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xml:space="preserve">, </w:t>
      </w:r>
      <w:proofErr w:type="spellStart"/>
      <w:r w:rsidR="00F76461">
        <w:rPr>
          <w:i/>
        </w:rPr>
        <w:t>Monicah</w:t>
      </w:r>
      <w:proofErr w:type="spellEnd"/>
      <w:r w:rsidR="00F76461">
        <w:rPr>
          <w:i/>
        </w:rPr>
        <w:t xml:space="preserve">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w:t>
      </w:r>
      <w:proofErr w:type="spellStart"/>
      <w:r w:rsidRPr="00DD19A4">
        <w:rPr>
          <w:lang w:val="en-US"/>
        </w:rPr>
        <w:t>programme</w:t>
      </w:r>
      <w:proofErr w:type="spellEnd"/>
      <w:r w:rsidRPr="00DD19A4">
        <w:rPr>
          <w:lang w:val="en-US"/>
        </w:rPr>
        <w:t xml:space="preserve"> in Kenya and</w:t>
      </w:r>
      <w:r w:rsidR="008B35C5">
        <w:rPr>
          <w:lang w:val="en-US"/>
        </w:rPr>
        <w:t xml:space="preserve"> assess</w:t>
      </w:r>
      <w:r w:rsidRPr="00DD19A4">
        <w:rPr>
          <w:lang w:val="en-US"/>
        </w:rPr>
        <w:t xml:space="preserve"> the potential for interventions to </w:t>
      </w:r>
      <w:r w:rsidR="008E005D">
        <w:rPr>
          <w:lang w:val="en-US"/>
        </w:rPr>
        <w:t xml:space="preserve">improve the impact of ART </w:t>
      </w:r>
      <w:proofErr w:type="spellStart"/>
      <w:r w:rsidR="008E005D">
        <w:rPr>
          <w:lang w:val="en-US"/>
        </w:rPr>
        <w:t>programmes</w:t>
      </w:r>
      <w:proofErr w:type="spellEnd"/>
      <w:r w:rsidR="008E005D">
        <w:rPr>
          <w:lang w:val="en-US"/>
        </w:rPr>
        <w:t xml:space="preserve">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w:t>
      </w:r>
      <w:proofErr w:type="spellStart"/>
      <w:r w:rsidRPr="00DD19A4">
        <w:rPr>
          <w:lang w:val="en-US"/>
        </w:rPr>
        <w:t>programmes</w:t>
      </w:r>
      <w:proofErr w:type="spellEnd"/>
      <w:r w:rsidRPr="00DD19A4">
        <w:rPr>
          <w:lang w:val="en-US"/>
        </w:rPr>
        <w:t xml:space="preserve">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w:t>
      </w:r>
      <w:proofErr w:type="spellStart"/>
      <w:r w:rsidR="001602F8">
        <w:rPr>
          <w:lang w:val="en-US"/>
        </w:rPr>
        <w:t>programmes</w:t>
      </w:r>
      <w:proofErr w:type="spellEnd"/>
      <w:r w:rsidR="001602F8">
        <w:rPr>
          <w:lang w:val="en-US"/>
        </w:rPr>
        <w:t xml:space="preserve">,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xml:space="preserve">, </w:t>
      </w:r>
      <w:proofErr w:type="spellStart"/>
      <w:r w:rsidR="00DF1540">
        <w:rPr>
          <w:lang w:val="en-US"/>
        </w:rPr>
        <w:t>recogni</w:t>
      </w:r>
      <w:r w:rsidR="00882069">
        <w:rPr>
          <w:lang w:val="en-US"/>
        </w:rPr>
        <w:t>s</w:t>
      </w:r>
      <w:r w:rsidR="00DF1540">
        <w:rPr>
          <w:lang w:val="en-US"/>
        </w:rPr>
        <w:t>e</w:t>
      </w:r>
      <w:proofErr w:type="spellEnd"/>
      <w:r w:rsidR="00DF1540">
        <w:rPr>
          <w:lang w:val="en-US"/>
        </w:rPr>
        <w:t xml:space="preserve"> outreach as an integral part of a treatment intervention, and encourage country </w:t>
      </w:r>
      <w:proofErr w:type="spellStart"/>
      <w:r w:rsidR="00DF1540">
        <w:rPr>
          <w:lang w:val="en-US"/>
        </w:rPr>
        <w:t>program</w:t>
      </w:r>
      <w:r w:rsidR="00FC2629">
        <w:rPr>
          <w:lang w:val="en-US"/>
        </w:rPr>
        <w:t>me</w:t>
      </w:r>
      <w:r w:rsidR="00DF1540">
        <w:rPr>
          <w:lang w:val="en-US"/>
        </w:rPr>
        <w:t>s</w:t>
      </w:r>
      <w:proofErr w:type="spellEnd"/>
      <w:r w:rsidR="00DF1540">
        <w:rPr>
          <w:lang w:val="en-US"/>
        </w:rPr>
        <w:t xml:space="preserve">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10167FA1"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B644C7">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523014E6"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277021D"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w:t>
      </w:r>
      <w:proofErr w:type="spellStart"/>
      <w:r w:rsidR="006F5F24">
        <w:t>Rooyen</w:t>
      </w:r>
      <w:proofErr w:type="spellEnd"/>
      <w:r w:rsidR="006F5F24">
        <w:t xml:space="preserve"> et al. </w:t>
      </w:r>
      <w:proofErr w:type="spellStart"/>
      <w:r w:rsidR="006F5F24">
        <w:t>trialed</w:t>
      </w:r>
      <w:proofErr w:type="spellEnd"/>
      <w:r w:rsidR="006F5F24">
        <w:t xml:space="preserve"> a home-based counselling and testing (HBCT) intervention achieving 91% coverage of the community and 96% of newly diagnosed individuals linked to care within six months</w:t>
      </w:r>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proofErr w:type="spellStart"/>
      <w:r w:rsidR="00872585">
        <w:t>Jani</w:t>
      </w:r>
      <w:proofErr w:type="spellEnd"/>
      <w:r w:rsidR="00872585">
        <w:t xml:space="preserve"> et al. were able to reduce pre-ART loss to follow up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 xml:space="preserve">the addition of one-on-one motivational sessions to group counselling in South Africa that had no significant difference in adherence or loss to follow up during nine months of </w:t>
      </w:r>
      <w:proofErr w:type="spellStart"/>
      <w:r w:rsidR="00197F58">
        <w:t>followup</w:t>
      </w:r>
      <w:proofErr w:type="spellEnd"/>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480A10A1" w14:textId="77777777" w:rsidR="00B644C7"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w:t>
      </w:r>
      <w:proofErr w:type="gramStart"/>
      <w:r>
        <w:rPr>
          <w:lang w:val="en-US"/>
        </w:rPr>
        <w:t>:2013bv</w:t>
      </w:r>
      <w:proofErr w:type="gramEnd"/>
      <w:r>
        <w:rPr>
          <w:lang w:val="en-US"/>
        </w:rPr>
        <w:t>,</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B644C7">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1CD3EA2F" w:rsidR="00D90E05" w:rsidRDefault="00B644C7"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w:t>
      </w:r>
      <w:proofErr w:type="gramStart"/>
      <w:r w:rsidR="001D0685">
        <w:rPr>
          <w:lang w:val="en-US"/>
        </w:rPr>
        <w:t>:2013bv</w:t>
      </w:r>
      <w:proofErr w:type="gramEnd"/>
      <w:r w:rsidR="001D0685">
        <w:rPr>
          <w:lang w:val="en-US"/>
        </w:rPr>
        <w:t>}</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xml:space="preserve">. We are then able to use the model to estimate the cost and </w:t>
      </w:r>
      <w:proofErr w:type="spellStart"/>
      <w:r w:rsidR="00B64C08">
        <w:t>and</w:t>
      </w:r>
      <w:proofErr w:type="spellEnd"/>
      <w:r w:rsidR="00B64C08">
        <w:t xml:space="preserve">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proofErr w:type="spellStart"/>
      <w:r w:rsidR="00946D0B">
        <w:t>progammes</w:t>
      </w:r>
      <w:proofErr w:type="spellEnd"/>
      <w:r w:rsidR="00946D0B">
        <w:t xml:space="preserve">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w:t>
      </w:r>
      <w:proofErr w:type="spellStart"/>
      <w:r w:rsidR="00A23F0E">
        <w:t>i</w:t>
      </w:r>
      <w:proofErr w:type="spellEnd"/>
      <w:r w:rsidR="00A23F0E">
        <w:t>)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w:t>
      </w:r>
      <w:proofErr w:type="spellStart"/>
      <w:r>
        <w:t>microsimulaton</w:t>
      </w:r>
      <w:proofErr w:type="spellEnd"/>
      <w:r>
        <w:t xml:space="preserve">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6357CCF7"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w:t>
      </w:r>
      <w:proofErr w:type="spellStart"/>
      <w:r w:rsidR="00B73B3D">
        <w:t>reconstituation</w:t>
      </w:r>
      <w:proofErr w:type="spellEnd"/>
      <w:r w:rsidR="00B73B3D">
        <w:t xml:space="preserve"> </w:t>
      </w:r>
      <w:r w:rsidR="00CD4CA2">
        <w:t>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w:t>
      </w:r>
      <w:proofErr w:type="spellStart"/>
      <w:r w:rsidR="00CD4CA2">
        <w:t>IeDEA</w:t>
      </w:r>
      <w:proofErr w:type="spellEnd"/>
      <w:r w:rsidR="00CD4CA2">
        <w:t xml:space="preserve"> </w:t>
      </w:r>
      <w:r w:rsidR="007D5D94">
        <w:t>Southern Africa</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730E93" w:rsidRDefault="00730E93"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730E93" w:rsidRPr="00B7495C" w:rsidRDefault="00730E93"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w:t>
      </w:r>
      <w:proofErr w:type="spellStart"/>
      <w:r>
        <w:t>Bunyala</w:t>
      </w:r>
      <w:proofErr w:type="spellEnd"/>
      <w:r>
        <w:t xml:space="preserve">,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w:t>
      </w:r>
      <w:proofErr w:type="spellStart"/>
      <w:r w:rsidR="0093097C">
        <w:t>charactersize</w:t>
      </w:r>
      <w:proofErr w:type="spellEnd"/>
      <w:r w:rsidR="0093097C">
        <w:t xml:space="preserv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1ED72B57"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w:t>
      </w:r>
      <w:proofErr w:type="spellStart"/>
      <w:r w:rsidR="00D42EC2">
        <w:rPr>
          <w:lang w:val="en-US"/>
        </w:rPr>
        <w:t>Tagar:GTMxY-pi</w:t>
      </w:r>
      <w:proofErr w:type="spellEnd"/>
      <w:r w:rsidR="00D42EC2">
        <w:rPr>
          <w:lang w:val="en-US"/>
        </w:rPr>
        <w:t>}</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23A4D520"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B644C7">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7231965B"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B644C7">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w:t>
            </w:r>
            <w:proofErr w:type="spellStart"/>
            <w:r w:rsidRPr="00072B60">
              <w:rPr>
                <w:rFonts w:ascii="Calibri" w:hAnsi="Calibri"/>
                <w:lang w:val="en-US"/>
              </w:rPr>
              <w:t>Tagar:GTMxY-pi</w:t>
            </w:r>
            <w:proofErr w:type="spellEnd"/>
            <w:r w:rsidRPr="00072B60">
              <w:rPr>
                <w:rFonts w:ascii="Calibri" w:hAnsi="Calibri"/>
                <w:lang w:val="en-US"/>
              </w:rPr>
              <w:t>}</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730E93" w:rsidRPr="00B7495C" w:rsidRDefault="00730E93"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proofErr w:type="spellStart"/>
      <w:r w:rsidR="00FD1119">
        <w:t>househld</w:t>
      </w:r>
      <w:proofErr w:type="spellEnd"/>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730E93" w:rsidRPr="00B7495C" w:rsidRDefault="00730E93"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6113DFD6"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B644C7">
              <w:rPr>
                <w:sz w:val="12"/>
                <w:szCs w:val="12"/>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3260423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B644C7">
              <w:rPr>
                <w:sz w:val="12"/>
                <w:szCs w:val="12"/>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w:t>
            </w:r>
            <w:proofErr w:type="spellStart"/>
            <w:r w:rsidR="00EE6BE4">
              <w:rPr>
                <w:sz w:val="12"/>
                <w:szCs w:val="12"/>
                <w:lang w:val="en-US"/>
              </w:rPr>
              <w:t>Tagar:GTMxY-pi</w:t>
            </w:r>
            <w:proofErr w:type="spellEnd"/>
            <w:r w:rsidR="00EE6BE4">
              <w:rPr>
                <w:sz w:val="12"/>
                <w:szCs w:val="12"/>
                <w:lang w:val="en-US"/>
              </w:rPr>
              <w:t>}</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B644C7">
              <w:rPr>
                <w:sz w:val="12"/>
                <w:szCs w:val="12"/>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B644C7">
              <w:rPr>
                <w:sz w:val="12"/>
                <w:szCs w:val="12"/>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w:t>
            </w:r>
            <w:proofErr w:type="spellStart"/>
            <w:r w:rsidR="00EE6BE4">
              <w:rPr>
                <w:sz w:val="12"/>
                <w:szCs w:val="12"/>
                <w:lang w:val="en-US"/>
              </w:rPr>
              <w:t>Tagar:GTMxY-pi</w:t>
            </w:r>
            <w:proofErr w:type="spellEnd"/>
            <w:r w:rsidR="00EE6BE4">
              <w:rPr>
                <w:sz w:val="12"/>
                <w:szCs w:val="12"/>
                <w:lang w:val="en-US"/>
              </w:rPr>
              <w:t>}</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522968EA"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B644C7">
              <w:rPr>
                <w:sz w:val="12"/>
                <w:szCs w:val="12"/>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6CCC9455"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B644C7">
              <w:rPr>
                <w:sz w:val="12"/>
                <w:szCs w:val="12"/>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w:t>
            </w:r>
            <w:proofErr w:type="spellStart"/>
            <w:r w:rsidR="00AA1724">
              <w:rPr>
                <w:sz w:val="12"/>
                <w:szCs w:val="12"/>
                <w:lang w:val="en-US"/>
              </w:rPr>
              <w:t>Tagar:GTMxY-pi</w:t>
            </w:r>
            <w:proofErr w:type="spellEnd"/>
            <w:r w:rsidR="00AA1724">
              <w:rPr>
                <w:sz w:val="12"/>
                <w:szCs w:val="12"/>
                <w:lang w:val="en-US"/>
              </w:rPr>
              <w:t>}</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B644C7">
              <w:rPr>
                <w:sz w:val="12"/>
                <w:szCs w:val="12"/>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B644C7">
              <w:rPr>
                <w:sz w:val="12"/>
                <w:szCs w:val="12"/>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4AB309F5"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52394F52"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B644C7">
              <w:rPr>
                <w:sz w:val="12"/>
                <w:szCs w:val="12"/>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w:t>
            </w:r>
            <w:proofErr w:type="spellStart"/>
            <w:r w:rsidR="00DB26C3">
              <w:rPr>
                <w:sz w:val="12"/>
                <w:szCs w:val="12"/>
                <w:lang w:val="en-US"/>
              </w:rPr>
              <w:t>Tagar:GTMxY-pi</w:t>
            </w:r>
            <w:proofErr w:type="spellEnd"/>
            <w:r w:rsidR="00DB26C3">
              <w:rPr>
                <w:sz w:val="12"/>
                <w:szCs w:val="12"/>
                <w:lang w:val="en-US"/>
              </w:rPr>
              <w:t>}</w:t>
            </w:r>
            <w:r w:rsidR="00DB26C3">
              <w:rPr>
                <w:sz w:val="12"/>
                <w:szCs w:val="12"/>
              </w:rPr>
              <w:fldChar w:fldCharType="end"/>
            </w:r>
            <w:r w:rsidR="00DB26C3">
              <w:rPr>
                <w:sz w:val="12"/>
                <w:szCs w:val="12"/>
              </w:rPr>
              <w:t xml:space="preserve"> + $42 POC-CD4 test</w:t>
            </w:r>
            <w:r w:rsidR="00DB26C3">
              <w:rPr>
                <w:sz w:val="12"/>
                <w:szCs w:val="12"/>
              </w:rPr>
              <w:fldChar w:fldCharType="begin"/>
            </w:r>
            <w:r w:rsidR="00B644C7">
              <w:rPr>
                <w:sz w:val="12"/>
                <w:szCs w:val="12"/>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6C0B788F"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06E054D4"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B644C7">
              <w:rPr>
                <w:sz w:val="12"/>
                <w:szCs w:val="12"/>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r w:rsidRPr="008D305E">
              <w:rPr>
                <w:sz w:val="16"/>
                <w:szCs w:val="16"/>
              </w:rPr>
              <w:t>Immediate ART &amp; HBCT</w:t>
            </w:r>
            <w:r w:rsidR="008403D4">
              <w:rPr>
                <w:sz w:val="16"/>
                <w:szCs w:val="16"/>
              </w:rPr>
              <w:t xml:space="preserve"> (every four years, 90% coverage. </w:t>
            </w:r>
            <w:r w:rsidR="005D6B7C">
              <w:rPr>
                <w:sz w:val="16"/>
                <w:szCs w:val="16"/>
              </w:rPr>
              <w:t>100% linked to care)</w:t>
            </w:r>
          </w:p>
        </w:tc>
        <w:tc>
          <w:tcPr>
            <w:tcW w:w="3544" w:type="dxa"/>
            <w:shd w:val="clear" w:color="auto" w:fill="auto"/>
            <w:tcMar>
              <w:top w:w="100" w:type="dxa"/>
              <w:left w:w="100" w:type="dxa"/>
              <w:bottom w:w="100" w:type="dxa"/>
              <w:right w:w="100" w:type="dxa"/>
            </w:tcMar>
          </w:tcPr>
          <w:p w14:paraId="47D15923" w14:textId="4EA2D2C7" w:rsidR="00260E0F" w:rsidRPr="008D305E" w:rsidRDefault="00260E0F" w:rsidP="000E562F">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w:t>
            </w:r>
            <w:r w:rsidR="000E562F">
              <w:rPr>
                <w:sz w:val="16"/>
                <w:szCs w:val="16"/>
              </w:rPr>
              <w:t>(e</w:t>
            </w:r>
            <w:r w:rsidR="000E562F" w:rsidRPr="008D305E">
              <w:rPr>
                <w:sz w:val="16"/>
                <w:szCs w:val="16"/>
              </w:rPr>
              <w:t xml:space="preserve">very four years, 90% coverage. 5% linked if </w:t>
            </w:r>
            <w:r w:rsidR="000E562F">
              <w:rPr>
                <w:sz w:val="16"/>
                <w:szCs w:val="16"/>
              </w:rPr>
              <w:t xml:space="preserve">had not previously been </w:t>
            </w:r>
            <w:r w:rsidR="000E562F" w:rsidRPr="008D305E">
              <w:rPr>
                <w:sz w:val="16"/>
                <w:szCs w:val="16"/>
              </w:rPr>
              <w:t>diagnosed, else 25%</w:t>
            </w:r>
            <w:r w:rsidR="000E562F">
              <w:rPr>
                <w:sz w:val="16"/>
                <w:szCs w:val="16"/>
              </w:rPr>
              <w:t>)</w:t>
            </w:r>
          </w:p>
        </w:tc>
        <w:tc>
          <w:tcPr>
            <w:tcW w:w="2268" w:type="dxa"/>
            <w:shd w:val="clear" w:color="auto" w:fill="auto"/>
            <w:tcMar>
              <w:top w:w="100" w:type="dxa"/>
              <w:left w:w="100" w:type="dxa"/>
              <w:bottom w:w="100" w:type="dxa"/>
              <w:right w:w="100" w:type="dxa"/>
            </w:tcMar>
          </w:tcPr>
          <w:p w14:paraId="45557CEA" w14:textId="638DBF61"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730E93" w:rsidRPr="00B7495C" w:rsidRDefault="00730E93"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0" w:name="h.y4wfwt853tej" w:colFirst="0" w:colLast="0"/>
      <w:bookmarkStart w:id="21" w:name="h.t1c7wugpot58" w:colFirst="0" w:colLast="0"/>
      <w:bookmarkEnd w:id="20"/>
      <w:bookmarkEnd w:id="21"/>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2"/>
      <w:r w:rsidR="003D1B96">
        <w:t>33</w:t>
      </w:r>
      <w:r w:rsidR="00E20D19">
        <w:t>%</w:t>
      </w:r>
      <w:commentRangeEnd w:id="22"/>
      <w:r w:rsidR="00882B34">
        <w:rPr>
          <w:rStyle w:val="CommentReference"/>
        </w:rPr>
        <w:commentReference w:id="22"/>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commentRangeStart w:id="23"/>
    <w:commentRangeStart w:id="24"/>
    <w:commentRangeStart w:id="25"/>
    <w:commentRangeStart w:id="26"/>
    <w:commentRangeStart w:id="27"/>
    <w:p w14:paraId="3CA4A965" w14:textId="7865E077" w:rsidR="009A349B" w:rsidRDefault="00190836" w:rsidP="003A4CF6">
      <w:pPr>
        <w:pStyle w:val="normal0"/>
      </w:pPr>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730E93" w:rsidRPr="00BF66CB" w:rsidRDefault="00730E93" w:rsidP="00E80833">
                              <w:pPr>
                                <w:pStyle w:val="Subtitle"/>
                                <w:contextualSpacing w:val="0"/>
                              </w:pPr>
                              <w:r>
                                <w:t>Figure 2. Care experience of patients suffering HIV-related deaths between 2010 and 2030.</w:t>
                              </w:r>
                            </w:p>
                            <w:p w14:paraId="508388C1" w14:textId="77777777" w:rsidR="00730E93" w:rsidRDefault="00730E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3"/>
      <w:commentRangeEnd w:id="24"/>
      <w:commentRangeEnd w:id="26"/>
      <w:r w:rsidR="00353E5D">
        <w:rPr>
          <w:rStyle w:val="CommentReference"/>
        </w:rPr>
        <w:commentReference w:id="23"/>
      </w:r>
      <w:r w:rsidR="00BB5BF0">
        <w:rPr>
          <w:rStyle w:val="CommentReference"/>
        </w:rPr>
        <w:commentReference w:id="24"/>
      </w:r>
      <w:commentRangeEnd w:id="25"/>
      <w:r w:rsidR="00FD676C">
        <w:rPr>
          <w:rStyle w:val="CommentReference"/>
        </w:rPr>
        <w:commentReference w:id="25"/>
      </w:r>
      <w:r w:rsidR="00156166">
        <w:rPr>
          <w:rStyle w:val="CommentReference"/>
        </w:rPr>
        <w:commentReference w:id="26"/>
      </w:r>
      <w:commentRangeEnd w:id="27"/>
      <w:r w:rsidR="004F32FB">
        <w:rPr>
          <w:rStyle w:val="CommentReference"/>
        </w:rPr>
        <w:commentReference w:id="27"/>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82A875"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proofErr w:type="gramStart"/>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he greatest increase in health</w:t>
      </w:r>
      <w:proofErr w:type="gramEnd"/>
      <w:r w:rsidR="00BA3641">
        <w:t xml:space="preserve">.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730E93" w:rsidRPr="00B7495C" w:rsidRDefault="00730E93"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8" w:name="h.l34fxr5ht8f5" w:colFirst="0" w:colLast="0"/>
      <w:bookmarkEnd w:id="28"/>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730E93" w:rsidRDefault="00730E93"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730E93" w:rsidRPr="00B7495C" w:rsidRDefault="00730E93"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730E93" w:rsidRDefault="00730E93"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730E93" w:rsidRPr="00B7495C" w:rsidRDefault="00730E93"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730E93" w:rsidRDefault="00730E93" w:rsidP="00137AD9">
                              <w:pPr>
                                <w:pStyle w:val="Subtitle"/>
                                <w:contextualSpacing w:val="0"/>
                              </w:pPr>
                              <w:r>
                                <w:t>Figure 4. Care experience of deceased individuals who suffered an HIV-related death between 2010 and 2030.</w:t>
                              </w:r>
                            </w:p>
                            <w:p w14:paraId="3D527C01" w14:textId="77777777" w:rsidR="00730E93" w:rsidRPr="00B7495C" w:rsidRDefault="00730E93"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29"/>
      <w:r w:rsidR="00ED39DB">
        <w:t>D</w:t>
      </w:r>
      <w:r w:rsidR="00615625">
        <w:t>i</w:t>
      </w:r>
      <w:r w:rsidR="00ED39DB">
        <w:t>scussion</w:t>
      </w:r>
      <w:commentRangeEnd w:id="29"/>
      <w:r w:rsidR="00802DB7">
        <w:rPr>
          <w:rStyle w:val="CommentReference"/>
        </w:rPr>
        <w:commentReference w:id="29"/>
      </w:r>
    </w:p>
    <w:p w14:paraId="168344F8" w14:textId="1BFFEE97"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sidR="00802DB7">
        <w:rPr>
          <w:lang w:val="en-US"/>
        </w:rPr>
        <w:t xml:space="preserve">, </w:t>
      </w:r>
      <w:r>
        <w:rPr>
          <w:lang w:val="en-US"/>
        </w:rPr>
        <w:t>as has been demonstrated to</w:t>
      </w:r>
      <w:r w:rsidR="00114D34">
        <w:rPr>
          <w:lang w:val="en-US"/>
        </w:rPr>
        <w:t xml:space="preserve"> be feasible in earlier trials</w:t>
      </w:r>
      <w:r w:rsidR="00AD5424">
        <w:rPr>
          <w:lang w:val="en-US"/>
        </w:rPr>
        <w:fldChar w:fldCharType="begin"/>
      </w:r>
      <w:r w:rsidR="00B644C7">
        <w:rPr>
          <w:lang w:val="en-US"/>
        </w:rPr>
        <w:instrText xml:space="preserve"> ADDIN PAPERS2_CITATIONS &lt;citation&gt;&lt;uuid&gt;89ADC5AF-5915-4394-B48C-D93757CD6543&lt;/uuid&gt;&lt;priority&gt;32&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AD5424">
        <w:rPr>
          <w:lang w:val="en-US"/>
        </w:rPr>
        <w:fldChar w:fldCharType="separate"/>
      </w:r>
      <w:r w:rsidR="00AD5424">
        <w:rPr>
          <w:lang w:val="en-US"/>
        </w:rPr>
        <w:t>{Govindasamy:2014fa, Barnighausen:2011cb}</w:t>
      </w:r>
      <w:r w:rsidR="00AD5424">
        <w:rPr>
          <w:lang w:val="en-US"/>
        </w:rPr>
        <w:fldChar w:fldCharType="end"/>
      </w:r>
      <w:r w:rsidR="00114D34">
        <w:rPr>
          <w:lang w:val="en-US"/>
        </w:rPr>
        <w:t>,</w:t>
      </w:r>
      <w:r>
        <w:rPr>
          <w:lang w:val="en-US"/>
        </w:rPr>
        <w:t xml:space="preserve"> or by shifting to treating HIV-infected persons immediately when they present to care. In contrast, a </w:t>
      </w:r>
      <w:r w:rsidR="003536BA">
        <w:rPr>
          <w:lang w:val="en-US"/>
        </w:rPr>
        <w:t>radical</w:t>
      </w:r>
      <w:r>
        <w:rPr>
          <w:lang w:val="en-US"/>
        </w:rPr>
        <w:t xml:space="preserve"> expansion of treatment programmes</w:t>
      </w:r>
      <w:bookmarkStart w:id="30" w:name="_GoBack"/>
      <w:bookmarkEnd w:id="30"/>
      <w:r>
        <w:rPr>
          <w:lang w:val="en-US"/>
        </w:rPr>
        <w:t xml:space="preserve">, with the identified </w:t>
      </w:r>
      <w:r w:rsidR="00114D34">
        <w:rPr>
          <w:lang w:val="en-US"/>
        </w:rPr>
        <w:t>weaknesses</w:t>
      </w:r>
      <w:r>
        <w:rPr>
          <w:lang w:val="en-US"/>
        </w:rPr>
        <w:t xml:space="preserve"> in linkage and retention perpetuated, would not maximize health generated with limited resources.</w:t>
      </w:r>
    </w:p>
    <w:p w14:paraId="44F9A49A" w14:textId="77777777" w:rsidR="00501AD9" w:rsidRDefault="00501AD9" w:rsidP="005878BC">
      <w:pPr>
        <w:pStyle w:val="normal0"/>
      </w:pPr>
    </w:p>
    <w:p w14:paraId="57C081E4" w14:textId="4DB3F8C5" w:rsidR="00B07EAE" w:rsidRDefault="00464172" w:rsidP="00883D49">
      <w:pPr>
        <w:pStyle w:val="normal0"/>
        <w:ind w:firstLine="360"/>
      </w:pPr>
      <w:r>
        <w:t>I</w:t>
      </w:r>
      <w:r w:rsidR="00D43662">
        <w:t xml:space="preserve">mprovements </w:t>
      </w:r>
      <w:r w:rsidR="002F02C5">
        <w:t>to</w:t>
      </w:r>
      <w:r w:rsidR="00D43662">
        <w:t xml:space="preserve"> the care cascade have long b</w:t>
      </w:r>
      <w:r w:rsidR="00DF6A0D">
        <w:t>een hoped to be small, 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vention has a very large impact on patient outcomes.</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as those experi</w:t>
      </w:r>
      <w:r w:rsidR="007E2B59">
        <w:t xml:space="preserve">mental designs are not very </w:t>
      </w:r>
      <w:r w:rsidR="00EA18D2">
        <w:t>amenable</w:t>
      </w:r>
      <w:r w:rsidR="007E2B59">
        <w:t xml:space="preserve"> to measuring the impact of combinations of changes simultane</w:t>
      </w:r>
      <w:r w:rsidR="004B773F">
        <w:t>ous</w:t>
      </w:r>
      <w:r w:rsidR="007E2B59">
        <w:t>ly.</w:t>
      </w:r>
      <w:r w:rsidR="004B773F">
        <w:t xml:space="preserve"> </w:t>
      </w:r>
      <w:r w:rsidR="007E2B59">
        <w:t xml:space="preserve">However, </w:t>
      </w:r>
      <w:r w:rsidR="00EA18D2">
        <w:t>with</w:t>
      </w:r>
      <w:r w:rsidR="004B773F">
        <w:t xml:space="preserve"> the aid of a mathematical model</w:t>
      </w:r>
      <w:r w:rsidR="0006590A">
        <w:t xml:space="preserve"> we</w:t>
      </w:r>
      <w:r w:rsidR="007E2B59">
        <w:t xml:space="preserve"> can see how attractive a combination set of 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higher benefits and lower costs, or, instead that the increased complexity of operations leads to higher cost and less ben</w:t>
      </w:r>
      <w:r w:rsidR="006B52D7">
        <w:t>e</w:t>
      </w:r>
      <w:r w:rsidR="007E2B59">
        <w:t>fits tha</w:t>
      </w:r>
      <w:r w:rsidR="005D5B00">
        <w:t>n</w:t>
      </w:r>
      <w:r w:rsidR="007E2B59">
        <w:t xml:space="preserve"> expected.</w:t>
      </w:r>
      <w:r w:rsidR="00EA52C6">
        <w:t xml:space="preserve"> </w:t>
      </w:r>
      <w:r w:rsidR="00501AD9">
        <w:t xml:space="preserve">Further interventions </w:t>
      </w:r>
      <w:r w:rsidR="00517C8C">
        <w:lastRenderedPageBreak/>
        <w:t>are in the pipeline 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 xml:space="preserve">along with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BD5F9C">
        <w:t>bring additional impact on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012C48">
        <w:instrText xml:space="preserve"> ADDIN PAPERS2_CITATIONS &lt;citation&gt;&lt;uuid&gt;6B564A2C-10F0-45D1-AD54-FECCBDBA0700&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0F43F9B9" w14:textId="54DB943E" w:rsidR="00501AD9" w:rsidRDefault="003646D1" w:rsidP="00A2107D">
      <w:pPr>
        <w:pStyle w:val="normal0"/>
        <w:ind w:firstLine="360"/>
      </w:pPr>
      <w:r>
        <w:t>U</w:t>
      </w:r>
      <w:r w:rsidR="005F5DBA">
        <w:t>ltimately</w:t>
      </w:r>
      <w:r w:rsidR="00501AD9">
        <w:t xml:space="preserve">, </w:t>
      </w:r>
      <w:commentRangeStart w:id="31"/>
      <w:r w:rsidR="00501AD9">
        <w:t xml:space="preserve">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w:t>
      </w:r>
      <w:commentRangeEnd w:id="31"/>
      <w:r w:rsidR="007E2B59">
        <w:rPr>
          <w:rStyle w:val="CommentReference"/>
        </w:rPr>
        <w:commentReference w:id="31"/>
      </w:r>
      <w:r w:rsidR="00501AD9">
        <w:t xml:space="preserve">This is consistent with the story from </w:t>
      </w:r>
      <w:r w:rsidRPr="0013064A">
        <w:t xml:space="preserve">the </w:t>
      </w:r>
      <w:proofErr w:type="spellStart"/>
      <w:r w:rsidRPr="0013064A">
        <w:t>RapIT</w:t>
      </w:r>
      <w:proofErr w:type="spellEnd"/>
      <w:r w:rsidRPr="0013064A">
        <w:t xml:space="preserve">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 xml:space="preserve">illustrate that 88% of enrolled patients were virally suppressed six months after treatment </w:t>
      </w:r>
      <w:proofErr w:type="gramStart"/>
      <w:r w:rsidRPr="0013064A">
        <w:t>initiation[</w:t>
      </w:r>
      <w:proofErr w:type="gramEnd"/>
      <w:r w:rsidRPr="0013064A">
        <w:rPr>
          <w:i/>
          <w:color w:val="FF0000"/>
        </w:rPr>
        <w:t>Rosen et al. (2015). Confidential.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strategies of </w:t>
      </w:r>
      <w:r w:rsidR="007731C0">
        <w:t xml:space="preserve">implementing </w:t>
      </w:r>
      <w:r>
        <w:t xml:space="preserve">a combination of interventions or providing immediate ART </w:t>
      </w:r>
      <w:r w:rsidR="00802DB7">
        <w:t xml:space="preserve">have </w:t>
      </w:r>
      <w:r w:rsidR="007731C0">
        <w:t xml:space="preserve">nearly </w:t>
      </w:r>
      <w:r w:rsidR="00802DB7">
        <w:t>the same impact and cost</w:t>
      </w:r>
      <w:r>
        <w:t>,</w:t>
      </w:r>
      <w:r w:rsidR="00802DB7">
        <w:t xml:space="preserve"> </w:t>
      </w:r>
      <w:r w:rsidR="007731C0">
        <w:t xml:space="preserve">so </w:t>
      </w:r>
      <w:r w:rsidR="005926DE">
        <w:t>both can be recommended on this basis.</w:t>
      </w:r>
      <w:r w:rsidR="00802DB7">
        <w:t xml:space="preserve"> </w:t>
      </w:r>
    </w:p>
    <w:p w14:paraId="6310C5DB" w14:textId="77777777" w:rsidR="003646D1" w:rsidRDefault="003646D1" w:rsidP="00D96535">
      <w:pPr>
        <w:pStyle w:val="normal0"/>
      </w:pPr>
    </w:p>
    <w:p w14:paraId="74D2B160" w14:textId="139AB821" w:rsidR="009E30B8" w:rsidRDefault="00780990" w:rsidP="00C14FCE">
      <w:pPr>
        <w:pStyle w:val="normal0"/>
        <w:ind w:firstLine="360"/>
      </w:pPr>
      <w:r>
        <w:t xml:space="preserve">However, </w:t>
      </w:r>
      <w:r w:rsidR="00692472">
        <w:t xml:space="preserve">as many data systems only account for individuals who have had contact with the clinic, they fail to fully capture the state of care in the community (Figure 2). The population perspective reveals that the loci of many HIV-related deaths, when clinic-focussed interventions are considered, will not bring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 before death (57%). </w:t>
      </w:r>
      <w:r w:rsidR="009E30B8" w:rsidRPr="0013064A">
        <w:t xml:space="preserve">These results are in agreement with data from ALPHA sites in </w:t>
      </w:r>
      <w:proofErr w:type="spellStart"/>
      <w:r w:rsidR="009E30B8" w:rsidRPr="0013064A">
        <w:t>Rakai</w:t>
      </w:r>
      <w:proofErr w:type="spellEnd"/>
      <w:r w:rsidR="009E30B8" w:rsidRPr="0013064A">
        <w:t xml:space="preserve">, Uganda, </w:t>
      </w:r>
      <w:r w:rsidR="009E30B8">
        <w:t>that</w:t>
      </w:r>
      <w:r w:rsidR="009E30B8" w:rsidRPr="0013064A">
        <w:t xml:space="preserve"> indicate that around ~20% of deaths in 2011 were among undiagnosed individuals and ~50% were among individuals tested but who never initiated </w:t>
      </w:r>
      <w:proofErr w:type="gramStart"/>
      <w:r w:rsidR="009E30B8" w:rsidRPr="0013064A">
        <w:t>ART[</w:t>
      </w:r>
      <w:proofErr w:type="gramEnd"/>
      <w:r w:rsidR="00C14FCE" w:rsidRPr="00C14FCE">
        <w:rPr>
          <w:i/>
          <w:color w:val="0000FF"/>
        </w:rPr>
        <w:t xml:space="preserve">Emma </w:t>
      </w:r>
      <w:proofErr w:type="spellStart"/>
      <w:r w:rsidR="009E30B8" w:rsidRPr="0013064A">
        <w:rPr>
          <w:i/>
          <w:color w:val="0000FF"/>
        </w:rPr>
        <w:t>Slaymaker</w:t>
      </w:r>
      <w:proofErr w:type="spellEnd"/>
      <w:r w:rsidR="009E30B8" w:rsidRPr="0013064A">
        <w:rPr>
          <w:i/>
          <w:color w:val="0000FF"/>
        </w:rPr>
        <w:t xml:space="preserve"> (only going off the Paris slides here – can’t find the relevant paper)</w:t>
      </w:r>
      <w:r w:rsidR="009E30B8" w:rsidRPr="0013064A">
        <w:t>]. This reinforces our results, indicating 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p>
    <w:p w14:paraId="195300FE" w14:textId="77777777" w:rsidR="00780990" w:rsidRDefault="00780990" w:rsidP="00A81127">
      <w:pPr>
        <w:pStyle w:val="normal0"/>
      </w:pPr>
    </w:p>
    <w:p w14:paraId="51CE7F6E" w14:textId="28D73991" w:rsidR="00A96ED3" w:rsidRDefault="00A96ED3" w:rsidP="00087142">
      <w:pPr>
        <w:pStyle w:val="normal0"/>
        <w:ind w:firstLine="360"/>
      </w:pPr>
      <w:r>
        <w:t xml:space="preserve">Yet, neither providing immediate ART or the proposed combination of interventions would address this issue. </w:t>
      </w:r>
      <w:r w:rsidR="00DF6A0D">
        <w:t>For the largest impact, massive outreach is required to identify and all HIV-infected individuals prior to death, but this will incur substantial costs. Additionally, an equity dimension should be considered; should programmes continue to improve care for those that are more readily able to access it, or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Ultimately, costs depend on demand creation together with how attractive and convenient HIV-testing and linkage can be made. To ensure future costs are kept low improvements need to be made in understanding how costs accrue in HIV care systems.</w:t>
      </w:r>
    </w:p>
    <w:p w14:paraId="120A490C" w14:textId="77777777" w:rsidR="00012C48" w:rsidRDefault="00012C48" w:rsidP="00A0508A">
      <w:pPr>
        <w:pStyle w:val="normal0"/>
      </w:pPr>
    </w:p>
    <w:p w14:paraId="23221E94" w14:textId="5428676D" w:rsidR="00802DB7" w:rsidRDefault="00A0508A" w:rsidP="009F6935">
      <w:pPr>
        <w:pStyle w:val="normal0"/>
        <w:ind w:firstLine="360"/>
      </w:pPr>
      <w:r>
        <w:t xml:space="preserve">For instance, </w:t>
      </w:r>
      <w:r w:rsidR="00874AE4">
        <w:t xml:space="preserve">another example of an </w:t>
      </w:r>
      <w:r w:rsidRPr="0013064A">
        <w:t>HBCT</w:t>
      </w:r>
      <w:r w:rsidR="00874AE4">
        <w:t xml:space="preserve"> intervention trialled in Kwazulu-Natal, South Africa, </w:t>
      </w:r>
      <w:r w:rsidR="00874AE4" w:rsidRPr="0013064A">
        <w:t>achieved 91% coverage of the community and within six months, 96% of newly diagnosed individuals had been linked to care</w:t>
      </w:r>
      <w:r w:rsidR="00DE4E8B">
        <w:t xml:space="preserve"> at a lower cost than assumed here</w:t>
      </w:r>
      <w:r w:rsidR="00874AE4" w:rsidRPr="0013064A">
        <w:fldChar w:fldCharType="begin"/>
      </w:r>
      <w:r w:rsidR="00874AE4">
        <w:instrText xml:space="preserve"> ADDIN PAPERS2_CITATIONS &lt;citation&gt;&lt;uuid&gt;4D01980D-3A0D-4043-84A6-18B37CF25E17&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The intervention involved </w:t>
      </w:r>
      <w:r w:rsidRPr="0013064A">
        <w:t>home-based HIV-testing followed by immediate POC CD4 testing and follow-up visits to facilitate linkage and adherence to care</w:t>
      </w:r>
      <w:r w:rsidRPr="0013064A">
        <w:fldChar w:fldCharType="begin"/>
      </w:r>
      <w:r>
        <w:instrText xml:space="preserve"> ADDIN PAPERS2_CITATIONS &lt;citation&gt;&lt;uuid&gt;89C9B3DB-0DD3-4A26-BCC1-3095B3076579&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Pr="0013064A">
        <w:fldChar w:fldCharType="separate"/>
      </w:r>
      <w:r w:rsidRPr="0013064A">
        <w:rPr>
          <w:lang w:val="en-US"/>
        </w:rPr>
        <w:t>{vanRooyen:2013gy}</w:t>
      </w:r>
      <w:r w:rsidRPr="0013064A">
        <w:fldChar w:fldCharType="end"/>
      </w:r>
      <w:r w:rsidR="00DE4E8B">
        <w:t xml:space="preserve">. At $17.32 per person tested (without ART costs), this intervention is highly cost-effective in comparison to the 0.5xGDP threshold ($3,256 USD 2013). </w:t>
      </w:r>
      <w:r w:rsidRPr="0013064A">
        <w:t>In contrast, an HBCT intervention trialled at another AMPATH site in Kenya, achieved coverage of 88% of the population, but among newly diagnosed individuals only 15% had been linked to care over a median of 3.4 years since diagnosis</w:t>
      </w:r>
      <w:r w:rsidRPr="0013064A">
        <w:fldChar w:fldCharType="begin"/>
      </w:r>
      <w:r>
        <w:instrText xml:space="preserve"> ADDIN PAPERS2_CITATIONS &lt;citation&gt;&lt;uuid&gt;684726CF-AF78-4F7D-9FED-651296908A95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Pr="0013064A">
        <w:fldChar w:fldCharType="separate"/>
      </w:r>
      <w:r w:rsidRPr="0013064A">
        <w:rPr>
          <w:lang w:val="en-US"/>
        </w:rPr>
        <w:t>{Genberg:2015cd}</w:t>
      </w:r>
      <w:r w:rsidRPr="0013064A">
        <w:fldChar w:fldCharType="end"/>
      </w:r>
      <w:r w:rsidRPr="0013064A">
        <w:t>.</w:t>
      </w:r>
    </w:p>
    <w:p w14:paraId="0D9D4806" w14:textId="77777777" w:rsidR="00DE4E8B" w:rsidRDefault="00DE4E8B" w:rsidP="00A81127">
      <w:pPr>
        <w:pStyle w:val="normal0"/>
      </w:pPr>
    </w:p>
    <w:p w14:paraId="5387FB4C" w14:textId="1B394121" w:rsidR="00327646" w:rsidRDefault="00FE5322" w:rsidP="00313956">
      <w:pPr>
        <w:pStyle w:val="normal0"/>
        <w:ind w:firstLine="360"/>
      </w:pPr>
      <w:r>
        <w:t>The wider issue is that there are often</w:t>
      </w:r>
      <w:r w:rsidR="0091604A" w:rsidRPr="0013064A">
        <w:t xml:space="preserve"> substantial differences between two interventions of the </w:t>
      </w:r>
      <w:r w:rsidR="0091604A" w:rsidRPr="0013064A">
        <w:lastRenderedPageBreak/>
        <w:t>same name</w:t>
      </w:r>
      <w:r>
        <w:t>, as no two interventions are identical</w:t>
      </w:r>
      <w:r w:rsidR="0091604A" w:rsidRPr="0013064A">
        <w:fldChar w:fldCharType="begin"/>
      </w:r>
      <w:r w:rsidR="0091604A">
        <w:instrText xml:space="preserve"> ADDIN PAPERS2_CITATIONS &lt;citation&gt;&lt;uuid&gt;1E79A5C4-33DB-4A50-9421-FF1BF026CC81&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t xml:space="preserve"> Additionally, extrapolating trial results to other settings remains </w:t>
      </w:r>
      <w:r w:rsidR="00975F18">
        <w:t xml:space="preserve">challenging </w:t>
      </w:r>
      <w:r>
        <w:t xml:space="preserve">due to the underlying causes of impact and cost, together with the intricate balance between </w:t>
      </w:r>
      <w:r w:rsidR="00975F18">
        <w:t xml:space="preserve">an HIV care system </w:t>
      </w:r>
      <w:r>
        <w:t xml:space="preserve">and </w:t>
      </w:r>
      <w:r w:rsidR="00975F18">
        <w:t xml:space="preserve">the </w:t>
      </w:r>
      <w:r>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 xml:space="preserve">With progress being made in other </w:t>
      </w:r>
      <w:proofErr w:type="gramStart"/>
      <w:r w:rsidR="00327646" w:rsidRPr="0013064A">
        <w:t>fields{</w:t>
      </w:r>
      <w:proofErr w:type="gramEnd"/>
      <w:r w:rsidR="00327646" w:rsidRPr="0013064A">
        <w:t>Buregyeya:2011fi, Salaniponi:2000tc, Pronyk:2001uk}, it is hoped that new insights into HIV health-care seeking behaviour will follow</w:t>
      </w:r>
      <w:r w:rsidR="001159E4">
        <w:t xml:space="preserve"> as this is currently a source of uncertainty and remains a majority priority to strengthen the impact of health systems more generally{Burns:2014jz}.</w:t>
      </w:r>
    </w:p>
    <w:p w14:paraId="71F01A3C" w14:textId="77777777" w:rsidR="00E27E43" w:rsidRDefault="00E27E43" w:rsidP="001159E4">
      <w:pPr>
        <w:pStyle w:val="normal0"/>
      </w:pPr>
    </w:p>
    <w:p w14:paraId="2D5CA757" w14:textId="4020017B"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r>
        <w:t>is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 and cost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CE5F94">
        <w:instrText xml:space="preserve"> ADDIN PAPERS2_CITATIONS &lt;citation&gt;&lt;uuid&gt;F6675661-81B6-4EE0-BD8A-D67ACE6CE095&lt;/uuid&gt;&lt;priority&gt;39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xml:space="preserve">.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w:t>
      </w:r>
      <w:proofErr w:type="gramStart"/>
      <w:r w:rsidR="00CE5F94" w:rsidRPr="0013064A">
        <w:t>flawless[</w:t>
      </w:r>
      <w:proofErr w:type="gramEnd"/>
      <w:r w:rsidR="00CE5F94" w:rsidRPr="0013064A">
        <w:rPr>
          <w:i/>
        </w:rPr>
        <w:t>results not shown (in Leaks.docx)</w:t>
      </w:r>
      <w:r w:rsidR="00713B01">
        <w:t xml:space="preserve">]. </w:t>
      </w:r>
      <w:r w:rsidR="00CE5F94" w:rsidRPr="0013064A">
        <w:t xml:space="preserve">In another mathematical model investigating HIV testing strategies in South Africa, Bendavid </w:t>
      </w:r>
      <w:r w:rsidR="00CE5F94" w:rsidRPr="0013064A">
        <w:rPr>
          <w:i/>
        </w:rPr>
        <w:t>et al</w:t>
      </w:r>
      <w:r w:rsidR="00CE5F94" w:rsidRPr="0013064A">
        <w:t>. demonstrate that implementing a universal test and treat strategy with enhanced linkage and retention in care would nearly double the survival benefits of a strategy with current linkage and retention rates</w:t>
      </w:r>
      <w:r w:rsidR="00CE5F94" w:rsidRPr="0013064A">
        <w:fldChar w:fldCharType="begin"/>
      </w:r>
      <w:r w:rsidR="00CE5F94">
        <w:instrText xml:space="preserve"> ADDIN PAPERS2_CITATIONS &lt;citation&gt;&lt;uuid&gt;B21BE907-3129-4AF2-AA9A-206A7426A38C&lt;/uuid&gt;&lt;priority&gt;40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CE5F94" w:rsidRPr="0013064A">
        <w:fldChar w:fldCharType="separate"/>
      </w:r>
      <w:r w:rsidR="00CE5F94" w:rsidRPr="0013064A">
        <w:rPr>
          <w:lang w:val="en-US"/>
        </w:rPr>
        <w:t>{Bendavid:2010gu}</w:t>
      </w:r>
      <w:r w:rsidR="00CE5F94" w:rsidRPr="0013064A">
        <w:fldChar w:fldCharType="end"/>
      </w:r>
      <w:r w:rsidR="00CE5F94" w:rsidRPr="0013064A">
        <w:t>. Status quo linkage rates were 67% compared to 60% in our results, further illustrating the importance of successfully linking patients to care</w:t>
      </w:r>
      <w:r w:rsidR="00CE5F94" w:rsidRPr="0013064A">
        <w:fldChar w:fldCharType="begin"/>
      </w:r>
      <w:r w:rsidR="00CE5F94">
        <w:instrText xml:space="preserve"> ADDIN PAPERS2_CITATIONS &lt;citation&gt;&lt;uuid&gt;041CDB6A-C4CF-46AA-87AB-0A6E6D722036&lt;/uuid&gt;&lt;priority&gt;41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CE5F94" w:rsidRPr="0013064A">
        <w:fldChar w:fldCharType="separate"/>
      </w:r>
      <w:r w:rsidR="00CE5F94" w:rsidRPr="0013064A">
        <w:rPr>
          <w:lang w:val="en-US"/>
        </w:rPr>
        <w:t>{Bendavid:2010gu}</w:t>
      </w:r>
      <w:r w:rsidR="00CE5F94" w:rsidRPr="0013064A">
        <w:fldChar w:fldCharType="end"/>
      </w:r>
      <w:r w:rsidR="00CE5F94" w:rsidRPr="0013064A">
        <w:t>.</w:t>
      </w:r>
    </w:p>
    <w:p w14:paraId="3B454AC1" w14:textId="77777777" w:rsidR="00B30B2F" w:rsidRDefault="00B30B2F" w:rsidP="00713B01">
      <w:pPr>
        <w:pStyle w:val="normal0"/>
      </w:pPr>
    </w:p>
    <w:p w14:paraId="6C519093" w14:textId="3DE7D65B"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will be 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testing and treatment to all HIV 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24287C65"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r w:rsidR="00433458">
        <w:rPr>
          <w:color w:val="auto"/>
        </w:rPr>
        <w:t xml:space="preserve">aggressive </w:t>
      </w:r>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xml:space="preserve">. While WHO treatment guidelines predominantly focus on treatment eligibility thresholds and patient monitoring, based on clinical evidence, they do not include recommendations for HIV-testing. Our results suggest that, programmes need to either systematically strengthen care with particular emphasis on improving pre-ART </w:t>
      </w:r>
      <w:r w:rsidR="00B661F2">
        <w:rPr>
          <w:color w:val="auto"/>
        </w:rPr>
        <w:t>retention</w:t>
      </w:r>
      <w:r>
        <w:rPr>
          <w:color w:val="auto"/>
        </w:rPr>
        <w:t xml:space="preserve"> through </w:t>
      </w:r>
      <w:r w:rsidR="00B661F2">
        <w:rPr>
          <w:color w:val="auto"/>
        </w:rPr>
        <w:t xml:space="preserve">a combination of interventions; or, </w:t>
      </w:r>
      <w:r w:rsidR="00B661F2">
        <w:rPr>
          <w:color w:val="auto"/>
        </w:rPr>
        <w:lastRenderedPageBreak/>
        <w:t xml:space="preserve">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6E8C7F27" w14:textId="77777777" w:rsidR="00613E5B" w:rsidRDefault="00613E5B" w:rsidP="00F96F54">
      <w:pPr>
        <w:pStyle w:val="normal0"/>
      </w:pPr>
    </w:p>
    <w:p w14:paraId="0B12EE94" w14:textId="0896A417" w:rsidR="0013064A" w:rsidRDefault="0013064A" w:rsidP="00A81127">
      <w:pPr>
        <w:pStyle w:val="normal0"/>
      </w:pPr>
      <w:r>
        <w:t>––––––––––––––––––––––––––––––––––––––––––––––––––––––––––––––––––––––––––––––––––––––––––</w:t>
      </w:r>
    </w:p>
    <w:p w14:paraId="7F47F49B" w14:textId="77777777" w:rsidR="007F1979" w:rsidRPr="00F93973" w:rsidRDefault="007F1979" w:rsidP="00A81127">
      <w:pPr>
        <w:pStyle w:val="normal0"/>
      </w:pPr>
    </w:p>
    <w:p w14:paraId="067FE422" w14:textId="77777777" w:rsidR="00747E08" w:rsidRPr="0013064A" w:rsidRDefault="00BE1B57" w:rsidP="007A68B7">
      <w:pPr>
        <w:pStyle w:val="normal0"/>
        <w:ind w:firstLine="720"/>
      </w:pPr>
      <w:r w:rsidRPr="0013064A">
        <w:t xml:space="preserve">These results </w:t>
      </w:r>
      <w:r w:rsidR="00BA097D" w:rsidRPr="0013064A">
        <w:t>indicate</w:t>
      </w:r>
      <w:r w:rsidR="002D5362" w:rsidRPr="0013064A">
        <w:t xml:space="preserve"> that within a</w:t>
      </w:r>
      <w:r w:rsidR="00025424" w:rsidRPr="0013064A">
        <w:t>n ART programme in Kenya</w:t>
      </w:r>
      <w:r w:rsidR="00376AC0" w:rsidRPr="0013064A">
        <w:t xml:space="preserve"> and</w:t>
      </w:r>
      <w:r w:rsidR="00025424" w:rsidRPr="0013064A">
        <w:t xml:space="preserve"> under our baseline</w:t>
      </w:r>
      <w:r w:rsidR="00376AC0" w:rsidRPr="0013064A">
        <w:t xml:space="preserve"> conditions</w:t>
      </w:r>
      <w:r w:rsidR="00BA097D" w:rsidRPr="0013064A">
        <w:t>,</w:t>
      </w:r>
      <w:r w:rsidR="00FC6E36" w:rsidRPr="0013064A">
        <w:t xml:space="preserve"> care is suboptimal</w:t>
      </w:r>
      <w:r w:rsidR="00773AEC" w:rsidRPr="0013064A">
        <w:t>.</w:t>
      </w:r>
      <w:r w:rsidR="0022749A" w:rsidRPr="0013064A">
        <w:t xml:space="preserve"> </w:t>
      </w:r>
      <w:r w:rsidR="009F6EC2" w:rsidRPr="0013064A">
        <w:t xml:space="preserve">When assessing HIV-related deaths </w:t>
      </w:r>
      <w:r w:rsidR="00C13972" w:rsidRPr="0013064A">
        <w:t>at</w:t>
      </w:r>
      <w:r w:rsidR="009F6EC2" w:rsidRPr="0013064A">
        <w:t xml:space="preserve"> the </w:t>
      </w:r>
      <w:r w:rsidR="00FE50EC" w:rsidRPr="0013064A">
        <w:t>community-level</w:t>
      </w:r>
      <w:r w:rsidR="004530C8" w:rsidRPr="0013064A">
        <w:t xml:space="preserve">, </w:t>
      </w:r>
      <w:r w:rsidR="005D2F86" w:rsidRPr="0013064A">
        <w:t>among</w:t>
      </w:r>
      <w:r w:rsidR="004530C8" w:rsidRPr="0013064A">
        <w:t xml:space="preserve"> all individuals,</w:t>
      </w:r>
      <w:r w:rsidR="009F6EC2" w:rsidRPr="0013064A">
        <w:t xml:space="preserve"> the majority of deaths </w:t>
      </w:r>
      <w:r w:rsidR="00E80AC6" w:rsidRPr="0013064A">
        <w:t>were</w:t>
      </w:r>
      <w:r w:rsidR="009F6EC2" w:rsidRPr="0013064A">
        <w:t xml:space="preserve"> attributable to patients who never initiate</w:t>
      </w:r>
      <w:r w:rsidR="00E80AC6" w:rsidRPr="0013064A">
        <w:t>d</w:t>
      </w:r>
      <w:r w:rsidR="009F6EC2" w:rsidRPr="0013064A">
        <w:t xml:space="preserve"> ART and in particular to patients who were aware of their HIV-status but due to failing</w:t>
      </w:r>
      <w:r w:rsidR="007E4669" w:rsidRPr="0013064A">
        <w:t>s</w:t>
      </w:r>
      <w:r w:rsidR="009F6EC2" w:rsidRPr="0013064A">
        <w:t xml:space="preserve"> of pre-ART care, did not initiate treatment (figure 2, left).</w:t>
      </w:r>
      <w:r w:rsidR="007E4669" w:rsidRPr="0013064A">
        <w:t xml:space="preserve"> However, when the same scenario </w:t>
      </w:r>
      <w:r w:rsidR="00182D46" w:rsidRPr="0013064A">
        <w:t>was</w:t>
      </w:r>
      <w:r w:rsidR="007E4669" w:rsidRPr="0013064A">
        <w:t xml:space="preserve"> considered from the </w:t>
      </w:r>
      <w:r w:rsidR="00FE50EC" w:rsidRPr="0013064A">
        <w:t>clinic-level</w:t>
      </w:r>
      <w:r w:rsidR="007E4669" w:rsidRPr="0013064A">
        <w:t>,</w:t>
      </w:r>
      <w:r w:rsidR="00161ABE" w:rsidRPr="0013064A">
        <w:t xml:space="preserve"> among all individuals who had contact with the clinic yet suffered an HIV-related death (figure 2, right), the 19% of individuals who never engage</w:t>
      </w:r>
      <w:r w:rsidR="00182D46" w:rsidRPr="0013064A">
        <w:t>d</w:t>
      </w:r>
      <w:r w:rsidR="00161ABE" w:rsidRPr="0013064A">
        <w:t xml:space="preserve"> with care (from the left-hand figure) </w:t>
      </w:r>
      <w:r w:rsidR="00780F71" w:rsidRPr="0013064A">
        <w:t>was</w:t>
      </w:r>
      <w:r w:rsidR="00161ABE" w:rsidRPr="0013064A">
        <w:t xml:space="preserve"> absent. Additionally, the clinic-level view indicates that 35% of deceased patients had initiated ART; however, </w:t>
      </w:r>
      <w:r w:rsidR="00F24705" w:rsidRPr="0013064A">
        <w:t>stepping back to the community-level view, only 24% initiated ART prior to death.</w:t>
      </w:r>
      <w:r w:rsidR="007C2956" w:rsidRPr="0013064A">
        <w:t xml:space="preserve"> </w:t>
      </w:r>
      <w:r w:rsidR="00F24705" w:rsidRPr="0013064A">
        <w:t xml:space="preserve">These results highlight the major </w:t>
      </w:r>
      <w:r w:rsidR="00747E08" w:rsidRPr="0013064A">
        <w:t xml:space="preserve">limitation of </w:t>
      </w:r>
      <w:r w:rsidR="00F24705" w:rsidRPr="0013064A">
        <w:t xml:space="preserve">clinic-level data: only patients who contact the clinic are accounted for. </w:t>
      </w:r>
      <w:r w:rsidR="00747E08" w:rsidRPr="0013064A">
        <w:t>Consequently</w:t>
      </w:r>
      <w:r w:rsidR="00F24705" w:rsidRPr="0013064A">
        <w:t xml:space="preserve">, </w:t>
      </w:r>
      <w:r w:rsidR="007C2956" w:rsidRPr="0013064A">
        <w:t xml:space="preserve">masking </w:t>
      </w:r>
      <w:r w:rsidR="00747E08" w:rsidRPr="0013064A">
        <w:t>a major</w:t>
      </w:r>
      <w:r w:rsidR="00E40461" w:rsidRPr="0013064A">
        <w:t xml:space="preserve"> deficiency in care and</w:t>
      </w:r>
      <w:r w:rsidR="00747E08" w:rsidRPr="0013064A">
        <w:t xml:space="preserve"> cause of mortality</w:t>
      </w:r>
      <w:r w:rsidR="007C2956" w:rsidRPr="0013064A">
        <w:t>.</w:t>
      </w:r>
      <w:r w:rsidR="00747E08" w:rsidRPr="0013064A">
        <w:t xml:space="preserve"> </w:t>
      </w:r>
    </w:p>
    <w:p w14:paraId="735FAFB6" w14:textId="77777777" w:rsidR="00BA097D" w:rsidRPr="0013064A" w:rsidRDefault="00BA097D" w:rsidP="007C2956">
      <w:pPr>
        <w:pStyle w:val="normal0"/>
      </w:pPr>
    </w:p>
    <w:p w14:paraId="38E4BE45" w14:textId="77777777" w:rsidR="002D5362" w:rsidRPr="0013064A" w:rsidRDefault="00F679B0" w:rsidP="001327D0">
      <w:pPr>
        <w:pStyle w:val="normal0"/>
        <w:ind w:firstLine="720"/>
      </w:pPr>
      <w:r w:rsidRPr="0013064A">
        <w:t xml:space="preserve">Intervening </w:t>
      </w:r>
      <w:r w:rsidR="00DE6731" w:rsidRPr="0013064A">
        <w:t xml:space="preserve">at various points in care with individual interventions </w:t>
      </w:r>
      <w:r w:rsidR="008F6B85" w:rsidRPr="0013064A">
        <w:t xml:space="preserve">illustrates </w:t>
      </w:r>
      <w:r w:rsidR="00DE6731" w:rsidRPr="0013064A">
        <w:t xml:space="preserve">that HIV-testing and pre-ART retention are </w:t>
      </w:r>
      <w:r w:rsidR="00907D20" w:rsidRPr="0013064A">
        <w:t>suboptimal</w:t>
      </w:r>
      <w:r w:rsidR="00DE6731" w:rsidRPr="0013064A">
        <w:t xml:space="preserve">, as interventions </w:t>
      </w:r>
      <w:r w:rsidR="00A522D1" w:rsidRPr="0013064A">
        <w:t>targeting</w:t>
      </w:r>
      <w:r w:rsidR="00DE6731" w:rsidRPr="0013064A">
        <w:t xml:space="preserve"> </w:t>
      </w:r>
      <w:r w:rsidR="008F6B85" w:rsidRPr="0013064A">
        <w:t>those areas</w:t>
      </w:r>
      <w:r w:rsidR="00DE6731" w:rsidRPr="0013064A">
        <w:t xml:space="preserve">, such as HBCT or Improved Care, </w:t>
      </w:r>
      <w:r w:rsidR="007E2C2C" w:rsidRPr="0013064A">
        <w:t>were</w:t>
      </w:r>
      <w:r w:rsidR="00DE6731" w:rsidRPr="0013064A">
        <w:t xml:space="preserve"> highly impactful</w:t>
      </w:r>
      <w:r w:rsidR="00A522D1" w:rsidRPr="0013064A">
        <w:t xml:space="preserve"> (figure 3)</w:t>
      </w:r>
      <w:r w:rsidR="00DE6731" w:rsidRPr="0013064A">
        <w:t>. In contrast, removing pre-ART care all together (Immediate ART) and additionally actively seeking individuals (Universal Test &amp; Treat) avert</w:t>
      </w:r>
      <w:r w:rsidR="00E020A7" w:rsidRPr="0013064A">
        <w:t>ed</w:t>
      </w:r>
      <w:r w:rsidR="00DE6731" w:rsidRPr="0013064A">
        <w:t xml:space="preserve"> the most DALYs between 2010 and 2030</w:t>
      </w:r>
      <w:r w:rsidR="009A3304" w:rsidRPr="0013064A">
        <w:t>(</w:t>
      </w:r>
      <w:r w:rsidR="00AF1334" w:rsidRPr="0013064A">
        <w:t xml:space="preserve">3.62m and </w:t>
      </w:r>
      <w:r w:rsidR="009A3304" w:rsidRPr="0013064A">
        <w:t>5.59m DALYs averted,</w:t>
      </w:r>
      <w:r w:rsidR="00AF1334" w:rsidRPr="0013064A">
        <w:t xml:space="preserve"> 32% and</w:t>
      </w:r>
      <w:r w:rsidR="009A3304" w:rsidRPr="0013064A">
        <w:t xml:space="preserve"> 50% of MAI</w:t>
      </w:r>
      <w:r w:rsidR="00924319" w:rsidRPr="0013064A">
        <w:t>, respectively</w:t>
      </w:r>
      <w:r w:rsidR="009A3304" w:rsidRPr="0013064A">
        <w:t>)</w:t>
      </w:r>
      <w:r w:rsidR="00DE6731" w:rsidRPr="0013064A">
        <w:t xml:space="preserve">; however, these interventions </w:t>
      </w:r>
      <w:r w:rsidR="007723F5" w:rsidRPr="0013064A">
        <w:t>were</w:t>
      </w:r>
      <w:r w:rsidR="00DE6731" w:rsidRPr="0013064A">
        <w:t xml:space="preserve"> </w:t>
      </w:r>
      <w:r w:rsidR="009479F3" w:rsidRPr="0013064A">
        <w:t xml:space="preserve">the most </w:t>
      </w:r>
      <w:r w:rsidR="00DE6731" w:rsidRPr="0013064A">
        <w:t xml:space="preserve">expensive to </w:t>
      </w:r>
      <w:proofErr w:type="gramStart"/>
      <w:r w:rsidR="00DE6731" w:rsidRPr="0013064A">
        <w:t>implement</w:t>
      </w:r>
      <w:r w:rsidR="00924319" w:rsidRPr="0013064A">
        <w:t>(</w:t>
      </w:r>
      <w:proofErr w:type="gramEnd"/>
      <w:r w:rsidR="00924319" w:rsidRPr="0013064A">
        <w:t>$1.64b and $4.27b</w:t>
      </w:r>
      <w:r w:rsidR="00955623" w:rsidRPr="0013064A">
        <w:t>, respectively</w:t>
      </w:r>
      <w:r w:rsidR="00924319" w:rsidRPr="0013064A">
        <w:t>)</w:t>
      </w:r>
      <w:r w:rsidR="00DE6731" w:rsidRPr="0013064A">
        <w:t xml:space="preserve">. </w:t>
      </w:r>
      <w:commentRangeStart w:id="33"/>
      <w:r w:rsidR="00DE6731" w:rsidRPr="0013064A">
        <w:t>F</w:t>
      </w:r>
      <w:r w:rsidRPr="0013064A">
        <w:t xml:space="preserve">rom analysis of these individual </w:t>
      </w:r>
      <w:r w:rsidR="00CD599C" w:rsidRPr="0013064A">
        <w:t>strategies</w:t>
      </w:r>
      <w:r w:rsidRPr="0013064A">
        <w:t>, no single large-impact low-cost intervention</w:t>
      </w:r>
      <w:r w:rsidR="00DE6731" w:rsidRPr="0013064A">
        <w:t xml:space="preserve"> was identified</w:t>
      </w:r>
      <w:r w:rsidR="00D86A28" w:rsidRPr="0013064A">
        <w:t>,</w:t>
      </w:r>
      <w:r w:rsidRPr="0013064A">
        <w:t xml:space="preserve"> </w:t>
      </w:r>
      <w:commentRangeEnd w:id="33"/>
      <w:r w:rsidR="00E22793" w:rsidRPr="0013064A">
        <w:rPr>
          <w:rStyle w:val="CommentReference"/>
        </w:rPr>
        <w:commentReference w:id="33"/>
      </w:r>
      <w:r w:rsidR="00D86A28" w:rsidRPr="0013064A">
        <w:rPr>
          <w:rStyle w:val="CommentReference"/>
        </w:rPr>
        <w:t>w</w:t>
      </w:r>
      <w:r w:rsidR="00D86A28" w:rsidRPr="0013064A">
        <w:t>ith</w:t>
      </w:r>
      <w:r w:rsidRPr="0013064A">
        <w:t xml:space="preserve"> high impact interventions </w:t>
      </w:r>
      <w:r w:rsidR="00D86A28" w:rsidRPr="0013064A">
        <w:t xml:space="preserve">having a </w:t>
      </w:r>
      <w:r w:rsidRPr="0013064A">
        <w:t xml:space="preserve">high cost per DALY averted and </w:t>
      </w:r>
      <w:r w:rsidR="00D86A28" w:rsidRPr="0013064A">
        <w:t>low cost interventions hav</w:t>
      </w:r>
      <w:r w:rsidR="00CD599C" w:rsidRPr="0013064A">
        <w:t>ing a low cost per DALY averted</w:t>
      </w:r>
      <w:r w:rsidR="00537A46" w:rsidRPr="0013064A">
        <w:t>. Additionally, w</w:t>
      </w:r>
      <w:r w:rsidR="00EA7FA2" w:rsidRPr="0013064A">
        <w:t>e identified a combination of six interventions that when applied simultaneously improve</w:t>
      </w:r>
      <w:r w:rsidR="00C012F1" w:rsidRPr="0013064A">
        <w:t>d</w:t>
      </w:r>
      <w:r w:rsidR="00EA7FA2" w:rsidRPr="0013064A">
        <w:t xml:space="preserve"> patient outcomes</w:t>
      </w:r>
      <w:r w:rsidR="00537A46" w:rsidRPr="0013064A">
        <w:t xml:space="preserve"> </w:t>
      </w:r>
      <w:r w:rsidR="00EA7FA2" w:rsidRPr="0013064A">
        <w:t>at a cost of $353 per DALY averted</w:t>
      </w:r>
      <w:r w:rsidR="00894DB3" w:rsidRPr="0013064A">
        <w:t xml:space="preserve"> compared to baseline</w:t>
      </w:r>
      <w:r w:rsidR="00EA7FA2" w:rsidRPr="0013064A">
        <w:t xml:space="preserve">. </w:t>
      </w:r>
      <w:r w:rsidR="00FA79B7" w:rsidRPr="0013064A">
        <w:t>This combination strengthened</w:t>
      </w:r>
      <w:r w:rsidR="00FA295E" w:rsidRPr="0013064A">
        <w:t xml:space="preserve"> care at multiple points and is potentially as impactful as the Universal Test and Treat </w:t>
      </w:r>
      <w:r w:rsidR="00A43C59" w:rsidRPr="0013064A">
        <w:t>strategy</w:t>
      </w:r>
      <w:r w:rsidR="00FA295E" w:rsidRPr="0013064A">
        <w:t xml:space="preserve"> but with a lower average cost-effectiveness ratio.</w:t>
      </w:r>
    </w:p>
    <w:p w14:paraId="3A643F4C" w14:textId="77777777" w:rsidR="00615625" w:rsidRPr="0013064A" w:rsidRDefault="00615625" w:rsidP="0086036A">
      <w:pPr>
        <w:pStyle w:val="normal0"/>
      </w:pPr>
    </w:p>
    <w:p w14:paraId="32DD2578" w14:textId="0F7A8043" w:rsidR="00272A02" w:rsidRPr="0013064A" w:rsidRDefault="00EA489D" w:rsidP="00341D62">
      <w:pPr>
        <w:pStyle w:val="normal0"/>
        <w:ind w:firstLine="720"/>
      </w:pPr>
      <w:r w:rsidRPr="0013064A">
        <w:t xml:space="preserve">This work indicates that it is imperative for ART programmes to evaluate patient outcomes from the population perspective. The </w:t>
      </w:r>
      <w:r w:rsidR="00FF056D" w:rsidRPr="0013064A">
        <w:t xml:space="preserve">clinic-level view </w:t>
      </w:r>
      <w:r w:rsidR="008B1D49" w:rsidRPr="0013064A">
        <w:t xml:space="preserve">is </w:t>
      </w:r>
      <w:r w:rsidRPr="0013064A">
        <w:t>biased, as on</w:t>
      </w:r>
      <w:r w:rsidR="00E667F8" w:rsidRPr="0013064A">
        <w:t xml:space="preserve">ly individuals who have had contact </w:t>
      </w:r>
      <w:r w:rsidRPr="0013064A">
        <w:t xml:space="preserve">with the clinic are accounted for. </w:t>
      </w:r>
      <w:r w:rsidR="00E667F8" w:rsidRPr="0013064A">
        <w:t xml:space="preserve">Thus, to fully understand where deficiencies in care are </w:t>
      </w:r>
      <w:r w:rsidR="00E667F8" w:rsidRPr="0013064A">
        <w:lastRenderedPageBreak/>
        <w:t xml:space="preserve">leading to lives being lost to HIV, </w:t>
      </w:r>
      <w:r w:rsidR="00FF056D" w:rsidRPr="0013064A">
        <w:t>the entire community must be fully represented</w:t>
      </w:r>
      <w:r w:rsidR="00E667F8" w:rsidRPr="0013064A">
        <w:t xml:space="preserve">. </w:t>
      </w:r>
      <w:r w:rsidR="009C5095" w:rsidRPr="0013064A">
        <w:t xml:space="preserve">This poses significant challenges for HIV care </w:t>
      </w:r>
      <w:r w:rsidR="009378A7" w:rsidRPr="0013064A">
        <w:t>providers,</w:t>
      </w:r>
      <w:r w:rsidR="00FF056D" w:rsidRPr="0013064A">
        <w:t xml:space="preserve"> as assessing community-</w:t>
      </w:r>
      <w:r w:rsidR="009C5095" w:rsidRPr="0013064A">
        <w:t>level outcomes, particular</w:t>
      </w:r>
      <w:r w:rsidR="00E8776E" w:rsidRPr="0013064A">
        <w:t>ly</w:t>
      </w:r>
      <w:r w:rsidR="009C5095" w:rsidRPr="0013064A">
        <w:t xml:space="preserve"> among individuals with no prior engagement in care, is both financially and logistically </w:t>
      </w:r>
      <w:r w:rsidR="009378A7" w:rsidRPr="0013064A">
        <w:t>testing</w:t>
      </w:r>
      <w:r w:rsidR="009C5095" w:rsidRPr="0013064A">
        <w:t>.</w:t>
      </w:r>
      <w:r w:rsidR="004D2013" w:rsidRPr="0013064A">
        <w:t xml:space="preserve"> Additionally, as ART programmes consider </w:t>
      </w:r>
      <w:r w:rsidR="00C261F3" w:rsidRPr="0013064A">
        <w:t xml:space="preserve">intervening </w:t>
      </w:r>
      <w:r w:rsidR="004D2013" w:rsidRPr="0013064A">
        <w:t>to improve care, many current</w:t>
      </w:r>
      <w:r w:rsidR="00FF056D" w:rsidRPr="0013064A">
        <w:t>ly available</w:t>
      </w:r>
      <w:r w:rsidR="004D2013" w:rsidRPr="0013064A">
        <w:t xml:space="preserve"> interventions only ta</w:t>
      </w:r>
      <w:r w:rsidR="00FB28BC" w:rsidRPr="0013064A">
        <w:t>r</w:t>
      </w:r>
      <w:r w:rsidR="004D2013" w:rsidRPr="0013064A">
        <w:t>get one aspect of care</w:t>
      </w:r>
      <w:r w:rsidR="004D2013" w:rsidRPr="0013064A">
        <w:fldChar w:fldCharType="begin"/>
      </w:r>
      <w:r w:rsidR="00012C48">
        <w:instrText xml:space="preserve"> ADDIN PAPERS2_CITATIONS &lt;citation&gt;&lt;uuid&gt;1461CE85-E0B1-4312-923F-26C923258429&lt;/uuid&gt;&lt;priority&gt;35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13064A">
        <w:fldChar w:fldCharType="separate"/>
      </w:r>
      <w:r w:rsidR="004D2013" w:rsidRPr="0013064A">
        <w:rPr>
          <w:lang w:val="en-US"/>
        </w:rPr>
        <w:t>{Kilmarx:2013iy, Barnighausen:2011cb</w:t>
      </w:r>
      <w:r w:rsidR="004D2013" w:rsidRPr="0013064A">
        <w:fldChar w:fldCharType="end"/>
      </w:r>
      <w:r w:rsidR="004D2013" w:rsidRPr="0013064A">
        <w:t>,</w:t>
      </w:r>
      <w:r w:rsidR="004D2013" w:rsidRPr="0013064A">
        <w:fldChar w:fldCharType="begin"/>
      </w:r>
      <w:r w:rsidR="00012C48">
        <w:instrText xml:space="preserve"> ADDIN PAPERS2_CITATIONS &lt;citation&gt;&lt;uuid&gt;7D03F6EF-8228-41A1-B5A2-7E20B4229040&lt;/uuid&gt;&lt;priority&gt;36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13064A">
        <w:fldChar w:fldCharType="separate"/>
      </w:r>
      <w:r w:rsidR="004D2013" w:rsidRPr="0013064A">
        <w:rPr>
          <w:lang w:val="en-US"/>
        </w:rPr>
        <w:t>Govindasamy:2014fa}</w:t>
      </w:r>
      <w:r w:rsidR="004D2013" w:rsidRPr="0013064A">
        <w:fldChar w:fldCharType="end"/>
      </w:r>
      <w:r w:rsidR="004D2013" w:rsidRPr="0013064A">
        <w:t xml:space="preserve">. </w:t>
      </w:r>
      <w:r w:rsidR="00B8471C" w:rsidRPr="0013064A">
        <w:t xml:space="preserve">Our results </w:t>
      </w:r>
      <w:r w:rsidR="00D81B25" w:rsidRPr="0013064A">
        <w:t xml:space="preserve">deduce that a single intervention strategy provides </w:t>
      </w:r>
      <w:r w:rsidR="002A668D" w:rsidRPr="0013064A">
        <w:t xml:space="preserve">limited </w:t>
      </w:r>
      <w:r w:rsidR="00341D62" w:rsidRPr="0013064A">
        <w:t xml:space="preserve">benefit, as </w:t>
      </w:r>
      <w:r w:rsidR="004D2013" w:rsidRPr="0013064A">
        <w:t xml:space="preserve">any </w:t>
      </w:r>
      <w:r w:rsidR="00341D62" w:rsidRPr="0013064A">
        <w:t xml:space="preserve">individual </w:t>
      </w:r>
      <w:r w:rsidR="004D2013" w:rsidRPr="0013064A">
        <w:t>intervention</w:t>
      </w:r>
      <w:r w:rsidR="00D37554" w:rsidRPr="0013064A">
        <w:t>s enacted</w:t>
      </w:r>
      <w:r w:rsidR="004D2013" w:rsidRPr="0013064A">
        <w:t xml:space="preserve"> will be attenuated by downstream deficiencies in care, and also limited by any upstream constraints.</w:t>
      </w:r>
      <w:r w:rsidR="00E8776E" w:rsidRPr="0013064A">
        <w:t xml:space="preserve"> </w:t>
      </w:r>
      <w:r w:rsidR="004D2013" w:rsidRPr="0013064A">
        <w:t>For instance, interventions targeting linkage to care will be constrained by the number of i</w:t>
      </w:r>
      <w:r w:rsidR="0059161B" w:rsidRPr="0013064A">
        <w:t xml:space="preserve">ndividuals who attempt to link and </w:t>
      </w:r>
      <w:r w:rsidR="00587E47" w:rsidRPr="0013064A">
        <w:t xml:space="preserve">further </w:t>
      </w:r>
      <w:r w:rsidR="0059161B" w:rsidRPr="0013064A">
        <w:t>capped by downstream losses from pre-ART and ART care.</w:t>
      </w:r>
      <w:r w:rsidR="00216099" w:rsidRPr="0013064A">
        <w:t xml:space="preserve"> Thus</w:t>
      </w:r>
      <w:r w:rsidR="00341D62" w:rsidRPr="0013064A">
        <w:t xml:space="preserve"> as our results corroborate</w:t>
      </w:r>
      <w:r w:rsidR="00216099" w:rsidRPr="0013064A">
        <w:t xml:space="preserve">, care must be strengthened </w:t>
      </w:r>
      <w:r w:rsidR="00872D3A" w:rsidRPr="0013064A">
        <w:t xml:space="preserve">by intervening </w:t>
      </w:r>
      <w:r w:rsidR="00341D62" w:rsidRPr="0013064A">
        <w:t xml:space="preserve">at multiple </w:t>
      </w:r>
      <w:r w:rsidR="00226A37" w:rsidRPr="0013064A">
        <w:t xml:space="preserve">points with </w:t>
      </w:r>
      <w:r w:rsidR="00341D62" w:rsidRPr="0013064A">
        <w:t xml:space="preserve">a combination of interventions </w:t>
      </w:r>
      <w:r w:rsidR="00216099" w:rsidRPr="0013064A">
        <w:t>to fully realise the benefits afforded by ART</w:t>
      </w:r>
      <w:r w:rsidR="00070268" w:rsidRPr="0013064A">
        <w:t>.</w:t>
      </w:r>
      <w:r w:rsidR="00733C70" w:rsidRPr="0013064A">
        <w:t xml:space="preserve"> </w:t>
      </w:r>
      <w:r w:rsidR="00226A37" w:rsidRPr="0013064A">
        <w:t>Although</w:t>
      </w:r>
      <w:r w:rsidR="00733C70" w:rsidRPr="0013064A">
        <w:t xml:space="preserve"> interventions utilising an immediate ART strategy</w:t>
      </w:r>
      <w:r w:rsidR="00226A37" w:rsidRPr="0013064A">
        <w:t xml:space="preserve"> provide </w:t>
      </w:r>
      <w:r w:rsidR="00B13C0C" w:rsidRPr="0013064A">
        <w:t xml:space="preserve">the largest improvement </w:t>
      </w:r>
      <w:r w:rsidR="004C000F" w:rsidRPr="0013064A">
        <w:t>in</w:t>
      </w:r>
      <w:r w:rsidR="00B13C0C" w:rsidRPr="0013064A">
        <w:t xml:space="preserve"> patient outcomes, </w:t>
      </w:r>
      <w:r w:rsidR="00DE2511" w:rsidRPr="0013064A">
        <w:t>these gains</w:t>
      </w:r>
      <w:r w:rsidR="00CD1852" w:rsidRPr="0013064A">
        <w:t xml:space="preserve"> are brought</w:t>
      </w:r>
      <w:r w:rsidR="00816B98" w:rsidRPr="0013064A">
        <w:t xml:space="preserve"> about</w:t>
      </w:r>
      <w:r w:rsidR="00CD1852" w:rsidRPr="0013064A">
        <w:t xml:space="preserve"> through circumnavigating</w:t>
      </w:r>
      <w:r w:rsidR="00733C70" w:rsidRPr="0013064A">
        <w:t xml:space="preserve"> the operational challenges of pre-ART care by removing it, potentially </w:t>
      </w:r>
      <w:r w:rsidR="00B13C0C" w:rsidRPr="0013064A">
        <w:t>depriving</w:t>
      </w:r>
      <w:r w:rsidR="001F69B3" w:rsidRPr="0013064A">
        <w:t xml:space="preserve"> </w:t>
      </w:r>
      <w:r w:rsidR="00733C70" w:rsidRPr="0013064A">
        <w:t>patients of its ancillary benefits</w:t>
      </w:r>
      <w:r w:rsidR="00733C70" w:rsidRPr="0013064A">
        <w:fldChar w:fldCharType="begin"/>
      </w:r>
      <w:r w:rsidR="00733C70" w:rsidRPr="0013064A">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13064A">
        <w:fldChar w:fldCharType="separate"/>
      </w:r>
      <w:r w:rsidR="00733C70" w:rsidRPr="0013064A">
        <w:rPr>
          <w:lang w:val="en-US"/>
        </w:rPr>
        <w:t>{Burtle:2012kw,</w:t>
      </w:r>
      <w:r w:rsidR="00733C70" w:rsidRPr="0013064A">
        <w:fldChar w:fldCharType="end"/>
      </w:r>
      <w:r w:rsidR="00733C70" w:rsidRPr="0013064A">
        <w:fldChar w:fldCharType="begin"/>
      </w:r>
      <w:r w:rsidR="00733C70" w:rsidRPr="0013064A">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13064A">
        <w:fldChar w:fldCharType="separate"/>
      </w:r>
      <w:r w:rsidR="00733C70" w:rsidRPr="0013064A">
        <w:rPr>
          <w:lang w:val="en-US"/>
        </w:rPr>
        <w:t>Govindasamy:2014fa}</w:t>
      </w:r>
      <w:r w:rsidR="00733C70" w:rsidRPr="0013064A">
        <w:fldChar w:fldCharType="end"/>
      </w:r>
      <w:r w:rsidR="005343A7" w:rsidRPr="0013064A">
        <w:t>.</w:t>
      </w:r>
    </w:p>
    <w:p w14:paraId="68F344C8" w14:textId="77777777" w:rsidR="00615625" w:rsidRPr="0013064A" w:rsidRDefault="00615625" w:rsidP="00615625">
      <w:pPr>
        <w:pStyle w:val="normal0"/>
        <w:ind w:firstLine="720"/>
      </w:pPr>
    </w:p>
    <w:p w14:paraId="57A2A4D7" w14:textId="56CBBF8B" w:rsidR="005F2329" w:rsidRPr="0013064A" w:rsidRDefault="005151F0" w:rsidP="005F2329">
      <w:pPr>
        <w:pStyle w:val="normal0"/>
        <w:ind w:firstLine="359"/>
      </w:pPr>
      <w:r w:rsidRPr="0013064A">
        <w:t xml:space="preserve">This model was predominantly calibrated using a longitudinal dataset provided by AMPATH of western Kenya. However, only the </w:t>
      </w:r>
      <w:r w:rsidR="0011508B" w:rsidRPr="0013064A">
        <w:t>clinic</w:t>
      </w:r>
      <w:r w:rsidR="00DB1747" w:rsidRPr="0013064A">
        <w:t>al</w:t>
      </w:r>
      <w:r w:rsidR="0011508B" w:rsidRPr="0013064A">
        <w:t xml:space="preserve"> </w:t>
      </w:r>
      <w:r w:rsidRPr="0013064A">
        <w:t>elements of HIV care wer</w:t>
      </w:r>
      <w:r w:rsidR="002A743D" w:rsidRPr="0013064A">
        <w:t>e calibrated to AMPATH data. N</w:t>
      </w:r>
      <w:r w:rsidRPr="0013064A">
        <w:t>ational estimates o</w:t>
      </w:r>
      <w:r w:rsidR="002A743D" w:rsidRPr="0013064A">
        <w:t>f incidence were used to drive and replicate the epidemic before model results were then validated against further national estimates of prevalence, AIDS-related deaths and ART coverage</w:t>
      </w:r>
      <w:r w:rsidR="002A743D" w:rsidRPr="0013064A">
        <w:fldChar w:fldCharType="begin"/>
      </w:r>
      <w:r w:rsidR="00012C48">
        <w:instrText xml:space="preserve"> ADDIN PAPERS2_CITATIONS &lt;citation&gt;&lt;uuid&gt;015A52D0-C093-4FF3-B7CA-A9F0788F9FF0&lt;/uuid&gt;&lt;priority&gt;38&lt;/priority&gt;&lt;publications&gt;&lt;publication&gt;&lt;accepted_date&gt;99201400001200000000200000&lt;/accepted_date&gt;&lt;title&gt;Spectrum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13064A">
        <w:fldChar w:fldCharType="separate"/>
      </w:r>
      <w:r w:rsidR="002A743D" w:rsidRPr="0013064A">
        <w:rPr>
          <w:lang w:val="en-US"/>
        </w:rPr>
        <w:t>{</w:t>
      </w:r>
      <w:proofErr w:type="spellStart"/>
      <w:r w:rsidR="002A743D" w:rsidRPr="0013064A">
        <w:rPr>
          <w:lang w:val="en-US"/>
        </w:rPr>
        <w:t>Spectrum:tl</w:t>
      </w:r>
      <w:proofErr w:type="spellEnd"/>
      <w:r w:rsidR="002A743D" w:rsidRPr="0013064A">
        <w:rPr>
          <w:lang w:val="en-US"/>
        </w:rPr>
        <w:t>, KAIS:2014ux, NASCOP:2012tp}</w:t>
      </w:r>
      <w:r w:rsidR="002A743D" w:rsidRPr="0013064A">
        <w:fldChar w:fldCharType="end"/>
      </w:r>
      <w:r w:rsidR="002A743D" w:rsidRPr="0013064A">
        <w:t>.</w:t>
      </w:r>
      <w:r w:rsidR="0035788B" w:rsidRPr="0013064A">
        <w:t xml:space="preserve"> Additionally, our baseline scenario does not include a HBCT component unlike the current programme at AMPATH.</w:t>
      </w:r>
      <w:r w:rsidR="002A743D" w:rsidRPr="0013064A">
        <w:t xml:space="preserve"> Consequently, </w:t>
      </w:r>
      <w:r w:rsidR="0035788B" w:rsidRPr="0013064A">
        <w:t>this</w:t>
      </w:r>
      <w:r w:rsidR="002A743D" w:rsidRPr="0013064A">
        <w:t xml:space="preserve"> model deviates from directly describing the state of care at AMPATH</w:t>
      </w:r>
      <w:r w:rsidR="0035788B" w:rsidRPr="0013064A">
        <w:t xml:space="preserve"> to more broadly capturing the probable state of care in Kenya</w:t>
      </w:r>
      <w:r w:rsidR="002A743D" w:rsidRPr="0013064A">
        <w:t>.</w:t>
      </w:r>
      <w:r w:rsidR="00230CBA" w:rsidRPr="0013064A">
        <w:t xml:space="preserve"> </w:t>
      </w:r>
      <w:r w:rsidR="00C3101D" w:rsidRPr="0013064A">
        <w:t>Thus, t</w:t>
      </w:r>
      <w:r w:rsidR="00221D4E" w:rsidRPr="0013064A">
        <w:t xml:space="preserve">he generalisability of these results to other ART programmes and elsewhere in sub-Saharan Africa remains open to debate. </w:t>
      </w:r>
      <w:r w:rsidR="00C3101D" w:rsidRPr="0013064A">
        <w:t>With</w:t>
      </w:r>
      <w:r w:rsidR="00B324E9" w:rsidRPr="0013064A">
        <w:t xml:space="preserve"> limited data of this type currently available, insight </w:t>
      </w:r>
      <w:r w:rsidR="003202C5" w:rsidRPr="0013064A">
        <w:t xml:space="preserve">into </w:t>
      </w:r>
      <w:r w:rsidR="00B324E9" w:rsidRPr="0013064A">
        <w:t>the state of care in other sub</w:t>
      </w:r>
      <w:r w:rsidR="009D1961" w:rsidRPr="0013064A">
        <w:t>-Saharan countries</w:t>
      </w:r>
      <w:r w:rsidR="003202C5" w:rsidRPr="0013064A">
        <w:t xml:space="preserve"> is restricted</w:t>
      </w:r>
      <w:r w:rsidR="009D1961" w:rsidRPr="0013064A">
        <w:t xml:space="preserve">. </w:t>
      </w:r>
      <w:r w:rsidR="00B324E9" w:rsidRPr="0013064A">
        <w:t xml:space="preserve">A similar </w:t>
      </w:r>
      <w:r w:rsidR="00DD041D" w:rsidRPr="0013064A">
        <w:t xml:space="preserve">modelling study </w:t>
      </w:r>
      <w:r w:rsidR="00B324E9" w:rsidRPr="0013064A">
        <w:t xml:space="preserve">recently </w:t>
      </w:r>
      <w:r w:rsidR="00DD041D" w:rsidRPr="0013064A">
        <w:t xml:space="preserve">found that improving the re-initiation of ART in a treatment programme </w:t>
      </w:r>
      <w:r w:rsidR="00FA7950" w:rsidRPr="0013064A">
        <w:t xml:space="preserve">in South Africa </w:t>
      </w:r>
      <w:r w:rsidR="00DD041D" w:rsidRPr="0013064A">
        <w:t>was a highly cost-effective intervention</w:t>
      </w:r>
      <w:r w:rsidR="00DD041D" w:rsidRPr="0013064A">
        <w:fldChar w:fldCharType="begin"/>
      </w:r>
      <w:r w:rsidR="00012C48">
        <w:instrText xml:space="preserve"> ADDIN PAPERS2_CITATIONS &lt;citation&gt;&lt;uuid&gt;F6675661-81B6-4EE0-BD8A-D67ACE6CE095&lt;/uuid&gt;&lt;priority&gt;39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13064A">
        <w:fldChar w:fldCharType="separate"/>
      </w:r>
      <w:r w:rsidR="00DD041D" w:rsidRPr="0013064A">
        <w:rPr>
          <w:lang w:val="en-US"/>
        </w:rPr>
        <w:t>{Klein:2014ho}</w:t>
      </w:r>
      <w:r w:rsidR="00DD041D" w:rsidRPr="0013064A">
        <w:fldChar w:fldCharType="end"/>
      </w:r>
      <w:r w:rsidR="00DD041D" w:rsidRPr="0013064A">
        <w:t xml:space="preserve">. </w:t>
      </w:r>
      <w:r w:rsidR="00AF3BF7" w:rsidRPr="0013064A">
        <w:t xml:space="preserve">This leads us to speculate that a larger proportion of individuals are initiating ART in </w:t>
      </w:r>
      <w:r w:rsidR="00510929" w:rsidRPr="0013064A">
        <w:t xml:space="preserve">South Africa as our model results indicate that </w:t>
      </w:r>
      <w:r w:rsidR="000067A3" w:rsidRPr="0013064A">
        <w:t xml:space="preserve">a similar intervention was not particularly impactful. </w:t>
      </w:r>
      <w:r w:rsidR="003846CE" w:rsidRPr="0013064A">
        <w:t>However</w:t>
      </w:r>
      <w:r w:rsidR="000067A3" w:rsidRPr="0013064A">
        <w:t xml:space="preserve">, this type of intervention becomes </w:t>
      </w:r>
      <w:r w:rsidR="007776EC" w:rsidRPr="0013064A">
        <w:t xml:space="preserve">nearly 5-fold </w:t>
      </w:r>
      <w:r w:rsidR="000067A3" w:rsidRPr="0013064A">
        <w:t xml:space="preserve">more powerful if upstream care </w:t>
      </w:r>
      <w:r w:rsidR="0063146D" w:rsidRPr="0013064A">
        <w:t>is</w:t>
      </w:r>
      <w:r w:rsidR="007776EC" w:rsidRPr="0013064A">
        <w:t xml:space="preserve"> </w:t>
      </w:r>
      <w:proofErr w:type="gramStart"/>
      <w:r w:rsidR="005C322F" w:rsidRPr="0013064A">
        <w:t>flawless</w:t>
      </w:r>
      <w:r w:rsidR="000067A3" w:rsidRPr="0013064A">
        <w:t>[</w:t>
      </w:r>
      <w:proofErr w:type="gramEnd"/>
      <w:r w:rsidR="000067A3" w:rsidRPr="0013064A">
        <w:rPr>
          <w:i/>
        </w:rPr>
        <w:t xml:space="preserve">results </w:t>
      </w:r>
      <w:r w:rsidR="00C41D38" w:rsidRPr="0013064A">
        <w:rPr>
          <w:i/>
        </w:rPr>
        <w:t>not</w:t>
      </w:r>
      <w:r w:rsidR="000067A3" w:rsidRPr="0013064A">
        <w:rPr>
          <w:i/>
        </w:rPr>
        <w:t xml:space="preserve"> shown (in Leaks.docx)</w:t>
      </w:r>
      <w:r w:rsidR="000067A3" w:rsidRPr="0013064A">
        <w:t>].</w:t>
      </w:r>
      <w:r w:rsidR="002D7F02" w:rsidRPr="0013064A">
        <w:t xml:space="preserve"> In another mathematical model investigating</w:t>
      </w:r>
      <w:r w:rsidR="00DD041D" w:rsidRPr="0013064A">
        <w:t xml:space="preserve"> HIV testing strategies in South Africa, Bendavid </w:t>
      </w:r>
      <w:r w:rsidR="00DD041D" w:rsidRPr="0013064A">
        <w:rPr>
          <w:i/>
        </w:rPr>
        <w:t>et al</w:t>
      </w:r>
      <w:r w:rsidR="002D7F02" w:rsidRPr="0013064A">
        <w:t>. demonstrate</w:t>
      </w:r>
      <w:r w:rsidR="00DD041D" w:rsidRPr="0013064A">
        <w:t xml:space="preserve"> that implementing a universal test and treat strategy with enhanced linkage and retention in care would nearly double the survival benefits of a strategy with current linkage and retention rates</w:t>
      </w:r>
      <w:r w:rsidR="00DD041D" w:rsidRPr="0013064A">
        <w:fldChar w:fldCharType="begin"/>
      </w:r>
      <w:r w:rsidR="00012C48">
        <w:instrText xml:space="preserve"> ADDIN PAPERS2_CITATIONS &lt;citation&gt;&lt;uuid&gt;B21BE907-3129-4AF2-AA9A-206A7426A38C&lt;/uuid&gt;&lt;priority&gt;40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 xml:space="preserve">. Status quo linkage rates were 67% compared to 60% in </w:t>
      </w:r>
      <w:r w:rsidR="002D7F02" w:rsidRPr="0013064A">
        <w:t>our</w:t>
      </w:r>
      <w:r w:rsidR="00DD041D" w:rsidRPr="0013064A">
        <w:t xml:space="preserve"> results, further illustrating the importance of successfully linking patients to care</w:t>
      </w:r>
      <w:r w:rsidR="00DD041D" w:rsidRPr="0013064A">
        <w:fldChar w:fldCharType="begin"/>
      </w:r>
      <w:r w:rsidR="00012C48">
        <w:instrText xml:space="preserve"> ADDIN PAPERS2_CITATIONS &lt;citation&gt;&lt;uuid&gt;041CDB6A-C4CF-46AA-87AB-0A6E6D722036&lt;/uuid&gt;&lt;priority&gt;41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w:t>
      </w:r>
    </w:p>
    <w:p w14:paraId="159AB36F" w14:textId="77777777" w:rsidR="00272A02" w:rsidRPr="0013064A" w:rsidRDefault="00272A02" w:rsidP="0086036A">
      <w:pPr>
        <w:pStyle w:val="normal0"/>
      </w:pPr>
    </w:p>
    <w:p w14:paraId="6AE26F4E" w14:textId="45D82C4F" w:rsidR="006618DD" w:rsidRPr="0013064A" w:rsidRDefault="00C224AE" w:rsidP="00615625">
      <w:pPr>
        <w:pStyle w:val="normal0"/>
        <w:ind w:firstLine="359"/>
      </w:pPr>
      <w:r w:rsidRPr="0013064A">
        <w:t>While t</w:t>
      </w:r>
      <w:r w:rsidR="003867BA" w:rsidRPr="0013064A">
        <w:t xml:space="preserve">his work discusses individual interventions </w:t>
      </w:r>
      <w:r w:rsidR="0042504D" w:rsidRPr="0013064A">
        <w:t>targe</w:t>
      </w:r>
      <w:r w:rsidR="00E45EF5" w:rsidRPr="0013064A">
        <w:t>ting specific aspects of care</w:t>
      </w:r>
      <w:r w:rsidR="003867BA" w:rsidRPr="0013064A">
        <w:t xml:space="preserve">, there are often </w:t>
      </w:r>
      <w:r w:rsidR="00E45EF5" w:rsidRPr="0013064A">
        <w:t xml:space="preserve">substantial </w:t>
      </w:r>
      <w:r w:rsidR="003867BA" w:rsidRPr="0013064A">
        <w:t xml:space="preserve">differences </w:t>
      </w:r>
      <w:r w:rsidR="008531DE" w:rsidRPr="0013064A">
        <w:t>between two interventions of the same, or similar, name</w:t>
      </w:r>
      <w:r w:rsidR="008D77D6" w:rsidRPr="0013064A">
        <w:fldChar w:fldCharType="begin"/>
      </w:r>
      <w:r w:rsidR="00012C48">
        <w:instrText xml:space="preserve"> ADDIN PAPERS2_CITATIONS &lt;citation&gt;&lt;uuid&gt;1E79A5C4-33DB-4A50-9421-FF1BF026CC81&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13064A">
        <w:fldChar w:fldCharType="separate"/>
      </w:r>
      <w:r w:rsidR="008D77D6" w:rsidRPr="0013064A">
        <w:rPr>
          <w:lang w:val="en-US"/>
        </w:rPr>
        <w:t>{Barnighausen:2011cb}</w:t>
      </w:r>
      <w:r w:rsidR="008D77D6" w:rsidRPr="0013064A">
        <w:fldChar w:fldCharType="end"/>
      </w:r>
      <w:r w:rsidR="003867BA" w:rsidRPr="0013064A">
        <w:t>.</w:t>
      </w:r>
      <w:r w:rsidRPr="0013064A">
        <w:t xml:space="preserve"> For </w:t>
      </w:r>
      <w:r w:rsidR="003759E8" w:rsidRPr="0013064A">
        <w:t>example</w:t>
      </w:r>
      <w:r w:rsidRPr="0013064A">
        <w:t>,</w:t>
      </w:r>
      <w:r w:rsidR="003759E8" w:rsidRPr="0013064A">
        <w:t xml:space="preserve"> </w:t>
      </w:r>
      <w:r w:rsidR="00525D24" w:rsidRPr="0013064A">
        <w:t xml:space="preserve">in regard to </w:t>
      </w:r>
      <w:r w:rsidR="003759E8" w:rsidRPr="0013064A">
        <w:t xml:space="preserve">HBCT, two such interventions have been trialled in different locations in sub-Saharan Africa with </w:t>
      </w:r>
      <w:r w:rsidR="00525D24" w:rsidRPr="0013064A">
        <w:t xml:space="preserve">contrasting </w:t>
      </w:r>
      <w:r w:rsidR="003759E8" w:rsidRPr="0013064A">
        <w:t>results.</w:t>
      </w:r>
      <w:r w:rsidR="00582AB8" w:rsidRPr="0013064A">
        <w:t xml:space="preserve"> </w:t>
      </w:r>
      <w:r w:rsidR="00B7641A" w:rsidRPr="0013064A">
        <w:t>An intense HBCT intervention was tested in Kwazulu-Natal involving home-based HIV-testing followed by immediate POC CD4 testing and follow-up visits to facilitate linkage and adherence to care</w:t>
      </w:r>
      <w:r w:rsidR="002454A8" w:rsidRPr="0013064A">
        <w:fldChar w:fldCharType="begin"/>
      </w:r>
      <w:r w:rsidR="00012C48">
        <w:instrText xml:space="preserve"> ADDIN PAPERS2_CITATIONS &lt;citation&gt;&lt;uuid&gt;89C9B3DB-0DD3-4A26-BCC1-3095B3076579&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13064A">
        <w:fldChar w:fldCharType="separate"/>
      </w:r>
      <w:r w:rsidR="002454A8" w:rsidRPr="0013064A">
        <w:rPr>
          <w:lang w:val="en-US"/>
        </w:rPr>
        <w:t>{vanRooyen:2013gy}</w:t>
      </w:r>
      <w:r w:rsidR="002454A8" w:rsidRPr="0013064A">
        <w:fldChar w:fldCharType="end"/>
      </w:r>
      <w:r w:rsidR="00B7641A" w:rsidRPr="0013064A">
        <w:t>.</w:t>
      </w:r>
      <w:r w:rsidR="00427583" w:rsidRPr="0013064A">
        <w:t xml:space="preserve"> This intervention achieved 91% coverage of the community and within six months, 96% of newly diagnosed individuals had been linked to care</w:t>
      </w:r>
      <w:r w:rsidR="00427583" w:rsidRPr="0013064A">
        <w:fldChar w:fldCharType="begin"/>
      </w:r>
      <w:r w:rsidR="00012C48">
        <w:instrText xml:space="preserve"> ADDIN PAPERS2_CITATIONS &lt;citation&gt;&lt;uuid&gt;4D01980D-3A0D-4043-84A6-18B37CF25E17&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13064A">
        <w:fldChar w:fldCharType="separate"/>
      </w:r>
      <w:r w:rsidR="00427583" w:rsidRPr="0013064A">
        <w:rPr>
          <w:lang w:val="en-US"/>
        </w:rPr>
        <w:t>{vanRooyen:2013gy}</w:t>
      </w:r>
      <w:r w:rsidR="00427583" w:rsidRPr="0013064A">
        <w:fldChar w:fldCharType="end"/>
      </w:r>
      <w:r w:rsidR="00427583" w:rsidRPr="0013064A">
        <w:t xml:space="preserve">. In contrast, </w:t>
      </w:r>
      <w:r w:rsidR="005E5D58" w:rsidRPr="0013064A">
        <w:t>an HBCT intervention trialled at another AMPATH site in Kenya, achieved coverage of 88% of the population</w:t>
      </w:r>
      <w:r w:rsidR="00810A95" w:rsidRPr="0013064A">
        <w:t>,</w:t>
      </w:r>
      <w:r w:rsidR="005E5D58" w:rsidRPr="0013064A">
        <w:t xml:space="preserve"> but among newly diagnosed individuals only 15% had been linked to care over a median of 3.4 years since diagnosis</w:t>
      </w:r>
      <w:r w:rsidR="00810A95" w:rsidRPr="0013064A">
        <w:fldChar w:fldCharType="begin"/>
      </w:r>
      <w:r w:rsidR="00012C48">
        <w:instrText xml:space="preserve"> ADDIN PAPERS2_CITATIONS &lt;citation&gt;&lt;uuid&gt;684726CF-AF78-4F7D-9FED-651296908A95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13064A">
        <w:fldChar w:fldCharType="separate"/>
      </w:r>
      <w:r w:rsidR="00810A95" w:rsidRPr="0013064A">
        <w:rPr>
          <w:lang w:val="en-US"/>
        </w:rPr>
        <w:t>{Genberg:2015cd}</w:t>
      </w:r>
      <w:r w:rsidR="00810A95" w:rsidRPr="0013064A">
        <w:fldChar w:fldCharType="end"/>
      </w:r>
      <w:r w:rsidR="005E5D58" w:rsidRPr="0013064A">
        <w:t>.</w:t>
      </w:r>
      <w:r w:rsidR="009A32A8" w:rsidRPr="0013064A">
        <w:t xml:space="preserve"> The difference in linkage rates between the two interventions is likely a result of the former involving</w:t>
      </w:r>
      <w:r w:rsidR="0029787C" w:rsidRPr="0013064A">
        <w:t xml:space="preserve"> a combination of</w:t>
      </w:r>
      <w:r w:rsidR="009A32A8" w:rsidRPr="0013064A">
        <w:t xml:space="preserve"> POC CD4 testing and follow-up visits to motivate indiv</w:t>
      </w:r>
      <w:r w:rsidR="00997A22" w:rsidRPr="0013064A">
        <w:t>iduals to link</w:t>
      </w:r>
      <w:r w:rsidR="006739CB" w:rsidRPr="0013064A">
        <w:t xml:space="preserve">. </w:t>
      </w:r>
      <w:r w:rsidR="00217349" w:rsidRPr="0013064A">
        <w:t>Together with our results</w:t>
      </w:r>
      <w:r w:rsidR="00C309E6" w:rsidRPr="0013064A">
        <w:t>,</w:t>
      </w:r>
      <w:r w:rsidR="00217349" w:rsidRPr="0013064A">
        <w:t xml:space="preserve"> </w:t>
      </w:r>
      <w:r w:rsidR="009715C0" w:rsidRPr="0013064A">
        <w:t xml:space="preserve">demonstrating the limited </w:t>
      </w:r>
      <w:r w:rsidR="009715C0" w:rsidRPr="0013064A">
        <w:lastRenderedPageBreak/>
        <w:t>impact of HBCT in the absence of POC CD4 or perfect linkage</w:t>
      </w:r>
      <w:r w:rsidR="00E52388" w:rsidRPr="0013064A">
        <w:t>, this</w:t>
      </w:r>
      <w:r w:rsidR="009715C0" w:rsidRPr="0013064A">
        <w:t xml:space="preserve"> provide</w:t>
      </w:r>
      <w:r w:rsidR="00E52388" w:rsidRPr="0013064A">
        <w:t>s</w:t>
      </w:r>
      <w:r w:rsidR="009715C0" w:rsidRPr="0013064A">
        <w:t xml:space="preserve"> evidence to suggest that</w:t>
      </w:r>
      <w:r w:rsidR="005B38E1" w:rsidRPr="0013064A">
        <w:t xml:space="preserve"> </w:t>
      </w:r>
      <w:r w:rsidR="009715C0" w:rsidRPr="0013064A">
        <w:t>HBCT alone is</w:t>
      </w:r>
      <w:r w:rsidR="00641DA0" w:rsidRPr="0013064A">
        <w:t xml:space="preserve"> </w:t>
      </w:r>
      <w:r w:rsidR="009715C0" w:rsidRPr="0013064A">
        <w:t xml:space="preserve">not capable of generating the impact that it was </w:t>
      </w:r>
      <w:r w:rsidR="005F310F" w:rsidRPr="0013064A">
        <w:t>designed</w:t>
      </w:r>
      <w:r w:rsidR="009715C0" w:rsidRPr="0013064A">
        <w:t xml:space="preserve"> to achieve.</w:t>
      </w:r>
    </w:p>
    <w:p w14:paraId="0BD4F634" w14:textId="77777777" w:rsidR="006618DD" w:rsidRPr="0013064A" w:rsidRDefault="006618DD" w:rsidP="00A60C56">
      <w:pPr>
        <w:pStyle w:val="normal0"/>
        <w:ind w:firstLine="720"/>
      </w:pPr>
    </w:p>
    <w:p w14:paraId="03F5EDE7" w14:textId="77777777" w:rsidR="002C6106" w:rsidRPr="0013064A" w:rsidRDefault="0059185C" w:rsidP="00A60C56">
      <w:pPr>
        <w:pStyle w:val="normal0"/>
        <w:ind w:firstLine="720"/>
      </w:pPr>
      <w:r w:rsidRPr="0013064A">
        <w:t>Overall</w:t>
      </w:r>
      <w:r w:rsidR="005928FC" w:rsidRPr="0013064A">
        <w:t>, the</w:t>
      </w:r>
      <w:r w:rsidR="006618DD" w:rsidRPr="0013064A">
        <w:t xml:space="preserve"> results of these analyses resonate with the health losses reported in many ART-programmes and thus reaffirm the link between patient outcomes and suboptimal care.</w:t>
      </w:r>
      <w:r w:rsidR="005C000A" w:rsidRPr="0013064A">
        <w:t xml:space="preserve"> When c</w:t>
      </w:r>
      <w:r w:rsidR="00A60C56" w:rsidRPr="0013064A">
        <w:t xml:space="preserve">onsidering the distribution of care experience among </w:t>
      </w:r>
      <w:r w:rsidR="005C000A" w:rsidRPr="0013064A">
        <w:t xml:space="preserve">HIV-related deaths in the entire </w:t>
      </w:r>
      <w:proofErr w:type="gramStart"/>
      <w:r w:rsidR="005C000A" w:rsidRPr="0013064A">
        <w:t>population</w:t>
      </w:r>
      <w:r w:rsidR="0025030B" w:rsidRPr="0013064A">
        <w:t>(</w:t>
      </w:r>
      <w:proofErr w:type="gramEnd"/>
      <w:r w:rsidR="0025030B" w:rsidRPr="0013064A">
        <w:t>figure 2</w:t>
      </w:r>
      <w:r w:rsidR="005C000A" w:rsidRPr="0013064A">
        <w:t>, left</w:t>
      </w:r>
      <w:r w:rsidR="0025030B" w:rsidRPr="0013064A">
        <w:t>), 19% of individuals were never diagnosed and 57% failed to initiate ART before death.</w:t>
      </w:r>
      <w:r w:rsidR="00A56CFF" w:rsidRPr="0013064A">
        <w:t xml:space="preserve"> These results are in agreement with data from ALPHA sites in </w:t>
      </w:r>
      <w:proofErr w:type="spellStart"/>
      <w:r w:rsidR="00A56CFF" w:rsidRPr="0013064A">
        <w:t>Rakai</w:t>
      </w:r>
      <w:proofErr w:type="spellEnd"/>
      <w:r w:rsidR="00A56CFF" w:rsidRPr="0013064A">
        <w:t xml:space="preserve">, Uganda, which indicate that around ~20% of deaths in 2011 </w:t>
      </w:r>
      <w:r w:rsidR="00E97007" w:rsidRPr="0013064A">
        <w:t>were among undiagnosed individua</w:t>
      </w:r>
      <w:r w:rsidR="00A56CFF" w:rsidRPr="0013064A">
        <w:t xml:space="preserve">ls and ~50% were among individuals tested but who never initiated </w:t>
      </w:r>
      <w:proofErr w:type="gramStart"/>
      <w:r w:rsidR="00A56CFF" w:rsidRPr="0013064A">
        <w:t>ART[</w:t>
      </w:r>
      <w:proofErr w:type="spellStart"/>
      <w:proofErr w:type="gramEnd"/>
      <w:r w:rsidR="00A56CFF" w:rsidRPr="0013064A">
        <w:rPr>
          <w:i/>
          <w:color w:val="0000FF"/>
        </w:rPr>
        <w:t>Slaymaker</w:t>
      </w:r>
      <w:proofErr w:type="spellEnd"/>
      <w:r w:rsidR="00A56CFF" w:rsidRPr="0013064A">
        <w:rPr>
          <w:i/>
          <w:color w:val="0000FF"/>
        </w:rPr>
        <w:t xml:space="preserve"> (only going off the Paris slides here – can’t find the relevant paper)</w:t>
      </w:r>
      <w:r w:rsidR="00A56CFF" w:rsidRPr="0013064A">
        <w:t>].</w:t>
      </w:r>
      <w:r w:rsidR="005C000A" w:rsidRPr="0013064A">
        <w:t xml:space="preserve"> This reinforces our results, indicating </w:t>
      </w:r>
      <w:r w:rsidR="0004292E" w:rsidRPr="0013064A">
        <w:t>that mortality is</w:t>
      </w:r>
      <w:r w:rsidR="005C000A" w:rsidRPr="0013064A">
        <w:t xml:space="preserve"> chiefly</w:t>
      </w:r>
      <w:r w:rsidR="0004292E" w:rsidRPr="0013064A">
        <w:t xml:space="preserve"> occurring outside the clinic.</w:t>
      </w:r>
    </w:p>
    <w:p w14:paraId="0CB47590" w14:textId="77777777" w:rsidR="0004292E" w:rsidRPr="0013064A" w:rsidRDefault="0004292E" w:rsidP="00A60C56">
      <w:pPr>
        <w:pStyle w:val="normal0"/>
        <w:ind w:firstLine="720"/>
      </w:pPr>
    </w:p>
    <w:p w14:paraId="020EC319" w14:textId="77777777" w:rsidR="00686B32" w:rsidRPr="0013064A" w:rsidRDefault="0004292E" w:rsidP="0079710C">
      <w:pPr>
        <w:pStyle w:val="normal0"/>
        <w:ind w:firstLine="720"/>
      </w:pPr>
      <w:r w:rsidRPr="0013064A">
        <w:t xml:space="preserve">Additionally, we illustrated that </w:t>
      </w:r>
      <w:r w:rsidR="009E3B14" w:rsidRPr="0013064A">
        <w:t xml:space="preserve">no single </w:t>
      </w:r>
      <w:r w:rsidR="003A5024" w:rsidRPr="0013064A">
        <w:t>intervention provide</w:t>
      </w:r>
      <w:r w:rsidR="009F20C8" w:rsidRPr="0013064A">
        <w:t>d</w:t>
      </w:r>
      <w:r w:rsidR="003A5024" w:rsidRPr="0013064A">
        <w:t xml:space="preserve"> </w:t>
      </w:r>
      <w:r w:rsidR="003F292F" w:rsidRPr="0013064A">
        <w:t xml:space="preserve">large </w:t>
      </w:r>
      <w:r w:rsidR="003A5024" w:rsidRPr="0013064A">
        <w:t>gains in patient outcomes without incurring significant costs.</w:t>
      </w:r>
      <w:r w:rsidR="00DD7CD7" w:rsidRPr="0013064A">
        <w:t xml:space="preserve"> </w:t>
      </w:r>
      <w:r w:rsidR="00BC595A" w:rsidRPr="0013064A">
        <w:t xml:space="preserve">The most impactful intervention, Universal Test &amp; Treat, </w:t>
      </w:r>
      <w:r w:rsidR="009F20C8" w:rsidRPr="0013064A">
        <w:t xml:space="preserve">averted </w:t>
      </w:r>
      <w:r w:rsidR="00BC595A" w:rsidRPr="0013064A">
        <w:t xml:space="preserve">5.59m DALYS </w:t>
      </w:r>
      <w:r w:rsidR="00E931F3" w:rsidRPr="0013064A">
        <w:t xml:space="preserve">at a cost of $4.27b </w:t>
      </w:r>
      <w:r w:rsidR="00D73630" w:rsidRPr="0013064A">
        <w:t xml:space="preserve">($763.86 per DALY averted). However, when compared to the maximum attainable impact scenario, in which all infected individuals are placed onto ART from 2010 onwards with perfect </w:t>
      </w:r>
      <w:r w:rsidR="0042504D" w:rsidRPr="0013064A">
        <w:t>adherence</w:t>
      </w:r>
      <w:r w:rsidR="00D73630" w:rsidRPr="0013064A">
        <w:t xml:space="preserve"> and retention in care, the Universal Test &amp; Treat intervention </w:t>
      </w:r>
      <w:r w:rsidR="009F20C8" w:rsidRPr="0013064A">
        <w:t>averted</w:t>
      </w:r>
      <w:r w:rsidR="00D73630" w:rsidRPr="0013064A">
        <w:t xml:space="preserve"> 50% of the MAI. This scenario illustrates the lowest number of DALYs that will accrue given baseline care </w:t>
      </w:r>
      <w:r w:rsidR="0029685A" w:rsidRPr="0013064A">
        <w:t xml:space="preserve">prior to </w:t>
      </w:r>
      <w:r w:rsidR="00D73630" w:rsidRPr="0013064A">
        <w:t>2010</w:t>
      </w:r>
      <w:r w:rsidR="007F7C15" w:rsidRPr="0013064A">
        <w:t>, as averting 100% of DALYs accrued between 2010 and 2030 at baseline is an impossibility.</w:t>
      </w:r>
      <w:r w:rsidR="001C702B" w:rsidRPr="0013064A">
        <w:t xml:space="preserve"> </w:t>
      </w:r>
      <w:r w:rsidR="00892F40" w:rsidRPr="0013064A">
        <w:t>Obtaining an MAI value higher than 50% would require the combination of a Universal Test &amp; Treat strategy with ART adherence and outreach interventions to prevent long-term losses from ART care.</w:t>
      </w:r>
      <w:r w:rsidR="0059185C" w:rsidRPr="0013064A">
        <w:t xml:space="preserve"> </w:t>
      </w:r>
      <w:r w:rsidR="001C702B" w:rsidRPr="0013064A">
        <w:t>However</w:t>
      </w:r>
      <w:r w:rsidR="00005D41" w:rsidRPr="0013064A">
        <w:t xml:space="preserve">, through the use of a combination of interventions </w:t>
      </w:r>
      <w:r w:rsidR="0042504D" w:rsidRPr="0013064A">
        <w:t>targeting</w:t>
      </w:r>
      <w:r w:rsidR="00005D41" w:rsidRPr="0013064A">
        <w:t xml:space="preserve"> </w:t>
      </w:r>
      <w:r w:rsidR="00546B4A" w:rsidRPr="0013064A">
        <w:t xml:space="preserve">both </w:t>
      </w:r>
      <w:r w:rsidR="00005D41" w:rsidRPr="0013064A">
        <w:t>pre-ART and ART care</w:t>
      </w:r>
      <w:r w:rsidR="00546B4A" w:rsidRPr="0013064A">
        <w:t>, 88% of the DALYs averted by the Universal Test and Treat intervention can be achieved at 44% of the cost per DALY averted (</w:t>
      </w:r>
      <w:r w:rsidR="004F314A" w:rsidRPr="0013064A">
        <w:t>table 3</w:t>
      </w:r>
      <w:r w:rsidR="0059185C" w:rsidRPr="0013064A">
        <w:t>)</w:t>
      </w:r>
      <w:r w:rsidR="00255586" w:rsidRPr="0013064A">
        <w:t>.</w:t>
      </w:r>
      <w:r w:rsidR="00D6526B" w:rsidRPr="0013064A">
        <w:t xml:space="preserve"> Yet, this combination of interventions </w:t>
      </w:r>
      <w:r w:rsidR="00FB5948" w:rsidRPr="0013064A">
        <w:t>was</w:t>
      </w:r>
      <w:r w:rsidR="00D6526B" w:rsidRPr="0013064A">
        <w:t xml:space="preserve"> only able to avert 39% o</w:t>
      </w:r>
      <w:r w:rsidR="00E91FA6" w:rsidRPr="0013064A">
        <w:t>f the maximum attainable impact;</w:t>
      </w:r>
      <w:r w:rsidR="00D6526B" w:rsidRPr="0013064A">
        <w:t xml:space="preserve"> due to the lack of any interventions </w:t>
      </w:r>
      <w:r w:rsidR="0042504D" w:rsidRPr="0013064A">
        <w:t>targeting</w:t>
      </w:r>
      <w:r w:rsidR="00D6526B" w:rsidRPr="0013064A">
        <w:t xml:space="preserve"> HIV-testing</w:t>
      </w:r>
      <w:r w:rsidR="00355C53" w:rsidRPr="0013064A">
        <w:t xml:space="preserve">, </w:t>
      </w:r>
      <w:r w:rsidR="00D6526B" w:rsidRPr="0013064A">
        <w:t>as these ha</w:t>
      </w:r>
      <w:r w:rsidR="00355C53" w:rsidRPr="0013064A">
        <w:t>ve a high cost per DALY averted (table 3)</w:t>
      </w:r>
      <w:r w:rsidR="00D6526B" w:rsidRPr="0013064A">
        <w:t>. Consequently, t</w:t>
      </w:r>
      <w:r w:rsidRPr="0013064A">
        <w:t>his indicates that intervening at multiple points to strengthen care is almost as effective as removing pre-ART care in its entirety</w:t>
      </w:r>
      <w:r w:rsidR="000D2A31" w:rsidRPr="0013064A">
        <w:t xml:space="preserve">, such as in the Immediate ART or Universal Test &amp; Treat </w:t>
      </w:r>
      <w:r w:rsidR="0059185C" w:rsidRPr="0013064A">
        <w:t xml:space="preserve">strategies, but without depriving patients of the ancillary benefits </w:t>
      </w:r>
      <w:r w:rsidR="00043932" w:rsidRPr="0013064A">
        <w:t>provided by</w:t>
      </w:r>
      <w:r w:rsidR="0059185C" w:rsidRPr="0013064A">
        <w:t xml:space="preserve"> pre-ART care</w:t>
      </w:r>
      <w:r w:rsidR="000D2A31" w:rsidRPr="0013064A">
        <w:t>.</w:t>
      </w:r>
      <w:r w:rsidR="00E52B39" w:rsidRPr="0013064A">
        <w:t xml:space="preserve"> However, little is known about the long-term impacts of immediate ART on patient retention and adherence; but the recently published early results of the </w:t>
      </w:r>
      <w:proofErr w:type="spellStart"/>
      <w:r w:rsidR="00E52B39" w:rsidRPr="0013064A">
        <w:t>RapIT</w:t>
      </w:r>
      <w:proofErr w:type="spellEnd"/>
      <w:r w:rsidR="00E52B39" w:rsidRPr="0013064A">
        <w:t xml:space="preserve"> trial in South Africa evaluating the effect of immediate ART initiation on ART uptake illustrate that 88% of enrolled patients were virally suppressed six months after treatment </w:t>
      </w:r>
      <w:proofErr w:type="gramStart"/>
      <w:r w:rsidR="00E52B39" w:rsidRPr="0013064A">
        <w:t>initiation[</w:t>
      </w:r>
      <w:proofErr w:type="gramEnd"/>
      <w:r w:rsidR="00E52B39" w:rsidRPr="0013064A">
        <w:rPr>
          <w:i/>
          <w:color w:val="FF0000"/>
        </w:rPr>
        <w:t>Rosen et al.</w:t>
      </w:r>
      <w:r w:rsidR="00DE2511" w:rsidRPr="0013064A">
        <w:rPr>
          <w:i/>
          <w:color w:val="FF0000"/>
        </w:rPr>
        <w:t xml:space="preserve"> (2015).</w:t>
      </w:r>
      <w:r w:rsidR="00E52B39" w:rsidRPr="0013064A">
        <w:rPr>
          <w:i/>
          <w:color w:val="FF0000"/>
        </w:rPr>
        <w:t xml:space="preserve"> Confidential. Unpublished</w:t>
      </w:r>
      <w:r w:rsidR="00E52B39" w:rsidRPr="0013064A">
        <w:t>].</w:t>
      </w:r>
    </w:p>
    <w:p w14:paraId="0B5F48E3" w14:textId="77777777" w:rsidR="00C22FA6" w:rsidRPr="0013064A" w:rsidRDefault="00C22FA6" w:rsidP="00686B32">
      <w:pPr>
        <w:pStyle w:val="normal0"/>
        <w:ind w:firstLine="720"/>
      </w:pPr>
    </w:p>
    <w:p w14:paraId="617BE5C9" w14:textId="4948F693" w:rsidR="00E104C3" w:rsidRPr="0013064A" w:rsidRDefault="00C22FA6" w:rsidP="00C04CD1">
      <w:pPr>
        <w:pStyle w:val="normal0"/>
        <w:ind w:firstLine="720"/>
      </w:pPr>
      <w:r w:rsidRPr="0013064A">
        <w:t xml:space="preserve">Interestingly, the distribution of care experience among deceased individuals when </w:t>
      </w:r>
      <w:r w:rsidR="00ED536F" w:rsidRPr="0013064A">
        <w:t xml:space="preserve">the combination </w:t>
      </w:r>
      <w:r w:rsidRPr="0013064A">
        <w:t xml:space="preserve">of interventions </w:t>
      </w:r>
      <w:r w:rsidR="00745D86" w:rsidRPr="0013064A">
        <w:t xml:space="preserve">was </w:t>
      </w:r>
      <w:r w:rsidR="00E9309E" w:rsidRPr="0013064A">
        <w:t xml:space="preserve">compared </w:t>
      </w:r>
      <w:r w:rsidR="00ED536F" w:rsidRPr="0013064A">
        <w:t>to</w:t>
      </w:r>
      <w:r w:rsidRPr="0013064A">
        <w:t xml:space="preserve"> </w:t>
      </w:r>
      <w:r w:rsidR="00E9309E" w:rsidRPr="0013064A">
        <w:t xml:space="preserve">a </w:t>
      </w:r>
      <w:r w:rsidRPr="0013064A">
        <w:t xml:space="preserve">Universal Test &amp; Treat </w:t>
      </w:r>
      <w:r w:rsidR="00E9309E" w:rsidRPr="0013064A">
        <w:t xml:space="preserve">strategy </w:t>
      </w:r>
      <w:r w:rsidRPr="0013064A">
        <w:t>highlights</w:t>
      </w:r>
      <w:r w:rsidR="00E9309E" w:rsidRPr="0013064A">
        <w:t>,</w:t>
      </w:r>
      <w:r w:rsidRPr="0013064A">
        <w:t xml:space="preserve"> how both strategies significantly reduce</w:t>
      </w:r>
      <w:r w:rsidR="00745D86" w:rsidRPr="0013064A">
        <w:t>d</w:t>
      </w:r>
      <w:r w:rsidRPr="0013064A">
        <w:t xml:space="preserve"> HIV mortality</w:t>
      </w:r>
      <w:r w:rsidR="00347F2E" w:rsidRPr="0013064A">
        <w:t xml:space="preserve"> in comparison to baseline,</w:t>
      </w:r>
      <w:r w:rsidRPr="0013064A">
        <w:t xml:space="preserve"> but </w:t>
      </w:r>
      <w:r w:rsidR="00770CB9" w:rsidRPr="0013064A">
        <w:t xml:space="preserve">through different </w:t>
      </w:r>
      <w:proofErr w:type="gramStart"/>
      <w:r w:rsidR="003A3FD3" w:rsidRPr="0013064A">
        <w:t>mechanisms</w:t>
      </w:r>
      <w:r w:rsidR="00770CB9" w:rsidRPr="0013064A">
        <w:t>(</w:t>
      </w:r>
      <w:proofErr w:type="gramEnd"/>
      <w:r w:rsidR="00770CB9" w:rsidRPr="0013064A">
        <w:t xml:space="preserve">figure </w:t>
      </w:r>
      <w:r w:rsidR="00DE71B5" w:rsidRPr="0013064A">
        <w:t>4</w:t>
      </w:r>
      <w:r w:rsidR="00770CB9" w:rsidRPr="0013064A">
        <w:t>).</w:t>
      </w:r>
      <w:r w:rsidR="000701E1" w:rsidRPr="0013064A">
        <w:t xml:space="preserve"> We see that the combination of interventions </w:t>
      </w:r>
      <w:r w:rsidR="009B6972" w:rsidRPr="0013064A">
        <w:t>was</w:t>
      </w:r>
      <w:r w:rsidR="000701E1" w:rsidRPr="0013064A">
        <w:t xml:space="preserve"> able to reduce the proportion of HIV-related deaths among individuals who were diagnosed but never initiated ART, but as none of the interventions enhance HIV-testing a similar proportion of individuals decease</w:t>
      </w:r>
      <w:r w:rsidR="002246D7" w:rsidRPr="0013064A">
        <w:t>,</w:t>
      </w:r>
      <w:r w:rsidR="000701E1" w:rsidRPr="0013064A">
        <w:t xml:space="preserve"> without being diagnosed</w:t>
      </w:r>
      <w:r w:rsidR="002246D7" w:rsidRPr="0013064A">
        <w:t>,</w:t>
      </w:r>
      <w:r w:rsidR="000701E1" w:rsidRPr="0013064A">
        <w:t xml:space="preserve"> to the baseline scenario.</w:t>
      </w:r>
      <w:r w:rsidR="0022518A" w:rsidRPr="0013064A">
        <w:t xml:space="preserve"> In contrast, in the Universal Test &amp; Treat intervention only 13% of individuals who suffered an HIV-related death never initiated ART</w:t>
      </w:r>
      <w:r w:rsidR="00677BF5" w:rsidRPr="0013064A">
        <w:t>;</w:t>
      </w:r>
      <w:r w:rsidR="00327F22" w:rsidRPr="0013064A">
        <w:t xml:space="preserve"> with the vast majority (51%) lost from ART care before death.</w:t>
      </w:r>
      <w:r w:rsidR="00975BB8" w:rsidRPr="0013064A">
        <w:t xml:space="preserve"> Therefore, the total person-time spent on ART</w:t>
      </w:r>
      <w:r w:rsidR="00B119F2" w:rsidRPr="0013064A">
        <w:t xml:space="preserve"> </w:t>
      </w:r>
      <w:r w:rsidR="00975BB8" w:rsidRPr="0013064A">
        <w:t>by individuals in the Universal Test &amp; Treat intervention exceed</w:t>
      </w:r>
      <w:r w:rsidR="00920268" w:rsidRPr="0013064A">
        <w:t>ed</w:t>
      </w:r>
      <w:r w:rsidR="00975BB8" w:rsidRPr="0013064A">
        <w:t xml:space="preserve"> that of individuals in the combination intervention scenario, this is reflected by the increased cost of Universal Test &amp; Treat and the larger proportion of cost t</w:t>
      </w:r>
      <w:r w:rsidR="009C303D" w:rsidRPr="0013064A">
        <w:t>hat is attributable to ART care. Consequently, the combination of interventions results in fewer person-years on ART, reducing the likelihood of resistance through failure to adhere to treatment</w:t>
      </w:r>
      <w:r w:rsidR="009C303D" w:rsidRPr="0013064A">
        <w:fldChar w:fldCharType="begin"/>
      </w:r>
      <w:r w:rsidR="00012C48">
        <w:instrText xml:space="preserve"> ADDIN PAPERS2_CITATIONS &lt;citation&gt;&lt;uuid&gt;9298825F-F392-4FD6-BB96-00E3561DEF03&lt;/uuid&gt;&lt;priority&gt;46&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13064A">
        <w:fldChar w:fldCharType="separate"/>
      </w:r>
      <w:r w:rsidR="009C303D" w:rsidRPr="0013064A">
        <w:rPr>
          <w:lang w:val="en-US"/>
        </w:rPr>
        <w:t>{Oyugi:2007fs}</w:t>
      </w:r>
      <w:r w:rsidR="009C303D" w:rsidRPr="0013064A">
        <w:fldChar w:fldCharType="end"/>
      </w:r>
      <w:r w:rsidR="009C303D" w:rsidRPr="0013064A">
        <w:t xml:space="preserve">. </w:t>
      </w:r>
      <w:r w:rsidR="00817A72" w:rsidRPr="0013064A">
        <w:t>An alternative category of interventions recently hypothesised</w:t>
      </w:r>
      <w:r w:rsidR="00D92572" w:rsidRPr="0013064A">
        <w:t xml:space="preserve"> to improve patient outcomes and reduce costs,</w:t>
      </w:r>
      <w:r w:rsidR="00817A72" w:rsidRPr="0013064A">
        <w:t xml:space="preserve"> is that of tiered care, </w:t>
      </w:r>
      <w:r w:rsidR="00DF1288" w:rsidRPr="0013064A">
        <w:t xml:space="preserve">using patient strata to determine the </w:t>
      </w:r>
      <w:r w:rsidR="00DF1288" w:rsidRPr="0013064A">
        <w:lastRenderedPageBreak/>
        <w:t>provision of care services</w:t>
      </w:r>
      <w:r w:rsidR="008735E2" w:rsidRPr="0013064A">
        <w:t>.</w:t>
      </w:r>
      <w:r w:rsidR="006C0DB6" w:rsidRPr="0013064A">
        <w:t xml:space="preserve"> </w:t>
      </w:r>
      <w:r w:rsidR="003D7107" w:rsidRPr="0013064A">
        <w:t xml:space="preserve">For example, </w:t>
      </w:r>
      <w:r w:rsidR="00DF1288" w:rsidRPr="0013064A">
        <w:t xml:space="preserve">Babigumira </w:t>
      </w:r>
      <w:r w:rsidR="00DF1288" w:rsidRPr="0013064A">
        <w:rPr>
          <w:i/>
        </w:rPr>
        <w:t>et al.</w:t>
      </w:r>
      <w:r w:rsidR="00DF1288" w:rsidRPr="0013064A">
        <w:t xml:space="preserve"> (2011), </w:t>
      </w:r>
      <w:r w:rsidR="003D7107" w:rsidRPr="0013064A">
        <w:t xml:space="preserve">implementing a </w:t>
      </w:r>
      <w:r w:rsidR="00DF1288" w:rsidRPr="0013064A">
        <w:t>task-shifting intervention for eligible patients at an HIV clinic in Kampala, Uganda</w:t>
      </w:r>
      <w:r w:rsidR="00DF1288" w:rsidRPr="0013064A">
        <w:fldChar w:fldCharType="begin"/>
      </w:r>
      <w:r w:rsidR="00012C48">
        <w:instrText xml:space="preserve"> ADDIN PAPERS2_CITATIONS &lt;citation&gt;&lt;uuid&gt;418059D5-D6CB-4B4E-B428-E97ADC58B008&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Eligibility criteria</w:t>
      </w:r>
      <w:r w:rsidR="00D92572" w:rsidRPr="0013064A">
        <w:t xml:space="preserve"> </w:t>
      </w:r>
      <w:r w:rsidR="00DF1288" w:rsidRPr="0013064A">
        <w:t xml:space="preserve">selected adherent, healthy </w:t>
      </w:r>
      <w:r w:rsidR="00D92572" w:rsidRPr="0013064A">
        <w:t xml:space="preserve">randomised </w:t>
      </w:r>
      <w:r w:rsidR="00DF1288" w:rsidRPr="0013064A">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13064A">
        <w:fldChar w:fldCharType="begin"/>
      </w:r>
      <w:r w:rsidR="00012C48">
        <w:instrText xml:space="preserve"> ADDIN PAPERS2_CITATIONS &lt;citation&gt;&lt;uuid&gt;482E85EC-D814-40B4-8701-74B7BC40E98D&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xml:space="preserve">. This type of tiered intervention, selecting adherent patients to be monitored more infrequently, illustrates how care can </w:t>
      </w:r>
      <w:r w:rsidR="00D92572" w:rsidRPr="0013064A">
        <w:t>be stratified between patients.</w:t>
      </w:r>
    </w:p>
    <w:p w14:paraId="692B3F20" w14:textId="77777777" w:rsidR="00727013" w:rsidRPr="0013064A" w:rsidRDefault="00727013" w:rsidP="0086036A">
      <w:pPr>
        <w:pStyle w:val="normal0"/>
      </w:pPr>
    </w:p>
    <w:p w14:paraId="3B21ADDB" w14:textId="77777777" w:rsidR="001363E9" w:rsidRPr="0013064A" w:rsidRDefault="00D17502" w:rsidP="009F1741">
      <w:pPr>
        <w:pStyle w:val="normal0"/>
      </w:pPr>
      <w:r w:rsidRPr="0013064A">
        <w:tab/>
        <w:t xml:space="preserve">The motivating stimuli </w:t>
      </w:r>
      <w:r w:rsidR="0005462D" w:rsidRPr="0013064A">
        <w:t>driving</w:t>
      </w:r>
      <w:r w:rsidRPr="0013064A">
        <w:t xml:space="preserve"> </w:t>
      </w:r>
      <w:r w:rsidR="00D22909" w:rsidRPr="0013064A">
        <w:t>HIV-infected individuals</w:t>
      </w:r>
      <w:r w:rsidRPr="0013064A">
        <w:t xml:space="preserve"> to seek care are not </w:t>
      </w:r>
      <w:r w:rsidR="00D22909" w:rsidRPr="0013064A">
        <w:t xml:space="preserve">yet </w:t>
      </w:r>
      <w:r w:rsidRPr="0013064A">
        <w:t>fully understood.</w:t>
      </w:r>
      <w:r w:rsidR="00D22909" w:rsidRPr="0013064A">
        <w:t xml:space="preserve"> </w:t>
      </w:r>
      <w:r w:rsidR="00F62E51" w:rsidRPr="0013064A">
        <w:t>With</w:t>
      </w:r>
      <w:r w:rsidR="00D22909" w:rsidRPr="0013064A">
        <w:t xml:space="preserve"> progress </w:t>
      </w:r>
      <w:r w:rsidR="00F62E51" w:rsidRPr="0013064A">
        <w:t xml:space="preserve">being </w:t>
      </w:r>
      <w:r w:rsidR="00D22909" w:rsidRPr="0013064A">
        <w:t xml:space="preserve">made in other </w:t>
      </w:r>
      <w:proofErr w:type="gramStart"/>
      <w:r w:rsidR="00D22909" w:rsidRPr="0013064A">
        <w:t>fields{</w:t>
      </w:r>
      <w:proofErr w:type="gramEnd"/>
      <w:r w:rsidR="00D22909" w:rsidRPr="0013064A">
        <w:t>Buregyeya:2011fi, Salaniponi:2000tc, Pronyk:2001uk},</w:t>
      </w:r>
      <w:r w:rsidR="00F62E51" w:rsidRPr="0013064A">
        <w:t xml:space="preserve"> it is hoped that new insights into HIV health-care seeking behaviour will follow</w:t>
      </w:r>
      <w:r w:rsidR="009A1BF9" w:rsidRPr="0013064A">
        <w:t>{Burns:2014jz}</w:t>
      </w:r>
      <w:r w:rsidR="00F62E51" w:rsidRPr="0013064A">
        <w:t>.</w:t>
      </w:r>
      <w:r w:rsidR="00AE1406" w:rsidRPr="0013064A">
        <w:t xml:space="preserve"> </w:t>
      </w:r>
      <w:r w:rsidR="009C6E59" w:rsidRPr="0013064A">
        <w:t>Furthermore, the generalisability of these results to other settings remains undetermined; but for progress to be made in assessing the current state of care along with strategies to resolve deficiencies, individual-level longitudinal data</w:t>
      </w:r>
      <w:r w:rsidR="009A1BF9" w:rsidRPr="0013064A">
        <w:t xml:space="preserve"> similar to data provided by AMPATH will be required.</w:t>
      </w:r>
      <w:r w:rsidR="00F31908" w:rsidRPr="0013064A">
        <w:t xml:space="preserve"> </w:t>
      </w:r>
      <w:r w:rsidR="001363E9" w:rsidRPr="0013064A">
        <w:t>While a mathematical model can demonstrate the impact of a combination of interventions, it remains to be seen how such a strategy would be implemented by a real-world ART programme. For instance, it may be preferable</w:t>
      </w:r>
      <w:r w:rsidR="00646197" w:rsidRPr="0013064A">
        <w:t xml:space="preserve"> to distribute intervention implementation over time </w:t>
      </w:r>
      <w:r w:rsidR="00F31908" w:rsidRPr="0013064A">
        <w:t xml:space="preserve">as part of a </w:t>
      </w:r>
      <w:r w:rsidR="00646197" w:rsidRPr="0013064A">
        <w:t>graded response.</w:t>
      </w:r>
      <w:r w:rsidR="00F31908" w:rsidRPr="0013064A">
        <w:t xml:space="preserve"> Finally, </w:t>
      </w:r>
      <w:r w:rsidR="00AD609A" w:rsidRPr="0013064A">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13064A" w:rsidRDefault="004833E2" w:rsidP="004833E2">
      <w:pPr>
        <w:pStyle w:val="normal0"/>
      </w:pPr>
    </w:p>
    <w:p w14:paraId="26DB28CC" w14:textId="033AF6E6" w:rsidR="00B63212" w:rsidRPr="0013064A" w:rsidRDefault="004833E2" w:rsidP="005E25F9">
      <w:pPr>
        <w:pStyle w:val="normal0"/>
        <w:ind w:firstLine="720"/>
      </w:pPr>
      <w:r w:rsidRPr="0013064A">
        <w:t xml:space="preserve">Our results indicate that in Kenya, the effectiveness of current ART-programmes can be improved. While interventions targeting HIV testing and pre-ART retention </w:t>
      </w:r>
      <w:r w:rsidR="00920268" w:rsidRPr="0013064A">
        <w:t>were</w:t>
      </w:r>
      <w:r w:rsidRPr="0013064A">
        <w:t xml:space="preserve"> highly impactful, losses from care </w:t>
      </w:r>
      <w:r w:rsidR="00F64F4D" w:rsidRPr="0013064A">
        <w:t>occurred</w:t>
      </w:r>
      <w:r w:rsidRPr="0013064A">
        <w:t xml:space="preserve"> throughout</w:t>
      </w:r>
      <w:r w:rsidR="005E690B" w:rsidRPr="0013064A">
        <w:t>,</w:t>
      </w:r>
      <w:r w:rsidRPr="0013064A">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081E81FE" w14:textId="77777777" w:rsidR="005E25F9" w:rsidRPr="005E25F9" w:rsidRDefault="005E25F9" w:rsidP="005E25F9">
      <w:pPr>
        <w:pStyle w:val="normal0"/>
        <w:rPr>
          <w:strike/>
        </w:rPr>
      </w:pPr>
    </w:p>
    <w:p w14:paraId="40B8EC62" w14:textId="77777777" w:rsidR="00354BF3" w:rsidRDefault="0004446E">
      <w:pPr>
        <w:pStyle w:val="Heading1"/>
        <w:contextualSpacing w:val="0"/>
      </w:pPr>
      <w:r>
        <w:t>Acknowledgements</w:t>
      </w:r>
      <w:bookmarkStart w:id="34" w:name="h.pbwlevpo3yu5" w:colFirst="0" w:colLast="0"/>
      <w:bookmarkEnd w:id="34"/>
    </w:p>
    <w:p w14:paraId="11513004" w14:textId="77777777" w:rsidR="00354BF3" w:rsidRDefault="0004446E">
      <w:pPr>
        <w:pStyle w:val="Heading1"/>
        <w:contextualSpacing w:val="0"/>
      </w:pPr>
      <w:r>
        <w:t>References</w:t>
      </w:r>
      <w:bookmarkStart w:id="35" w:name="h.i9jxy126drmb" w:colFirst="0" w:colLast="0"/>
      <w:bookmarkEnd w:id="35"/>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bookmarkStart w:id="36" w:name="h.n9mfvkja78ix" w:colFirst="0" w:colLast="0"/>
      <w:bookmarkEnd w:id="36"/>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730E93" w:rsidRDefault="00730E93">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730E93" w:rsidRDefault="00730E93">
      <w:pPr>
        <w:pStyle w:val="CommentText"/>
      </w:pPr>
      <w:r>
        <w:rPr>
          <w:rStyle w:val="CommentReference"/>
        </w:rPr>
        <w:annotationRef/>
      </w:r>
      <w:r>
        <w:t xml:space="preserve">Rough edits to reshape this. See what you think. Original version had a lot of dense detail that I think the reader doesn't need to fully know about in order to understand where we are coming from. The </w:t>
      </w:r>
      <w:proofErr w:type="spellStart"/>
      <w:r>
        <w:t>introductiono</w:t>
      </w:r>
      <w:proofErr w:type="spellEnd"/>
      <w:r>
        <w:t xml:space="preserve"> doesn't always need to be a review and I </w:t>
      </w:r>
      <w:proofErr w:type="spellStart"/>
      <w:r>
        <w:t>tihnk</w:t>
      </w:r>
      <w:proofErr w:type="spellEnd"/>
      <w:r>
        <w:t xml:space="preserve"> for </w:t>
      </w:r>
      <w:proofErr w:type="spellStart"/>
      <w:r>
        <w:t>PloS</w:t>
      </w:r>
      <w:proofErr w:type="spellEnd"/>
      <w:r>
        <w:t xml:space="preserve"> Med, this style might be more eye-catching.</w:t>
      </w:r>
    </w:p>
  </w:comment>
  <w:comment w:id="7" w:author="Jack Olney" w:date="2015-02-09T13:16:00Z" w:initials="JO">
    <w:p w14:paraId="305B0427" w14:textId="3A882616" w:rsidR="00730E93" w:rsidRDefault="00730E93">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730E93" w:rsidRDefault="00730E93">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w:t>
      </w:r>
      <w:proofErr w:type="spellStart"/>
      <w:r>
        <w:t>Tebas</w:t>
      </w:r>
      <w:proofErr w:type="spellEnd"/>
      <w:r>
        <w:t xml:space="preserve"> JID (2002)) </w:t>
      </w:r>
    </w:p>
  </w:comment>
  <w:comment w:id="13" w:author="Jack Olney" w:date="2015-02-11T10:13:00Z" w:initials="JO">
    <w:p w14:paraId="312D73DA" w14:textId="73DD34B8" w:rsidR="00730E93" w:rsidRDefault="00730E93">
      <w:pPr>
        <w:pStyle w:val="CommentText"/>
      </w:pPr>
      <w:r>
        <w:rPr>
          <w:rStyle w:val="CommentReference"/>
        </w:rPr>
        <w:annotationRef/>
      </w:r>
      <w:r>
        <w:t xml:space="preserve">Don’t have coverage estimate here. </w:t>
      </w:r>
      <w:proofErr w:type="spellStart"/>
      <w:r>
        <w:t>Wachira</w:t>
      </w:r>
      <w:proofErr w:type="spellEnd"/>
      <w:r>
        <w:t xml:space="preserve"> (2013) HBCT paper says 96% HBCT coverage but catchment is not solely port victoria.</w:t>
      </w:r>
    </w:p>
  </w:comment>
  <w:comment w:id="18" w:author="Tim Hallett" w:date="2015-01-08T11:48:00Z" w:initials="TH">
    <w:p w14:paraId="02240058" w14:textId="77777777" w:rsidR="00730E93" w:rsidRDefault="00730E93" w:rsidP="00260E0F">
      <w:pPr>
        <w:pStyle w:val="CommentText"/>
      </w:pPr>
      <w:r>
        <w:rPr>
          <w:rStyle w:val="CommentReference"/>
        </w:rPr>
        <w:annotationRef/>
      </w:r>
      <w:r>
        <w:t xml:space="preserve">How can we justify this? The work of Jenny and </w:t>
      </w:r>
      <w:proofErr w:type="spellStart"/>
      <w:r>
        <w:t>Ruanne</w:t>
      </w:r>
      <w:proofErr w:type="spellEnd"/>
      <w:r>
        <w:t xml:space="preserve"> suggest some cost here, doesn’t it?</w:t>
      </w:r>
    </w:p>
  </w:comment>
  <w:comment w:id="19" w:author="Jack Olney" w:date="2015-01-08T12:33:00Z" w:initials="JO">
    <w:p w14:paraId="3A2DE505" w14:textId="77777777" w:rsidR="00730E93" w:rsidRDefault="00730E93">
      <w:pPr>
        <w:pStyle w:val="CommentText"/>
      </w:pPr>
      <w:r>
        <w:rPr>
          <w:rStyle w:val="CommentReference"/>
        </w:rPr>
        <w:annotationRef/>
      </w:r>
      <w:r>
        <w:t xml:space="preserve">To me, I always imagined this intervention as something like a txt message reminder to attend a clinic with minimal costs. I don’t see any costs specific to linkage in </w:t>
      </w:r>
      <w:proofErr w:type="spellStart"/>
      <w:r>
        <w:t>Ruanne</w:t>
      </w:r>
      <w:proofErr w:type="spellEnd"/>
      <w:r>
        <w:t xml:space="preserve"> and Jenny’s work – but linkage is taken care of by POC CD4 tests in that trial.</w:t>
      </w:r>
    </w:p>
  </w:comment>
  <w:comment w:id="22" w:author="Jack Olney" w:date="2015-02-11T17:27:00Z" w:initials="JO">
    <w:p w14:paraId="2C4B849C" w14:textId="0CFFCD1C" w:rsidR="00730E93" w:rsidRDefault="00730E93">
      <w:pPr>
        <w:pStyle w:val="CommentText"/>
      </w:pPr>
      <w:r>
        <w:rPr>
          <w:rStyle w:val="CommentReference"/>
        </w:rPr>
        <w:annotationRef/>
      </w:r>
      <w:r>
        <w:t xml:space="preserve">Calculated as the total in fig2b / total fig2a </w:t>
      </w:r>
    </w:p>
  </w:comment>
  <w:comment w:id="23" w:author="Jack Olney" w:date="2015-02-11T16:30:00Z" w:initials="JO">
    <w:p w14:paraId="7C85611E" w14:textId="7D37429A" w:rsidR="00730E93" w:rsidRDefault="00730E93">
      <w:pPr>
        <w:pStyle w:val="CommentText"/>
      </w:pPr>
      <w:r>
        <w:rPr>
          <w:rStyle w:val="CommentReference"/>
        </w:rPr>
        <w:annotationRef/>
      </w:r>
      <w:r>
        <w:t>Label (a) and (b)??</w:t>
      </w:r>
    </w:p>
  </w:comment>
  <w:comment w:id="24" w:author="Tim Hallett" w:date="2015-01-26T16:41:00Z" w:initials="TH">
    <w:p w14:paraId="00C64D7A" w14:textId="77777777" w:rsidR="00730E93" w:rsidRDefault="00730E93">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5" w:author="Jack Olney" w:date="2015-02-11T17:31:00Z" w:initials="JO">
    <w:p w14:paraId="4D3929B7" w14:textId="5065CB13" w:rsidR="00730E93" w:rsidRDefault="00730E93">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26" w:author="Tim Hallett" w:date="2015-01-26T16:44:00Z" w:initials="TH">
    <w:p w14:paraId="52970415" w14:textId="77777777" w:rsidR="00730E93" w:rsidRDefault="00730E93">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7" w:author="Jack Olney" w:date="2015-02-11T17:32:00Z" w:initials="JO">
    <w:p w14:paraId="6D7671B4" w14:textId="0A2DF893" w:rsidR="00730E93" w:rsidRDefault="00730E93">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9" w:author="Tim Hallett" w:date="2015-01-29T09:40:00Z" w:initials="TH">
    <w:p w14:paraId="19D125CB" w14:textId="77777777" w:rsidR="00730E93" w:rsidRDefault="00730E93">
      <w:pPr>
        <w:pStyle w:val="CommentText"/>
      </w:pPr>
      <w:r>
        <w:rPr>
          <w:rStyle w:val="CommentReference"/>
        </w:rPr>
        <w:annotationRef/>
      </w:r>
      <w:r>
        <w:t xml:space="preserve">Lots of good thoughts and nice points in here. </w:t>
      </w:r>
    </w:p>
    <w:p w14:paraId="07A3A5CE" w14:textId="77777777" w:rsidR="00730E93" w:rsidRDefault="00730E93">
      <w:pPr>
        <w:pStyle w:val="CommentText"/>
      </w:pPr>
    </w:p>
    <w:p w14:paraId="2C1C8722" w14:textId="77777777" w:rsidR="00730E93" w:rsidRDefault="00730E93">
      <w:pPr>
        <w:pStyle w:val="CommentText"/>
      </w:pPr>
      <w:r>
        <w:t xml:space="preserve">I have </w:t>
      </w:r>
      <w:proofErr w:type="spellStart"/>
      <w:r>
        <w:t>porposed</w:t>
      </w:r>
      <w:proofErr w:type="spellEnd"/>
      <w:r>
        <w:t xml:space="preserve"> a organisation </w:t>
      </w:r>
      <w:proofErr w:type="gramStart"/>
      <w:r>
        <w:t>of  paragraphs</w:t>
      </w:r>
      <w:proofErr w:type="gramEnd"/>
      <w:r>
        <w:t xml:space="preserve"> an give the bullet points. Please </w:t>
      </w:r>
      <w:proofErr w:type="spellStart"/>
      <w:r>
        <w:t>coud</w:t>
      </w:r>
      <w:proofErr w:type="spellEnd"/>
      <w:r>
        <w:t xml:space="preserve"> you develop the language –bring in some of the details you have below but keeping it concise. Again, any big plots points that you think I have missed, add back in. And the references of course! But, I think I am happy with the overall structure.</w:t>
      </w:r>
    </w:p>
  </w:comment>
  <w:comment w:id="31" w:author="Tim Hallett" w:date="2015-01-31T11:12:00Z" w:initials="TH">
    <w:p w14:paraId="5D78FF23" w14:textId="77777777" w:rsidR="00730E93" w:rsidRDefault="00730E93">
      <w:pPr>
        <w:pStyle w:val="CommentText"/>
      </w:pPr>
      <w:ins w:id="32" w:author="Tim Hallett" w:date="2015-01-28T09:31:00Z">
        <w:r>
          <w:rPr>
            <w:rStyle w:val="CommentReference"/>
          </w:rPr>
          <w:annotationRef/>
        </w:r>
      </w:ins>
      <w:r>
        <w:t xml:space="preserve">This is why I was asking for the simulation where we turn of transmission benefits and we can still see if </w:t>
      </w:r>
      <w:proofErr w:type="spellStart"/>
      <w:r>
        <w:t>Immiidate</w:t>
      </w:r>
      <w:proofErr w:type="spellEnd"/>
      <w:r>
        <w:t xml:space="preserve"> ART comes out well. (I don’t think we have </w:t>
      </w:r>
      <w:proofErr w:type="spellStart"/>
      <w:r>
        <w:t>clinicl</w:t>
      </w:r>
      <w:proofErr w:type="spellEnd"/>
      <w:r>
        <w:t xml:space="preserve"> benefits for starting </w:t>
      </w:r>
      <w:proofErr w:type="spellStart"/>
      <w:r>
        <w:t>abov</w:t>
      </w:r>
      <w:proofErr w:type="spellEnd"/>
      <w:r>
        <w:t xml:space="preserve"> 350 anyway). I think that would be an additional analysis to do and talk about in the result section (but not add a whole graph for).</w:t>
      </w:r>
    </w:p>
  </w:comment>
  <w:comment w:id="33" w:author="Jack Olney" w:date="2015-01-13T14:52:00Z" w:initials="JO">
    <w:p w14:paraId="05E0CF1D" w14:textId="77777777" w:rsidR="00730E93" w:rsidRDefault="00730E93">
      <w:pPr>
        <w:pStyle w:val="CommentText"/>
      </w:pPr>
      <w:r>
        <w:rPr>
          <w:rStyle w:val="CommentReference"/>
        </w:rPr>
        <w:annotationRef/>
      </w:r>
      <w:r>
        <w:t>From Jeff’s earlier comment: do we have a threshold for “high-impact” and “low-cost” or should I be choosing one based on the results?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730E93" w:rsidRDefault="00730E93">
      <w:pPr>
        <w:spacing w:line="240" w:lineRule="auto"/>
      </w:pPr>
      <w:r>
        <w:separator/>
      </w:r>
    </w:p>
  </w:endnote>
  <w:endnote w:type="continuationSeparator" w:id="0">
    <w:p w14:paraId="5C5D240A" w14:textId="77777777" w:rsidR="00730E93" w:rsidRDefault="00730E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730E93" w:rsidRDefault="00730E93">
    <w:pPr>
      <w:pStyle w:val="normal0"/>
      <w:contextualSpacing w:val="0"/>
      <w:jc w:val="right"/>
    </w:pPr>
    <w:r>
      <w:fldChar w:fldCharType="begin"/>
    </w:r>
    <w:r>
      <w:instrText>PAGE</w:instrText>
    </w:r>
    <w:r>
      <w:fldChar w:fldCharType="separate"/>
    </w:r>
    <w:r w:rsidR="003536BA">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730E93" w:rsidRDefault="00730E93">
      <w:pPr>
        <w:spacing w:line="240" w:lineRule="auto"/>
      </w:pPr>
      <w:r>
        <w:separator/>
      </w:r>
    </w:p>
  </w:footnote>
  <w:footnote w:type="continuationSeparator" w:id="0">
    <w:p w14:paraId="30EC218D" w14:textId="77777777" w:rsidR="00730E93" w:rsidRDefault="00730E9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spelling="clean"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C39"/>
    <w:rsid w:val="00005D41"/>
    <w:rsid w:val="000067A3"/>
    <w:rsid w:val="000078DC"/>
    <w:rsid w:val="00007CE2"/>
    <w:rsid w:val="00007F1E"/>
    <w:rsid w:val="00012C48"/>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3665"/>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87142"/>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56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0A97"/>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956"/>
    <w:rsid w:val="00313C77"/>
    <w:rsid w:val="003149AB"/>
    <w:rsid w:val="003151FE"/>
    <w:rsid w:val="0031542D"/>
    <w:rsid w:val="00316690"/>
    <w:rsid w:val="003178D4"/>
    <w:rsid w:val="00317BD5"/>
    <w:rsid w:val="003202C5"/>
    <w:rsid w:val="00321465"/>
    <w:rsid w:val="0032296A"/>
    <w:rsid w:val="0032451F"/>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6BA"/>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6D1"/>
    <w:rsid w:val="00364D17"/>
    <w:rsid w:val="00366A02"/>
    <w:rsid w:val="003700D0"/>
    <w:rsid w:val="00371B21"/>
    <w:rsid w:val="00371D8A"/>
    <w:rsid w:val="00373DFD"/>
    <w:rsid w:val="00374EF6"/>
    <w:rsid w:val="003750F6"/>
    <w:rsid w:val="003759E8"/>
    <w:rsid w:val="00376AC0"/>
    <w:rsid w:val="00377EC2"/>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724"/>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FC2"/>
    <w:rsid w:val="00464172"/>
    <w:rsid w:val="00464315"/>
    <w:rsid w:val="00465F37"/>
    <w:rsid w:val="00466802"/>
    <w:rsid w:val="004706DF"/>
    <w:rsid w:val="004711ED"/>
    <w:rsid w:val="004716A3"/>
    <w:rsid w:val="00471EE6"/>
    <w:rsid w:val="00473A23"/>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242"/>
    <w:rsid w:val="004A3A3B"/>
    <w:rsid w:val="004A59FC"/>
    <w:rsid w:val="004A6FC4"/>
    <w:rsid w:val="004A75A5"/>
    <w:rsid w:val="004B0BC1"/>
    <w:rsid w:val="004B226E"/>
    <w:rsid w:val="004B3C80"/>
    <w:rsid w:val="004B3F81"/>
    <w:rsid w:val="004B422D"/>
    <w:rsid w:val="004B488C"/>
    <w:rsid w:val="004B4A15"/>
    <w:rsid w:val="004B54D1"/>
    <w:rsid w:val="004B773F"/>
    <w:rsid w:val="004C000F"/>
    <w:rsid w:val="004C03E5"/>
    <w:rsid w:val="004C0ADF"/>
    <w:rsid w:val="004C2572"/>
    <w:rsid w:val="004C326F"/>
    <w:rsid w:val="004D0BCA"/>
    <w:rsid w:val="004D2013"/>
    <w:rsid w:val="004D21DE"/>
    <w:rsid w:val="004D3BDD"/>
    <w:rsid w:val="004D3CC9"/>
    <w:rsid w:val="004D3F34"/>
    <w:rsid w:val="004D44EB"/>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C8C"/>
    <w:rsid w:val="00517DDF"/>
    <w:rsid w:val="005200C7"/>
    <w:rsid w:val="00520EB9"/>
    <w:rsid w:val="005218F7"/>
    <w:rsid w:val="00522CC2"/>
    <w:rsid w:val="005230D1"/>
    <w:rsid w:val="00523478"/>
    <w:rsid w:val="0052356D"/>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E4E"/>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6739E"/>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2472"/>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2D7"/>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30026"/>
    <w:rsid w:val="007300B5"/>
    <w:rsid w:val="00730E93"/>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04A"/>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5F1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0B8"/>
    <w:rsid w:val="009E3B14"/>
    <w:rsid w:val="009E4CC4"/>
    <w:rsid w:val="009E514A"/>
    <w:rsid w:val="009E57DC"/>
    <w:rsid w:val="009E5FD3"/>
    <w:rsid w:val="009F1741"/>
    <w:rsid w:val="009F20C8"/>
    <w:rsid w:val="009F2D5B"/>
    <w:rsid w:val="009F4271"/>
    <w:rsid w:val="009F5137"/>
    <w:rsid w:val="009F534E"/>
    <w:rsid w:val="009F57AE"/>
    <w:rsid w:val="009F6605"/>
    <w:rsid w:val="009F6935"/>
    <w:rsid w:val="009F6EC2"/>
    <w:rsid w:val="009F7BE1"/>
    <w:rsid w:val="00A00DC5"/>
    <w:rsid w:val="00A01E96"/>
    <w:rsid w:val="00A024D8"/>
    <w:rsid w:val="00A03FAA"/>
    <w:rsid w:val="00A04275"/>
    <w:rsid w:val="00A04965"/>
    <w:rsid w:val="00A0508A"/>
    <w:rsid w:val="00A05B2C"/>
    <w:rsid w:val="00A07127"/>
    <w:rsid w:val="00A07B3E"/>
    <w:rsid w:val="00A10D5C"/>
    <w:rsid w:val="00A12333"/>
    <w:rsid w:val="00A12A18"/>
    <w:rsid w:val="00A156DE"/>
    <w:rsid w:val="00A20A7D"/>
    <w:rsid w:val="00A2107D"/>
    <w:rsid w:val="00A23F0E"/>
    <w:rsid w:val="00A24B55"/>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BB0"/>
    <w:rsid w:val="00A9434F"/>
    <w:rsid w:val="00A961A6"/>
    <w:rsid w:val="00A96ED3"/>
    <w:rsid w:val="00A9709A"/>
    <w:rsid w:val="00A9765B"/>
    <w:rsid w:val="00AA0CEE"/>
    <w:rsid w:val="00AA0E87"/>
    <w:rsid w:val="00AA1340"/>
    <w:rsid w:val="00AA1724"/>
    <w:rsid w:val="00AA1A0E"/>
    <w:rsid w:val="00AA59F4"/>
    <w:rsid w:val="00AA64A7"/>
    <w:rsid w:val="00AA6FCC"/>
    <w:rsid w:val="00AB0E2B"/>
    <w:rsid w:val="00AB15F7"/>
    <w:rsid w:val="00AB1DB7"/>
    <w:rsid w:val="00AB273A"/>
    <w:rsid w:val="00AB5856"/>
    <w:rsid w:val="00AB5A03"/>
    <w:rsid w:val="00AB633C"/>
    <w:rsid w:val="00AB6C8F"/>
    <w:rsid w:val="00AB71EF"/>
    <w:rsid w:val="00AB7C38"/>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D5F9C"/>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14FCE"/>
    <w:rsid w:val="00C20F04"/>
    <w:rsid w:val="00C212CF"/>
    <w:rsid w:val="00C224AE"/>
    <w:rsid w:val="00C22FA6"/>
    <w:rsid w:val="00C24BC0"/>
    <w:rsid w:val="00C261F3"/>
    <w:rsid w:val="00C2662C"/>
    <w:rsid w:val="00C26C56"/>
    <w:rsid w:val="00C26C9B"/>
    <w:rsid w:val="00C2705B"/>
    <w:rsid w:val="00C300C6"/>
    <w:rsid w:val="00C309E6"/>
    <w:rsid w:val="00C30C3A"/>
    <w:rsid w:val="00C3101D"/>
    <w:rsid w:val="00C31328"/>
    <w:rsid w:val="00C31F3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66BF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96EDD"/>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2572"/>
    <w:rsid w:val="00D92CEC"/>
    <w:rsid w:val="00D93832"/>
    <w:rsid w:val="00D96535"/>
    <w:rsid w:val="00D977D0"/>
    <w:rsid w:val="00DA213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4E8B"/>
    <w:rsid w:val="00DE5773"/>
    <w:rsid w:val="00DE5BDE"/>
    <w:rsid w:val="00DE623E"/>
    <w:rsid w:val="00DE6731"/>
    <w:rsid w:val="00DE6DB5"/>
    <w:rsid w:val="00DE71B5"/>
    <w:rsid w:val="00DE7875"/>
    <w:rsid w:val="00DF1288"/>
    <w:rsid w:val="00DF1540"/>
    <w:rsid w:val="00DF27F5"/>
    <w:rsid w:val="00DF34CA"/>
    <w:rsid w:val="00DF58DC"/>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18D2"/>
    <w:rsid w:val="00EA4880"/>
    <w:rsid w:val="00EA489D"/>
    <w:rsid w:val="00EA52C6"/>
    <w:rsid w:val="00EA6179"/>
    <w:rsid w:val="00EA62C0"/>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6F54"/>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CE"/>
    <w:rsid w:val="00FE0150"/>
    <w:rsid w:val="00FE0E4E"/>
    <w:rsid w:val="00FE2262"/>
    <w:rsid w:val="00FE38BD"/>
    <w:rsid w:val="00FE50EC"/>
    <w:rsid w:val="00FE5322"/>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F152E-0632-724F-A953-A1AA524D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18</Pages>
  <Words>37298</Words>
  <Characters>212599</Characters>
  <Application>Microsoft Macintosh Word</Application>
  <DocSecurity>0</DocSecurity>
  <Lines>1771</Lines>
  <Paragraphs>498</Paragraphs>
  <ScaleCrop>false</ScaleCrop>
  <Company/>
  <LinksUpToDate>false</LinksUpToDate>
  <CharactersWithSpaces>249399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1276</cp:revision>
  <cp:lastPrinted>2015-01-15T09:08:00Z</cp:lastPrinted>
  <dcterms:created xsi:type="dcterms:W3CDTF">2015-01-06T10:07:00Z</dcterms:created>
  <dcterms:modified xsi:type="dcterms:W3CDTF">2015-02-17T11:10:00Z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citations="58" publications="43"/&gt;&lt;/info&gt;PAPERS2_INFO_END</vt:lpwstr>
  </property>
</Properties>
</file>