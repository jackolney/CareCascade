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060F724C"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w:t>
      </w:r>
      <w:r w:rsidR="002D3E6A">
        <w:rPr>
          <w:lang w:val="en-US"/>
        </w:rPr>
        <w:t>613</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780DFB9B"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012C48">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012C48">
        <w:instrText xml:space="preserve"> ADDIN PAPERS2_CITATIONS &lt;citation&gt;&lt;uuid&gt;0C644E91-204E-4A7F-ADEB-3261D9454014&lt;/uuid&gt;&lt;priority&gt;2&lt;/priority&gt;&lt;publications&gt;&lt;publication&gt;&lt;publication_date&gt;99201400001200000000200000&lt;/publication_date&gt;&lt;title&gt;The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012C48">
        <w:instrText xml:space="preserve"> ADDIN PAPERS2_CITATIONS &lt;citation&gt;&lt;uuid&gt;26E56B82-7201-4189-81FD-AB6789F05982&lt;/uuid&gt;&lt;priority&gt;3&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736CF0AB"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012C48">
        <w:instrText xml:space="preserve"> ADDIN PAPERS2_CITATIONS &lt;citation&gt;&lt;uuid&gt;5133D70F-8199-4306-BFC7-0FCA9AA65F1F&lt;/uuid&gt;&lt;priority&gt;4&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012C48">
        <w:instrText xml:space="preserve"> ADDIN PAPERS2_CITATIONS &lt;citation&gt;&lt;uuid&gt;D7D6CE98-7554-40E0-9F08-1A449AF7DF90&lt;/uuid&gt;&lt;priority&gt;5&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012C48">
        <w:instrText xml:space="preserve"> ADDIN PAPERS2_CITATIONS &lt;citation&gt;&lt;uuid&gt;7AE993B6-7213-47E4-B96D-CA0C98BD456A&lt;/uuid&gt;&lt;priority&gt;6&lt;/priority&gt;&lt;publications&gt;&lt;publication&gt;&lt;uuid&gt;556A3C57-9CF5-4285-AEC3-1DCA3BFDCF12&lt;/uuid&gt;&lt;volume&gt;59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4D541131"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012C48">
        <w:instrText xml:space="preserve"> ADDIN PAPERS2_CITATIONS &lt;citation&gt;&lt;uuid&gt;7A79B461-5AFC-44D8-93C3-10121F51258B&lt;/uuid&gt;&lt;priority&gt;7&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012C48">
        <w:instrText xml:space="preserve"> ADDIN PAPERS2_CITATIONS &lt;citation&gt;&lt;uuid&gt;9B643504-ECBB-4378-B66C-B77B26BFA39D&lt;/uuid&gt;&lt;priority&gt;8&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012C48">
        <w:instrText xml:space="preserve"> ADDIN PAPERS2_CITATIONS &lt;citation&gt;&lt;uuid&gt;6251121B-F9E2-49DD-BB9F-0E38392919BC&lt;/uuid&gt;&lt;priority&gt;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012C48">
        <w:instrText xml:space="preserve"> ADDIN PAPERS2_CITATIONS &lt;citation&gt;&lt;uuid&gt;7BEDDE35-0140-4704-AFDE-842E06429A88&lt;/uuid&gt;&lt;priority&gt;10&lt;/priority&gt;&lt;publications&gt;&lt;publication&gt;&lt;type&gt;300&lt;/type&gt;&lt;publication_date&gt;99201000001200000000200000&lt;/publication_date&gt;&lt;title&gt;Group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3234F3" w14:textId="77777777" w:rsidR="00012C48"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012C48">
        <w:instrText xml:space="preserve"> ADDIN PAPERS2_CITATIONS &lt;citation&gt;&lt;uuid&gt;EF697F35-B66E-4422-B9D6-16D6668370D7&lt;/uuid&gt;&lt;priority&gt;12&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2A8D2FE4" w:rsidR="00D90E05" w:rsidRDefault="00012C48"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1623A978"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012C48">
        <w:instrText xml:space="preserve"> ADDIN PAPERS2_CITATIONS &lt;citation&gt;&lt;uuid&gt;585D1C43-57D8-43FC-86A3-6B526897B783&lt;/uuid&gt;&lt;priority&gt;13&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012C48">
        <w:instrText xml:space="preserve"> ADDIN PAPERS2_CITATIONS &lt;citation&gt;&lt;uuid&gt;F1C61FAC-C287-4AB3-8A6F-C9E1731E08AC&lt;/uuid&gt;&lt;priority&gt;14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473A23" w:rsidRDefault="00473A23"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473A23" w:rsidRPr="00B7495C" w:rsidRDefault="00473A23"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h.iogg3anz8zdv" w:colFirst="0" w:colLast="0"/>
      <w:bookmarkStart w:id="12" w:name="h.hslqb1xxus50" w:colFirst="0" w:colLast="0"/>
      <w:bookmarkEnd w:id="11"/>
      <w:bookmarkEnd w:id="12"/>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 xml:space="preserve">{Einterz:2007js,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Ministry of Health</w:t>
      </w:r>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{Wachira:2013dc}.</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3"/>
      <w:r>
        <w:t xml:space="preserve">In the area of Bunyala, there have additionally been multiple rounds of household-based testing campaigns </w:t>
      </w:r>
      <w:r w:rsidR="00D000F2">
        <w:t>since 2010</w:t>
      </w:r>
      <w:commentRangeEnd w:id="13"/>
      <w:r w:rsidR="00D000F2">
        <w:rPr>
          <w:rStyle w:val="CommentReference"/>
        </w:rPr>
        <w:commentReference w:id="13"/>
      </w:r>
      <w:r>
        <w:t>. We used these data to fully</w:t>
      </w:r>
      <w:r w:rsidR="0093097C">
        <w:t xml:space="preserve"> charactersize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59A2410F"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012C48">
        <w:instrText xml:space="preserve"> ADDIN PAPERS2_CITATIONS &lt;citation&gt;&lt;uuid&gt;6943C261-5AB0-44C6-9DD1-FA04F55F8ADA&lt;/uuid&gt;&lt;priority&gt;15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4" w:name="h.wvtuqq7mpsy1" w:colFirst="0" w:colLast="0"/>
      <w:bookmarkStart w:id="15" w:name="h.zedl01pfmy8z" w:colFirst="0" w:colLast="0"/>
      <w:bookmarkStart w:id="16" w:name="h.rl97lz7j3hfn" w:colFirst="0" w:colLast="0"/>
      <w:bookmarkEnd w:id="14"/>
      <w:bookmarkEnd w:id="15"/>
      <w:bookmarkEnd w:id="16"/>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2BAF24C"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2C46F601"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012C48">
              <w:rPr>
                <w:rFonts w:ascii="Calibri" w:hAnsi="Calibri"/>
              </w:rPr>
              <w:instrText xml:space="preserve"> ADDIN PAPERS2_CITATIONS &lt;citation&gt;&lt;uuid&gt;719D3EC2-D1F6-428A-BB82-16DA6A2AC74F&lt;/uuid&gt;&lt;priority&gt;16&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0E814F23"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012C48">
              <w:rPr>
                <w:rFonts w:ascii="Calibri" w:hAnsi="Calibri"/>
              </w:rPr>
              <w:instrText xml:space="preserve"> ADDIN PAPERS2_CITATIONS &lt;citation&gt;&lt;uuid&gt;47434BE7-32C2-4881-961E-967D7C8F5144&lt;/uuid&gt;&lt;priority&gt;17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473A23" w:rsidRPr="00B7495C" w:rsidRDefault="00473A23"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r w:rsidR="00FD1119">
        <w:t>househld</w:t>
      </w:r>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473A23" w:rsidRPr="00B7495C" w:rsidRDefault="00473A23"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17" w:name="h.dos6ozntvgnl" w:colFirst="0" w:colLast="0"/>
            <w:bookmarkEnd w:id="17"/>
            <w:r w:rsidRPr="000E21C0">
              <w:rPr>
                <w:rFonts w:ascii="Calibri" w:hAnsi="Calibri"/>
                <w:b/>
                <w:color w:val="auto"/>
              </w:rPr>
              <w:lastRenderedPageBreak/>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6C4A0765"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012C48">
              <w:rPr>
                <w:sz w:val="12"/>
                <w:szCs w:val="12"/>
              </w:rPr>
              <w:instrText xml:space="preserve"> ADDIN PAPERS2_CITATIONS &lt;citation&gt;&lt;uuid&gt;D14292A1-A5A8-4EC2-9456-107CB4765C17&lt;/uuid&gt;&lt;priority&gt;18&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70959C3B"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012C48">
              <w:rPr>
                <w:sz w:val="12"/>
                <w:szCs w:val="12"/>
              </w:rPr>
              <w:instrText xml:space="preserve"> ADDIN PAPERS2_CITATIONS &lt;citation&gt;&lt;uuid&gt;11C4EAD1-871A-4D30-A386-4A52A7EEC7E4&lt;/uuid&gt;&lt;priority&gt;19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012C48">
              <w:rPr>
                <w:sz w:val="12"/>
                <w:szCs w:val="12"/>
              </w:rPr>
              <w:instrText xml:space="preserve"> ADDIN PAPERS2_CITATIONS &lt;citation&gt;&lt;uuid&gt;F904DD1A-ABCF-40B2-ADA8-5C6D46525AD2&lt;/uuid&gt;&lt;priority&gt;20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012C48">
              <w:rPr>
                <w:sz w:val="12"/>
                <w:szCs w:val="12"/>
              </w:rPr>
              <w:instrText xml:space="preserve"> ADDIN PAPERS2_CITATIONS &lt;citation&gt;&lt;uuid&gt;2DAB70AB-ABBC-4870-835F-0D3467B4F93C&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269055BE"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012C48">
              <w:rPr>
                <w:sz w:val="12"/>
                <w:szCs w:val="12"/>
              </w:rPr>
              <w:instrText xml:space="preserve"> ADDIN PAPERS2_CITATIONS &lt;citation&gt;&lt;uuid&gt;4A540763-1952-4EEB-B542-D517DFA49B83&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012C48">
              <w:rPr>
                <w:sz w:val="12"/>
                <w:szCs w:val="12"/>
              </w:rPr>
              <w:instrText xml:space="preserve"> ADDIN PAPERS2_CITATIONS &lt;citation&gt;&lt;uuid&gt;2A75CFAA-692A-451F-B131-F22CBCD4222F&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6DD71D67"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012C48">
              <w:rPr>
                <w:sz w:val="12"/>
                <w:szCs w:val="12"/>
              </w:rPr>
              <w:instrText xml:space="preserve"> ADDIN PAPERS2_CITATIONS &lt;citation&gt;&lt;uuid&gt;43A79F3D-1B28-42A0-A98C-581DE254D1D1&lt;/uuid&gt;&lt;priority&gt;24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012C48">
              <w:rPr>
                <w:sz w:val="12"/>
                <w:szCs w:val="12"/>
              </w:rPr>
              <w:instrText xml:space="preserve"> ADDIN PAPERS2_CITATIONS &lt;citation&gt;&lt;uuid&gt;BF425D03-8060-40F2-9D38-9498E7F83159&lt;/uuid&gt;&lt;priority&gt;25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012C48">
              <w:rPr>
                <w:sz w:val="12"/>
                <w:szCs w:val="12"/>
              </w:rPr>
              <w:instrText xml:space="preserve"> ADDIN PAPERS2_CITATIONS &lt;citation&gt;&lt;uuid&gt;D29117CA-8B63-4459-A259-9A074150333E&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0AE52030"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012C48">
              <w:rPr>
                <w:sz w:val="12"/>
                <w:szCs w:val="12"/>
              </w:rPr>
              <w:instrText xml:space="preserve"> ADDIN PAPERS2_CITATIONS &lt;citation&gt;&lt;uuid&gt;C91A298E-9B47-4324-8727-0E6047A64AEC&lt;/uuid&gt;&lt;priority&gt;27&lt;/priority&gt;&lt;publications&gt;&lt;publication&gt;&lt;uuid&gt;4A882BF9-DB3B-4DCE-8BE7-D1CA4B2C940B&lt;/uuid&gt;&lt;volume&gt;15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264FFDF4"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012C48">
              <w:rPr>
                <w:sz w:val="12"/>
                <w:szCs w:val="12"/>
              </w:rPr>
              <w:instrText xml:space="preserve"> ADDIN PAPERS2_CITATIONS &lt;citation&gt;&lt;uuid&gt;AEAF0A5A-75A3-4261-84E4-14D3B24DD178&lt;/uuid&gt;&lt;priority&gt;28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012C48">
              <w:rPr>
                <w:sz w:val="12"/>
                <w:szCs w:val="12"/>
              </w:rPr>
              <w:instrText xml:space="preserve"> ADDIN PAPERS2_CITATIONS &lt;citation&gt;&lt;uuid&gt;3A8DCCE5-349C-42FB-A57E-23C9D2F4FE4B&lt;/uuid&gt;&lt;priority&gt;29&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362E0EEC"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2E41BC83"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012C48">
              <w:rPr>
                <w:sz w:val="12"/>
                <w:szCs w:val="12"/>
              </w:rPr>
              <w:instrText xml:space="preserve"> ADDIN PAPERS2_CITATIONS &lt;citation&gt;&lt;uuid&gt;079A4B03-6F82-423D-89FA-04AA72844979&lt;/uuid&gt;&lt;priority&gt;30&lt;/priority&gt;&lt;publications&gt;&lt;publication&gt;&lt;uuid&gt;4A882BF9-DB3B-4DCE-8BE7-D1CA4B2C940B&lt;/uuid&gt;&lt;volume&gt;15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27103ACE"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012C48">
              <w:rPr>
                <w:sz w:val="12"/>
                <w:szCs w:val="12"/>
              </w:rPr>
              <w:instrText xml:space="preserve"> ADDIN PAPERS2_CITATIONS &lt;citation&gt;&lt;uuid&gt;5BE82371-E0B7-4133-A0AD-CD668288E58D&lt;/uuid&gt;&lt;priority&gt;31&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r w:rsidRPr="008D305E">
              <w:rPr>
                <w:sz w:val="16"/>
                <w:szCs w:val="16"/>
              </w:rPr>
              <w:t>Immediate ART &amp; HBCT</w:t>
            </w:r>
            <w:r w:rsidR="008403D4">
              <w:rPr>
                <w:sz w:val="16"/>
                <w:szCs w:val="16"/>
              </w:rPr>
              <w:t xml:space="preserve"> (every four years, 90% coverage. </w:t>
            </w:r>
            <w:r w:rsidR="005D6B7C">
              <w:rPr>
                <w:sz w:val="16"/>
                <w:szCs w:val="16"/>
              </w:rPr>
              <w:t>100% linked to care)</w:t>
            </w:r>
          </w:p>
        </w:tc>
        <w:tc>
          <w:tcPr>
            <w:tcW w:w="3544" w:type="dxa"/>
            <w:shd w:val="clear" w:color="auto" w:fill="auto"/>
            <w:tcMar>
              <w:top w:w="100" w:type="dxa"/>
              <w:left w:w="100" w:type="dxa"/>
              <w:bottom w:w="100" w:type="dxa"/>
              <w:right w:w="100" w:type="dxa"/>
            </w:tcMar>
          </w:tcPr>
          <w:p w14:paraId="47D15923" w14:textId="4EA2D2C7" w:rsidR="00260E0F" w:rsidRPr="008D305E" w:rsidRDefault="00260E0F" w:rsidP="000E562F">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w:t>
            </w:r>
            <w:r w:rsidR="000E562F">
              <w:rPr>
                <w:sz w:val="16"/>
                <w:szCs w:val="16"/>
              </w:rPr>
              <w:t>(e</w:t>
            </w:r>
            <w:r w:rsidR="000E562F" w:rsidRPr="008D305E">
              <w:rPr>
                <w:sz w:val="16"/>
                <w:szCs w:val="16"/>
              </w:rPr>
              <w:t xml:space="preserve">very four years, 90% coverage. 5% linked if </w:t>
            </w:r>
            <w:r w:rsidR="000E562F">
              <w:rPr>
                <w:sz w:val="16"/>
                <w:szCs w:val="16"/>
              </w:rPr>
              <w:t xml:space="preserve">had not previously been </w:t>
            </w:r>
            <w:r w:rsidR="000E562F" w:rsidRPr="008D305E">
              <w:rPr>
                <w:sz w:val="16"/>
                <w:szCs w:val="16"/>
              </w:rPr>
              <w:t>diagnosed, else 25%</w:t>
            </w:r>
            <w:r w:rsidR="000E562F">
              <w:rPr>
                <w:sz w:val="16"/>
                <w:szCs w:val="16"/>
              </w:rPr>
              <w:t>)</w:t>
            </w:r>
          </w:p>
        </w:tc>
        <w:tc>
          <w:tcPr>
            <w:tcW w:w="2268" w:type="dxa"/>
            <w:shd w:val="clear" w:color="auto" w:fill="auto"/>
            <w:tcMar>
              <w:top w:w="100" w:type="dxa"/>
              <w:left w:w="100" w:type="dxa"/>
              <w:bottom w:w="100" w:type="dxa"/>
              <w:right w:w="100" w:type="dxa"/>
            </w:tcMar>
          </w:tcPr>
          <w:p w14:paraId="45557CEA" w14:textId="01EFB533"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012C48">
              <w:rPr>
                <w:sz w:val="12"/>
                <w:szCs w:val="12"/>
              </w:rPr>
              <w:instrText xml:space="preserve"> ADDIN PAPERS2_CITATIONS &lt;citation&gt;&lt;uuid&gt;8290DB31-7AAA-4AD8-9E40-C6BCC4A8936B&lt;/uuid&gt;&lt;priority&gt;32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6192" behindDoc="0" locked="0" layoutInCell="1" allowOverlap="1" wp14:anchorId="1DF853A5" wp14:editId="38084496">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473A23" w:rsidRPr="00B7495C" w:rsidRDefault="00473A23"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31" type="#_x0000_t202" style="position:absolute;left:0;text-align:left;margin-left:-53.95pt;margin-top:14.45pt;width:459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" filled="f" stroked="f">
                <v:textbox>
                  <w:txbxContent>
                    <w:p w14:paraId="73874196" w14:textId="6BACE84D" w:rsidR="00EA52C6" w:rsidRPr="00B7495C" w:rsidRDefault="00EA52C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0" w:name="h.y4wfwt853tej" w:colFirst="0" w:colLast="0"/>
      <w:bookmarkStart w:id="21" w:name="h.t1c7wugpot58" w:colFirst="0" w:colLast="0"/>
      <w:bookmarkEnd w:id="20"/>
      <w:bookmarkEnd w:id="21"/>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7C3FDB1B" w:rsidR="001D6EB6" w:rsidRDefault="00FA46DC" w:rsidP="00CD1135">
      <w:pPr>
        <w:pStyle w:val="normal0"/>
        <w:ind w:firstLine="720"/>
      </w:pPr>
      <w:r>
        <w:t xml:space="preserve">We first projected the </w:t>
      </w:r>
      <w:r w:rsidR="00480FDA">
        <w:t>‘status quo’</w:t>
      </w:r>
      <w:r>
        <w:t xml:space="preserve"> model to 2030 and analysed the drivers of AIDS deaths in the period 2010-2030</w:t>
      </w:r>
      <w:r w:rsidR="00F37011">
        <w:t xml:space="preserve"> (Figure 2)</w:t>
      </w:r>
      <w:r>
        <w:t>. T</w:t>
      </w:r>
      <w:r w:rsidR="00DF58DC">
        <w:t>he model finds</w:t>
      </w:r>
      <w:r w:rsidR="005E1B0C">
        <w:t xml:space="preserve"> that among all HIV-related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F37011">
        <w:t xml:space="preserve"> (Figure 2(a))</w:t>
      </w:r>
      <w:r w:rsidR="00DF58DC">
        <w:t>. A further</w:t>
      </w:r>
      <w:r w:rsidR="005E1B0C">
        <w:t xml:space="preserve"> 19% of</w:t>
      </w:r>
      <w:r w:rsidR="00DF58DC">
        <w:t xml:space="preserve"> </w:t>
      </w:r>
      <w:r>
        <w:t xml:space="preserve">AIDS deaths are among persons who </w:t>
      </w:r>
      <w:r w:rsidR="005E1B0C">
        <w:t xml:space="preserve">never engaged with care prior to death. </w:t>
      </w:r>
      <w:r w:rsidR="00585EA9">
        <w:t>With t</w:t>
      </w:r>
      <w:r>
        <w:t>he remainder of AIDS deaths were among those who started ART</w:t>
      </w:r>
      <w:r w:rsidR="008E009C">
        <w:t>.</w:t>
      </w:r>
    </w:p>
    <w:p w14:paraId="78C30519" w14:textId="77777777" w:rsidR="008E009C" w:rsidRDefault="008E009C" w:rsidP="00CD1135">
      <w:pPr>
        <w:pStyle w:val="normal0"/>
      </w:pPr>
      <w:r>
        <w:tab/>
      </w:r>
    </w:p>
    <w:p w14:paraId="6FAB1C7A" w14:textId="56F804C9"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2(b))</w:t>
      </w:r>
      <w:r>
        <w:t>.</w:t>
      </w:r>
      <w:r w:rsidR="003D1B96">
        <w:t xml:space="preserve"> </w:t>
      </w:r>
      <w:r w:rsidR="00977CEA">
        <w:t xml:space="preserve">In that case, </w:t>
      </w:r>
      <w:commentRangeStart w:id="22"/>
      <w:r w:rsidR="003D1B96">
        <w:t>33</w:t>
      </w:r>
      <w:r w:rsidR="00E20D19">
        <w:t>%</w:t>
      </w:r>
      <w:commentRangeEnd w:id="22"/>
      <w:r w:rsidR="00882B34">
        <w:rPr>
          <w:rStyle w:val="CommentReference"/>
        </w:rPr>
        <w:commentReference w:id="22"/>
      </w:r>
      <w:r w:rsidR="00E20D19">
        <w:t xml:space="preserve"> of all AIDS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xml:space="preserve">. It is therefore crucial that better systems of surveillance are developed that can include outcomes of patients who </w:t>
      </w:r>
      <w:r w:rsidR="004906B6">
        <w:t>never test or do not link to care at all.</w:t>
      </w:r>
    </w:p>
    <w:commentRangeStart w:id="23"/>
    <w:commentRangeStart w:id="24"/>
    <w:commentRangeStart w:id="25"/>
    <w:commentRangeStart w:id="26"/>
    <w:commentRangeStart w:id="27"/>
    <w:p w14:paraId="3CA4A965" w14:textId="7865E077" w:rsidR="009A349B" w:rsidRDefault="00190836" w:rsidP="003A4CF6">
      <w:pPr>
        <w:pStyle w:val="normal0"/>
      </w:pPr>
      <w:r>
        <w:rPr>
          <w:noProof/>
          <w:lang w:val="en-US"/>
        </w:rPr>
        <mc:AlternateContent>
          <mc:Choice Requires="wpg">
            <w:drawing>
              <wp:anchor distT="0" distB="0" distL="114300" distR="114300" simplePos="0" relativeHeight="251677696" behindDoc="0" locked="0" layoutInCell="1" allowOverlap="1" wp14:anchorId="51379220" wp14:editId="303BEF9B">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473A23" w:rsidRPr="00BF66CB" w:rsidRDefault="00473A23" w:rsidP="00E80833">
                              <w:pPr>
                                <w:pStyle w:val="Subtitle"/>
                                <w:contextualSpacing w:val="0"/>
                              </w:pPr>
                              <w:r>
                                <w:t>Figure 2. Care experience of patients suffering HIV-related deaths between 2010 and 2030.</w:t>
                              </w:r>
                            </w:p>
                            <w:p w14:paraId="508388C1" w14:textId="77777777" w:rsidR="00473A23" w:rsidRDefault="00473A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7696"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Cv4f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igr+H8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EA52C6" w:rsidRPr="00BF66CB" w:rsidRDefault="00EA52C6" w:rsidP="00E80833">
                        <w:pPr>
                          <w:pStyle w:val="Subtitle"/>
                          <w:contextualSpacing w:val="0"/>
                        </w:pPr>
                        <w:r>
                          <w:t>Figure 2. Care experience of patients suffering HIV-related deaths between 2010 and 2030.</w:t>
                        </w:r>
                      </w:p>
                      <w:p w14:paraId="508388C1" w14:textId="77777777" w:rsidR="00EA52C6" w:rsidRDefault="00EA52C6"/>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23"/>
      <w:commentRangeEnd w:id="24"/>
      <w:commentRangeEnd w:id="26"/>
      <w:r w:rsidR="00353E5D">
        <w:rPr>
          <w:rStyle w:val="CommentReference"/>
        </w:rPr>
        <w:commentReference w:id="23"/>
      </w:r>
      <w:r w:rsidR="00BB5BF0">
        <w:rPr>
          <w:rStyle w:val="CommentReference"/>
        </w:rPr>
        <w:commentReference w:id="24"/>
      </w:r>
      <w:commentRangeEnd w:id="25"/>
      <w:r w:rsidR="00FD676C">
        <w:rPr>
          <w:rStyle w:val="CommentReference"/>
        </w:rPr>
        <w:commentReference w:id="25"/>
      </w:r>
      <w:r w:rsidR="00156166">
        <w:rPr>
          <w:rStyle w:val="CommentReference"/>
        </w:rPr>
        <w:commentReference w:id="26"/>
      </w:r>
      <w:commentRangeEnd w:id="27"/>
      <w:r w:rsidR="004F32FB">
        <w:rPr>
          <w:rStyle w:val="CommentReference"/>
        </w:rPr>
        <w:commentReference w:id="27"/>
      </w:r>
    </w:p>
    <w:p w14:paraId="61C9E42E" w14:textId="40721FA3" w:rsidR="006B3430" w:rsidRDefault="0056081D" w:rsidP="003A4CF6">
      <w:pPr>
        <w:pStyle w:val="Heading2"/>
        <w:contextualSpacing w:val="0"/>
      </w:pPr>
      <w:r>
        <w:t xml:space="preserve">The Impact of </w:t>
      </w:r>
      <w:r w:rsidR="00EF2D9F">
        <w:t xml:space="preserve">Cascade </w:t>
      </w:r>
      <w:r>
        <w:t>Interventions</w:t>
      </w:r>
    </w:p>
    <w:p w14:paraId="19439699" w14:textId="6828D64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E757ED">
        <w:rPr>
          <w:noProof/>
          <w:lang w:val="en-US"/>
        </w:rPr>
        <w:t xml:space="preserve"> </w:t>
      </w:r>
    </w:p>
    <w:p w14:paraId="50F535E9" w14:textId="77777777" w:rsidR="006B3430" w:rsidRDefault="006B3430" w:rsidP="00882B34">
      <w:pPr>
        <w:pStyle w:val="normal0"/>
        <w:rPr>
          <w:noProof/>
          <w:lang w:val="en-US"/>
        </w:rPr>
      </w:pPr>
    </w:p>
    <w:p w14:paraId="6A220CAD" w14:textId="01CDED16" w:rsidR="00E76998" w:rsidRDefault="00095110" w:rsidP="005075C0">
      <w:pPr>
        <w:pStyle w:val="normal0"/>
        <w:ind w:firstLine="720"/>
        <w:rPr>
          <w:noProof/>
          <w:lang w:val="en-US"/>
        </w:rPr>
      </w:pPr>
      <w:r>
        <w:rPr>
          <w:noProof/>
          <w:lang w:val="en-US"/>
        </w:rPr>
        <w:t xml:space="preserve">Broadly, the impact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307BF95D"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 other interventions</w:t>
      </w:r>
      <w:r w:rsidR="004401D1">
        <w:rPr>
          <w:noProof/>
          <w:lang w:val="en-US"/>
        </w:rPr>
        <w:t xml:space="preserve">. The </w:t>
      </w:r>
      <w:r w:rsidR="004401D1">
        <w:rPr>
          <w:noProof/>
          <w:lang w:val="en-US"/>
        </w:rPr>
        <w:lastRenderedPageBreak/>
        <w:t>intervention to provide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The UTT intervention is much more costly and somewhat more impactful </w:t>
      </w:r>
      <w:r w:rsidR="00BB50E4">
        <w:rPr>
          <w:noProof/>
          <w:lang w:val="en-US"/>
        </w:rPr>
        <w:t xml:space="preserve">because </w:t>
      </w:r>
      <w:r w:rsidR="00BB7331">
        <w:rPr>
          <w:noProof/>
          <w:lang w:val="en-US"/>
        </w:rPr>
        <w:t>the outreach costs are</w:t>
      </w:r>
      <w:r w:rsidR="00E1524C">
        <w:rPr>
          <w:noProof/>
          <w:lang w:val="en-US"/>
        </w:rPr>
        <w:t xml:space="preserve"> estimated to be</w:t>
      </w:r>
      <w:r w:rsidR="00BB7331">
        <w:rPr>
          <w:noProof/>
          <w:lang w:val="en-US"/>
        </w:rPr>
        <w:t xml:space="preserve"> very large but the population coverage of ART </w:t>
      </w:r>
      <w:r w:rsidR="006E02E3">
        <w:rPr>
          <w:noProof/>
          <w:lang w:val="en-US"/>
        </w:rPr>
        <w:t xml:space="preserve">can reach higher levels with </w:t>
      </w:r>
      <w:r w:rsidR="00B03809">
        <w:rPr>
          <w:noProof/>
          <w:lang w:val="en-US"/>
        </w:rPr>
        <w:t xml:space="preserve">an </w:t>
      </w:r>
      <w:r w:rsidR="006E02E3">
        <w:rPr>
          <w:noProof/>
          <w:lang w:val="en-US"/>
        </w:rPr>
        <w:t>outreach intervention such as HBCT.</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1873A56F"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54DA1708"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5802F1">
        <w:rPr>
          <w:noProof/>
          <w:lang w:val="en-US"/>
        </w:rPr>
        <w:t>provided restricted benefits to patient outcomes</w:t>
      </w:r>
      <w:r w:rsidR="00C77FA1">
        <w:rPr>
          <w:noProof/>
          <w:lang w:val="en-US"/>
        </w:rPr>
        <w:t>.</w:t>
      </w:r>
    </w:p>
    <w:p w14:paraId="3A93DED1" w14:textId="77777777" w:rsidR="00F24588" w:rsidRDefault="00F24588" w:rsidP="00882B34">
      <w:pPr>
        <w:pStyle w:val="normal0"/>
        <w:rPr>
          <w:noProof/>
          <w:lang w:val="en-US"/>
        </w:rPr>
      </w:pPr>
    </w:p>
    <w:p w14:paraId="31E6CFA1" w14:textId="3582A875" w:rsidR="00030B2E" w:rsidRDefault="00F24588" w:rsidP="00882B34">
      <w:pPr>
        <w:pStyle w:val="normal0"/>
        <w:rPr>
          <w:noProof/>
          <w:lang w:val="en-US"/>
        </w:rPr>
      </w:pPr>
      <w:r>
        <w:rPr>
          <w:noProof/>
          <w:lang w:val="en-US"/>
        </w:rPr>
        <w:tab/>
        <w:t>Under an alternative baseline assumption that people will not seek care naturally at a faster rate as infection progresses, most intervent</w:t>
      </w:r>
      <w:r w:rsidR="007D57AE">
        <w:rPr>
          <w:noProof/>
          <w:lang w:val="en-US"/>
        </w:rPr>
        <w:t>ions generate greater impact</w:t>
      </w:r>
      <w:r w:rsidR="00CF1E3F">
        <w:rPr>
          <w:noProof/>
          <w:lang w:val="en-US"/>
        </w:rPr>
        <w:t xml:space="preserve"> (results in Text S1?)</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 deaths are among patients who have initiated ART compared to 24% in the ‘status quo’ model,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p>
    <w:p w14:paraId="2AAE76BC" w14:textId="77777777" w:rsidR="00181EEC" w:rsidRDefault="0056081D" w:rsidP="0056081D">
      <w:pPr>
        <w:pStyle w:val="Heading2"/>
        <w:contextualSpacing w:val="0"/>
      </w:pPr>
      <w:r>
        <w:t>The Impact of Bundles of Interventions</w:t>
      </w:r>
    </w:p>
    <w:p w14:paraId="656C98A2" w14:textId="10D91605" w:rsidR="00321465" w:rsidRDefault="00B14FC9" w:rsidP="003A4313">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E259EF">
        <w:t xml:space="preserve"> </w:t>
      </w:r>
      <w:r w:rsidR="002938A8">
        <w:t>(</w:t>
      </w:r>
      <w:r w:rsidR="00D54BAB">
        <w:t>T</w:t>
      </w:r>
      <w:r w:rsidR="004F314A">
        <w:t>able</w:t>
      </w:r>
      <w:r w:rsidR="006444A3">
        <w:t xml:space="preserve"> </w:t>
      </w:r>
      <w:r w:rsidR="00532DB0">
        <w:t>5</w:t>
      </w:r>
      <w:r w:rsidR="002938A8">
        <w:t>)</w:t>
      </w:r>
      <w:r w:rsidR="006444A3">
        <w:t>.</w:t>
      </w:r>
    </w:p>
    <w:p w14:paraId="12286788" w14:textId="77777777" w:rsidR="00321465" w:rsidRDefault="00321465" w:rsidP="003A4313">
      <w:pPr>
        <w:pStyle w:val="normal0"/>
        <w:ind w:firstLine="361"/>
      </w:pPr>
    </w:p>
    <w:p w14:paraId="4FF43B7E" w14:textId="4C645E2F"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 xml:space="preserve">ART </w:t>
      </w:r>
      <w:r w:rsidR="00471EE6">
        <w:t>o</w:t>
      </w:r>
      <w:r w:rsidR="000D2531">
        <w:t>utreach</w:t>
      </w:r>
      <w:r w:rsidR="00BE6FB5">
        <w:t xml:space="preserve"> and </w:t>
      </w:r>
      <w:r w:rsidR="00471EE6">
        <w:t>a</w:t>
      </w:r>
      <w:r w:rsidR="00BE6FB5">
        <w:t>dherence (</w:t>
      </w:r>
      <w:r w:rsidR="00471EE6">
        <w:t>T</w:t>
      </w:r>
      <w:r w:rsidR="00242D00">
        <w:t>able</w:t>
      </w:r>
      <w:r w:rsidR="00EC6711">
        <w:t xml:space="preserve"> </w:t>
      </w:r>
      <w:r w:rsidR="00471EE6">
        <w:t>4</w:t>
      </w:r>
      <w:r w:rsidR="00BE6FB5">
        <w:t>)</w:t>
      </w:r>
      <w:r w:rsidR="00971178">
        <w:t xml:space="preserve">. </w:t>
      </w:r>
      <w:r w:rsidR="00D544CC">
        <w:t xml:space="preserve">Importantly, this combination of intervention includes elements that act on each part of the cascade. </w:t>
      </w:r>
      <w:r w:rsidR="00C10CE0">
        <w:t>As the major driver of AIDS death</w:t>
      </w:r>
      <w:r w:rsidR="00990FFC">
        <w:t>s</w:t>
      </w:r>
      <w:r w:rsidR="00C10CE0">
        <w:t xml:space="preserve"> in this population </w:t>
      </w:r>
      <w:r w:rsidR="00990FFC">
        <w:t>were</w:t>
      </w:r>
      <w:r w:rsidR="00C10CE0">
        <w:t xml:space="preserve"> </w:t>
      </w:r>
      <w:r w:rsidR="00C10CE0">
        <w:lastRenderedPageBreak/>
        <w:t xml:space="preserve">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4A7EAF83" w14:textId="25DED175" w:rsidR="0030017E" w:rsidRDefault="00C10CE0" w:rsidP="00471EE6">
      <w:pPr>
        <w:pStyle w:val="normal0"/>
        <w:ind w:firstLine="361"/>
      </w:pPr>
      <w:r>
        <w:t>Collectively this combination</w:t>
      </w:r>
      <w:r w:rsidR="002E3F13">
        <w:t xml:space="preserve"> of</w:t>
      </w:r>
      <w:r>
        <w:t xml:space="preserve"> interventions has the</w:t>
      </w:r>
      <w:r w:rsidR="006D4728">
        <w:t xml:space="preserve"> almost the</w:t>
      </w:r>
      <w:r>
        <w:t xml:space="preserve"> same impact on reduci</w:t>
      </w:r>
      <w:r w:rsidR="0030017E">
        <w:t>ng deaths</w:t>
      </w:r>
      <w:r w:rsidR="006D4728">
        <w:t xml:space="preserve"> (</w:t>
      </w:r>
      <w:r w:rsidR="002E3F13">
        <w:t>37% vs. 38% of AIDS deaths at baseline</w:t>
      </w:r>
      <w:r w:rsidR="006D4728">
        <w:t>)</w:t>
      </w:r>
      <w:r w:rsidR="002E3F13">
        <w:t xml:space="preserve"> and averting DALYs (4.45m vs. 5.08m</w:t>
      </w:r>
      <w:r w:rsidR="0030017E">
        <w:t>) as Universal Test and treat intervention</w:t>
      </w:r>
      <w:r w:rsidR="00E11504">
        <w:t xml:space="preserve"> </w:t>
      </w:r>
      <w:r w:rsidR="0030017E">
        <w:t xml:space="preserve">but is estimated to cost only </w:t>
      </w:r>
      <w:r w:rsidR="00E11504">
        <w:t xml:space="preserve">approximately 44% as much. The combination </w:t>
      </w:r>
      <w:r w:rsidR="0030017E">
        <w:t>of cascade intervention</w:t>
      </w:r>
      <w:r w:rsidR="00E11504">
        <w:t>s is of</w:t>
      </w:r>
      <w:r w:rsidR="0030017E">
        <w:t xml:space="preserve"> similar cost </w:t>
      </w:r>
      <w:r w:rsidR="00E11504">
        <w:t>to</w:t>
      </w:r>
      <w:r w:rsidR="0030017E">
        <w:t xml:space="preserve"> the </w:t>
      </w:r>
      <w:r w:rsidR="008B3A33">
        <w:t>I</w:t>
      </w:r>
      <w:r w:rsidR="00331EA3">
        <w:t>mmediate</w:t>
      </w:r>
      <w:r w:rsidR="0030017E">
        <w:t xml:space="preserve"> ART intervention </w:t>
      </w:r>
      <w:r w:rsidR="00E11504">
        <w:t>but</w:t>
      </w:r>
      <w:r w:rsidR="0030017E">
        <w:t xml:space="preserve"> is estimated to</w:t>
      </w:r>
      <w:r w:rsidR="00E11504">
        <w:t xml:space="preserve"> have a slightly greater impact ($1.57b vs. $1.64b and 4.45m vs. 3.62m DALYs averted).</w:t>
      </w:r>
    </w:p>
    <w:p w14:paraId="7920129F" w14:textId="77777777" w:rsidR="0030017E" w:rsidRDefault="0030017E" w:rsidP="00471EE6">
      <w:pPr>
        <w:pStyle w:val="normal0"/>
        <w:ind w:firstLine="361"/>
      </w:pPr>
    </w:p>
    <w:p w14:paraId="5E775C64" w14:textId="20EC929F" w:rsidR="0030017E" w:rsidRDefault="0030017E" w:rsidP="0062659A">
      <w:pPr>
        <w:pStyle w:val="normal0"/>
      </w:pPr>
      <w:r>
        <w:tab/>
        <w:t xml:space="preserve">The </w:t>
      </w:r>
      <w:r w:rsidR="00E523E5">
        <w:t xml:space="preserve">comparatively </w:t>
      </w:r>
      <w:r>
        <w:t xml:space="preserve">low cost </w:t>
      </w:r>
      <w:r w:rsidR="008B3A33">
        <w:t>and high</w:t>
      </w:r>
      <w:r w:rsidR="00E523E5">
        <w:t xml:space="preserve"> impact </w:t>
      </w:r>
      <w:r>
        <w:t xml:space="preserve">of the combination cascade interventions is a result of </w:t>
      </w:r>
      <w:r w:rsidR="00E523E5">
        <w:t>the collection of intervention operating synergistically</w:t>
      </w:r>
      <w:r w:rsidR="00331EA3">
        <w:t>, w</w:t>
      </w:r>
      <w:r w:rsidR="00E523E5">
        <w:t xml:space="preserve">hereas the UTT and </w:t>
      </w:r>
      <w:r w:rsidR="008B3A33">
        <w:t>I</w:t>
      </w:r>
      <w:r w:rsidR="00E523E5">
        <w:t xml:space="preserve">mmediate ART intervention operate with inefficiencies due to the </w:t>
      </w:r>
      <w:r w:rsidR="00331EA3">
        <w:t>remaining weakness</w:t>
      </w:r>
      <w:r w:rsidR="00E523E5">
        <w:t xml:space="preserve"> of the cascade</w:t>
      </w:r>
      <w:r w:rsidR="00331EA3">
        <w:t>.</w:t>
      </w:r>
      <w:r w:rsidR="00F93973">
        <w:t xml:space="preserve"> </w:t>
      </w:r>
    </w:p>
    <w:p w14:paraId="24204145" w14:textId="77777777" w:rsidR="0030017E" w:rsidRDefault="0030017E" w:rsidP="0062659A">
      <w:pPr>
        <w:pStyle w:val="normal0"/>
      </w:pPr>
    </w:p>
    <w:p w14:paraId="6FC3C3C3" w14:textId="3CB84BBC" w:rsidR="00943332" w:rsidRPr="003A1623" w:rsidRDefault="003A1623" w:rsidP="00943332">
      <w:pPr>
        <w:pStyle w:val="normal0"/>
      </w:pPr>
      <w:r>
        <w:rPr>
          <w:noProof/>
          <w:lang w:val="en-US"/>
        </w:rPr>
        <mc:AlternateContent>
          <mc:Choice Requires="wpg">
            <w:drawing>
              <wp:anchor distT="0" distB="0" distL="114300" distR="114300" simplePos="0" relativeHeight="251678720" behindDoc="0" locked="0" layoutInCell="1" allowOverlap="1" wp14:anchorId="4C53CD28" wp14:editId="0663E13B">
                <wp:simplePos x="0" y="0"/>
                <wp:positionH relativeFrom="column">
                  <wp:posOffset>-114300</wp:posOffset>
                </wp:positionH>
                <wp:positionV relativeFrom="paragraph">
                  <wp:posOffset>2486660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473A23" w:rsidRPr="00B7495C" w:rsidRDefault="00473A23"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95.8pt;width:459pt;height:349.9pt;z-index:251678720;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OeQtzg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EA52C6" w:rsidRPr="00B7495C" w:rsidRDefault="00EA52C6"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28" w:name="h.l34fxr5ht8f5" w:colFirst="0" w:colLast="0"/>
      <w:bookmarkEnd w:id="28"/>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73F55" w:rsidRDefault="00A70AB2" w:rsidP="00A70AB2">
            <w:pPr>
              <w:pStyle w:val="normal0"/>
              <w:rPr>
                <w:sz w:val="16"/>
                <w:szCs w:val="16"/>
              </w:rPr>
            </w:pPr>
            <w:r w:rsidRPr="00873F55">
              <w:rPr>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73F55" w:rsidRDefault="00A70AB2" w:rsidP="00A70AB2">
            <w:pPr>
              <w:pStyle w:val="normal0"/>
              <w:rPr>
                <w:sz w:val="16"/>
                <w:szCs w:val="16"/>
              </w:rPr>
            </w:pPr>
            <w:r w:rsidRPr="00873F55">
              <w:rPr>
                <w:sz w:val="16"/>
                <w:szCs w:val="16"/>
              </w:rPr>
              <w:t xml:space="preserve">ART Outreach + </w:t>
            </w:r>
          </w:p>
          <w:p w14:paraId="5B1D9D58" w14:textId="77777777" w:rsidR="00A70AB2" w:rsidRPr="00873F55" w:rsidRDefault="00A70AB2" w:rsidP="00A70AB2">
            <w:pPr>
              <w:pStyle w:val="normal0"/>
              <w:rPr>
                <w:sz w:val="16"/>
                <w:szCs w:val="16"/>
              </w:rPr>
            </w:pPr>
            <w:r w:rsidRPr="00873F55">
              <w:rPr>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73F55" w:rsidRDefault="00A70AB2" w:rsidP="00A70AB2">
            <w:pPr>
              <w:pStyle w:val="normal0"/>
              <w:rPr>
                <w:sz w:val="16"/>
                <w:szCs w:val="16"/>
              </w:rPr>
            </w:pPr>
            <w:r w:rsidRPr="00873F55">
              <w:rPr>
                <w:sz w:val="16"/>
                <w:szCs w:val="16"/>
              </w:rPr>
              <w:t>ART Outreach +</w:t>
            </w:r>
          </w:p>
          <w:p w14:paraId="09D7CC44" w14:textId="77777777" w:rsidR="00A70AB2" w:rsidRPr="00873F55" w:rsidRDefault="00A70AB2" w:rsidP="00A70AB2">
            <w:pPr>
              <w:pStyle w:val="normal0"/>
              <w:rPr>
                <w:sz w:val="16"/>
                <w:szCs w:val="16"/>
              </w:rPr>
            </w:pPr>
            <w:r w:rsidRPr="00873F55">
              <w:rPr>
                <w:sz w:val="16"/>
                <w:szCs w:val="16"/>
              </w:rPr>
              <w:t xml:space="preserve">POC CD4 + </w:t>
            </w:r>
          </w:p>
          <w:p w14:paraId="36C3EFFF" w14:textId="77777777" w:rsidR="00A70AB2" w:rsidRPr="00873F55" w:rsidRDefault="00A70AB2" w:rsidP="00A70AB2">
            <w:pPr>
              <w:pStyle w:val="normal0"/>
              <w:rPr>
                <w:sz w:val="16"/>
                <w:szCs w:val="16"/>
              </w:rPr>
            </w:pPr>
            <w:r w:rsidRPr="00873F55">
              <w:rPr>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73F55" w:rsidRDefault="00A70AB2" w:rsidP="00A70AB2">
            <w:pPr>
              <w:pStyle w:val="normal0"/>
              <w:rPr>
                <w:sz w:val="16"/>
                <w:szCs w:val="16"/>
              </w:rPr>
            </w:pPr>
            <w:r w:rsidRPr="00873F55">
              <w:rPr>
                <w:sz w:val="16"/>
                <w:szCs w:val="16"/>
              </w:rPr>
              <w:t>ART Outreach +</w:t>
            </w:r>
          </w:p>
          <w:p w14:paraId="5311CD06" w14:textId="77777777" w:rsidR="00A70AB2" w:rsidRPr="00873F55" w:rsidRDefault="00A70AB2" w:rsidP="00A70AB2">
            <w:pPr>
              <w:pStyle w:val="normal0"/>
              <w:rPr>
                <w:sz w:val="16"/>
                <w:szCs w:val="16"/>
              </w:rPr>
            </w:pPr>
            <w:r w:rsidRPr="00873F55">
              <w:rPr>
                <w:sz w:val="16"/>
                <w:szCs w:val="16"/>
              </w:rPr>
              <w:t xml:space="preserve">POC CD4 + </w:t>
            </w:r>
          </w:p>
          <w:p w14:paraId="6CF33485" w14:textId="77777777" w:rsidR="00A70AB2" w:rsidRPr="00873F55" w:rsidRDefault="00A70AB2" w:rsidP="00A70AB2">
            <w:pPr>
              <w:pStyle w:val="normal0"/>
              <w:rPr>
                <w:sz w:val="16"/>
                <w:szCs w:val="16"/>
              </w:rPr>
            </w:pPr>
            <w:r w:rsidRPr="00873F55">
              <w:rPr>
                <w:sz w:val="16"/>
                <w:szCs w:val="16"/>
              </w:rPr>
              <w:t xml:space="preserve">VCT POC CD4 + </w:t>
            </w:r>
          </w:p>
          <w:p w14:paraId="4932CE3F" w14:textId="77777777" w:rsidR="00A70AB2" w:rsidRPr="00873F55" w:rsidRDefault="00A70AB2" w:rsidP="00A70AB2">
            <w:pPr>
              <w:pStyle w:val="normal0"/>
              <w:rPr>
                <w:sz w:val="16"/>
                <w:szCs w:val="16"/>
              </w:rPr>
            </w:pPr>
            <w:r w:rsidRPr="00873F55">
              <w:rPr>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73F55" w:rsidRDefault="00A70AB2" w:rsidP="00A70AB2">
            <w:pPr>
              <w:pStyle w:val="normal0"/>
              <w:rPr>
                <w:sz w:val="16"/>
                <w:szCs w:val="16"/>
              </w:rPr>
            </w:pPr>
            <w:r w:rsidRPr="00873F55">
              <w:rPr>
                <w:sz w:val="16"/>
                <w:szCs w:val="16"/>
              </w:rPr>
              <w:t xml:space="preserve">ART Outreach + </w:t>
            </w:r>
          </w:p>
          <w:p w14:paraId="53EF68CF" w14:textId="77777777" w:rsidR="00A70AB2" w:rsidRPr="00873F55" w:rsidRDefault="00A70AB2" w:rsidP="00A70AB2">
            <w:pPr>
              <w:pStyle w:val="normal0"/>
              <w:rPr>
                <w:sz w:val="16"/>
                <w:szCs w:val="16"/>
              </w:rPr>
            </w:pPr>
            <w:r w:rsidRPr="00873F55">
              <w:rPr>
                <w:sz w:val="16"/>
                <w:szCs w:val="16"/>
              </w:rPr>
              <w:t xml:space="preserve">POC CD4 + </w:t>
            </w:r>
          </w:p>
          <w:p w14:paraId="22949F06" w14:textId="77777777" w:rsidR="00A70AB2" w:rsidRPr="00873F55" w:rsidRDefault="00A70AB2" w:rsidP="00A70AB2">
            <w:pPr>
              <w:pStyle w:val="normal0"/>
              <w:rPr>
                <w:sz w:val="16"/>
                <w:szCs w:val="16"/>
              </w:rPr>
            </w:pPr>
            <w:r w:rsidRPr="00873F55">
              <w:rPr>
                <w:sz w:val="16"/>
                <w:szCs w:val="16"/>
              </w:rPr>
              <w:t xml:space="preserve">VCT POC CD4 + </w:t>
            </w:r>
          </w:p>
          <w:p w14:paraId="3AA56A25" w14:textId="77777777" w:rsidR="00A70AB2" w:rsidRPr="00873F55" w:rsidRDefault="00A70AB2" w:rsidP="00A70AB2">
            <w:pPr>
              <w:pStyle w:val="normal0"/>
              <w:rPr>
                <w:sz w:val="16"/>
                <w:szCs w:val="16"/>
              </w:rPr>
            </w:pPr>
            <w:r w:rsidRPr="00873F55">
              <w:rPr>
                <w:sz w:val="16"/>
                <w:szCs w:val="16"/>
              </w:rPr>
              <w:t xml:space="preserve">Linkage + </w:t>
            </w:r>
          </w:p>
          <w:p w14:paraId="76E5D36C" w14:textId="77777777" w:rsidR="00A70AB2" w:rsidRPr="00873F55" w:rsidRDefault="00A70AB2" w:rsidP="00A70AB2">
            <w:pPr>
              <w:pStyle w:val="normal0"/>
              <w:rPr>
                <w:sz w:val="16"/>
                <w:szCs w:val="16"/>
              </w:rPr>
            </w:pPr>
            <w:r w:rsidRPr="00873F55">
              <w:rPr>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73F55" w:rsidRDefault="00A70AB2" w:rsidP="00A70AB2">
            <w:pPr>
              <w:pStyle w:val="normal0"/>
              <w:rPr>
                <w:sz w:val="16"/>
                <w:szCs w:val="16"/>
              </w:rPr>
            </w:pPr>
            <w:r w:rsidRPr="00873F55">
              <w:rPr>
                <w:sz w:val="16"/>
                <w:szCs w:val="16"/>
              </w:rPr>
              <w:t xml:space="preserve">ART Outreach + </w:t>
            </w:r>
          </w:p>
          <w:p w14:paraId="12B8D870" w14:textId="77777777" w:rsidR="00A70AB2" w:rsidRPr="00873F55" w:rsidRDefault="00A70AB2" w:rsidP="00A70AB2">
            <w:pPr>
              <w:pStyle w:val="normal0"/>
              <w:rPr>
                <w:sz w:val="16"/>
                <w:szCs w:val="16"/>
              </w:rPr>
            </w:pPr>
            <w:r w:rsidRPr="00873F55">
              <w:rPr>
                <w:sz w:val="16"/>
                <w:szCs w:val="16"/>
              </w:rPr>
              <w:t xml:space="preserve">POC CD4 + </w:t>
            </w:r>
          </w:p>
          <w:p w14:paraId="585405C5" w14:textId="77777777" w:rsidR="00A70AB2" w:rsidRPr="00873F55" w:rsidRDefault="00A70AB2" w:rsidP="00A70AB2">
            <w:pPr>
              <w:pStyle w:val="normal0"/>
              <w:rPr>
                <w:sz w:val="16"/>
                <w:szCs w:val="16"/>
              </w:rPr>
            </w:pPr>
            <w:r w:rsidRPr="00873F55">
              <w:rPr>
                <w:sz w:val="16"/>
                <w:szCs w:val="16"/>
              </w:rPr>
              <w:t xml:space="preserve">VCT POC CD4 + </w:t>
            </w:r>
          </w:p>
          <w:p w14:paraId="2A6E428A" w14:textId="77777777" w:rsidR="00A70AB2" w:rsidRPr="00873F55" w:rsidRDefault="00A70AB2" w:rsidP="00A70AB2">
            <w:pPr>
              <w:pStyle w:val="normal0"/>
              <w:rPr>
                <w:sz w:val="16"/>
                <w:szCs w:val="16"/>
              </w:rPr>
            </w:pPr>
            <w:r w:rsidRPr="00873F55">
              <w:rPr>
                <w:sz w:val="16"/>
                <w:szCs w:val="16"/>
              </w:rPr>
              <w:t xml:space="preserve">Linkage + </w:t>
            </w:r>
          </w:p>
          <w:p w14:paraId="62FB7828" w14:textId="77777777" w:rsidR="00A70AB2" w:rsidRPr="00873F55" w:rsidRDefault="00A70AB2" w:rsidP="00A70AB2">
            <w:pPr>
              <w:pStyle w:val="normal0"/>
              <w:rPr>
                <w:sz w:val="16"/>
                <w:szCs w:val="16"/>
              </w:rPr>
            </w:pPr>
            <w:r w:rsidRPr="00873F55">
              <w:rPr>
                <w:sz w:val="16"/>
                <w:szCs w:val="16"/>
              </w:rPr>
              <w:t xml:space="preserve">Pre-ART Outreach + </w:t>
            </w:r>
          </w:p>
          <w:p w14:paraId="643D7012" w14:textId="77777777" w:rsidR="00A70AB2" w:rsidRPr="00873F55" w:rsidRDefault="00A70AB2" w:rsidP="00A70AB2">
            <w:pPr>
              <w:pStyle w:val="normal0"/>
              <w:rPr>
                <w:sz w:val="16"/>
                <w:szCs w:val="16"/>
              </w:rPr>
            </w:pPr>
            <w:r w:rsidRPr="00873F55">
              <w:rPr>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5FF0D7D2" w:rsidR="002B3CC7" w:rsidRDefault="00DE4C44" w:rsidP="007300B5">
      <w:pPr>
        <w:pStyle w:val="Heading1"/>
        <w:contextualSpacing w:val="0"/>
      </w:pPr>
      <w:r>
        <w:rPr>
          <w:noProof/>
          <w:lang w:val="en-US"/>
        </w:rPr>
        <mc:AlternateContent>
          <mc:Choice Requires="wps">
            <w:drawing>
              <wp:anchor distT="0" distB="0" distL="114300" distR="114300" simplePos="0" relativeHeight="251662336" behindDoc="0" locked="0" layoutInCell="1" allowOverlap="1" wp14:anchorId="7B200714" wp14:editId="40C458B2">
                <wp:simplePos x="0" y="0"/>
                <wp:positionH relativeFrom="column">
                  <wp:posOffset>228600</wp:posOffset>
                </wp:positionH>
                <wp:positionV relativeFrom="paragraph">
                  <wp:posOffset>387350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473A23" w:rsidRDefault="00473A23" w:rsidP="00EF0A6D">
                            <w:pPr>
                              <w:pStyle w:val="Subtitle"/>
                              <w:contextualSpacing w:val="0"/>
                            </w:pPr>
                            <w:r>
                              <w:t>Table 4. DALYs averted and additional cost of care for individual interventions between 2010 and 2030.</w:t>
                            </w:r>
                          </w:p>
                          <w:p w14:paraId="319BB6E2" w14:textId="77777777" w:rsidR="00473A23" w:rsidRPr="00B7495C" w:rsidRDefault="00473A23"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30.5pt;width:38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" filled="f" stroked="f">
                <v:textbox>
                  <w:txbxContent>
                    <w:p w14:paraId="327E47F8" w14:textId="7370C502" w:rsidR="00EA52C6" w:rsidRDefault="00EA52C6" w:rsidP="00EF0A6D">
                      <w:pPr>
                        <w:pStyle w:val="Subtitle"/>
                        <w:contextualSpacing w:val="0"/>
                      </w:pPr>
                      <w:r>
                        <w:t>Table 4. DALYs averted and additional cost of care for individual interventions between 2010 and 2030.</w:t>
                      </w:r>
                    </w:p>
                    <w:p w14:paraId="319BB6E2" w14:textId="77777777" w:rsidR="00EA52C6" w:rsidRPr="00B7495C" w:rsidRDefault="00EA52C6" w:rsidP="00EF0A6D">
                      <w:pPr>
                        <w:rPr>
                          <w:rFonts w:ascii="Trebuchet MS" w:hAnsi="Trebuchet MS"/>
                          <w:sz w:val="16"/>
                          <w:szCs w:val="16"/>
                        </w:rPr>
                      </w:pPr>
                    </w:p>
                  </w:txbxContent>
                </v:textbox>
                <w10:wrap type="through"/>
              </v:shape>
            </w:pict>
          </mc:Fallback>
        </mc:AlternateContent>
      </w:r>
      <w:r w:rsidR="003A1623">
        <w:rPr>
          <w:noProof/>
          <w:lang w:val="en-US"/>
        </w:rPr>
        <mc:AlternateContent>
          <mc:Choice Requires="wps">
            <w:drawing>
              <wp:anchor distT="0" distB="0" distL="114300" distR="114300" simplePos="0" relativeHeight="251684864" behindDoc="0" locked="0" layoutInCell="1" allowOverlap="1" wp14:anchorId="595B37E0" wp14:editId="478B6A59">
                <wp:simplePos x="0" y="0"/>
                <wp:positionH relativeFrom="column">
                  <wp:posOffset>-228600</wp:posOffset>
                </wp:positionH>
                <wp:positionV relativeFrom="paragraph">
                  <wp:posOffset>4616450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473A23" w:rsidRDefault="00473A23" w:rsidP="00A70AB2">
                            <w:pPr>
                              <w:pStyle w:val="Subtitle"/>
                              <w:contextualSpacing w:val="0"/>
                            </w:pPr>
                            <w:r>
                              <w:t>Table 5. DALYs averted and additional cost of implementing a combination of interventions between 2010 and 2030.</w:t>
                            </w:r>
                          </w:p>
                          <w:p w14:paraId="282F6D2F" w14:textId="77777777" w:rsidR="00473A23" w:rsidRPr="00B7495C" w:rsidRDefault="00473A23"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63.5pt;width:459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" filled="f" stroked="f">
                <v:textbox>
                  <w:txbxContent>
                    <w:p w14:paraId="19F6B2A0" w14:textId="31D83096" w:rsidR="00EA52C6" w:rsidRDefault="00EA52C6" w:rsidP="00A70AB2">
                      <w:pPr>
                        <w:pStyle w:val="Subtitle"/>
                        <w:contextualSpacing w:val="0"/>
                      </w:pPr>
                      <w:r>
                        <w:t>Table 5. DALYs averted and additional cost of implementing a combination of interventions between 2010 and 2030.</w:t>
                      </w:r>
                    </w:p>
                    <w:p w14:paraId="282F6D2F" w14:textId="77777777" w:rsidR="00EA52C6" w:rsidRPr="00B7495C" w:rsidRDefault="00EA52C6" w:rsidP="00A70AB2">
                      <w:pPr>
                        <w:rPr>
                          <w:rFonts w:ascii="Trebuchet MS" w:hAnsi="Trebuchet MS"/>
                          <w:sz w:val="16"/>
                          <w:szCs w:val="16"/>
                        </w:rPr>
                      </w:pPr>
                    </w:p>
                  </w:txbxContent>
                </v:textbox>
                <w10:wrap type="through"/>
              </v:shape>
            </w:pict>
          </mc:Fallback>
        </mc:AlternateContent>
      </w:r>
    </w:p>
    <w:p w14:paraId="40921A18" w14:textId="77777777" w:rsidR="005E3E3B" w:rsidRDefault="005E3E3B" w:rsidP="004047B1">
      <w:pPr>
        <w:pStyle w:val="Heading1"/>
        <w:contextualSpacing w:val="0"/>
      </w:pPr>
    </w:p>
    <w:p w14:paraId="2EAD38C6" w14:textId="0FB94C7F" w:rsidR="007F1979" w:rsidRDefault="008337DC" w:rsidP="008337DC">
      <w:pPr>
        <w:pStyle w:val="Heading1"/>
        <w:contextualSpacing w:val="0"/>
      </w:pPr>
      <w:r>
        <w:rPr>
          <w:noProof/>
          <w:lang w:val="en-US"/>
        </w:rPr>
        <w:lastRenderedPageBreak/>
        <mc:AlternateContent>
          <mc:Choice Requires="wpg">
            <w:drawing>
              <wp:anchor distT="0" distB="0" distL="114300" distR="114300" simplePos="0" relativeHeight="251694080" behindDoc="0" locked="0" layoutInCell="1" allowOverlap="1" wp14:anchorId="777A5166" wp14:editId="0B99C471">
                <wp:simplePos x="0" y="0"/>
                <wp:positionH relativeFrom="column">
                  <wp:posOffset>457200</wp:posOffset>
                </wp:positionH>
                <wp:positionV relativeFrom="paragraph">
                  <wp:posOffset>-457200</wp:posOffset>
                </wp:positionV>
                <wp:extent cx="4229100" cy="5486400"/>
                <wp:effectExtent l="25400" t="25400" r="12700" b="0"/>
                <wp:wrapTopAndBottom/>
                <wp:docPr id="9" name="Group 9"/>
                <wp:cNvGraphicFramePr/>
                <a:graphic xmlns:a="http://schemas.openxmlformats.org/drawingml/2006/main">
                  <a:graphicData uri="http://schemas.microsoft.com/office/word/2010/wordprocessingGroup">
                    <wpg:wgp>
                      <wpg:cNvGrpSpPr/>
                      <wpg:grpSpPr>
                        <a:xfrm>
                          <a:off x="0" y="0"/>
                          <a:ext cx="4229100" cy="5486400"/>
                          <a:chOff x="0" y="0"/>
                          <a:chExt cx="4229100" cy="5486400"/>
                        </a:xfrm>
                      </wpg:grpSpPr>
                      <wps:wsp>
                        <wps:cNvPr id="15" name="Text Box 15"/>
                        <wps:cNvSpPr txBox="1"/>
                        <wps:spPr>
                          <a:xfrm>
                            <a:off x="0" y="51435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473A23" w:rsidRDefault="00473A23" w:rsidP="00137AD9">
                              <w:pPr>
                                <w:pStyle w:val="Subtitle"/>
                                <w:contextualSpacing w:val="0"/>
                              </w:pPr>
                              <w:r>
                                <w:t>Figure 4. Care experience of deceased individuals who suffered an HIV-related death between 2010 and 2030.</w:t>
                              </w:r>
                            </w:p>
                            <w:p w14:paraId="3D527C01" w14:textId="77777777" w:rsidR="00473A23" w:rsidRPr="00B7495C" w:rsidRDefault="00473A23"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BigPie:BigPiePie.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065" cy="5112385"/>
                          </a:xfrm>
                          <a:prstGeom prst="rect">
                            <a:avLst/>
                          </a:prstGeom>
                          <a:noFill/>
                          <a:ln w="12700" cmpd="sng">
                            <a:solidFill>
                              <a:schemeClr val="tx1"/>
                            </a:solidFill>
                          </a:ln>
                        </pic:spPr>
                      </pic:pic>
                    </wpg:wgp>
                  </a:graphicData>
                </a:graphic>
              </wp:anchor>
            </w:drawing>
          </mc:Choice>
          <mc:Fallback>
            <w:pict>
              <v:group id="Group 9" o:spid="_x0000_s1040" style="position:absolute;left:0;text-align:left;margin-left:36pt;margin-top:-35.95pt;width:333pt;height:6in;z-index:251694080" coordsize="4229100,5486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">
                <v:shape id="Text Box 15" o:spid="_x0000_s1041" type="#_x0000_t202" style="position:absolute;top:51435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EA52C6" w:rsidRDefault="00EA52C6" w:rsidP="00137AD9">
                        <w:pPr>
                          <w:pStyle w:val="Subtitle"/>
                          <w:contextualSpacing w:val="0"/>
                        </w:pPr>
                        <w:r>
                          <w:t>Figure 4. Care experience of deceased individuals who suffered an HIV-related death between 2010 and 2030.</w:t>
                        </w:r>
                      </w:p>
                      <w:p w14:paraId="3D527C01" w14:textId="77777777" w:rsidR="00EA52C6" w:rsidRPr="00B7495C" w:rsidRDefault="00EA52C6" w:rsidP="00137AD9">
                        <w:pPr>
                          <w:rPr>
                            <w:rFonts w:ascii="Trebuchet MS" w:hAnsi="Trebuchet MS"/>
                            <w:sz w:val="16"/>
                            <w:szCs w:val="16"/>
                          </w:rPr>
                        </w:pPr>
                      </w:p>
                    </w:txbxContent>
                  </v:textbox>
                </v:shape>
                <v:shape id="Picture 6" o:spid="_x0000_s1042" type="#_x0000_t75" alt="Macintosh HD:Users:jack:Dropbox:DIDE - HIVMC:Treatment Cascade:Paper:Figures:BigPie:BigPiePie.pdf" style="position:absolute;width:4203065;height:5112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B&#10;kJPAAAAA2gAAAA8AAABkcnMvZG93bnJldi54bWxEj0GLwjAUhO8L/ofwBG9rqogr1bSIIHjVLazH&#10;Z/Nsis1LaWJt/71ZWNjjMDPfMLt8sI3oqfO1YwWLeQKCuHS65kpB8X383IDwAVlj45gUjOQhzyYf&#10;O0y1e/GZ+kuoRISwT1GBCaFNpfSlIYt+7lri6N1dZzFE2VVSd/iKcNvIZZKspcWa44LBlg6Gysfl&#10;aRXcbl+kk3NRuE3Z783ParzWxajUbDrstyACDeE//Nc+aQVr+L0Sb4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4GQk8AAAADaAAAADwAAAAAAAAAAAAAAAACcAgAAZHJz&#10;L2Rvd25yZXYueG1sUEsFBgAAAAAEAAQA9wAAAIkDAAAAAA==&#10;" stroked="t" strokecolor="black [3213]" strokeweight="1pt">
                  <v:imagedata r:id="rId18" o:title="BigPiePie.pdf"/>
                  <v:path arrowok="t"/>
                </v:shape>
                <w10:wrap type="topAndBottom"/>
              </v:group>
            </w:pict>
          </mc:Fallback>
        </mc:AlternateContent>
      </w:r>
      <w:commentRangeStart w:id="29"/>
      <w:r w:rsidR="00ED39DB">
        <w:t>D</w:t>
      </w:r>
      <w:r w:rsidR="00615625">
        <w:t>i</w:t>
      </w:r>
      <w:r w:rsidR="00ED39DB">
        <w:t>scussion</w:t>
      </w:r>
      <w:commentRangeEnd w:id="29"/>
      <w:r w:rsidR="00802DB7">
        <w:rPr>
          <w:rStyle w:val="CommentReference"/>
        </w:rPr>
        <w:commentReference w:id="29"/>
      </w:r>
    </w:p>
    <w:p w14:paraId="168344F8" w14:textId="59786B51"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sidR="00802DB7">
        <w:rPr>
          <w:lang w:val="en-US"/>
        </w:rPr>
        <w:t xml:space="preserve">, </w:t>
      </w:r>
      <w:r>
        <w:rPr>
          <w:lang w:val="en-US"/>
        </w:rPr>
        <w:t>as has been demonstrated to</w:t>
      </w:r>
      <w:r w:rsidR="00114D34">
        <w:rPr>
          <w:lang w:val="en-US"/>
        </w:rPr>
        <w:t xml:space="preserve"> be feasible in earlier trials</w:t>
      </w:r>
      <w:r w:rsidR="00AD5424">
        <w:rPr>
          <w:lang w:val="en-US"/>
        </w:rPr>
        <w:fldChar w:fldCharType="begin"/>
      </w:r>
      <w:r w:rsidR="00012C48">
        <w:rPr>
          <w:lang w:val="en-US"/>
        </w:rPr>
        <w:instrText xml:space="preserve"> ADDIN PAPERS2_CITATIONS &lt;citation&gt;&lt;uuid&gt;89ADC5AF-5915-4394-B48C-D93757CD6543&lt;/uuid&gt;&lt;priority&gt;33&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AD5424">
        <w:rPr>
          <w:lang w:val="en-US"/>
        </w:rPr>
        <w:fldChar w:fldCharType="separate"/>
      </w:r>
      <w:r w:rsidR="00AD5424">
        <w:rPr>
          <w:lang w:val="en-US"/>
        </w:rPr>
        <w:t>{Govindasamy:2014fa, Barnighausen:2011cb}</w:t>
      </w:r>
      <w:r w:rsidR="00AD5424">
        <w:rPr>
          <w:lang w:val="en-US"/>
        </w:rPr>
        <w:fldChar w:fldCharType="end"/>
      </w:r>
      <w:r w:rsidR="00114D34">
        <w:rPr>
          <w:lang w:val="en-US"/>
        </w:rPr>
        <w:t>,</w:t>
      </w:r>
      <w:r>
        <w:rPr>
          <w:lang w:val="en-US"/>
        </w:rPr>
        <w:t xml:space="preserve"> or by shifting to treating HIV-infected persons immediately when they present to care. In contrast, a radicial expansion of treatment programmes, with the identified </w:t>
      </w:r>
      <w:r w:rsidR="00114D34">
        <w:rPr>
          <w:lang w:val="en-US"/>
        </w:rPr>
        <w:t>weaknesses</w:t>
      </w:r>
      <w:r>
        <w:rPr>
          <w:lang w:val="en-US"/>
        </w:rPr>
        <w:t xml:space="preserve"> in linkage and retention perpetuated, would not maximize health generated with limited resources.</w:t>
      </w:r>
    </w:p>
    <w:p w14:paraId="44F9A49A" w14:textId="77777777" w:rsidR="00501AD9" w:rsidRDefault="00501AD9" w:rsidP="005878BC">
      <w:pPr>
        <w:pStyle w:val="normal0"/>
      </w:pPr>
    </w:p>
    <w:p w14:paraId="57C081E4" w14:textId="7E261DB2" w:rsidR="00B07EAE" w:rsidRDefault="00464172" w:rsidP="00883D49">
      <w:pPr>
        <w:pStyle w:val="normal0"/>
        <w:ind w:firstLine="360"/>
      </w:pPr>
      <w:r>
        <w:t>I</w:t>
      </w:r>
      <w:r w:rsidR="00D43662">
        <w:t xml:space="preserve">mprovements </w:t>
      </w:r>
      <w:r w:rsidR="002F02C5">
        <w:t>to</w:t>
      </w:r>
      <w:r w:rsidR="00D43662">
        <w:t xml:space="preserve"> the care cascade have long b</w:t>
      </w:r>
      <w:r w:rsidR="00DF6A0D">
        <w:t>een hoped to be small, feasible</w:t>
      </w:r>
      <w:r w:rsidR="00D43662">
        <w:t xml:space="preser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012C48">
        <w:instrText xml:space="preserve"> ADDIN PAPERS2_CITATIONS &lt;citation&gt;&lt;uuid&gt;57BF913E-5F6F-4FF6-A20D-0FB809A1F627&lt;/uuid&gt;&lt;priority&gt;34&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 xml:space="preserve">extent, the multifaceted nature of the current cascade means that no </w:t>
      </w:r>
      <w:r w:rsidR="00DF6A0D">
        <w:t>individual</w:t>
      </w:r>
      <w:r w:rsidR="00D43662">
        <w:t xml:space="preserve"> inter</w:t>
      </w:r>
      <w:r>
        <w:t>vention has a very large impact on patient outcomes.</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012C48">
        <w:instrText xml:space="preserve"> ADDIN PAPERS2_CITATIONS &lt;citation&gt;&lt;uuid&gt;D795A184-434D-4DBA-BDC1-5300C3053765&lt;/uuid&gt;&lt;priority&gt;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as those experi</w:t>
      </w:r>
      <w:r w:rsidR="007E2B59">
        <w:t>mental designs are not very ameanable to measuring the impact of combinations of changes simultane</w:t>
      </w:r>
      <w:r w:rsidR="004B773F">
        <w:t>ous</w:t>
      </w:r>
      <w:r w:rsidR="007E2B59">
        <w:t>ly.</w:t>
      </w:r>
      <w:r w:rsidR="004B773F">
        <w:t xml:space="preserve"> </w:t>
      </w:r>
      <w:r w:rsidR="007E2B59">
        <w:t xml:space="preserve">However, </w:t>
      </w:r>
      <w:r w:rsidR="004B773F">
        <w:t>witih the aid of a mathematical model</w:t>
      </w:r>
      <w:r w:rsidR="0006590A">
        <w:t xml:space="preserve"> we</w:t>
      </w:r>
      <w:r w:rsidR="007E2B59">
        <w:t xml:space="preserve"> can see how attractive a combination set of intervention</w:t>
      </w:r>
      <w:r w:rsidR="004B773F">
        <w:t>s</w:t>
      </w:r>
      <w:r w:rsidR="007E2B59">
        <w:t xml:space="preserve"> potentially is.</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findings – it may be that greater synergies accure giving higher benefits and lower costs, or, instead that the increased complexity of operations leads to higher cost and less ben</w:t>
      </w:r>
      <w:r w:rsidR="006B52D7">
        <w:t>e</w:t>
      </w:r>
      <w:r w:rsidR="007E2B59">
        <w:t>fits tha</w:t>
      </w:r>
      <w:r w:rsidR="005D5B00">
        <w:t>n</w:t>
      </w:r>
      <w:r w:rsidR="007E2B59">
        <w:t xml:space="preserve"> expected.</w:t>
      </w:r>
      <w:r w:rsidR="00EA52C6">
        <w:t xml:space="preserve"> </w:t>
      </w:r>
      <w:r w:rsidR="00501AD9">
        <w:t xml:space="preserve">Further interventions </w:t>
      </w:r>
      <w:r w:rsidR="00517C8C">
        <w:lastRenderedPageBreak/>
        <w:t>are in the pipeline too, with</w:t>
      </w:r>
      <w:r w:rsidR="00501AD9">
        <w:t xml:space="preserve"> </w:t>
      </w:r>
      <w:r w:rsidR="00517C8C">
        <w:t>d</w:t>
      </w:r>
      <w:r w:rsidR="00501AD9">
        <w:t xml:space="preserve">iscussion </w:t>
      </w:r>
      <w:r w:rsidR="00517C8C">
        <w:t>around</w:t>
      </w:r>
      <w:r w:rsidR="00802DB7">
        <w:t xml:space="preserve"> making pre-ART more attractive to patients</w:t>
      </w:r>
      <w:r w:rsidR="00BD5F9C">
        <w:t xml:space="preserve"> </w:t>
      </w:r>
      <w:r w:rsidR="00517C8C">
        <w:t xml:space="preserve">along with </w:t>
      </w:r>
      <w:r w:rsidR="00BD5F9C">
        <w:t>its ancillary benefits</w:t>
      </w:r>
      <w:r w:rsidR="00BD5F9C">
        <w:fldChar w:fldCharType="begin"/>
      </w:r>
      <w:r w:rsidR="00012C48">
        <w:instrText xml:space="preserve"> ADDIN PAPERS2_CITATIONS &lt;citation&gt;&lt;uuid&gt;0A253D9E-0824-4AED-8AF6-8F54483DD9B9&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BD5F9C">
        <w:t>bring additional impact on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012C48">
        <w:instrText xml:space="preserve"> ADDIN PAPERS2_CITATIONS &lt;citation&gt;&lt;uuid&gt;6B564A2C-10F0-45D1-AD54-FECCBDBA0700&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0F43F9B9" w14:textId="54DB943E" w:rsidR="00501AD9" w:rsidRDefault="003646D1" w:rsidP="00A2107D">
      <w:pPr>
        <w:pStyle w:val="normal0"/>
        <w:ind w:firstLine="360"/>
      </w:pPr>
      <w:r>
        <w:t>U</w:t>
      </w:r>
      <w:r w:rsidR="005F5DBA">
        <w:t>ltimately</w:t>
      </w:r>
      <w:r w:rsidR="00501AD9">
        <w:t xml:space="preserve">, </w:t>
      </w:r>
      <w:commentRangeStart w:id="30"/>
      <w:r w:rsidR="00501AD9">
        <w:t xml:space="preserve">what we are finding here is that </w:t>
      </w:r>
      <w:r w:rsidR="00523D65">
        <w:t>the pragmatic benefits of not l</w:t>
      </w:r>
      <w:r w:rsidR="00501AD9">
        <w:t xml:space="preserve">osing </w:t>
      </w:r>
      <w:r w:rsidR="00523D65">
        <w:t xml:space="preserve">patients who </w:t>
      </w:r>
      <w:r w:rsidR="00501AD9">
        <w:t>present to care</w:t>
      </w:r>
      <w:r w:rsidR="002877C2">
        <w:t>,</w:t>
      </w:r>
      <w:r w:rsidR="00501AD9">
        <w:t xml:space="preserve"> is powerful. </w:t>
      </w:r>
      <w:commentRangeEnd w:id="30"/>
      <w:r w:rsidR="007E2B59">
        <w:rPr>
          <w:rStyle w:val="CommentReference"/>
        </w:rPr>
        <w:commentReference w:id="30"/>
      </w:r>
      <w:r w:rsidR="00501AD9">
        <w:t xml:space="preserve">This is consistent with the story from </w:t>
      </w:r>
      <w:r w:rsidRPr="0013064A">
        <w:t>the RapIT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Pr="0013064A">
        <w:rPr>
          <w:i/>
          <w:color w:val="FF0000"/>
        </w:rPr>
        <w:t>Rosen et al. (2015). Confidential.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strategies of </w:t>
      </w:r>
      <w:r w:rsidR="007731C0">
        <w:t xml:space="preserve">implementing </w:t>
      </w:r>
      <w:r>
        <w:t xml:space="preserve">a combination of interventions or providing immediate ART </w:t>
      </w:r>
      <w:r w:rsidR="00802DB7">
        <w:t xml:space="preserve">have </w:t>
      </w:r>
      <w:r w:rsidR="007731C0">
        <w:t xml:space="preserve">nearly </w:t>
      </w:r>
      <w:r w:rsidR="00802DB7">
        <w:t>the same impact and cost</w:t>
      </w:r>
      <w:r>
        <w:t>,</w:t>
      </w:r>
      <w:r w:rsidR="00802DB7">
        <w:t xml:space="preserve"> </w:t>
      </w:r>
      <w:r w:rsidR="007731C0">
        <w:t xml:space="preserve">so </w:t>
      </w:r>
      <w:r w:rsidR="005926DE">
        <w:t>both can be recommended on this basis.</w:t>
      </w:r>
      <w:r w:rsidR="00802DB7">
        <w:t xml:space="preserve"> </w:t>
      </w:r>
    </w:p>
    <w:p w14:paraId="6310C5DB" w14:textId="77777777" w:rsidR="003646D1" w:rsidRDefault="003646D1" w:rsidP="00D96535">
      <w:pPr>
        <w:pStyle w:val="normal0"/>
      </w:pPr>
    </w:p>
    <w:p w14:paraId="74D2B160" w14:textId="139AB821" w:rsidR="009E30B8" w:rsidRDefault="00780990" w:rsidP="00C14FCE">
      <w:pPr>
        <w:pStyle w:val="normal0"/>
        <w:ind w:firstLine="360"/>
      </w:pPr>
      <w:r>
        <w:t xml:space="preserve">However, </w:t>
      </w:r>
      <w:r w:rsidR="00692472">
        <w:t xml:space="preserve">as many data systems only account for individuals who have had contact with the clinic, they fail to fully capture the state of care in the community (Figure 2). The population perspective reveals that the loci of many HIV-related deaths, when clinic-focussed interventions are considered, will not bring the largest impacts. </w:t>
      </w:r>
      <w:r w:rsidR="00D96535">
        <w:t xml:space="preserve">Large numbers of deaths exist outside of the clinic among </w:t>
      </w:r>
      <w:r w:rsidR="002F3F0F">
        <w:t>individuals</w:t>
      </w:r>
      <w:r w:rsidR="009E30B8">
        <w:t xml:space="preserve"> never diagnosed (</w:t>
      </w:r>
      <w:r w:rsidR="009E30B8" w:rsidRPr="0013064A">
        <w:t>19%</w:t>
      </w:r>
      <w:r w:rsidR="009E30B8">
        <w:t xml:space="preserve">) and those who were diagnosed but failed </w:t>
      </w:r>
      <w:r w:rsidR="00C66BFD">
        <w:t>to</w:t>
      </w:r>
      <w:r w:rsidR="009E30B8">
        <w:t xml:space="preserve"> initiate ART before death (57%). </w:t>
      </w:r>
      <w:r w:rsidR="009E30B8" w:rsidRPr="0013064A">
        <w:t xml:space="preserve">These results are in agreement with data from ALPHA sites in Rakai, Uganda, </w:t>
      </w:r>
      <w:r w:rsidR="009E30B8">
        <w:t>that</w:t>
      </w:r>
      <w:r w:rsidR="009E30B8" w:rsidRPr="0013064A">
        <w:t xml:space="preserve"> indicate that around ~20% of deaths in 2011 were among undiagnosed individuals and ~50% were among individuals tested but who never initiated ART[</w:t>
      </w:r>
      <w:r w:rsidR="00C14FCE" w:rsidRPr="00C14FCE">
        <w:rPr>
          <w:i/>
          <w:color w:val="0000FF"/>
        </w:rPr>
        <w:t xml:space="preserve">Emma </w:t>
      </w:r>
      <w:r w:rsidR="009E30B8" w:rsidRPr="0013064A">
        <w:rPr>
          <w:i/>
          <w:color w:val="0000FF"/>
        </w:rPr>
        <w:t>Slaymaker (only going off the Paris slides here – can’t find the relevant paper)</w:t>
      </w:r>
      <w:r w:rsidR="009E30B8" w:rsidRPr="0013064A">
        <w:t>]. This reinforces our results, indicating that mortality is chiefly occurring outside the clinic.</w:t>
      </w:r>
      <w:r w:rsidR="00C2705B">
        <w:t xml:space="preserve"> </w:t>
      </w:r>
      <w:r w:rsidR="00FD656B">
        <w:t xml:space="preserve">Monitoring and evaluation </w:t>
      </w:r>
      <w:r w:rsidR="003E1724">
        <w:t>frameworks</w:t>
      </w:r>
      <w:r w:rsidR="00FD656B">
        <w:t xml:space="preserve"> for the cascade, as well as treatment guidelines should consider this point carefully; the effectiveness of a treatment programme is only as good as </w:t>
      </w:r>
      <w:r w:rsidR="00B1299F">
        <w:t>that of the</w:t>
      </w:r>
      <w:r w:rsidR="00FD656B">
        <w:t xml:space="preserve"> HIV-testing programme.</w:t>
      </w:r>
    </w:p>
    <w:p w14:paraId="195300FE" w14:textId="77777777" w:rsidR="00780990" w:rsidRDefault="00780990" w:rsidP="00A81127">
      <w:pPr>
        <w:pStyle w:val="normal0"/>
      </w:pPr>
    </w:p>
    <w:p w14:paraId="51CE7F6E" w14:textId="28D73991" w:rsidR="00A96ED3" w:rsidRDefault="00A96ED3" w:rsidP="00087142">
      <w:pPr>
        <w:pStyle w:val="normal0"/>
        <w:ind w:firstLine="360"/>
      </w:pPr>
      <w:r>
        <w:t xml:space="preserve">Yet, neither providing immediate ART or the proposed combination of interventions would address this issue. </w:t>
      </w:r>
      <w:r w:rsidR="00DF6A0D">
        <w:t>For the largest impact, massive outreach is required to identify and all HIV-infected individuals prior to death, but this will incur substantial costs. Additionally, an equity dimension should be considered; should programmes continue to improve care for those that are more readily able to access it, or bring the whole population to a standard of care?</w:t>
      </w:r>
      <w:r w:rsidR="00012C48">
        <w:t xml:space="preserve"> The exact cost of either strategy is unknown and even in well-documented care programmes costs vary between studies</w:t>
      </w:r>
      <w:r w:rsidR="00012C48">
        <w:fldChar w:fldCharType="begin"/>
      </w:r>
      <w:r w:rsidR="00012C48">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012C48">
        <w:fldChar w:fldCharType="separate"/>
      </w:r>
      <w:r w:rsidR="00012C48">
        <w:rPr>
          <w:lang w:val="en-US"/>
        </w:rPr>
        <w:t>{Tagar:2014ed}</w:t>
      </w:r>
      <w:r w:rsidR="00012C48">
        <w:fldChar w:fldCharType="end"/>
      </w:r>
      <w:r w:rsidR="00012C48">
        <w:t>. Ultimately, costs depend on demand creation together with how attractive and convenient HIV-testing and linkage can be made. To ensure future costs are kept low improvements need to be made in understanding how costs accrue in HIV care systems.</w:t>
      </w:r>
    </w:p>
    <w:p w14:paraId="120A490C" w14:textId="77777777" w:rsidR="00012C48" w:rsidRDefault="00012C48" w:rsidP="00A0508A">
      <w:pPr>
        <w:pStyle w:val="normal0"/>
      </w:pPr>
    </w:p>
    <w:p w14:paraId="23221E94" w14:textId="5428676D" w:rsidR="00802DB7" w:rsidRDefault="00A0508A" w:rsidP="009F6935">
      <w:pPr>
        <w:pStyle w:val="normal0"/>
        <w:ind w:firstLine="360"/>
      </w:pPr>
      <w:r>
        <w:t xml:space="preserve">For instance, </w:t>
      </w:r>
      <w:r w:rsidR="00874AE4">
        <w:t xml:space="preserve">another example of an </w:t>
      </w:r>
      <w:r w:rsidRPr="0013064A">
        <w:t>HBCT</w:t>
      </w:r>
      <w:r w:rsidR="00874AE4">
        <w:t xml:space="preserve"> intervention trialled in Kwazulu-Natal, South Africa, </w:t>
      </w:r>
      <w:r w:rsidR="00874AE4" w:rsidRPr="0013064A">
        <w:t>achieved 91% coverage of the community and within six months, 96% of newly diagnosed individuals had been linked to care</w:t>
      </w:r>
      <w:r w:rsidR="00DE4E8B">
        <w:t xml:space="preserve"> at a lower cost than assumed here</w:t>
      </w:r>
      <w:r w:rsidR="00874AE4" w:rsidRPr="0013064A">
        <w:fldChar w:fldCharType="begin"/>
      </w:r>
      <w:r w:rsidR="00874AE4">
        <w:instrText xml:space="preserve"> ADDIN PAPERS2_CITATIONS &lt;citation&gt;&lt;uuid&gt;4D01980D-3A0D-4043-84A6-18B37CF25E17&lt;/uuid&gt;&lt;priority&gt;44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874AE4" w:rsidRPr="0013064A">
        <w:fldChar w:fldCharType="separate"/>
      </w:r>
      <w:r w:rsidR="00874AE4" w:rsidRPr="0013064A">
        <w:rPr>
          <w:lang w:val="en-US"/>
        </w:rPr>
        <w:t>{vanRooyen:2013gy}</w:t>
      </w:r>
      <w:r w:rsidR="00874AE4" w:rsidRPr="0013064A">
        <w:fldChar w:fldCharType="end"/>
      </w:r>
      <w:r w:rsidR="00874AE4">
        <w:t>.</w:t>
      </w:r>
      <w:r w:rsidR="00DE4E8B">
        <w:t xml:space="preserve"> The intervention involved </w:t>
      </w:r>
      <w:r w:rsidRPr="0013064A">
        <w:t>home-based HIV-testing followed by immediate POC CD4 testing and follow-up visits to facilitate linkage and adherence to care</w:t>
      </w:r>
      <w:r w:rsidRPr="0013064A">
        <w:fldChar w:fldCharType="begin"/>
      </w:r>
      <w:r>
        <w:instrText xml:space="preserve"> ADDIN PAPERS2_CITATIONS &lt;citation&gt;&lt;uuid&gt;89C9B3DB-0DD3-4A26-BCC1-3095B3076579&lt;/uuid&gt;&lt;priority&gt;43&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Pr="0013064A">
        <w:fldChar w:fldCharType="separate"/>
      </w:r>
      <w:r w:rsidRPr="0013064A">
        <w:rPr>
          <w:lang w:val="en-US"/>
        </w:rPr>
        <w:t>{vanRooyen:2013gy}</w:t>
      </w:r>
      <w:r w:rsidRPr="0013064A">
        <w:fldChar w:fldCharType="end"/>
      </w:r>
      <w:r w:rsidR="00DE4E8B">
        <w:t xml:space="preserve">. At $17.32 per person tested (without ART costs), this intervention is highly cost-effective in comparison to the 0.5xGDP threshold ($3,256 USD 2013). </w:t>
      </w:r>
      <w:r w:rsidRPr="0013064A">
        <w:t>In contrast, an HBCT intervention trialled at another AMPATH site in Kenya, achieved coverage of 88% of the population, but among newly diagnosed individuals only 15% had been linked to care over a median of 3.4 years since diagnosis</w:t>
      </w:r>
      <w:r w:rsidRPr="0013064A">
        <w:fldChar w:fldCharType="begin"/>
      </w:r>
      <w:r>
        <w:instrText xml:space="preserve"> ADDIN PAPERS2_CITATIONS &lt;citation&gt;&lt;uuid&gt;684726CF-AF78-4F7D-9FED-651296908A95&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Pr="0013064A">
        <w:fldChar w:fldCharType="separate"/>
      </w:r>
      <w:r w:rsidRPr="0013064A">
        <w:rPr>
          <w:lang w:val="en-US"/>
        </w:rPr>
        <w:t>{Genberg:2015cd}</w:t>
      </w:r>
      <w:r w:rsidRPr="0013064A">
        <w:fldChar w:fldCharType="end"/>
      </w:r>
      <w:r w:rsidRPr="0013064A">
        <w:t>.</w:t>
      </w:r>
    </w:p>
    <w:p w14:paraId="0D9D4806" w14:textId="77777777" w:rsidR="00DE4E8B" w:rsidRDefault="00DE4E8B" w:rsidP="00A81127">
      <w:pPr>
        <w:pStyle w:val="normal0"/>
      </w:pPr>
    </w:p>
    <w:p w14:paraId="5387FB4C" w14:textId="666C6FF1" w:rsidR="00327646" w:rsidRDefault="00FE5322" w:rsidP="00313956">
      <w:pPr>
        <w:pStyle w:val="normal0"/>
        <w:ind w:firstLine="360"/>
      </w:pPr>
      <w:r>
        <w:t>The wider issue is that there are often</w:t>
      </w:r>
      <w:r w:rsidR="0091604A" w:rsidRPr="0013064A">
        <w:t xml:space="preserve"> substantial differences between two interventions of the same name</w:t>
      </w:r>
      <w:r>
        <w:t>, as no two interventions are identical</w:t>
      </w:r>
      <w:r w:rsidR="0091604A" w:rsidRPr="0013064A">
        <w:fldChar w:fldCharType="begin"/>
      </w:r>
      <w:r w:rsidR="0091604A">
        <w:instrText xml:space="preserve"> ADDIN PAPERS2_CITATIONS &lt;citation&gt;&lt;uuid&gt;1E79A5C4-33DB-4A50-9421-FF1BF026CC81&lt;/uuid&gt;&lt;priority&gt;42&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91604A" w:rsidRPr="0013064A">
        <w:fldChar w:fldCharType="separate"/>
      </w:r>
      <w:r w:rsidR="0091604A" w:rsidRPr="0013064A">
        <w:rPr>
          <w:lang w:val="en-US"/>
        </w:rPr>
        <w:t>{Barnighausen:2011cb}</w:t>
      </w:r>
      <w:r w:rsidR="0091604A" w:rsidRPr="0013064A">
        <w:fldChar w:fldCharType="end"/>
      </w:r>
      <w:r w:rsidR="0091604A" w:rsidRPr="0013064A">
        <w:t>.</w:t>
      </w:r>
      <w:r>
        <w:t xml:space="preserve"> Additionally, extrapolating trial results to other settings remains </w:t>
      </w:r>
      <w:r w:rsidR="00975F18">
        <w:t xml:space="preserve">challenging </w:t>
      </w:r>
      <w:r>
        <w:t xml:space="preserve">due to the underlying causes of impact and cost, together with the intricate balance between </w:t>
      </w:r>
      <w:r w:rsidR="00975F18">
        <w:t xml:space="preserve">an HIV care system </w:t>
      </w:r>
      <w:r>
        <w:t xml:space="preserve">and </w:t>
      </w:r>
      <w:r w:rsidR="00975F18">
        <w:t xml:space="preserve">the </w:t>
      </w:r>
      <w:r>
        <w:t>underlying health care seeking behaviour</w:t>
      </w:r>
      <w:r w:rsidR="00975F18">
        <w:t xml:space="preserve"> of the population.</w:t>
      </w:r>
      <w:r w:rsidR="00313956">
        <w:t xml:space="preserve"> </w:t>
      </w:r>
      <w:r w:rsidR="00327646" w:rsidRPr="0013064A">
        <w:t>The motivating stimuli driving HIV-infected individuals to seek care are not yet fully understood</w:t>
      </w:r>
      <w:r w:rsidR="004D44EB">
        <w:t xml:space="preserve"> and this confounds the estimated impact of our interventions</w:t>
      </w:r>
      <w:r w:rsidR="00327646" w:rsidRPr="0013064A">
        <w:t>.</w:t>
      </w:r>
      <w:r w:rsidR="004D44EB">
        <w:t xml:space="preserve"> As we demonstrate, in the absence of patients naturally seeking care when they are sick, interventions aimed at retaining patients in care have a larger impact. We were able to make inferences regarding </w:t>
      </w:r>
      <w:r w:rsidR="00473A23">
        <w:t>care-seeking</w:t>
      </w:r>
      <w:r w:rsidR="004D44EB">
        <w:t xml:space="preserve"> behaviour by confronting the model with data </w:t>
      </w:r>
      <w:r w:rsidR="00473A23">
        <w:t xml:space="preserve">from AMPATH </w:t>
      </w:r>
      <w:r w:rsidR="004D44EB">
        <w:t>on</w:t>
      </w:r>
      <w:r w:rsidR="00473A23">
        <w:t>, for example,</w:t>
      </w:r>
      <w:r w:rsidR="004D44EB">
        <w:t xml:space="preserve"> </w:t>
      </w:r>
      <w:r w:rsidR="00473A23">
        <w:t xml:space="preserve">the proportion of patients initiating ART at enrollment to care </w:t>
      </w:r>
      <w:r w:rsidR="001159E4">
        <w:t xml:space="preserve">over time. </w:t>
      </w:r>
      <w:r w:rsidR="00327646" w:rsidRPr="0013064A">
        <w:t>With progress being made in other fields{Buregyeya:2011fi, Salaniponi:2000tc, Pronyk:2001uk}, it is hoped that new insights into HIV health-care seeking behaviour will follow</w:t>
      </w:r>
      <w:r w:rsidR="001159E4">
        <w:t xml:space="preserve"> as this is currently a source of uncertainty and remains a majority priority to strengthen the impact of health systems more generally{Burns:2014jz}.</w:t>
      </w:r>
    </w:p>
    <w:p w14:paraId="71F01A3C" w14:textId="77777777" w:rsidR="00E27E43" w:rsidRDefault="00E27E43" w:rsidP="001159E4">
      <w:pPr>
        <w:pStyle w:val="normal0"/>
      </w:pPr>
    </w:p>
    <w:p w14:paraId="2FD671C1" w14:textId="1DBD49A6" w:rsidR="00AB1DB7" w:rsidRPr="00AB1DB7" w:rsidRDefault="00AB1DB7" w:rsidP="00AB1DB7">
      <w:pPr>
        <w:pStyle w:val="normal0"/>
        <w:ind w:firstLine="360"/>
        <w:rPr>
          <w:color w:val="auto"/>
        </w:rPr>
      </w:pPr>
      <w:r>
        <w:t>F</w:t>
      </w:r>
      <w:r w:rsidR="00327646" w:rsidRPr="0013064A">
        <w:t>or progress to be made in assessing the current state of care along with strategies to resolve deficiencies</w:t>
      </w:r>
      <w:r>
        <w:t xml:space="preserve"> in other settings</w:t>
      </w:r>
      <w:r w:rsidR="00327646" w:rsidRPr="0013064A">
        <w:t xml:space="preserve">, individual-level longitudinal data similar to data provided by AMPATH will be required. </w:t>
      </w:r>
      <w:r>
        <w:t>In general terms, extrapoliation of our results is possible as in a mature ART programme dropout from ART is common</w:t>
      </w:r>
      <w:r w:rsidR="00063665">
        <w:t xml:space="preserve"> [REFERENCE]</w:t>
      </w:r>
      <w:r>
        <w:t xml:space="preserve">. </w:t>
      </w:r>
      <w:r w:rsidRPr="00AB1DB7">
        <w:rPr>
          <w:color w:val="auto"/>
        </w:rPr>
        <w:t>However</w:t>
      </w:r>
      <w:r>
        <w:rPr>
          <w:color w:val="auto"/>
        </w:rPr>
        <w:t>,</w:t>
      </w:r>
      <w:r w:rsidRPr="00AB1DB7">
        <w:rPr>
          <w:color w:val="auto"/>
        </w:rPr>
        <w:t xml:space="preserve"> the balance </w:t>
      </w:r>
      <w:r>
        <w:rPr>
          <w:color w:val="auto"/>
        </w:rPr>
        <w:t xml:space="preserve">of care </w:t>
      </w:r>
      <w:r w:rsidR="00063665">
        <w:rPr>
          <w:color w:val="auto"/>
        </w:rPr>
        <w:t xml:space="preserve">changes </w:t>
      </w:r>
      <w:r w:rsidRPr="00AB1DB7">
        <w:rPr>
          <w:color w:val="auto"/>
        </w:rPr>
        <w:t>over time,</w:t>
      </w:r>
      <w:r>
        <w:rPr>
          <w:color w:val="auto"/>
        </w:rPr>
        <w:t xml:space="preserve"> as the relative </w:t>
      </w:r>
      <w:r w:rsidR="00063665">
        <w:rPr>
          <w:color w:val="auto"/>
        </w:rPr>
        <w:t>impact and cost</w:t>
      </w:r>
      <w:r w:rsidRPr="00AB1DB7">
        <w:rPr>
          <w:color w:val="auto"/>
        </w:rPr>
        <w:t xml:space="preserve"> of </w:t>
      </w:r>
      <w:r>
        <w:rPr>
          <w:color w:val="auto"/>
        </w:rPr>
        <w:t xml:space="preserve">interventions are </w:t>
      </w:r>
      <w:r w:rsidRPr="00AB1DB7">
        <w:rPr>
          <w:color w:val="auto"/>
        </w:rPr>
        <w:t xml:space="preserve">modulated by </w:t>
      </w:r>
      <w:r w:rsidR="00063665">
        <w:rPr>
          <w:color w:val="auto"/>
        </w:rPr>
        <w:t xml:space="preserve">the interplay between </w:t>
      </w:r>
      <w:r w:rsidRPr="00AB1DB7">
        <w:rPr>
          <w:color w:val="auto"/>
        </w:rPr>
        <w:t xml:space="preserve">health care seeking </w:t>
      </w:r>
      <w:r>
        <w:rPr>
          <w:color w:val="auto"/>
        </w:rPr>
        <w:t xml:space="preserve">behaviour and </w:t>
      </w:r>
      <w:r w:rsidR="00063665">
        <w:rPr>
          <w:color w:val="auto"/>
        </w:rPr>
        <w:t>the logistics of care</w:t>
      </w:r>
      <w:bookmarkStart w:id="32" w:name="_GoBack"/>
      <w:bookmarkEnd w:id="32"/>
      <w:r w:rsidRPr="00AB1DB7">
        <w:rPr>
          <w:color w:val="auto"/>
        </w:rPr>
        <w:t>.</w:t>
      </w:r>
    </w:p>
    <w:p w14:paraId="4CF00AAD" w14:textId="77777777" w:rsidR="00AB1DB7" w:rsidRDefault="00AB1DB7" w:rsidP="009A6516">
      <w:pPr>
        <w:pStyle w:val="normal0"/>
      </w:pPr>
    </w:p>
    <w:p w14:paraId="5204CF67" w14:textId="2B44C6EF" w:rsidR="0091604A" w:rsidRDefault="00327646" w:rsidP="009A6516">
      <w:pPr>
        <w:pStyle w:val="normal0"/>
      </w:pPr>
      <w:r w:rsidRPr="0013064A">
        <w:t>While a mathematical model can demonstrate the impact of a combination of interventions, it remains to be seen how such a strategy would be implemented by a real-world ART programme. For instance, it may be preferable to distribute intervention implementation over time as part of a graded response.</w:t>
      </w:r>
    </w:p>
    <w:p w14:paraId="4E993DFD" w14:textId="77777777" w:rsidR="00327646" w:rsidRDefault="00327646" w:rsidP="00327646">
      <w:pPr>
        <w:pStyle w:val="normal0"/>
      </w:pPr>
    </w:p>
    <w:p w14:paraId="087FC9E1" w14:textId="19806208" w:rsidR="009E098E" w:rsidRPr="00327646" w:rsidRDefault="005E53E2" w:rsidP="00A81127">
      <w:pPr>
        <w:pStyle w:val="normal0"/>
        <w:numPr>
          <w:ilvl w:val="0"/>
          <w:numId w:val="24"/>
        </w:numPr>
        <w:rPr>
          <w:color w:val="0000FF"/>
        </w:rPr>
      </w:pPr>
      <w:r w:rsidRPr="00327646">
        <w:rPr>
          <w:color w:val="0000FF"/>
        </w:rPr>
        <w:t>Extrapolation</w:t>
      </w:r>
      <w:r w:rsidR="00FC45D6" w:rsidRPr="00327646">
        <w:rPr>
          <w:color w:val="0000FF"/>
        </w:rPr>
        <w:t xml:space="preserve"> to other places.</w:t>
      </w:r>
      <w:r w:rsidR="009E098E" w:rsidRPr="00327646">
        <w:rPr>
          <w:color w:val="0000FF"/>
        </w:rPr>
        <w:t xml:space="preserve">--- perhaps possible in general terms. We have benefit from the detailed AMPATH data but the general picture of a mature program with relatielt frequency care seeking and </w:t>
      </w:r>
      <w:r w:rsidR="00A67774" w:rsidRPr="00327646">
        <w:rPr>
          <w:color w:val="0000FF"/>
        </w:rPr>
        <w:t xml:space="preserve">drop-out from ART is common. </w:t>
      </w:r>
      <w:r w:rsidR="00AB1DB7">
        <w:rPr>
          <w:color w:val="0000FF"/>
        </w:rPr>
        <w:t xml:space="preserve"> </w:t>
      </w:r>
      <w:r w:rsidR="00A67774" w:rsidRPr="00327646">
        <w:rPr>
          <w:color w:val="0000FF"/>
        </w:rPr>
        <w:t>However the balance will be expected to change over time, and the relativr impact and costs of itnerventions will be modulated by health care seeking behaiorund and local conditions, will probably dominate the analysis.</w:t>
      </w:r>
    </w:p>
    <w:p w14:paraId="29707397" w14:textId="77777777" w:rsidR="00EE3458" w:rsidRPr="00327646" w:rsidRDefault="00EE3458" w:rsidP="00A81127">
      <w:pPr>
        <w:pStyle w:val="normal0"/>
        <w:numPr>
          <w:ilvl w:val="0"/>
          <w:numId w:val="24"/>
        </w:numPr>
        <w:rPr>
          <w:color w:val="0000FF"/>
        </w:rPr>
      </w:pPr>
      <w:r w:rsidRPr="00327646">
        <w:rPr>
          <w:color w:val="0000FF"/>
        </w:rPr>
        <w:t xml:space="preserve">Findings of other moelling work, which relied on routinely available data on national programs at aggregated level, have been in broad agreement – although these have not been able to </w:t>
      </w:r>
      <w:r w:rsidR="00F8376F" w:rsidRPr="00327646">
        <w:rPr>
          <w:color w:val="0000FF"/>
        </w:rPr>
        <w:t>examine the same range of itnerventions options that we have no</w:t>
      </w:r>
      <w:r w:rsidR="00A04275" w:rsidRPr="00327646">
        <w:rPr>
          <w:color w:val="0000FF"/>
        </w:rPr>
        <w:t>r</w:t>
      </w:r>
      <w:r w:rsidR="00F8376F" w:rsidRPr="00327646">
        <w:rPr>
          <w:color w:val="0000FF"/>
        </w:rPr>
        <w:t xml:space="preserve"> be grounded in the data from the</w:t>
      </w:r>
      <w:r w:rsidR="00A04275" w:rsidRPr="00327646">
        <w:rPr>
          <w:color w:val="0000FF"/>
        </w:rPr>
        <w:t xml:space="preserve"> operations of a single program, nor benefit from the linkage of longitudiianl data from community outreach and clinical data.</w:t>
      </w:r>
    </w:p>
    <w:p w14:paraId="5A0F30D3" w14:textId="77777777" w:rsidR="00A67774" w:rsidRPr="00327646" w:rsidRDefault="00A67774" w:rsidP="00A81127">
      <w:pPr>
        <w:pStyle w:val="normal0"/>
        <w:ind w:left="720"/>
        <w:rPr>
          <w:color w:val="0000FF"/>
        </w:rPr>
      </w:pPr>
    </w:p>
    <w:p w14:paraId="13D0FC76" w14:textId="77777777" w:rsidR="005E53E2" w:rsidRPr="00327646" w:rsidRDefault="009E098E" w:rsidP="00A81127">
      <w:pPr>
        <w:pStyle w:val="normal0"/>
        <w:numPr>
          <w:ilvl w:val="0"/>
          <w:numId w:val="24"/>
        </w:numPr>
        <w:rPr>
          <w:color w:val="0000FF"/>
        </w:rPr>
      </w:pPr>
      <w:r w:rsidRPr="00327646">
        <w:rPr>
          <w:color w:val="0000FF"/>
        </w:rPr>
        <w:t xml:space="preserve">Many Contries moving ahead (e.g. Brazil – UTT: Rwanda; Imm ART) and it will be import to evaluate.  </w:t>
      </w:r>
    </w:p>
    <w:p w14:paraId="537208F1" w14:textId="77777777" w:rsidR="005E53E2" w:rsidRPr="00327646" w:rsidRDefault="005E53E2" w:rsidP="00A81127">
      <w:pPr>
        <w:pStyle w:val="normal0"/>
        <w:rPr>
          <w:color w:val="0000FF"/>
        </w:rPr>
      </w:pPr>
    </w:p>
    <w:p w14:paraId="58CDE9BB" w14:textId="77777777" w:rsidR="00AB71EF" w:rsidRPr="00327646" w:rsidRDefault="009E098E" w:rsidP="00A81127">
      <w:pPr>
        <w:pStyle w:val="normal0"/>
        <w:numPr>
          <w:ilvl w:val="0"/>
          <w:numId w:val="24"/>
        </w:numPr>
        <w:rPr>
          <w:color w:val="0000FF"/>
        </w:rPr>
      </w:pPr>
      <w:r w:rsidRPr="00327646">
        <w:rPr>
          <w:color w:val="0000FF"/>
        </w:rPr>
        <w:t>UNAIDS 90-90-90 thing – urgent aim for everything all at once. WHO treatment guidelines</w:t>
      </w:r>
      <w:r w:rsidR="00AB71EF" w:rsidRPr="00327646">
        <w:rPr>
          <w:color w:val="0000FF"/>
        </w:rPr>
        <w:t xml:space="preserve"> have been focussed on threshold for initation and paient monitoring and with recommendations focussed on clinical evidence. WHO tretmet guidelines not include testing. But our results suggest that, in fact, programs need to either </w:t>
      </w:r>
      <w:r w:rsidR="00593816" w:rsidRPr="00327646">
        <w:rPr>
          <w:color w:val="0000FF"/>
        </w:rPr>
        <w:t>s</w:t>
      </w:r>
      <w:r w:rsidR="00AB71EF" w:rsidRPr="00327646">
        <w:rPr>
          <w:color w:val="0000FF"/>
        </w:rPr>
        <w:t>trengthen thieir cascade</w:t>
      </w:r>
      <w:r w:rsidR="00593816" w:rsidRPr="00327646">
        <w:rPr>
          <w:color w:val="0000FF"/>
        </w:rPr>
        <w:t>, especially on the pre-ART side</w:t>
      </w:r>
      <w:r w:rsidR="00AB71EF" w:rsidRPr="00327646">
        <w:rPr>
          <w:color w:val="0000FF"/>
        </w:rPr>
        <w:t>; or, radically simplify care and provide treatment to all</w:t>
      </w:r>
      <w:r w:rsidR="00593816" w:rsidRPr="00327646">
        <w:rPr>
          <w:color w:val="0000FF"/>
        </w:rPr>
        <w:t xml:space="preserve"> presenting</w:t>
      </w:r>
      <w:r w:rsidR="00AB71EF" w:rsidRPr="00327646">
        <w:rPr>
          <w:color w:val="0000FF"/>
        </w:rPr>
        <w:t xml:space="preserve">; and then to achieve the greatest impact to include large outreach programs. Expandiing outreach whilst weaknesses remains risks </w:t>
      </w:r>
      <w:r w:rsidR="00613E5B" w:rsidRPr="00327646">
        <w:rPr>
          <w:color w:val="0000FF"/>
        </w:rPr>
        <w:t>faling to get maximum impact from invesmtnet.</w:t>
      </w:r>
    </w:p>
    <w:p w14:paraId="6E8C7F27" w14:textId="77777777" w:rsidR="00613E5B" w:rsidRDefault="00613E5B" w:rsidP="00A81127">
      <w:pPr>
        <w:pStyle w:val="normal0"/>
        <w:ind w:left="720"/>
      </w:pPr>
    </w:p>
    <w:p w14:paraId="05CE553C" w14:textId="77777777" w:rsidR="00A96ED3" w:rsidRDefault="00A96ED3" w:rsidP="00A81127">
      <w:pPr>
        <w:pStyle w:val="normal0"/>
        <w:ind w:left="720"/>
      </w:pPr>
    </w:p>
    <w:p w14:paraId="0B12EE94" w14:textId="0896A417" w:rsidR="0013064A" w:rsidRDefault="0013064A" w:rsidP="00A81127">
      <w:pPr>
        <w:pStyle w:val="normal0"/>
      </w:pPr>
      <w:r>
        <w:t>––––––––––––––––––––––––––––––––––––––––––––––––––––––––––––––––––––––––––––––––––––––––––</w:t>
      </w:r>
    </w:p>
    <w:p w14:paraId="7F47F49B" w14:textId="77777777" w:rsidR="007F1979" w:rsidRPr="00F93973" w:rsidRDefault="007F1979" w:rsidP="00A81127">
      <w:pPr>
        <w:pStyle w:val="normal0"/>
      </w:pPr>
    </w:p>
    <w:p w14:paraId="067FE422" w14:textId="77777777" w:rsidR="00747E08" w:rsidRPr="0013064A" w:rsidRDefault="00BE1B57" w:rsidP="007A68B7">
      <w:pPr>
        <w:pStyle w:val="normal0"/>
        <w:ind w:firstLine="720"/>
      </w:pPr>
      <w:r w:rsidRPr="0013064A">
        <w:t xml:space="preserve">These results </w:t>
      </w:r>
      <w:r w:rsidR="00BA097D" w:rsidRPr="0013064A">
        <w:t>indicate</w:t>
      </w:r>
      <w:r w:rsidR="002D5362" w:rsidRPr="0013064A">
        <w:t xml:space="preserve"> that within a</w:t>
      </w:r>
      <w:r w:rsidR="00025424" w:rsidRPr="0013064A">
        <w:t>n ART programme in Kenya</w:t>
      </w:r>
      <w:r w:rsidR="00376AC0" w:rsidRPr="0013064A">
        <w:t xml:space="preserve"> and</w:t>
      </w:r>
      <w:r w:rsidR="00025424" w:rsidRPr="0013064A">
        <w:t xml:space="preserve"> under our baseline</w:t>
      </w:r>
      <w:r w:rsidR="00376AC0" w:rsidRPr="0013064A">
        <w:t xml:space="preserve"> conditions</w:t>
      </w:r>
      <w:r w:rsidR="00BA097D" w:rsidRPr="0013064A">
        <w:t>,</w:t>
      </w:r>
      <w:r w:rsidR="00FC6E36" w:rsidRPr="0013064A">
        <w:t xml:space="preserve"> care is suboptimal</w:t>
      </w:r>
      <w:r w:rsidR="00773AEC" w:rsidRPr="0013064A">
        <w:t>.</w:t>
      </w:r>
      <w:r w:rsidR="0022749A" w:rsidRPr="0013064A">
        <w:t xml:space="preserve"> </w:t>
      </w:r>
      <w:r w:rsidR="009F6EC2" w:rsidRPr="0013064A">
        <w:t xml:space="preserve">When assessing HIV-related deaths </w:t>
      </w:r>
      <w:r w:rsidR="00C13972" w:rsidRPr="0013064A">
        <w:t>at</w:t>
      </w:r>
      <w:r w:rsidR="009F6EC2" w:rsidRPr="0013064A">
        <w:t xml:space="preserve"> the </w:t>
      </w:r>
      <w:r w:rsidR="00FE50EC" w:rsidRPr="0013064A">
        <w:t>community-level</w:t>
      </w:r>
      <w:r w:rsidR="004530C8" w:rsidRPr="0013064A">
        <w:t xml:space="preserve">, </w:t>
      </w:r>
      <w:r w:rsidR="005D2F86" w:rsidRPr="0013064A">
        <w:t>among</w:t>
      </w:r>
      <w:r w:rsidR="004530C8" w:rsidRPr="0013064A">
        <w:t xml:space="preserve"> all individuals,</w:t>
      </w:r>
      <w:r w:rsidR="009F6EC2" w:rsidRPr="0013064A">
        <w:t xml:space="preserve"> the majority of deaths </w:t>
      </w:r>
      <w:r w:rsidR="00E80AC6" w:rsidRPr="0013064A">
        <w:t>were</w:t>
      </w:r>
      <w:r w:rsidR="009F6EC2" w:rsidRPr="0013064A">
        <w:t xml:space="preserve"> attributable to patients who never initiate</w:t>
      </w:r>
      <w:r w:rsidR="00E80AC6" w:rsidRPr="0013064A">
        <w:t>d</w:t>
      </w:r>
      <w:r w:rsidR="009F6EC2" w:rsidRPr="0013064A">
        <w:t xml:space="preserve"> ART and in particular to patients who were aware of their HIV-status but due to failing</w:t>
      </w:r>
      <w:r w:rsidR="007E4669" w:rsidRPr="0013064A">
        <w:t>s</w:t>
      </w:r>
      <w:r w:rsidR="009F6EC2" w:rsidRPr="0013064A">
        <w:t xml:space="preserve"> of pre-ART care, did not initiate treatment (figure 2, left).</w:t>
      </w:r>
      <w:r w:rsidR="007E4669" w:rsidRPr="0013064A">
        <w:t xml:space="preserve"> However, when the same scenario </w:t>
      </w:r>
      <w:r w:rsidR="00182D46" w:rsidRPr="0013064A">
        <w:t>was</w:t>
      </w:r>
      <w:r w:rsidR="007E4669" w:rsidRPr="0013064A">
        <w:t xml:space="preserve"> considered from the </w:t>
      </w:r>
      <w:r w:rsidR="00FE50EC" w:rsidRPr="0013064A">
        <w:t>clinic-level</w:t>
      </w:r>
      <w:r w:rsidR="007E4669" w:rsidRPr="0013064A">
        <w:t>,</w:t>
      </w:r>
      <w:r w:rsidR="00161ABE" w:rsidRPr="0013064A">
        <w:t xml:space="preserve"> among all individuals who had contact with the clinic yet suffered an HIV-related death (figure 2, right), the 19% of individuals who never engage</w:t>
      </w:r>
      <w:r w:rsidR="00182D46" w:rsidRPr="0013064A">
        <w:t>d</w:t>
      </w:r>
      <w:r w:rsidR="00161ABE" w:rsidRPr="0013064A">
        <w:t xml:space="preserve"> with care (from the left-hand figure) </w:t>
      </w:r>
      <w:r w:rsidR="00780F71" w:rsidRPr="0013064A">
        <w:t>was</w:t>
      </w:r>
      <w:r w:rsidR="00161ABE" w:rsidRPr="0013064A">
        <w:t xml:space="preserve"> absent. Additionally, the clinic-level view indicates that 35% of deceased patients had initiated ART; however, </w:t>
      </w:r>
      <w:r w:rsidR="00F24705" w:rsidRPr="0013064A">
        <w:t>stepping back to the community-level view, only 24% initiated ART prior to death.</w:t>
      </w:r>
      <w:r w:rsidR="007C2956" w:rsidRPr="0013064A">
        <w:t xml:space="preserve"> </w:t>
      </w:r>
      <w:r w:rsidR="00F24705" w:rsidRPr="0013064A">
        <w:t xml:space="preserve">These results highlight the major </w:t>
      </w:r>
      <w:r w:rsidR="00747E08" w:rsidRPr="0013064A">
        <w:t xml:space="preserve">limitation of </w:t>
      </w:r>
      <w:r w:rsidR="00F24705" w:rsidRPr="0013064A">
        <w:t xml:space="preserve">clinic-level data: only patients who contact the clinic are accounted for. </w:t>
      </w:r>
      <w:r w:rsidR="00747E08" w:rsidRPr="0013064A">
        <w:t>Consequently</w:t>
      </w:r>
      <w:r w:rsidR="00F24705" w:rsidRPr="0013064A">
        <w:t xml:space="preserve">, </w:t>
      </w:r>
      <w:r w:rsidR="007C2956" w:rsidRPr="0013064A">
        <w:t xml:space="preserve">masking </w:t>
      </w:r>
      <w:r w:rsidR="00747E08" w:rsidRPr="0013064A">
        <w:t>a major</w:t>
      </w:r>
      <w:r w:rsidR="00E40461" w:rsidRPr="0013064A">
        <w:t xml:space="preserve"> deficiency in care and</w:t>
      </w:r>
      <w:r w:rsidR="00747E08" w:rsidRPr="0013064A">
        <w:t xml:space="preserve"> cause of mortality</w:t>
      </w:r>
      <w:r w:rsidR="007C2956" w:rsidRPr="0013064A">
        <w:t>.</w:t>
      </w:r>
      <w:r w:rsidR="00747E08" w:rsidRPr="0013064A">
        <w:t xml:space="preserve"> </w:t>
      </w:r>
    </w:p>
    <w:p w14:paraId="735FAFB6" w14:textId="77777777" w:rsidR="00BA097D" w:rsidRPr="0013064A" w:rsidRDefault="00BA097D" w:rsidP="007C2956">
      <w:pPr>
        <w:pStyle w:val="normal0"/>
      </w:pPr>
    </w:p>
    <w:p w14:paraId="38E4BE45" w14:textId="77777777" w:rsidR="002D5362" w:rsidRPr="0013064A" w:rsidRDefault="00F679B0" w:rsidP="001327D0">
      <w:pPr>
        <w:pStyle w:val="normal0"/>
        <w:ind w:firstLine="720"/>
      </w:pPr>
      <w:r w:rsidRPr="0013064A">
        <w:t xml:space="preserve">Intervening </w:t>
      </w:r>
      <w:r w:rsidR="00DE6731" w:rsidRPr="0013064A">
        <w:t xml:space="preserve">at various points in care with individual interventions </w:t>
      </w:r>
      <w:r w:rsidR="008F6B85" w:rsidRPr="0013064A">
        <w:t xml:space="preserve">illustrates </w:t>
      </w:r>
      <w:r w:rsidR="00DE6731" w:rsidRPr="0013064A">
        <w:t xml:space="preserve">that HIV-testing and pre-ART retention are </w:t>
      </w:r>
      <w:r w:rsidR="00907D20" w:rsidRPr="0013064A">
        <w:t>suboptimal</w:t>
      </w:r>
      <w:r w:rsidR="00DE6731" w:rsidRPr="0013064A">
        <w:t xml:space="preserve">, as interventions </w:t>
      </w:r>
      <w:r w:rsidR="00A522D1" w:rsidRPr="0013064A">
        <w:t>targeting</w:t>
      </w:r>
      <w:r w:rsidR="00DE6731" w:rsidRPr="0013064A">
        <w:t xml:space="preserve"> </w:t>
      </w:r>
      <w:r w:rsidR="008F6B85" w:rsidRPr="0013064A">
        <w:t>those areas</w:t>
      </w:r>
      <w:r w:rsidR="00DE6731" w:rsidRPr="0013064A">
        <w:t xml:space="preserve">, such as HBCT or Improved Care, </w:t>
      </w:r>
      <w:r w:rsidR="007E2C2C" w:rsidRPr="0013064A">
        <w:t>were</w:t>
      </w:r>
      <w:r w:rsidR="00DE6731" w:rsidRPr="0013064A">
        <w:t xml:space="preserve"> highly impactful</w:t>
      </w:r>
      <w:r w:rsidR="00A522D1" w:rsidRPr="0013064A">
        <w:t xml:space="preserve"> (figure 3)</w:t>
      </w:r>
      <w:r w:rsidR="00DE6731" w:rsidRPr="0013064A">
        <w:t xml:space="preserve">. In contrast, removing pre-ART care all together </w:t>
      </w:r>
      <w:r w:rsidR="00DE6731" w:rsidRPr="0013064A">
        <w:lastRenderedPageBreak/>
        <w:t>(Immediate ART) and additionally actively seeking individuals (Universal Test &amp; Treat) avert</w:t>
      </w:r>
      <w:r w:rsidR="00E020A7" w:rsidRPr="0013064A">
        <w:t>ed</w:t>
      </w:r>
      <w:r w:rsidR="00DE6731" w:rsidRPr="0013064A">
        <w:t xml:space="preserve"> the most DALYs between 2010 and 2030</w:t>
      </w:r>
      <w:r w:rsidR="009A3304" w:rsidRPr="0013064A">
        <w:t>(</w:t>
      </w:r>
      <w:r w:rsidR="00AF1334" w:rsidRPr="0013064A">
        <w:t xml:space="preserve">3.62m and </w:t>
      </w:r>
      <w:r w:rsidR="009A3304" w:rsidRPr="0013064A">
        <w:t>5.59m DALYs averted,</w:t>
      </w:r>
      <w:r w:rsidR="00AF1334" w:rsidRPr="0013064A">
        <w:t xml:space="preserve"> 32% and</w:t>
      </w:r>
      <w:r w:rsidR="009A3304" w:rsidRPr="0013064A">
        <w:t xml:space="preserve"> 50% of MAI</w:t>
      </w:r>
      <w:r w:rsidR="00924319" w:rsidRPr="0013064A">
        <w:t>, respectively</w:t>
      </w:r>
      <w:r w:rsidR="009A3304" w:rsidRPr="0013064A">
        <w:t>)</w:t>
      </w:r>
      <w:r w:rsidR="00DE6731" w:rsidRPr="0013064A">
        <w:t xml:space="preserve">; however, these interventions </w:t>
      </w:r>
      <w:r w:rsidR="007723F5" w:rsidRPr="0013064A">
        <w:t>were</w:t>
      </w:r>
      <w:r w:rsidR="00DE6731" w:rsidRPr="0013064A">
        <w:t xml:space="preserve"> </w:t>
      </w:r>
      <w:r w:rsidR="009479F3" w:rsidRPr="0013064A">
        <w:t xml:space="preserve">the most </w:t>
      </w:r>
      <w:r w:rsidR="00DE6731" w:rsidRPr="0013064A">
        <w:t>expensive to implement</w:t>
      </w:r>
      <w:r w:rsidR="00924319" w:rsidRPr="0013064A">
        <w:t>($1.64b and $4.27b</w:t>
      </w:r>
      <w:r w:rsidR="00955623" w:rsidRPr="0013064A">
        <w:t>, respectively</w:t>
      </w:r>
      <w:r w:rsidR="00924319" w:rsidRPr="0013064A">
        <w:t>)</w:t>
      </w:r>
      <w:r w:rsidR="00DE6731" w:rsidRPr="0013064A">
        <w:t xml:space="preserve">. </w:t>
      </w:r>
      <w:commentRangeStart w:id="33"/>
      <w:r w:rsidR="00DE6731" w:rsidRPr="0013064A">
        <w:t>F</w:t>
      </w:r>
      <w:r w:rsidRPr="0013064A">
        <w:t xml:space="preserve">rom analysis of these individual </w:t>
      </w:r>
      <w:r w:rsidR="00CD599C" w:rsidRPr="0013064A">
        <w:t>strategies</w:t>
      </w:r>
      <w:r w:rsidRPr="0013064A">
        <w:t>, no single large-impact low-cost intervention</w:t>
      </w:r>
      <w:r w:rsidR="00DE6731" w:rsidRPr="0013064A">
        <w:t xml:space="preserve"> was identified</w:t>
      </w:r>
      <w:r w:rsidR="00D86A28" w:rsidRPr="0013064A">
        <w:t>,</w:t>
      </w:r>
      <w:r w:rsidRPr="0013064A">
        <w:t xml:space="preserve"> </w:t>
      </w:r>
      <w:commentRangeEnd w:id="33"/>
      <w:r w:rsidR="00E22793" w:rsidRPr="0013064A">
        <w:rPr>
          <w:rStyle w:val="CommentReference"/>
        </w:rPr>
        <w:commentReference w:id="33"/>
      </w:r>
      <w:r w:rsidR="00D86A28" w:rsidRPr="0013064A">
        <w:rPr>
          <w:rStyle w:val="CommentReference"/>
        </w:rPr>
        <w:t>w</w:t>
      </w:r>
      <w:r w:rsidR="00D86A28" w:rsidRPr="0013064A">
        <w:t>ith</w:t>
      </w:r>
      <w:r w:rsidRPr="0013064A">
        <w:t xml:space="preserve"> high impact interventions </w:t>
      </w:r>
      <w:r w:rsidR="00D86A28" w:rsidRPr="0013064A">
        <w:t xml:space="preserve">having a </w:t>
      </w:r>
      <w:r w:rsidRPr="0013064A">
        <w:t xml:space="preserve">high cost per DALY averted and </w:t>
      </w:r>
      <w:r w:rsidR="00D86A28" w:rsidRPr="0013064A">
        <w:t>low cost interventions hav</w:t>
      </w:r>
      <w:r w:rsidR="00CD599C" w:rsidRPr="0013064A">
        <w:t>ing a low cost per DALY averted</w:t>
      </w:r>
      <w:r w:rsidR="00537A46" w:rsidRPr="0013064A">
        <w:t>. Additionally, w</w:t>
      </w:r>
      <w:r w:rsidR="00EA7FA2" w:rsidRPr="0013064A">
        <w:t>e identified a combination of six interventions that when applied simultaneously improve</w:t>
      </w:r>
      <w:r w:rsidR="00C012F1" w:rsidRPr="0013064A">
        <w:t>d</w:t>
      </w:r>
      <w:r w:rsidR="00EA7FA2" w:rsidRPr="0013064A">
        <w:t xml:space="preserve"> patient outcomes</w:t>
      </w:r>
      <w:r w:rsidR="00537A46" w:rsidRPr="0013064A">
        <w:t xml:space="preserve"> </w:t>
      </w:r>
      <w:r w:rsidR="00EA7FA2" w:rsidRPr="0013064A">
        <w:t>at a cost of $353 per DALY averted</w:t>
      </w:r>
      <w:r w:rsidR="00894DB3" w:rsidRPr="0013064A">
        <w:t xml:space="preserve"> compared to baseline</w:t>
      </w:r>
      <w:r w:rsidR="00EA7FA2" w:rsidRPr="0013064A">
        <w:t xml:space="preserve">. </w:t>
      </w:r>
      <w:r w:rsidR="00FA79B7" w:rsidRPr="0013064A">
        <w:t>This combination strengthened</w:t>
      </w:r>
      <w:r w:rsidR="00FA295E" w:rsidRPr="0013064A">
        <w:t xml:space="preserve"> care at multiple points and is potentially as impactful as the Universal Test and Treat </w:t>
      </w:r>
      <w:r w:rsidR="00A43C59" w:rsidRPr="0013064A">
        <w:t>strategy</w:t>
      </w:r>
      <w:r w:rsidR="00FA295E" w:rsidRPr="0013064A">
        <w:t xml:space="preserve"> but with a lower average cost-effectiveness ratio.</w:t>
      </w:r>
    </w:p>
    <w:p w14:paraId="3A643F4C" w14:textId="77777777" w:rsidR="00615625" w:rsidRPr="0013064A" w:rsidRDefault="00615625" w:rsidP="0086036A">
      <w:pPr>
        <w:pStyle w:val="normal0"/>
      </w:pPr>
    </w:p>
    <w:p w14:paraId="32DD2578" w14:textId="0F7A8043" w:rsidR="00272A02" w:rsidRPr="0013064A" w:rsidRDefault="00EA489D" w:rsidP="00341D62">
      <w:pPr>
        <w:pStyle w:val="normal0"/>
        <w:ind w:firstLine="720"/>
      </w:pPr>
      <w:r w:rsidRPr="0013064A">
        <w:t xml:space="preserve">This work indicates that it is imperative for ART programmes to evaluate patient outcomes from the population perspective. The </w:t>
      </w:r>
      <w:r w:rsidR="00FF056D" w:rsidRPr="0013064A">
        <w:t xml:space="preserve">clinic-level view </w:t>
      </w:r>
      <w:r w:rsidR="008B1D49" w:rsidRPr="0013064A">
        <w:t xml:space="preserve">is </w:t>
      </w:r>
      <w:r w:rsidRPr="0013064A">
        <w:t>biased, as on</w:t>
      </w:r>
      <w:r w:rsidR="00E667F8" w:rsidRPr="0013064A">
        <w:t xml:space="preserve">ly individuals who have had contact </w:t>
      </w:r>
      <w:r w:rsidRPr="0013064A">
        <w:t xml:space="preserve">with the clinic are accounted for. </w:t>
      </w:r>
      <w:r w:rsidR="00E667F8" w:rsidRPr="0013064A">
        <w:t xml:space="preserve">Thus, to fully understand where deficiencies in care are leading to lives being lost to HIV, </w:t>
      </w:r>
      <w:r w:rsidR="00FF056D" w:rsidRPr="0013064A">
        <w:t>the entire community must be fully represented</w:t>
      </w:r>
      <w:r w:rsidR="00E667F8" w:rsidRPr="0013064A">
        <w:t xml:space="preserve">. </w:t>
      </w:r>
      <w:r w:rsidR="009C5095" w:rsidRPr="0013064A">
        <w:t xml:space="preserve">This poses significant challenges for HIV care </w:t>
      </w:r>
      <w:r w:rsidR="009378A7" w:rsidRPr="0013064A">
        <w:t>providers,</w:t>
      </w:r>
      <w:r w:rsidR="00FF056D" w:rsidRPr="0013064A">
        <w:t xml:space="preserve"> as assessing community-</w:t>
      </w:r>
      <w:r w:rsidR="009C5095" w:rsidRPr="0013064A">
        <w:t>level outcomes, particular</w:t>
      </w:r>
      <w:r w:rsidR="00E8776E" w:rsidRPr="0013064A">
        <w:t>ly</w:t>
      </w:r>
      <w:r w:rsidR="009C5095" w:rsidRPr="0013064A">
        <w:t xml:space="preserve"> among individuals with no prior engagement in care, is both financially and logistically </w:t>
      </w:r>
      <w:r w:rsidR="009378A7" w:rsidRPr="0013064A">
        <w:t>testing</w:t>
      </w:r>
      <w:r w:rsidR="009C5095" w:rsidRPr="0013064A">
        <w:t>.</w:t>
      </w:r>
      <w:r w:rsidR="004D2013" w:rsidRPr="0013064A">
        <w:t xml:space="preserve"> Additionally, as ART programmes consider </w:t>
      </w:r>
      <w:r w:rsidR="00C261F3" w:rsidRPr="0013064A">
        <w:t xml:space="preserve">intervening </w:t>
      </w:r>
      <w:r w:rsidR="004D2013" w:rsidRPr="0013064A">
        <w:t>to improve care, many current</w:t>
      </w:r>
      <w:r w:rsidR="00FF056D" w:rsidRPr="0013064A">
        <w:t>ly available</w:t>
      </w:r>
      <w:r w:rsidR="004D2013" w:rsidRPr="0013064A">
        <w:t xml:space="preserve"> interventions only ta</w:t>
      </w:r>
      <w:r w:rsidR="00FB28BC" w:rsidRPr="0013064A">
        <w:t>r</w:t>
      </w:r>
      <w:r w:rsidR="004D2013" w:rsidRPr="0013064A">
        <w:t>get one aspect of care</w:t>
      </w:r>
      <w:r w:rsidR="004D2013" w:rsidRPr="0013064A">
        <w:fldChar w:fldCharType="begin"/>
      </w:r>
      <w:r w:rsidR="00012C48">
        <w:instrText xml:space="preserve"> ADDIN PAPERS2_CITATIONS &lt;citation&gt;&lt;uuid&gt;1461CE85-E0B1-4312-923F-26C923258429&lt;/uuid&gt;&lt;priority&gt;35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13064A">
        <w:fldChar w:fldCharType="separate"/>
      </w:r>
      <w:r w:rsidR="004D2013" w:rsidRPr="0013064A">
        <w:rPr>
          <w:lang w:val="en-US"/>
        </w:rPr>
        <w:t>{Kilmarx:2013iy, Barnighausen:2011cb</w:t>
      </w:r>
      <w:r w:rsidR="004D2013" w:rsidRPr="0013064A">
        <w:fldChar w:fldCharType="end"/>
      </w:r>
      <w:r w:rsidR="004D2013" w:rsidRPr="0013064A">
        <w:t>,</w:t>
      </w:r>
      <w:r w:rsidR="004D2013" w:rsidRPr="0013064A">
        <w:fldChar w:fldCharType="begin"/>
      </w:r>
      <w:r w:rsidR="00012C48">
        <w:instrText xml:space="preserve"> ADDIN PAPERS2_CITATIONS &lt;citation&gt;&lt;uuid&gt;7D03F6EF-8228-41A1-B5A2-7E20B4229040&lt;/uuid&gt;&lt;priority&gt;36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13064A">
        <w:fldChar w:fldCharType="separate"/>
      </w:r>
      <w:r w:rsidR="004D2013" w:rsidRPr="0013064A">
        <w:rPr>
          <w:lang w:val="en-US"/>
        </w:rPr>
        <w:t>Govindasamy:2014fa}</w:t>
      </w:r>
      <w:r w:rsidR="004D2013" w:rsidRPr="0013064A">
        <w:fldChar w:fldCharType="end"/>
      </w:r>
      <w:r w:rsidR="004D2013" w:rsidRPr="0013064A">
        <w:t xml:space="preserve">. </w:t>
      </w:r>
      <w:r w:rsidR="00B8471C" w:rsidRPr="0013064A">
        <w:t xml:space="preserve">Our results </w:t>
      </w:r>
      <w:r w:rsidR="00D81B25" w:rsidRPr="0013064A">
        <w:t xml:space="preserve">deduce that a single intervention strategy provides </w:t>
      </w:r>
      <w:r w:rsidR="002A668D" w:rsidRPr="0013064A">
        <w:t xml:space="preserve">limited </w:t>
      </w:r>
      <w:r w:rsidR="00341D62" w:rsidRPr="0013064A">
        <w:t xml:space="preserve">benefit, as </w:t>
      </w:r>
      <w:r w:rsidR="004D2013" w:rsidRPr="0013064A">
        <w:t xml:space="preserve">any </w:t>
      </w:r>
      <w:r w:rsidR="00341D62" w:rsidRPr="0013064A">
        <w:t xml:space="preserve">individual </w:t>
      </w:r>
      <w:r w:rsidR="004D2013" w:rsidRPr="0013064A">
        <w:t>intervention</w:t>
      </w:r>
      <w:r w:rsidR="00D37554" w:rsidRPr="0013064A">
        <w:t>s enacted</w:t>
      </w:r>
      <w:r w:rsidR="004D2013" w:rsidRPr="0013064A">
        <w:t xml:space="preserve"> will be attenuated by downstream deficiencies in care, and also limited by any upstream constraints.</w:t>
      </w:r>
      <w:r w:rsidR="00E8776E" w:rsidRPr="0013064A">
        <w:t xml:space="preserve"> </w:t>
      </w:r>
      <w:r w:rsidR="004D2013" w:rsidRPr="0013064A">
        <w:t>For instance, interventions targeting linkage to care will be constrained by the number of i</w:t>
      </w:r>
      <w:r w:rsidR="0059161B" w:rsidRPr="0013064A">
        <w:t xml:space="preserve">ndividuals who attempt to link and </w:t>
      </w:r>
      <w:r w:rsidR="00587E47" w:rsidRPr="0013064A">
        <w:t xml:space="preserve">further </w:t>
      </w:r>
      <w:r w:rsidR="0059161B" w:rsidRPr="0013064A">
        <w:t>capped by downstream losses from pre-ART and ART care.</w:t>
      </w:r>
      <w:r w:rsidR="00216099" w:rsidRPr="0013064A">
        <w:t xml:space="preserve"> Thus</w:t>
      </w:r>
      <w:r w:rsidR="00341D62" w:rsidRPr="0013064A">
        <w:t xml:space="preserve"> as our results corroborate</w:t>
      </w:r>
      <w:r w:rsidR="00216099" w:rsidRPr="0013064A">
        <w:t xml:space="preserve">, care must be strengthened </w:t>
      </w:r>
      <w:r w:rsidR="00872D3A" w:rsidRPr="0013064A">
        <w:t xml:space="preserve">by intervening </w:t>
      </w:r>
      <w:r w:rsidR="00341D62" w:rsidRPr="0013064A">
        <w:t xml:space="preserve">at multiple </w:t>
      </w:r>
      <w:r w:rsidR="00226A37" w:rsidRPr="0013064A">
        <w:t xml:space="preserve">points with </w:t>
      </w:r>
      <w:r w:rsidR="00341D62" w:rsidRPr="0013064A">
        <w:t xml:space="preserve">a combination of interventions </w:t>
      </w:r>
      <w:r w:rsidR="00216099" w:rsidRPr="0013064A">
        <w:t>to fully realise the benefits afforded by ART</w:t>
      </w:r>
      <w:r w:rsidR="00070268" w:rsidRPr="0013064A">
        <w:t>.</w:t>
      </w:r>
      <w:r w:rsidR="00733C70" w:rsidRPr="0013064A">
        <w:t xml:space="preserve"> </w:t>
      </w:r>
      <w:r w:rsidR="00226A37" w:rsidRPr="0013064A">
        <w:t>Although</w:t>
      </w:r>
      <w:r w:rsidR="00733C70" w:rsidRPr="0013064A">
        <w:t xml:space="preserve"> interventions utilising an immediate ART strategy</w:t>
      </w:r>
      <w:r w:rsidR="00226A37" w:rsidRPr="0013064A">
        <w:t xml:space="preserve"> provide </w:t>
      </w:r>
      <w:r w:rsidR="00B13C0C" w:rsidRPr="0013064A">
        <w:t xml:space="preserve">the largest improvement </w:t>
      </w:r>
      <w:r w:rsidR="004C000F" w:rsidRPr="0013064A">
        <w:t>in</w:t>
      </w:r>
      <w:r w:rsidR="00B13C0C" w:rsidRPr="0013064A">
        <w:t xml:space="preserve"> patient outcomes, </w:t>
      </w:r>
      <w:r w:rsidR="00DE2511" w:rsidRPr="0013064A">
        <w:t>these gains</w:t>
      </w:r>
      <w:r w:rsidR="00CD1852" w:rsidRPr="0013064A">
        <w:t xml:space="preserve"> are brought</w:t>
      </w:r>
      <w:r w:rsidR="00816B98" w:rsidRPr="0013064A">
        <w:t xml:space="preserve"> about</w:t>
      </w:r>
      <w:r w:rsidR="00CD1852" w:rsidRPr="0013064A">
        <w:t xml:space="preserve"> through circumnavigating</w:t>
      </w:r>
      <w:r w:rsidR="00733C70" w:rsidRPr="0013064A">
        <w:t xml:space="preserve"> the operational challenges of pre-ART care by removing it, potentially </w:t>
      </w:r>
      <w:r w:rsidR="00B13C0C" w:rsidRPr="0013064A">
        <w:t>depriving</w:t>
      </w:r>
      <w:r w:rsidR="001F69B3" w:rsidRPr="0013064A">
        <w:t xml:space="preserve"> </w:t>
      </w:r>
      <w:r w:rsidR="00733C70" w:rsidRPr="0013064A">
        <w:t>patients of its ancillary benefits</w:t>
      </w:r>
      <w:r w:rsidR="00733C70" w:rsidRPr="0013064A">
        <w:fldChar w:fldCharType="begin"/>
      </w:r>
      <w:r w:rsidR="00733C70" w:rsidRPr="0013064A">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13064A">
        <w:fldChar w:fldCharType="separate"/>
      </w:r>
      <w:r w:rsidR="00733C70" w:rsidRPr="0013064A">
        <w:rPr>
          <w:lang w:val="en-US"/>
        </w:rPr>
        <w:t>{Burtle:2012kw,</w:t>
      </w:r>
      <w:r w:rsidR="00733C70" w:rsidRPr="0013064A">
        <w:fldChar w:fldCharType="end"/>
      </w:r>
      <w:r w:rsidR="00733C70" w:rsidRPr="0013064A">
        <w:fldChar w:fldCharType="begin"/>
      </w:r>
      <w:r w:rsidR="00733C70" w:rsidRPr="0013064A">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13064A">
        <w:fldChar w:fldCharType="separate"/>
      </w:r>
      <w:r w:rsidR="00733C70" w:rsidRPr="0013064A">
        <w:rPr>
          <w:lang w:val="en-US"/>
        </w:rPr>
        <w:t>Govindasamy:2014fa}</w:t>
      </w:r>
      <w:r w:rsidR="00733C70" w:rsidRPr="0013064A">
        <w:fldChar w:fldCharType="end"/>
      </w:r>
      <w:r w:rsidR="005343A7" w:rsidRPr="0013064A">
        <w:t>.</w:t>
      </w:r>
    </w:p>
    <w:p w14:paraId="68F344C8" w14:textId="77777777" w:rsidR="00615625" w:rsidRPr="0013064A" w:rsidRDefault="00615625" w:rsidP="00615625">
      <w:pPr>
        <w:pStyle w:val="normal0"/>
        <w:ind w:firstLine="720"/>
      </w:pPr>
    </w:p>
    <w:p w14:paraId="57A2A4D7" w14:textId="56CBBF8B" w:rsidR="005F2329" w:rsidRPr="0013064A" w:rsidRDefault="005151F0" w:rsidP="005F2329">
      <w:pPr>
        <w:pStyle w:val="normal0"/>
        <w:ind w:firstLine="359"/>
      </w:pPr>
      <w:r w:rsidRPr="0013064A">
        <w:t xml:space="preserve">This model was predominantly calibrated using a longitudinal dataset provided by AMPATH of western Kenya. However, only the </w:t>
      </w:r>
      <w:r w:rsidR="0011508B" w:rsidRPr="0013064A">
        <w:t>clinic</w:t>
      </w:r>
      <w:r w:rsidR="00DB1747" w:rsidRPr="0013064A">
        <w:t>al</w:t>
      </w:r>
      <w:r w:rsidR="0011508B" w:rsidRPr="0013064A">
        <w:t xml:space="preserve"> </w:t>
      </w:r>
      <w:r w:rsidRPr="0013064A">
        <w:t>elements of HIV care wer</w:t>
      </w:r>
      <w:r w:rsidR="002A743D" w:rsidRPr="0013064A">
        <w:t>e calibrated to AMPATH data. N</w:t>
      </w:r>
      <w:r w:rsidRPr="0013064A">
        <w:t>ational estimates o</w:t>
      </w:r>
      <w:r w:rsidR="002A743D" w:rsidRPr="0013064A">
        <w:t>f incidence were used to drive and replicate the epidemic before model results were then validated against further national estimates of prevalence, AIDS-related deaths and ART coverage</w:t>
      </w:r>
      <w:r w:rsidR="002A743D" w:rsidRPr="0013064A">
        <w:fldChar w:fldCharType="begin"/>
      </w:r>
      <w:r w:rsidR="00012C48">
        <w:instrText xml:space="preserve"> ADDIN PAPERS2_CITATIONS &lt;citation&gt;&lt;uuid&gt;015A52D0-C093-4FF3-B7CA-A9F0788F9FF0&lt;/uuid&gt;&lt;priority&gt;38&lt;/priority&gt;&lt;publications&gt;&lt;publication&gt;&lt;accepted_date&gt;99201400001200000000200000&lt;/accepted_date&gt;&lt;title&gt;Spectrum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13064A">
        <w:fldChar w:fldCharType="separate"/>
      </w:r>
      <w:r w:rsidR="002A743D" w:rsidRPr="0013064A">
        <w:rPr>
          <w:lang w:val="en-US"/>
        </w:rPr>
        <w:t>{Spectrum:tl, KAIS:2014ux, NASCOP:2012tp}</w:t>
      </w:r>
      <w:r w:rsidR="002A743D" w:rsidRPr="0013064A">
        <w:fldChar w:fldCharType="end"/>
      </w:r>
      <w:r w:rsidR="002A743D" w:rsidRPr="0013064A">
        <w:t>.</w:t>
      </w:r>
      <w:r w:rsidR="0035788B" w:rsidRPr="0013064A">
        <w:t xml:space="preserve"> Additionally, our baseline scenario does not include a HBCT component unlike the current programme at AMPATH.</w:t>
      </w:r>
      <w:r w:rsidR="002A743D" w:rsidRPr="0013064A">
        <w:t xml:space="preserve"> Consequently, </w:t>
      </w:r>
      <w:r w:rsidR="0035788B" w:rsidRPr="0013064A">
        <w:t>this</w:t>
      </w:r>
      <w:r w:rsidR="002A743D" w:rsidRPr="0013064A">
        <w:t xml:space="preserve"> model deviates from directly describing the state of care at AMPATH</w:t>
      </w:r>
      <w:r w:rsidR="0035788B" w:rsidRPr="0013064A">
        <w:t xml:space="preserve"> to more broadly capturing the probable state of care in Kenya</w:t>
      </w:r>
      <w:r w:rsidR="002A743D" w:rsidRPr="0013064A">
        <w:t>.</w:t>
      </w:r>
      <w:r w:rsidR="00230CBA" w:rsidRPr="0013064A">
        <w:t xml:space="preserve"> </w:t>
      </w:r>
      <w:r w:rsidR="00C3101D" w:rsidRPr="0013064A">
        <w:t>Thus, t</w:t>
      </w:r>
      <w:r w:rsidR="00221D4E" w:rsidRPr="0013064A">
        <w:t xml:space="preserve">he generalisability of these results to other ART programmes and elsewhere in sub-Saharan Africa remains open to debate. </w:t>
      </w:r>
      <w:r w:rsidR="00C3101D" w:rsidRPr="0013064A">
        <w:t>With</w:t>
      </w:r>
      <w:r w:rsidR="00B324E9" w:rsidRPr="0013064A">
        <w:t xml:space="preserve"> limited data of this type currently available, insight </w:t>
      </w:r>
      <w:r w:rsidR="003202C5" w:rsidRPr="0013064A">
        <w:t xml:space="preserve">into </w:t>
      </w:r>
      <w:r w:rsidR="00B324E9" w:rsidRPr="0013064A">
        <w:t>the state of care in other sub</w:t>
      </w:r>
      <w:r w:rsidR="009D1961" w:rsidRPr="0013064A">
        <w:t>-Saharan countries</w:t>
      </w:r>
      <w:r w:rsidR="003202C5" w:rsidRPr="0013064A">
        <w:t xml:space="preserve"> is restricted</w:t>
      </w:r>
      <w:r w:rsidR="009D1961" w:rsidRPr="0013064A">
        <w:t xml:space="preserve">. </w:t>
      </w:r>
      <w:r w:rsidR="00B324E9" w:rsidRPr="0013064A">
        <w:t xml:space="preserve">A similar </w:t>
      </w:r>
      <w:r w:rsidR="00DD041D" w:rsidRPr="0013064A">
        <w:t xml:space="preserve">modelling study </w:t>
      </w:r>
      <w:r w:rsidR="00B324E9" w:rsidRPr="0013064A">
        <w:t xml:space="preserve">recently </w:t>
      </w:r>
      <w:r w:rsidR="00DD041D" w:rsidRPr="0013064A">
        <w:t xml:space="preserve">found that improving the re-initiation of ART in a treatment programme </w:t>
      </w:r>
      <w:r w:rsidR="00FA7950" w:rsidRPr="0013064A">
        <w:t xml:space="preserve">in South Africa </w:t>
      </w:r>
      <w:r w:rsidR="00DD041D" w:rsidRPr="0013064A">
        <w:t>was a highly cost-effective intervention</w:t>
      </w:r>
      <w:r w:rsidR="00DD041D" w:rsidRPr="0013064A">
        <w:fldChar w:fldCharType="begin"/>
      </w:r>
      <w:r w:rsidR="00012C48">
        <w:instrText xml:space="preserve"> ADDIN PAPERS2_CITATIONS &lt;citation&gt;&lt;uuid&gt;F6675661-81B6-4EE0-BD8A-D67ACE6CE095&lt;/uuid&gt;&lt;priority&gt;39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13064A">
        <w:fldChar w:fldCharType="separate"/>
      </w:r>
      <w:r w:rsidR="00DD041D" w:rsidRPr="0013064A">
        <w:rPr>
          <w:lang w:val="en-US"/>
        </w:rPr>
        <w:t>{Klein:2014ho}</w:t>
      </w:r>
      <w:r w:rsidR="00DD041D" w:rsidRPr="0013064A">
        <w:fldChar w:fldCharType="end"/>
      </w:r>
      <w:r w:rsidR="00DD041D" w:rsidRPr="0013064A">
        <w:t xml:space="preserve">. </w:t>
      </w:r>
      <w:r w:rsidR="00AF3BF7" w:rsidRPr="0013064A">
        <w:t xml:space="preserve">This leads us to speculate that a larger proportion of individuals are initiating ART in </w:t>
      </w:r>
      <w:r w:rsidR="00510929" w:rsidRPr="0013064A">
        <w:t xml:space="preserve">South Africa as our model results indicate that </w:t>
      </w:r>
      <w:r w:rsidR="000067A3" w:rsidRPr="0013064A">
        <w:t xml:space="preserve">a similar intervention was not particularly impactful. </w:t>
      </w:r>
      <w:r w:rsidR="003846CE" w:rsidRPr="0013064A">
        <w:t>However</w:t>
      </w:r>
      <w:r w:rsidR="000067A3" w:rsidRPr="0013064A">
        <w:t xml:space="preserve">, this type of intervention becomes </w:t>
      </w:r>
      <w:r w:rsidR="007776EC" w:rsidRPr="0013064A">
        <w:t xml:space="preserve">nearly 5-fold </w:t>
      </w:r>
      <w:r w:rsidR="000067A3" w:rsidRPr="0013064A">
        <w:t xml:space="preserve">more powerful if upstream care </w:t>
      </w:r>
      <w:r w:rsidR="0063146D" w:rsidRPr="0013064A">
        <w:t>is</w:t>
      </w:r>
      <w:r w:rsidR="007776EC" w:rsidRPr="0013064A">
        <w:t xml:space="preserve"> </w:t>
      </w:r>
      <w:r w:rsidR="005C322F" w:rsidRPr="0013064A">
        <w:t>flawless</w:t>
      </w:r>
      <w:r w:rsidR="000067A3" w:rsidRPr="0013064A">
        <w:t>[</w:t>
      </w:r>
      <w:r w:rsidR="000067A3" w:rsidRPr="0013064A">
        <w:rPr>
          <w:i/>
        </w:rPr>
        <w:t xml:space="preserve">results </w:t>
      </w:r>
      <w:r w:rsidR="00C41D38" w:rsidRPr="0013064A">
        <w:rPr>
          <w:i/>
        </w:rPr>
        <w:t>not</w:t>
      </w:r>
      <w:r w:rsidR="000067A3" w:rsidRPr="0013064A">
        <w:rPr>
          <w:i/>
        </w:rPr>
        <w:t xml:space="preserve"> shown (in Leaks.docx)</w:t>
      </w:r>
      <w:r w:rsidR="000067A3" w:rsidRPr="0013064A">
        <w:t>].</w:t>
      </w:r>
      <w:r w:rsidR="002D7F02" w:rsidRPr="0013064A">
        <w:t xml:space="preserve"> In another mathematical model investigating</w:t>
      </w:r>
      <w:r w:rsidR="00DD041D" w:rsidRPr="0013064A">
        <w:t xml:space="preserve"> HIV testing strategies in South Africa, Bendavid </w:t>
      </w:r>
      <w:r w:rsidR="00DD041D" w:rsidRPr="0013064A">
        <w:rPr>
          <w:i/>
        </w:rPr>
        <w:t>et al</w:t>
      </w:r>
      <w:r w:rsidR="002D7F02" w:rsidRPr="0013064A">
        <w:t>. demonstrate</w:t>
      </w:r>
      <w:r w:rsidR="00DD041D" w:rsidRPr="0013064A">
        <w:t xml:space="preserve"> that implementing a universal test and treat strategy with enhanced linkage and retention in care would nearly double the survival benefits of a strategy with current linkage and retention rates</w:t>
      </w:r>
      <w:r w:rsidR="00DD041D" w:rsidRPr="0013064A">
        <w:fldChar w:fldCharType="begin"/>
      </w:r>
      <w:r w:rsidR="00012C48">
        <w:instrText xml:space="preserve"> ADDIN PAPERS2_CITATIONS &lt;citation&gt;&lt;uuid&gt;B21BE907-3129-4AF2-AA9A-206A7426A38C&lt;/uuid&gt;&lt;priority&gt;40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 xml:space="preserve">. Status quo linkage rates were 67% compared to 60% in </w:t>
      </w:r>
      <w:r w:rsidR="002D7F02" w:rsidRPr="0013064A">
        <w:t>our</w:t>
      </w:r>
      <w:r w:rsidR="00DD041D" w:rsidRPr="0013064A">
        <w:t xml:space="preserve"> results, further illustrating the importance of successfully linking patients to care</w:t>
      </w:r>
      <w:r w:rsidR="00DD041D" w:rsidRPr="0013064A">
        <w:fldChar w:fldCharType="begin"/>
      </w:r>
      <w:r w:rsidR="00012C48">
        <w:instrText xml:space="preserve"> ADDIN PAPERS2_CITATIONS &lt;citation&gt;&lt;uuid&gt;041CDB6A-C4CF-46AA-87AB-0A6E6D722036&lt;/uuid&gt;&lt;priority&gt;41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w:t>
      </w:r>
    </w:p>
    <w:p w14:paraId="159AB36F" w14:textId="77777777" w:rsidR="00272A02" w:rsidRPr="0013064A" w:rsidRDefault="00272A02" w:rsidP="0086036A">
      <w:pPr>
        <w:pStyle w:val="normal0"/>
      </w:pPr>
    </w:p>
    <w:p w14:paraId="6AE26F4E" w14:textId="45D82C4F" w:rsidR="006618DD" w:rsidRPr="0013064A" w:rsidRDefault="00C224AE" w:rsidP="00615625">
      <w:pPr>
        <w:pStyle w:val="normal0"/>
        <w:ind w:firstLine="359"/>
      </w:pPr>
      <w:r w:rsidRPr="0013064A">
        <w:t>While t</w:t>
      </w:r>
      <w:r w:rsidR="003867BA" w:rsidRPr="0013064A">
        <w:t xml:space="preserve">his work discusses individual interventions </w:t>
      </w:r>
      <w:r w:rsidR="0042504D" w:rsidRPr="0013064A">
        <w:t>targe</w:t>
      </w:r>
      <w:r w:rsidR="00E45EF5" w:rsidRPr="0013064A">
        <w:t>ting specific aspects of care</w:t>
      </w:r>
      <w:r w:rsidR="003867BA" w:rsidRPr="0013064A">
        <w:t xml:space="preserve">, there are often </w:t>
      </w:r>
      <w:r w:rsidR="00E45EF5" w:rsidRPr="0013064A">
        <w:t xml:space="preserve">substantial </w:t>
      </w:r>
      <w:r w:rsidR="003867BA" w:rsidRPr="0013064A">
        <w:t xml:space="preserve">differences </w:t>
      </w:r>
      <w:r w:rsidR="008531DE" w:rsidRPr="0013064A">
        <w:t>between two interventions of the same, or similar, name</w:t>
      </w:r>
      <w:r w:rsidR="008D77D6" w:rsidRPr="0013064A">
        <w:fldChar w:fldCharType="begin"/>
      </w:r>
      <w:r w:rsidR="00012C48">
        <w:instrText xml:space="preserve"> ADDIN PAPERS2_CITATIONS &lt;citation&gt;&lt;uuid&gt;1E79A5C4-33DB-4A50-9421-FF1BF026CC81&lt;/uuid&gt;&lt;priority&gt;42&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13064A">
        <w:fldChar w:fldCharType="separate"/>
      </w:r>
      <w:r w:rsidR="008D77D6" w:rsidRPr="0013064A">
        <w:rPr>
          <w:lang w:val="en-US"/>
        </w:rPr>
        <w:t>{Barnighausen:2011cb}</w:t>
      </w:r>
      <w:r w:rsidR="008D77D6" w:rsidRPr="0013064A">
        <w:fldChar w:fldCharType="end"/>
      </w:r>
      <w:r w:rsidR="003867BA" w:rsidRPr="0013064A">
        <w:t>.</w:t>
      </w:r>
      <w:r w:rsidRPr="0013064A">
        <w:t xml:space="preserve"> For </w:t>
      </w:r>
      <w:r w:rsidR="003759E8" w:rsidRPr="0013064A">
        <w:t>example</w:t>
      </w:r>
      <w:r w:rsidRPr="0013064A">
        <w:t>,</w:t>
      </w:r>
      <w:r w:rsidR="003759E8" w:rsidRPr="0013064A">
        <w:t xml:space="preserve"> </w:t>
      </w:r>
      <w:r w:rsidR="00525D24" w:rsidRPr="0013064A">
        <w:t xml:space="preserve">in regard to </w:t>
      </w:r>
      <w:r w:rsidR="003759E8" w:rsidRPr="0013064A">
        <w:t xml:space="preserve">HBCT, two such interventions have been trialled in different locations in sub-Saharan Africa with </w:t>
      </w:r>
      <w:r w:rsidR="00525D24" w:rsidRPr="0013064A">
        <w:t xml:space="preserve">contrasting </w:t>
      </w:r>
      <w:r w:rsidR="003759E8" w:rsidRPr="0013064A">
        <w:t>results.</w:t>
      </w:r>
      <w:r w:rsidR="00582AB8" w:rsidRPr="0013064A">
        <w:t xml:space="preserve"> </w:t>
      </w:r>
      <w:r w:rsidR="00B7641A" w:rsidRPr="0013064A">
        <w:t>An intense HBCT intervention was tested in Kwazulu-Natal involving home-based HIV-testing followed by immediate POC CD4 testing and follow-up visits to facilitate linkage and adherence to care</w:t>
      </w:r>
      <w:r w:rsidR="002454A8" w:rsidRPr="0013064A">
        <w:fldChar w:fldCharType="begin"/>
      </w:r>
      <w:r w:rsidR="00012C48">
        <w:instrText xml:space="preserve"> ADDIN PAPERS2_CITATIONS &lt;citation&gt;&lt;uuid&gt;89C9B3DB-0DD3-4A26-BCC1-3095B3076579&lt;/uuid&gt;&lt;priority&gt;43&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13064A">
        <w:fldChar w:fldCharType="separate"/>
      </w:r>
      <w:r w:rsidR="002454A8" w:rsidRPr="0013064A">
        <w:rPr>
          <w:lang w:val="en-US"/>
        </w:rPr>
        <w:t>{vanRooyen:2013gy}</w:t>
      </w:r>
      <w:r w:rsidR="002454A8" w:rsidRPr="0013064A">
        <w:fldChar w:fldCharType="end"/>
      </w:r>
      <w:r w:rsidR="00B7641A" w:rsidRPr="0013064A">
        <w:t>.</w:t>
      </w:r>
      <w:r w:rsidR="00427583" w:rsidRPr="0013064A">
        <w:t xml:space="preserve"> This intervention achieved 91% coverage of the community and within six months, 96% of newly diagnosed individuals had been linked to care</w:t>
      </w:r>
      <w:r w:rsidR="00427583" w:rsidRPr="0013064A">
        <w:fldChar w:fldCharType="begin"/>
      </w:r>
      <w:r w:rsidR="00012C48">
        <w:instrText xml:space="preserve"> ADDIN PAPERS2_CITATIONS &lt;citation&gt;&lt;uuid&gt;4D01980D-3A0D-4043-84A6-18B37CF25E17&lt;/uuid&gt;&lt;priority&gt;44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13064A">
        <w:fldChar w:fldCharType="separate"/>
      </w:r>
      <w:r w:rsidR="00427583" w:rsidRPr="0013064A">
        <w:rPr>
          <w:lang w:val="en-US"/>
        </w:rPr>
        <w:t>{vanRooyen:2013gy}</w:t>
      </w:r>
      <w:r w:rsidR="00427583" w:rsidRPr="0013064A">
        <w:fldChar w:fldCharType="end"/>
      </w:r>
      <w:r w:rsidR="00427583" w:rsidRPr="0013064A">
        <w:t xml:space="preserve">. In contrast, </w:t>
      </w:r>
      <w:r w:rsidR="005E5D58" w:rsidRPr="0013064A">
        <w:t>an HBCT intervention trialled at another AMPATH site in Kenya, achieved coverage of 88% of the population</w:t>
      </w:r>
      <w:r w:rsidR="00810A95" w:rsidRPr="0013064A">
        <w:t>,</w:t>
      </w:r>
      <w:r w:rsidR="005E5D58" w:rsidRPr="0013064A">
        <w:t xml:space="preserve"> but among newly diagnosed individuals only 15% had been linked to care over a median of 3.4 years since diagnosis</w:t>
      </w:r>
      <w:r w:rsidR="00810A95" w:rsidRPr="0013064A">
        <w:fldChar w:fldCharType="begin"/>
      </w:r>
      <w:r w:rsidR="00012C48">
        <w:instrText xml:space="preserve"> ADDIN PAPERS2_CITATIONS &lt;citation&gt;&lt;uuid&gt;684726CF-AF78-4F7D-9FED-651296908A95&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13064A">
        <w:fldChar w:fldCharType="separate"/>
      </w:r>
      <w:r w:rsidR="00810A95" w:rsidRPr="0013064A">
        <w:rPr>
          <w:lang w:val="en-US"/>
        </w:rPr>
        <w:t>{Genberg:2015cd}</w:t>
      </w:r>
      <w:r w:rsidR="00810A95" w:rsidRPr="0013064A">
        <w:fldChar w:fldCharType="end"/>
      </w:r>
      <w:r w:rsidR="005E5D58" w:rsidRPr="0013064A">
        <w:t>.</w:t>
      </w:r>
      <w:r w:rsidR="009A32A8" w:rsidRPr="0013064A">
        <w:t xml:space="preserve"> The difference in linkage rates between the two interventions is likely a result of the former involving</w:t>
      </w:r>
      <w:r w:rsidR="0029787C" w:rsidRPr="0013064A">
        <w:t xml:space="preserve"> a combination of</w:t>
      </w:r>
      <w:r w:rsidR="009A32A8" w:rsidRPr="0013064A">
        <w:t xml:space="preserve"> POC CD4 testing and follow-up visits to motivate indiv</w:t>
      </w:r>
      <w:r w:rsidR="00997A22" w:rsidRPr="0013064A">
        <w:t>iduals to link</w:t>
      </w:r>
      <w:r w:rsidR="006739CB" w:rsidRPr="0013064A">
        <w:t xml:space="preserve">. </w:t>
      </w:r>
      <w:r w:rsidR="00217349" w:rsidRPr="0013064A">
        <w:t>Together with our results</w:t>
      </w:r>
      <w:r w:rsidR="00C309E6" w:rsidRPr="0013064A">
        <w:t>,</w:t>
      </w:r>
      <w:r w:rsidR="00217349" w:rsidRPr="0013064A">
        <w:t xml:space="preserve"> </w:t>
      </w:r>
      <w:r w:rsidR="009715C0" w:rsidRPr="0013064A">
        <w:t>demonstrating the limited impact of HBCT in the absence of POC CD4 or perfect linkage</w:t>
      </w:r>
      <w:r w:rsidR="00E52388" w:rsidRPr="0013064A">
        <w:t>, this</w:t>
      </w:r>
      <w:r w:rsidR="009715C0" w:rsidRPr="0013064A">
        <w:t xml:space="preserve"> provide</w:t>
      </w:r>
      <w:r w:rsidR="00E52388" w:rsidRPr="0013064A">
        <w:t>s</w:t>
      </w:r>
      <w:r w:rsidR="009715C0" w:rsidRPr="0013064A">
        <w:t xml:space="preserve"> evidence to suggest that</w:t>
      </w:r>
      <w:r w:rsidR="005B38E1" w:rsidRPr="0013064A">
        <w:t xml:space="preserve"> </w:t>
      </w:r>
      <w:r w:rsidR="009715C0" w:rsidRPr="0013064A">
        <w:t>HBCT alone is</w:t>
      </w:r>
      <w:r w:rsidR="00641DA0" w:rsidRPr="0013064A">
        <w:t xml:space="preserve"> </w:t>
      </w:r>
      <w:r w:rsidR="009715C0" w:rsidRPr="0013064A">
        <w:t xml:space="preserve">not capable of generating the impact that it was </w:t>
      </w:r>
      <w:r w:rsidR="005F310F" w:rsidRPr="0013064A">
        <w:t>designed</w:t>
      </w:r>
      <w:r w:rsidR="009715C0" w:rsidRPr="0013064A">
        <w:t xml:space="preserve"> to achieve.</w:t>
      </w:r>
    </w:p>
    <w:p w14:paraId="0BD4F634" w14:textId="77777777" w:rsidR="006618DD" w:rsidRPr="0013064A" w:rsidRDefault="006618DD" w:rsidP="00A60C56">
      <w:pPr>
        <w:pStyle w:val="normal0"/>
        <w:ind w:firstLine="720"/>
      </w:pPr>
    </w:p>
    <w:p w14:paraId="03F5EDE7" w14:textId="77777777" w:rsidR="002C6106" w:rsidRPr="0013064A" w:rsidRDefault="0059185C" w:rsidP="00A60C56">
      <w:pPr>
        <w:pStyle w:val="normal0"/>
        <w:ind w:firstLine="720"/>
      </w:pPr>
      <w:r w:rsidRPr="0013064A">
        <w:t>Overall</w:t>
      </w:r>
      <w:r w:rsidR="005928FC" w:rsidRPr="0013064A">
        <w:t>, the</w:t>
      </w:r>
      <w:r w:rsidR="006618DD" w:rsidRPr="0013064A">
        <w:t xml:space="preserve"> results of these analyses resonate with the health losses reported in many ART-programmes and thus reaffirm the link between patient outcomes and suboptimal care.</w:t>
      </w:r>
      <w:r w:rsidR="005C000A" w:rsidRPr="0013064A">
        <w:t xml:space="preserve"> When c</w:t>
      </w:r>
      <w:r w:rsidR="00A60C56" w:rsidRPr="0013064A">
        <w:t xml:space="preserve">onsidering the distribution of care experience among </w:t>
      </w:r>
      <w:r w:rsidR="005C000A" w:rsidRPr="0013064A">
        <w:t>HIV-related deaths in the entire population</w:t>
      </w:r>
      <w:r w:rsidR="0025030B" w:rsidRPr="0013064A">
        <w:t>(figure 2</w:t>
      </w:r>
      <w:r w:rsidR="005C000A" w:rsidRPr="0013064A">
        <w:t>, left</w:t>
      </w:r>
      <w:r w:rsidR="0025030B" w:rsidRPr="0013064A">
        <w:t>), 19% of individuals were never diagnosed and 57% failed to initiate ART before death.</w:t>
      </w:r>
      <w:r w:rsidR="00A56CFF" w:rsidRPr="0013064A">
        <w:t xml:space="preserve"> These results are in agreement with data from ALPHA sites in Rakai, Uganda, which indicate that around ~20% of deaths in 2011 </w:t>
      </w:r>
      <w:r w:rsidR="00E97007" w:rsidRPr="0013064A">
        <w:t>were among undiagnosed individua</w:t>
      </w:r>
      <w:r w:rsidR="00A56CFF" w:rsidRPr="0013064A">
        <w:t>ls and ~50% were among individuals tested but who never initiated ART[</w:t>
      </w:r>
      <w:r w:rsidR="00A56CFF" w:rsidRPr="0013064A">
        <w:rPr>
          <w:i/>
          <w:color w:val="0000FF"/>
        </w:rPr>
        <w:t>Slaymaker (only going off the Paris slides here – can’t find the relevant paper)</w:t>
      </w:r>
      <w:r w:rsidR="00A56CFF" w:rsidRPr="0013064A">
        <w:t>].</w:t>
      </w:r>
      <w:r w:rsidR="005C000A" w:rsidRPr="0013064A">
        <w:t xml:space="preserve"> This reinforces our results, indicating </w:t>
      </w:r>
      <w:r w:rsidR="0004292E" w:rsidRPr="0013064A">
        <w:t>that mortality is</w:t>
      </w:r>
      <w:r w:rsidR="005C000A" w:rsidRPr="0013064A">
        <w:t xml:space="preserve"> chiefly</w:t>
      </w:r>
      <w:r w:rsidR="0004292E" w:rsidRPr="0013064A">
        <w:t xml:space="preserve"> occurring outside the clinic.</w:t>
      </w:r>
    </w:p>
    <w:p w14:paraId="0CB47590" w14:textId="77777777" w:rsidR="0004292E" w:rsidRPr="0013064A" w:rsidRDefault="0004292E" w:rsidP="00A60C56">
      <w:pPr>
        <w:pStyle w:val="normal0"/>
        <w:ind w:firstLine="720"/>
      </w:pPr>
    </w:p>
    <w:p w14:paraId="020EC319" w14:textId="77777777" w:rsidR="00686B32" w:rsidRPr="0013064A" w:rsidRDefault="0004292E" w:rsidP="0079710C">
      <w:pPr>
        <w:pStyle w:val="normal0"/>
        <w:ind w:firstLine="720"/>
      </w:pPr>
      <w:r w:rsidRPr="0013064A">
        <w:t xml:space="preserve">Additionally, we illustrated that </w:t>
      </w:r>
      <w:r w:rsidR="009E3B14" w:rsidRPr="0013064A">
        <w:t xml:space="preserve">no single </w:t>
      </w:r>
      <w:r w:rsidR="003A5024" w:rsidRPr="0013064A">
        <w:t>intervention provide</w:t>
      </w:r>
      <w:r w:rsidR="009F20C8" w:rsidRPr="0013064A">
        <w:t>d</w:t>
      </w:r>
      <w:r w:rsidR="003A5024" w:rsidRPr="0013064A">
        <w:t xml:space="preserve"> </w:t>
      </w:r>
      <w:r w:rsidR="003F292F" w:rsidRPr="0013064A">
        <w:t xml:space="preserve">large </w:t>
      </w:r>
      <w:r w:rsidR="003A5024" w:rsidRPr="0013064A">
        <w:t>gains in patient outcomes without incurring significant costs.</w:t>
      </w:r>
      <w:r w:rsidR="00DD7CD7" w:rsidRPr="0013064A">
        <w:t xml:space="preserve"> </w:t>
      </w:r>
      <w:r w:rsidR="00BC595A" w:rsidRPr="0013064A">
        <w:t xml:space="preserve">The most impactful intervention, Universal Test &amp; Treat, </w:t>
      </w:r>
      <w:r w:rsidR="009F20C8" w:rsidRPr="0013064A">
        <w:t xml:space="preserve">averted </w:t>
      </w:r>
      <w:r w:rsidR="00BC595A" w:rsidRPr="0013064A">
        <w:t xml:space="preserve">5.59m DALYS </w:t>
      </w:r>
      <w:r w:rsidR="00E931F3" w:rsidRPr="0013064A">
        <w:t xml:space="preserve">at a cost of $4.27b </w:t>
      </w:r>
      <w:r w:rsidR="00D73630" w:rsidRPr="0013064A">
        <w:t xml:space="preserve">($763.86 per DALY averted). However, when compared to the maximum attainable impact scenario, in which all infected individuals are placed onto ART from 2010 onwards with perfect </w:t>
      </w:r>
      <w:r w:rsidR="0042504D" w:rsidRPr="0013064A">
        <w:t>adherence</w:t>
      </w:r>
      <w:r w:rsidR="00D73630" w:rsidRPr="0013064A">
        <w:t xml:space="preserve"> and retention in care, the Universal Test &amp; Treat intervention </w:t>
      </w:r>
      <w:r w:rsidR="009F20C8" w:rsidRPr="0013064A">
        <w:t>averted</w:t>
      </w:r>
      <w:r w:rsidR="00D73630" w:rsidRPr="0013064A">
        <w:t xml:space="preserve"> 50% of the MAI. This scenario illustrates the lowest number of DALYs that will accrue given baseline care </w:t>
      </w:r>
      <w:r w:rsidR="0029685A" w:rsidRPr="0013064A">
        <w:t xml:space="preserve">prior to </w:t>
      </w:r>
      <w:r w:rsidR="00D73630" w:rsidRPr="0013064A">
        <w:t>2010</w:t>
      </w:r>
      <w:r w:rsidR="007F7C15" w:rsidRPr="0013064A">
        <w:t>, as averting 100% of DALYs accrued between 2010 and 2030 at baseline is an impossibility.</w:t>
      </w:r>
      <w:r w:rsidR="001C702B" w:rsidRPr="0013064A">
        <w:t xml:space="preserve"> </w:t>
      </w:r>
      <w:r w:rsidR="00892F40" w:rsidRPr="0013064A">
        <w:t>Obtaining an MAI value higher than 50% would require the combination of a Universal Test &amp; Treat strategy with ART adherence and outreach interventions to prevent long-term losses from ART care.</w:t>
      </w:r>
      <w:r w:rsidR="0059185C" w:rsidRPr="0013064A">
        <w:t xml:space="preserve"> </w:t>
      </w:r>
      <w:r w:rsidR="001C702B" w:rsidRPr="0013064A">
        <w:t>However</w:t>
      </w:r>
      <w:r w:rsidR="00005D41" w:rsidRPr="0013064A">
        <w:t xml:space="preserve">, through the use of a combination of interventions </w:t>
      </w:r>
      <w:r w:rsidR="0042504D" w:rsidRPr="0013064A">
        <w:t>targeting</w:t>
      </w:r>
      <w:r w:rsidR="00005D41" w:rsidRPr="0013064A">
        <w:t xml:space="preserve"> </w:t>
      </w:r>
      <w:r w:rsidR="00546B4A" w:rsidRPr="0013064A">
        <w:t xml:space="preserve">both </w:t>
      </w:r>
      <w:r w:rsidR="00005D41" w:rsidRPr="0013064A">
        <w:t>pre-ART and ART care</w:t>
      </w:r>
      <w:r w:rsidR="00546B4A" w:rsidRPr="0013064A">
        <w:t>, 88% of the DALYs averted by the Universal Test and Treat intervention can be achieved at 44% of the cost per DALY averted (</w:t>
      </w:r>
      <w:r w:rsidR="004F314A" w:rsidRPr="0013064A">
        <w:t>table 3</w:t>
      </w:r>
      <w:r w:rsidR="0059185C" w:rsidRPr="0013064A">
        <w:t>)</w:t>
      </w:r>
      <w:r w:rsidR="00255586" w:rsidRPr="0013064A">
        <w:t>.</w:t>
      </w:r>
      <w:r w:rsidR="00D6526B" w:rsidRPr="0013064A">
        <w:t xml:space="preserve"> Yet, this combination of interventions </w:t>
      </w:r>
      <w:r w:rsidR="00FB5948" w:rsidRPr="0013064A">
        <w:t>was</w:t>
      </w:r>
      <w:r w:rsidR="00D6526B" w:rsidRPr="0013064A">
        <w:t xml:space="preserve"> only able to avert 39% o</w:t>
      </w:r>
      <w:r w:rsidR="00E91FA6" w:rsidRPr="0013064A">
        <w:t>f the maximum attainable impact;</w:t>
      </w:r>
      <w:r w:rsidR="00D6526B" w:rsidRPr="0013064A">
        <w:t xml:space="preserve"> due to the lack of any interventions </w:t>
      </w:r>
      <w:r w:rsidR="0042504D" w:rsidRPr="0013064A">
        <w:t>targeting</w:t>
      </w:r>
      <w:r w:rsidR="00D6526B" w:rsidRPr="0013064A">
        <w:t xml:space="preserve"> HIV-testing</w:t>
      </w:r>
      <w:r w:rsidR="00355C53" w:rsidRPr="0013064A">
        <w:t xml:space="preserve">, </w:t>
      </w:r>
      <w:r w:rsidR="00D6526B" w:rsidRPr="0013064A">
        <w:t>as these ha</w:t>
      </w:r>
      <w:r w:rsidR="00355C53" w:rsidRPr="0013064A">
        <w:t>ve a high cost per DALY averted (table 3)</w:t>
      </w:r>
      <w:r w:rsidR="00D6526B" w:rsidRPr="0013064A">
        <w:t>. Consequently, t</w:t>
      </w:r>
      <w:r w:rsidRPr="0013064A">
        <w:t>his indicates that intervening at multiple points to strengthen care is almost as effective as removing pre-ART care in its entirety</w:t>
      </w:r>
      <w:r w:rsidR="000D2A31" w:rsidRPr="0013064A">
        <w:t xml:space="preserve">, such as in the Immediate ART or Universal Test &amp; Treat </w:t>
      </w:r>
      <w:r w:rsidR="0059185C" w:rsidRPr="0013064A">
        <w:t xml:space="preserve">strategies, but without depriving patients of the ancillary benefits </w:t>
      </w:r>
      <w:r w:rsidR="00043932" w:rsidRPr="0013064A">
        <w:t>provided by</w:t>
      </w:r>
      <w:r w:rsidR="0059185C" w:rsidRPr="0013064A">
        <w:t xml:space="preserve"> pre-ART care</w:t>
      </w:r>
      <w:r w:rsidR="000D2A31" w:rsidRPr="0013064A">
        <w:t>.</w:t>
      </w:r>
      <w:r w:rsidR="00E52B39" w:rsidRPr="0013064A">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initiation[</w:t>
      </w:r>
      <w:r w:rsidR="00E52B39" w:rsidRPr="0013064A">
        <w:rPr>
          <w:i/>
          <w:color w:val="FF0000"/>
        </w:rPr>
        <w:t>Rosen et al.</w:t>
      </w:r>
      <w:r w:rsidR="00DE2511" w:rsidRPr="0013064A">
        <w:rPr>
          <w:i/>
          <w:color w:val="FF0000"/>
        </w:rPr>
        <w:t xml:space="preserve"> (2015).</w:t>
      </w:r>
      <w:r w:rsidR="00E52B39" w:rsidRPr="0013064A">
        <w:rPr>
          <w:i/>
          <w:color w:val="FF0000"/>
        </w:rPr>
        <w:t xml:space="preserve"> Confidential. Unpublished</w:t>
      </w:r>
      <w:r w:rsidR="00E52B39" w:rsidRPr="0013064A">
        <w:t>].</w:t>
      </w:r>
    </w:p>
    <w:p w14:paraId="0B5F48E3" w14:textId="77777777" w:rsidR="00C22FA6" w:rsidRPr="0013064A" w:rsidRDefault="00C22FA6" w:rsidP="00686B32">
      <w:pPr>
        <w:pStyle w:val="normal0"/>
        <w:ind w:firstLine="720"/>
      </w:pPr>
    </w:p>
    <w:p w14:paraId="617BE5C9" w14:textId="4948F693" w:rsidR="00E104C3" w:rsidRPr="0013064A" w:rsidRDefault="00C22FA6" w:rsidP="00C04CD1">
      <w:pPr>
        <w:pStyle w:val="normal0"/>
        <w:ind w:firstLine="720"/>
      </w:pPr>
      <w:r w:rsidRPr="0013064A">
        <w:t xml:space="preserve">Interestingly, the distribution of care experience among deceased individuals when </w:t>
      </w:r>
      <w:r w:rsidR="00ED536F" w:rsidRPr="0013064A">
        <w:t xml:space="preserve">the </w:t>
      </w:r>
      <w:r w:rsidR="00ED536F" w:rsidRPr="0013064A">
        <w:lastRenderedPageBreak/>
        <w:t xml:space="preserve">combination </w:t>
      </w:r>
      <w:r w:rsidRPr="0013064A">
        <w:t xml:space="preserve">of interventions </w:t>
      </w:r>
      <w:r w:rsidR="00745D86" w:rsidRPr="0013064A">
        <w:t xml:space="preserve">was </w:t>
      </w:r>
      <w:r w:rsidR="00E9309E" w:rsidRPr="0013064A">
        <w:t xml:space="preserve">compared </w:t>
      </w:r>
      <w:r w:rsidR="00ED536F" w:rsidRPr="0013064A">
        <w:t>to</w:t>
      </w:r>
      <w:r w:rsidRPr="0013064A">
        <w:t xml:space="preserve"> </w:t>
      </w:r>
      <w:r w:rsidR="00E9309E" w:rsidRPr="0013064A">
        <w:t xml:space="preserve">a </w:t>
      </w:r>
      <w:r w:rsidRPr="0013064A">
        <w:t xml:space="preserve">Universal Test &amp; Treat </w:t>
      </w:r>
      <w:r w:rsidR="00E9309E" w:rsidRPr="0013064A">
        <w:t xml:space="preserve">strategy </w:t>
      </w:r>
      <w:r w:rsidRPr="0013064A">
        <w:t>highlights</w:t>
      </w:r>
      <w:r w:rsidR="00E9309E" w:rsidRPr="0013064A">
        <w:t>,</w:t>
      </w:r>
      <w:r w:rsidRPr="0013064A">
        <w:t xml:space="preserve"> how both strategies significantly reduce</w:t>
      </w:r>
      <w:r w:rsidR="00745D86" w:rsidRPr="0013064A">
        <w:t>d</w:t>
      </w:r>
      <w:r w:rsidRPr="0013064A">
        <w:t xml:space="preserve"> HIV mortality</w:t>
      </w:r>
      <w:r w:rsidR="00347F2E" w:rsidRPr="0013064A">
        <w:t xml:space="preserve"> in comparison to baseline,</w:t>
      </w:r>
      <w:r w:rsidRPr="0013064A">
        <w:t xml:space="preserve"> but </w:t>
      </w:r>
      <w:r w:rsidR="00770CB9" w:rsidRPr="0013064A">
        <w:t xml:space="preserve">through different </w:t>
      </w:r>
      <w:r w:rsidR="003A3FD3" w:rsidRPr="0013064A">
        <w:t>mechanisms</w:t>
      </w:r>
      <w:r w:rsidR="00770CB9" w:rsidRPr="0013064A">
        <w:t xml:space="preserve">(figure </w:t>
      </w:r>
      <w:r w:rsidR="00DE71B5" w:rsidRPr="0013064A">
        <w:t>4</w:t>
      </w:r>
      <w:r w:rsidR="00770CB9" w:rsidRPr="0013064A">
        <w:t>).</w:t>
      </w:r>
      <w:r w:rsidR="000701E1" w:rsidRPr="0013064A">
        <w:t xml:space="preserve"> We see that the combination of interventions </w:t>
      </w:r>
      <w:r w:rsidR="009B6972" w:rsidRPr="0013064A">
        <w:t>was</w:t>
      </w:r>
      <w:r w:rsidR="000701E1" w:rsidRPr="0013064A">
        <w:t xml:space="preserve"> able to reduce the proportion of HIV-related deaths among individuals who were diagnosed but never initiated ART, but as none of the interventions enhance HIV-testing a similar proportion of individuals decease</w:t>
      </w:r>
      <w:r w:rsidR="002246D7" w:rsidRPr="0013064A">
        <w:t>,</w:t>
      </w:r>
      <w:r w:rsidR="000701E1" w:rsidRPr="0013064A">
        <w:t xml:space="preserve"> without being diagnosed</w:t>
      </w:r>
      <w:r w:rsidR="002246D7" w:rsidRPr="0013064A">
        <w:t>,</w:t>
      </w:r>
      <w:r w:rsidR="000701E1" w:rsidRPr="0013064A">
        <w:t xml:space="preserve"> to the baseline scenario.</w:t>
      </w:r>
      <w:r w:rsidR="0022518A" w:rsidRPr="0013064A">
        <w:t xml:space="preserve"> In contrast, in the Universal Test &amp; Treat intervention only 13% of individuals who suffered an HIV-related death never initiated ART</w:t>
      </w:r>
      <w:r w:rsidR="00677BF5" w:rsidRPr="0013064A">
        <w:t>;</w:t>
      </w:r>
      <w:r w:rsidR="00327F22" w:rsidRPr="0013064A">
        <w:t xml:space="preserve"> with the vast majority (51%) lost from ART care before death.</w:t>
      </w:r>
      <w:r w:rsidR="00975BB8" w:rsidRPr="0013064A">
        <w:t xml:space="preserve"> Therefore, the total person-time spent on ART</w:t>
      </w:r>
      <w:r w:rsidR="00B119F2" w:rsidRPr="0013064A">
        <w:t xml:space="preserve"> </w:t>
      </w:r>
      <w:r w:rsidR="00975BB8" w:rsidRPr="0013064A">
        <w:t>by individuals in the Universal Test &amp; Treat intervention exceed</w:t>
      </w:r>
      <w:r w:rsidR="00920268" w:rsidRPr="0013064A">
        <w:t>ed</w:t>
      </w:r>
      <w:r w:rsidR="00975BB8" w:rsidRPr="0013064A">
        <w:t xml:space="preserve"> that of individuals in the combination intervention scenario, this is reflected by the increased cost of Universal Test &amp; Treat and the larger proportion of cost t</w:t>
      </w:r>
      <w:r w:rsidR="009C303D" w:rsidRPr="0013064A">
        <w:t>hat is attributable to ART care. Consequently, the combination of interventions results in fewer person-years on ART, reducing the likelihood of resistance through failure to adhere to treatment</w:t>
      </w:r>
      <w:r w:rsidR="009C303D" w:rsidRPr="0013064A">
        <w:fldChar w:fldCharType="begin"/>
      </w:r>
      <w:r w:rsidR="00012C48">
        <w:instrText xml:space="preserve"> ADDIN PAPERS2_CITATIONS &lt;citation&gt;&lt;uuid&gt;9298825F-F392-4FD6-BB96-00E3561DEF03&lt;/uuid&gt;&lt;priority&gt;46&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13064A">
        <w:fldChar w:fldCharType="separate"/>
      </w:r>
      <w:r w:rsidR="009C303D" w:rsidRPr="0013064A">
        <w:rPr>
          <w:lang w:val="en-US"/>
        </w:rPr>
        <w:t>{Oyugi:2007fs}</w:t>
      </w:r>
      <w:r w:rsidR="009C303D" w:rsidRPr="0013064A">
        <w:fldChar w:fldCharType="end"/>
      </w:r>
      <w:r w:rsidR="009C303D" w:rsidRPr="0013064A">
        <w:t xml:space="preserve">. </w:t>
      </w:r>
      <w:r w:rsidR="00817A72" w:rsidRPr="0013064A">
        <w:t>An alternative category of interventions recently hypothesised</w:t>
      </w:r>
      <w:r w:rsidR="00D92572" w:rsidRPr="0013064A">
        <w:t xml:space="preserve"> to improve patient outcomes and reduce costs,</w:t>
      </w:r>
      <w:r w:rsidR="00817A72" w:rsidRPr="0013064A">
        <w:t xml:space="preserve"> is that of tiered care, </w:t>
      </w:r>
      <w:r w:rsidR="00DF1288" w:rsidRPr="0013064A">
        <w:t>using patient strata to determine the provision of care services</w:t>
      </w:r>
      <w:r w:rsidR="008735E2" w:rsidRPr="0013064A">
        <w:t>.</w:t>
      </w:r>
      <w:r w:rsidR="006C0DB6" w:rsidRPr="0013064A">
        <w:t xml:space="preserve"> </w:t>
      </w:r>
      <w:r w:rsidR="003D7107" w:rsidRPr="0013064A">
        <w:t xml:space="preserve">For example, </w:t>
      </w:r>
      <w:r w:rsidR="00DF1288" w:rsidRPr="0013064A">
        <w:t xml:space="preserve">Babigumira </w:t>
      </w:r>
      <w:r w:rsidR="00DF1288" w:rsidRPr="0013064A">
        <w:rPr>
          <w:i/>
        </w:rPr>
        <w:t>et al.</w:t>
      </w:r>
      <w:r w:rsidR="00DF1288" w:rsidRPr="0013064A">
        <w:t xml:space="preserve"> (2011), </w:t>
      </w:r>
      <w:r w:rsidR="003D7107" w:rsidRPr="0013064A">
        <w:t xml:space="preserve">implementing a </w:t>
      </w:r>
      <w:r w:rsidR="00DF1288" w:rsidRPr="0013064A">
        <w:t>task-shifting intervention for eligible patients at an HIV clinic in Kampala, Uganda</w:t>
      </w:r>
      <w:r w:rsidR="00DF1288" w:rsidRPr="0013064A">
        <w:fldChar w:fldCharType="begin"/>
      </w:r>
      <w:r w:rsidR="00012C48">
        <w:instrText xml:space="preserve"> ADDIN PAPERS2_CITATIONS &lt;citation&gt;&lt;uuid&gt;418059D5-D6CB-4B4E-B428-E97ADC58B008&lt;/uuid&gt;&lt;priority&gt;47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Eligibility criteria</w:t>
      </w:r>
      <w:r w:rsidR="00D92572" w:rsidRPr="0013064A">
        <w:t xml:space="preserve"> </w:t>
      </w:r>
      <w:r w:rsidR="00DF1288" w:rsidRPr="0013064A">
        <w:t xml:space="preserve">selected adherent, healthy </w:t>
      </w:r>
      <w:r w:rsidR="00D92572" w:rsidRPr="0013064A">
        <w:t xml:space="preserve">randomised </w:t>
      </w:r>
      <w:r w:rsidR="00DF1288" w:rsidRPr="0013064A">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13064A">
        <w:fldChar w:fldCharType="begin"/>
      </w:r>
      <w:r w:rsidR="00012C48">
        <w:instrText xml:space="preserve"> ADDIN PAPERS2_CITATIONS &lt;citation&gt;&lt;uuid&gt;482E85EC-D814-40B4-8701-74B7BC40E98D&lt;/uuid&gt;&lt;priority&gt;48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xml:space="preserve">. This type of tiered intervention, selecting adherent patients to be monitored more infrequently, illustrates how care can </w:t>
      </w:r>
      <w:r w:rsidR="00D92572" w:rsidRPr="0013064A">
        <w:t>be stratified between patients.</w:t>
      </w:r>
    </w:p>
    <w:p w14:paraId="692B3F20" w14:textId="77777777" w:rsidR="00727013" w:rsidRPr="0013064A" w:rsidRDefault="00727013" w:rsidP="0086036A">
      <w:pPr>
        <w:pStyle w:val="normal0"/>
      </w:pPr>
    </w:p>
    <w:p w14:paraId="3B21ADDB" w14:textId="77777777" w:rsidR="001363E9" w:rsidRPr="0013064A" w:rsidRDefault="00D17502" w:rsidP="009F1741">
      <w:pPr>
        <w:pStyle w:val="normal0"/>
      </w:pPr>
      <w:r w:rsidRPr="0013064A">
        <w:tab/>
        <w:t xml:space="preserve">The motivating stimuli </w:t>
      </w:r>
      <w:r w:rsidR="0005462D" w:rsidRPr="0013064A">
        <w:t>driving</w:t>
      </w:r>
      <w:r w:rsidRPr="0013064A">
        <w:t xml:space="preserve"> </w:t>
      </w:r>
      <w:r w:rsidR="00D22909" w:rsidRPr="0013064A">
        <w:t>HIV-infected individuals</w:t>
      </w:r>
      <w:r w:rsidRPr="0013064A">
        <w:t xml:space="preserve"> to seek care are not </w:t>
      </w:r>
      <w:r w:rsidR="00D22909" w:rsidRPr="0013064A">
        <w:t xml:space="preserve">yet </w:t>
      </w:r>
      <w:r w:rsidRPr="0013064A">
        <w:t>fully understood.</w:t>
      </w:r>
      <w:r w:rsidR="00D22909" w:rsidRPr="0013064A">
        <w:t xml:space="preserve"> </w:t>
      </w:r>
      <w:r w:rsidR="00F62E51" w:rsidRPr="0013064A">
        <w:t>With</w:t>
      </w:r>
      <w:r w:rsidR="00D22909" w:rsidRPr="0013064A">
        <w:t xml:space="preserve"> progress </w:t>
      </w:r>
      <w:r w:rsidR="00F62E51" w:rsidRPr="0013064A">
        <w:t xml:space="preserve">being </w:t>
      </w:r>
      <w:r w:rsidR="00D22909" w:rsidRPr="0013064A">
        <w:t>made in other fields{Buregyeya:2011fi, Salaniponi:2000tc, Pronyk:2001uk},</w:t>
      </w:r>
      <w:r w:rsidR="00F62E51" w:rsidRPr="0013064A">
        <w:t xml:space="preserve"> it is hoped that new insights into HIV health-care seeking behaviour will follow</w:t>
      </w:r>
      <w:r w:rsidR="009A1BF9" w:rsidRPr="0013064A">
        <w:t>{Burns:2014jz}</w:t>
      </w:r>
      <w:r w:rsidR="00F62E51" w:rsidRPr="0013064A">
        <w:t>.</w:t>
      </w:r>
      <w:r w:rsidR="00AE1406" w:rsidRPr="0013064A">
        <w:t xml:space="preserve"> </w:t>
      </w:r>
      <w:r w:rsidR="009C6E59" w:rsidRPr="0013064A">
        <w:t>Furthermore, the generalisability of these results to other settings remains undetermined; but for progress to be made in assessing the current state of care along with strategies to resolve deficiencies, individual-level longitudinal data</w:t>
      </w:r>
      <w:r w:rsidR="009A1BF9" w:rsidRPr="0013064A">
        <w:t xml:space="preserve"> similar to data provided by AMPATH will be required.</w:t>
      </w:r>
      <w:r w:rsidR="00F31908" w:rsidRPr="0013064A">
        <w:t xml:space="preserve"> </w:t>
      </w:r>
      <w:r w:rsidR="001363E9" w:rsidRPr="0013064A">
        <w:t>While a mathematical model can demonstrate the impact of a combination of interventions, it remains to be seen how such a strategy would be implemented by a real-world ART programme. For instance, it may be preferable</w:t>
      </w:r>
      <w:r w:rsidR="00646197" w:rsidRPr="0013064A">
        <w:t xml:space="preserve"> to distribute intervention implementation over time </w:t>
      </w:r>
      <w:r w:rsidR="00F31908" w:rsidRPr="0013064A">
        <w:t xml:space="preserve">as part of a </w:t>
      </w:r>
      <w:r w:rsidR="00646197" w:rsidRPr="0013064A">
        <w:t>graded response.</w:t>
      </w:r>
      <w:r w:rsidR="00F31908" w:rsidRPr="0013064A">
        <w:t xml:space="preserve"> Finally, </w:t>
      </w:r>
      <w:r w:rsidR="00AD609A" w:rsidRPr="0013064A">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13064A" w:rsidRDefault="004833E2" w:rsidP="004833E2">
      <w:pPr>
        <w:pStyle w:val="normal0"/>
      </w:pPr>
    </w:p>
    <w:p w14:paraId="26DB28CC" w14:textId="033AF6E6" w:rsidR="00B63212" w:rsidRPr="0013064A" w:rsidRDefault="004833E2" w:rsidP="005E25F9">
      <w:pPr>
        <w:pStyle w:val="normal0"/>
        <w:ind w:firstLine="720"/>
      </w:pPr>
      <w:r w:rsidRPr="0013064A">
        <w:t xml:space="preserve">Our results indicate that in Kenya, the effectiveness of current ART-programmes can be improved. While interventions targeting HIV testing and pre-ART retention </w:t>
      </w:r>
      <w:r w:rsidR="00920268" w:rsidRPr="0013064A">
        <w:t>were</w:t>
      </w:r>
      <w:r w:rsidRPr="0013064A">
        <w:t xml:space="preserve"> highly impactful, losses from care </w:t>
      </w:r>
      <w:r w:rsidR="00F64F4D" w:rsidRPr="0013064A">
        <w:t>occurred</w:t>
      </w:r>
      <w:r w:rsidRPr="0013064A">
        <w:t xml:space="preserve"> throughout</w:t>
      </w:r>
      <w:r w:rsidR="005E690B" w:rsidRPr="0013064A">
        <w:t>,</w:t>
      </w:r>
      <w:r w:rsidRPr="0013064A">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081E81FE" w14:textId="77777777" w:rsidR="005E25F9" w:rsidRPr="005E25F9" w:rsidRDefault="005E25F9" w:rsidP="005E25F9">
      <w:pPr>
        <w:pStyle w:val="normal0"/>
        <w:rPr>
          <w:strike/>
        </w:rPr>
      </w:pPr>
    </w:p>
    <w:p w14:paraId="40B8EC62" w14:textId="77777777" w:rsidR="00354BF3" w:rsidRDefault="0004446E">
      <w:pPr>
        <w:pStyle w:val="Heading1"/>
        <w:contextualSpacing w:val="0"/>
      </w:pPr>
      <w:r>
        <w:t>Acknowledgements</w:t>
      </w:r>
      <w:bookmarkStart w:id="34" w:name="h.pbwlevpo3yu5" w:colFirst="0" w:colLast="0"/>
      <w:bookmarkEnd w:id="34"/>
    </w:p>
    <w:p w14:paraId="11513004" w14:textId="77777777" w:rsidR="00354BF3" w:rsidRDefault="0004446E">
      <w:pPr>
        <w:pStyle w:val="Heading1"/>
        <w:contextualSpacing w:val="0"/>
      </w:pPr>
      <w:r>
        <w:t>References</w:t>
      </w:r>
      <w:bookmarkStart w:id="35" w:name="h.i9jxy126drmb" w:colFirst="0" w:colLast="0"/>
      <w:bookmarkEnd w:id="35"/>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lastRenderedPageBreak/>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36" w:name="h.n9mfvkja78ix" w:colFirst="0" w:colLast="0"/>
      <w:bookmarkEnd w:id="36"/>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473A23" w:rsidRDefault="00473A23">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473A23" w:rsidRDefault="00473A23">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473A23" w:rsidRDefault="00473A23">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473A23" w:rsidRDefault="00473A23">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3" w:author="Jack Olney" w:date="2015-02-11T10:13:00Z" w:initials="JO">
    <w:p w14:paraId="312D73DA" w14:textId="73DD34B8" w:rsidR="00473A23" w:rsidRDefault="00473A23">
      <w:pPr>
        <w:pStyle w:val="CommentText"/>
      </w:pPr>
      <w:r>
        <w:rPr>
          <w:rStyle w:val="CommentReference"/>
        </w:rPr>
        <w:annotationRef/>
      </w:r>
      <w:r>
        <w:t>Don’t have coverage estimate here. Wachira (2013) HBCT paper says 96% HBCT coverage but catchment is not solely port victoria.</w:t>
      </w:r>
    </w:p>
  </w:comment>
  <w:comment w:id="18" w:author="Tim Hallett" w:date="2015-01-08T11:48:00Z" w:initials="TH">
    <w:p w14:paraId="02240058" w14:textId="77777777" w:rsidR="00473A23" w:rsidRDefault="00473A23" w:rsidP="00260E0F">
      <w:pPr>
        <w:pStyle w:val="CommentText"/>
      </w:pPr>
      <w:r>
        <w:rPr>
          <w:rStyle w:val="CommentReference"/>
        </w:rPr>
        <w:annotationRef/>
      </w:r>
      <w:r>
        <w:t>How can we justify this? The work of Jenny and Ruanne suggest some cost here, doesn’t it?</w:t>
      </w:r>
    </w:p>
  </w:comment>
  <w:comment w:id="19" w:author="Jack Olney" w:date="2015-01-08T12:33:00Z" w:initials="JO">
    <w:p w14:paraId="3A2DE505" w14:textId="77777777" w:rsidR="00473A23" w:rsidRDefault="00473A23">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2" w:author="Jack Olney" w:date="2015-02-11T17:27:00Z" w:initials="JO">
    <w:p w14:paraId="2C4B849C" w14:textId="0CFFCD1C" w:rsidR="00473A23" w:rsidRDefault="00473A23">
      <w:pPr>
        <w:pStyle w:val="CommentText"/>
      </w:pPr>
      <w:r>
        <w:rPr>
          <w:rStyle w:val="CommentReference"/>
        </w:rPr>
        <w:annotationRef/>
      </w:r>
      <w:r>
        <w:t xml:space="preserve">Calculated as the total in fig2b / total fig2a </w:t>
      </w:r>
    </w:p>
  </w:comment>
  <w:comment w:id="23" w:author="Jack Olney" w:date="2015-02-11T16:30:00Z" w:initials="JO">
    <w:p w14:paraId="7C85611E" w14:textId="7D37429A" w:rsidR="00473A23" w:rsidRDefault="00473A23">
      <w:pPr>
        <w:pStyle w:val="CommentText"/>
      </w:pPr>
      <w:r>
        <w:rPr>
          <w:rStyle w:val="CommentReference"/>
        </w:rPr>
        <w:annotationRef/>
      </w:r>
      <w:r>
        <w:t>Label (a) and (b)??</w:t>
      </w:r>
    </w:p>
  </w:comment>
  <w:comment w:id="24" w:author="Tim Hallett" w:date="2015-01-26T16:41:00Z" w:initials="TH">
    <w:p w14:paraId="00C64D7A" w14:textId="77777777" w:rsidR="00473A23" w:rsidRDefault="00473A23">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5" w:author="Jack Olney" w:date="2015-02-11T17:31:00Z" w:initials="JO">
    <w:p w14:paraId="4D3929B7" w14:textId="5065CB13" w:rsidR="00473A23" w:rsidRDefault="00473A23">
      <w:pPr>
        <w:pStyle w:val="CommentText"/>
      </w:pPr>
      <w:r>
        <w:rPr>
          <w:rStyle w:val="CommentReference"/>
        </w:rPr>
        <w:annotationRef/>
      </w:r>
      <w:r>
        <w:t>Orange segment (on left hand side) is people who may or may not have had contact with clinic prior to HIV-related death. I’ve adjusted text to account for this and done an additional calculation (only 17% AIDS deaths among people who test but don’t show up at the clinic but 33% AIDS deaths among people who never test and don’t show up)</w:t>
      </w:r>
    </w:p>
  </w:comment>
  <w:comment w:id="26" w:author="Tim Hallett" w:date="2015-01-26T16:44:00Z" w:initials="TH">
    <w:p w14:paraId="52970415" w14:textId="77777777" w:rsidR="00473A23" w:rsidRDefault="00473A23">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27" w:author="Jack Olney" w:date="2015-02-11T17:32:00Z" w:initials="JO">
    <w:p w14:paraId="6D7671B4" w14:textId="0A2DF893" w:rsidR="00473A23" w:rsidRDefault="00473A23">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29" w:author="Tim Hallett" w:date="2015-01-29T09:40:00Z" w:initials="TH">
    <w:p w14:paraId="19D125CB" w14:textId="77777777" w:rsidR="00473A23" w:rsidRDefault="00473A23">
      <w:pPr>
        <w:pStyle w:val="CommentText"/>
      </w:pPr>
      <w:r>
        <w:rPr>
          <w:rStyle w:val="CommentReference"/>
        </w:rPr>
        <w:annotationRef/>
      </w:r>
      <w:r>
        <w:t xml:space="preserve">Lots of good thoughts and nice points in here. </w:t>
      </w:r>
    </w:p>
    <w:p w14:paraId="07A3A5CE" w14:textId="77777777" w:rsidR="00473A23" w:rsidRDefault="00473A23">
      <w:pPr>
        <w:pStyle w:val="CommentText"/>
      </w:pPr>
    </w:p>
    <w:p w14:paraId="2C1C8722" w14:textId="77777777" w:rsidR="00473A23" w:rsidRDefault="00473A23">
      <w:pPr>
        <w:pStyle w:val="CommentText"/>
      </w:pPr>
      <w:r>
        <w:t>I have porposed a organisation of  paragraphs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30" w:author="Tim Hallett" w:date="2015-01-31T11:12:00Z" w:initials="TH">
    <w:p w14:paraId="5D78FF23" w14:textId="77777777" w:rsidR="00473A23" w:rsidRDefault="00473A23">
      <w:pPr>
        <w:pStyle w:val="CommentText"/>
      </w:pPr>
      <w:ins w:id="31"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33" w:author="Jack Olney" w:date="2015-01-13T14:52:00Z" w:initials="JO">
    <w:p w14:paraId="05E0CF1D" w14:textId="77777777" w:rsidR="00473A23" w:rsidRDefault="00473A23">
      <w:pPr>
        <w:pStyle w:val="CommentText"/>
      </w:pPr>
      <w:r>
        <w:rPr>
          <w:rStyle w:val="CommentReference"/>
        </w:rPr>
        <w:annotationRef/>
      </w:r>
      <w:r>
        <w:t>From Jeff’s earlier comment: do we have a threshold for “high-impact” and “low-cost” or should I be choosing one based on the results?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473A23" w:rsidRDefault="00473A23">
      <w:pPr>
        <w:spacing w:line="240" w:lineRule="auto"/>
      </w:pPr>
      <w:r>
        <w:separator/>
      </w:r>
    </w:p>
  </w:endnote>
  <w:endnote w:type="continuationSeparator" w:id="0">
    <w:p w14:paraId="5C5D240A" w14:textId="77777777" w:rsidR="00473A23" w:rsidRDefault="00473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473A23" w:rsidRDefault="00473A23">
    <w:pPr>
      <w:pStyle w:val="normal0"/>
      <w:contextualSpacing w:val="0"/>
      <w:jc w:val="right"/>
    </w:pPr>
    <w:r>
      <w:fldChar w:fldCharType="begin"/>
    </w:r>
    <w:r>
      <w:instrText>PAGE</w:instrText>
    </w:r>
    <w:r>
      <w:fldChar w:fldCharType="separate"/>
    </w:r>
    <w:r w:rsidR="00063665">
      <w:rPr>
        <w:noProof/>
      </w:rPr>
      <w:t>17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473A23" w:rsidRDefault="00473A23">
      <w:pPr>
        <w:spacing w:line="240" w:lineRule="auto"/>
      </w:pPr>
      <w:r>
        <w:separator/>
      </w:r>
    </w:p>
  </w:footnote>
  <w:footnote w:type="continuationSeparator" w:id="0">
    <w:p w14:paraId="30EC218D" w14:textId="77777777" w:rsidR="00473A23" w:rsidRDefault="00473A2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C39"/>
    <w:rsid w:val="00005D41"/>
    <w:rsid w:val="000067A3"/>
    <w:rsid w:val="000078DC"/>
    <w:rsid w:val="00007CE2"/>
    <w:rsid w:val="00007F1E"/>
    <w:rsid w:val="00012C48"/>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0B2E"/>
    <w:rsid w:val="0003444E"/>
    <w:rsid w:val="00034DA7"/>
    <w:rsid w:val="000368EB"/>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3665"/>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2814"/>
    <w:rsid w:val="000836CC"/>
    <w:rsid w:val="0008374E"/>
    <w:rsid w:val="000849D0"/>
    <w:rsid w:val="00084F40"/>
    <w:rsid w:val="00085684"/>
    <w:rsid w:val="00087142"/>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482F"/>
    <w:rsid w:val="000E56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9E4"/>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70342"/>
    <w:rsid w:val="00170691"/>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11"/>
    <w:rsid w:val="0027347F"/>
    <w:rsid w:val="0027485B"/>
    <w:rsid w:val="0027665A"/>
    <w:rsid w:val="002769C8"/>
    <w:rsid w:val="002769F6"/>
    <w:rsid w:val="00281945"/>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2B3"/>
    <w:rsid w:val="002D5362"/>
    <w:rsid w:val="002D5BC2"/>
    <w:rsid w:val="002D5E18"/>
    <w:rsid w:val="002D5E1F"/>
    <w:rsid w:val="002D671B"/>
    <w:rsid w:val="002D7F02"/>
    <w:rsid w:val="002E0C47"/>
    <w:rsid w:val="002E37E0"/>
    <w:rsid w:val="002E3DB5"/>
    <w:rsid w:val="002E3F13"/>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956"/>
    <w:rsid w:val="00313C77"/>
    <w:rsid w:val="003149AB"/>
    <w:rsid w:val="003151FE"/>
    <w:rsid w:val="0031542D"/>
    <w:rsid w:val="00316690"/>
    <w:rsid w:val="003178D4"/>
    <w:rsid w:val="00317BD5"/>
    <w:rsid w:val="003202C5"/>
    <w:rsid w:val="00321465"/>
    <w:rsid w:val="0032296A"/>
    <w:rsid w:val="0032451F"/>
    <w:rsid w:val="00327646"/>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E5D"/>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6D1"/>
    <w:rsid w:val="00364D17"/>
    <w:rsid w:val="00366A02"/>
    <w:rsid w:val="003700D0"/>
    <w:rsid w:val="00371B21"/>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623"/>
    <w:rsid w:val="003A1A60"/>
    <w:rsid w:val="003A3FD3"/>
    <w:rsid w:val="003A4313"/>
    <w:rsid w:val="003A4CF6"/>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A20"/>
    <w:rsid w:val="003E1724"/>
    <w:rsid w:val="003E1A4D"/>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B7E"/>
    <w:rsid w:val="0042172B"/>
    <w:rsid w:val="004218CB"/>
    <w:rsid w:val="00421D0D"/>
    <w:rsid w:val="0042205C"/>
    <w:rsid w:val="0042504D"/>
    <w:rsid w:val="00427583"/>
    <w:rsid w:val="0042767A"/>
    <w:rsid w:val="00431581"/>
    <w:rsid w:val="004328D2"/>
    <w:rsid w:val="00432B64"/>
    <w:rsid w:val="00433B30"/>
    <w:rsid w:val="0043408B"/>
    <w:rsid w:val="00434293"/>
    <w:rsid w:val="004379FC"/>
    <w:rsid w:val="004401D1"/>
    <w:rsid w:val="00441BE0"/>
    <w:rsid w:val="00445954"/>
    <w:rsid w:val="00450E1D"/>
    <w:rsid w:val="004530C8"/>
    <w:rsid w:val="004556D6"/>
    <w:rsid w:val="0045606F"/>
    <w:rsid w:val="00461FC2"/>
    <w:rsid w:val="00464172"/>
    <w:rsid w:val="00464315"/>
    <w:rsid w:val="00465F37"/>
    <w:rsid w:val="00466802"/>
    <w:rsid w:val="004706DF"/>
    <w:rsid w:val="004711ED"/>
    <w:rsid w:val="004716A3"/>
    <w:rsid w:val="00471EE6"/>
    <w:rsid w:val="00473A23"/>
    <w:rsid w:val="00475760"/>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136A"/>
    <w:rsid w:val="004A3242"/>
    <w:rsid w:val="004A3A3B"/>
    <w:rsid w:val="004A59FC"/>
    <w:rsid w:val="004A6FC4"/>
    <w:rsid w:val="004A75A5"/>
    <w:rsid w:val="004B0BC1"/>
    <w:rsid w:val="004B226E"/>
    <w:rsid w:val="004B3C80"/>
    <w:rsid w:val="004B3F81"/>
    <w:rsid w:val="004B422D"/>
    <w:rsid w:val="004B488C"/>
    <w:rsid w:val="004B4A15"/>
    <w:rsid w:val="004B54D1"/>
    <w:rsid w:val="004B773F"/>
    <w:rsid w:val="004C000F"/>
    <w:rsid w:val="004C03E5"/>
    <w:rsid w:val="004C0ADF"/>
    <w:rsid w:val="004C2572"/>
    <w:rsid w:val="004C326F"/>
    <w:rsid w:val="004D0BCA"/>
    <w:rsid w:val="004D2013"/>
    <w:rsid w:val="004D21DE"/>
    <w:rsid w:val="004D3BDD"/>
    <w:rsid w:val="004D3CC9"/>
    <w:rsid w:val="004D3F34"/>
    <w:rsid w:val="004D44EB"/>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AD9"/>
    <w:rsid w:val="005022FA"/>
    <w:rsid w:val="005050FE"/>
    <w:rsid w:val="0050562A"/>
    <w:rsid w:val="00505EA7"/>
    <w:rsid w:val="005067F2"/>
    <w:rsid w:val="005075C0"/>
    <w:rsid w:val="00507E9F"/>
    <w:rsid w:val="00510929"/>
    <w:rsid w:val="0051143C"/>
    <w:rsid w:val="00512474"/>
    <w:rsid w:val="005143BB"/>
    <w:rsid w:val="005151F0"/>
    <w:rsid w:val="00517C8C"/>
    <w:rsid w:val="00517DDF"/>
    <w:rsid w:val="005200C7"/>
    <w:rsid w:val="00520EB9"/>
    <w:rsid w:val="005218F7"/>
    <w:rsid w:val="00522CC2"/>
    <w:rsid w:val="005230D1"/>
    <w:rsid w:val="00523478"/>
    <w:rsid w:val="0052356D"/>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E4E"/>
    <w:rsid w:val="00541F0D"/>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70832"/>
    <w:rsid w:val="0057217D"/>
    <w:rsid w:val="00576CB8"/>
    <w:rsid w:val="0057784F"/>
    <w:rsid w:val="005802F1"/>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0BB7"/>
    <w:rsid w:val="00621232"/>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92472"/>
    <w:rsid w:val="00694835"/>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2D7"/>
    <w:rsid w:val="006B54AF"/>
    <w:rsid w:val="006B558F"/>
    <w:rsid w:val="006B5C43"/>
    <w:rsid w:val="006B7962"/>
    <w:rsid w:val="006C0DB6"/>
    <w:rsid w:val="006C1277"/>
    <w:rsid w:val="006C5AAE"/>
    <w:rsid w:val="006C7349"/>
    <w:rsid w:val="006C7A41"/>
    <w:rsid w:val="006D081F"/>
    <w:rsid w:val="006D17ED"/>
    <w:rsid w:val="006D45B8"/>
    <w:rsid w:val="006D4728"/>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6F6266"/>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1B90"/>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E7A"/>
    <w:rsid w:val="007D52B1"/>
    <w:rsid w:val="007D5472"/>
    <w:rsid w:val="007D5486"/>
    <w:rsid w:val="007D57AE"/>
    <w:rsid w:val="007D5D94"/>
    <w:rsid w:val="007D6AF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6273"/>
    <w:rsid w:val="00810040"/>
    <w:rsid w:val="00810A95"/>
    <w:rsid w:val="00810B11"/>
    <w:rsid w:val="00811619"/>
    <w:rsid w:val="0081488A"/>
    <w:rsid w:val="00816109"/>
    <w:rsid w:val="00816574"/>
    <w:rsid w:val="0081693F"/>
    <w:rsid w:val="00816B98"/>
    <w:rsid w:val="008170B2"/>
    <w:rsid w:val="00817A72"/>
    <w:rsid w:val="00817B46"/>
    <w:rsid w:val="008217F5"/>
    <w:rsid w:val="00822607"/>
    <w:rsid w:val="00822706"/>
    <w:rsid w:val="00822C85"/>
    <w:rsid w:val="008230DA"/>
    <w:rsid w:val="00823189"/>
    <w:rsid w:val="00823F2E"/>
    <w:rsid w:val="00824C31"/>
    <w:rsid w:val="00825171"/>
    <w:rsid w:val="008265E2"/>
    <w:rsid w:val="00827D20"/>
    <w:rsid w:val="0083146C"/>
    <w:rsid w:val="00831663"/>
    <w:rsid w:val="00832B1B"/>
    <w:rsid w:val="008337DC"/>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3F55"/>
    <w:rsid w:val="00874A1F"/>
    <w:rsid w:val="00874AE4"/>
    <w:rsid w:val="00875403"/>
    <w:rsid w:val="00876C31"/>
    <w:rsid w:val="0087707C"/>
    <w:rsid w:val="0088011B"/>
    <w:rsid w:val="00882069"/>
    <w:rsid w:val="00882B34"/>
    <w:rsid w:val="00882F43"/>
    <w:rsid w:val="00883152"/>
    <w:rsid w:val="00883C0A"/>
    <w:rsid w:val="00883D49"/>
    <w:rsid w:val="00886737"/>
    <w:rsid w:val="00886C5B"/>
    <w:rsid w:val="0089031F"/>
    <w:rsid w:val="00892F40"/>
    <w:rsid w:val="0089303D"/>
    <w:rsid w:val="00893E6A"/>
    <w:rsid w:val="0089420B"/>
    <w:rsid w:val="00894DB3"/>
    <w:rsid w:val="008963DB"/>
    <w:rsid w:val="008A2DDA"/>
    <w:rsid w:val="008A6055"/>
    <w:rsid w:val="008A70DF"/>
    <w:rsid w:val="008A7247"/>
    <w:rsid w:val="008A7EB0"/>
    <w:rsid w:val="008B0834"/>
    <w:rsid w:val="008B1D49"/>
    <w:rsid w:val="008B1D5C"/>
    <w:rsid w:val="008B1F84"/>
    <w:rsid w:val="008B2B8C"/>
    <w:rsid w:val="008B35C5"/>
    <w:rsid w:val="008B3A33"/>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04A"/>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5F18"/>
    <w:rsid w:val="0097628D"/>
    <w:rsid w:val="00977CEA"/>
    <w:rsid w:val="009802AC"/>
    <w:rsid w:val="009807F0"/>
    <w:rsid w:val="00983C8D"/>
    <w:rsid w:val="00984261"/>
    <w:rsid w:val="009864F5"/>
    <w:rsid w:val="00986C14"/>
    <w:rsid w:val="0098759A"/>
    <w:rsid w:val="0099021A"/>
    <w:rsid w:val="00990FFC"/>
    <w:rsid w:val="00991531"/>
    <w:rsid w:val="00995FFC"/>
    <w:rsid w:val="009974AE"/>
    <w:rsid w:val="00997A22"/>
    <w:rsid w:val="009A1BF9"/>
    <w:rsid w:val="009A32A8"/>
    <w:rsid w:val="009A3304"/>
    <w:rsid w:val="009A349B"/>
    <w:rsid w:val="009A3AF0"/>
    <w:rsid w:val="009A41EC"/>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0B8"/>
    <w:rsid w:val="009E3B14"/>
    <w:rsid w:val="009E4CC4"/>
    <w:rsid w:val="009E514A"/>
    <w:rsid w:val="009E57DC"/>
    <w:rsid w:val="009E5FD3"/>
    <w:rsid w:val="009F1741"/>
    <w:rsid w:val="009F20C8"/>
    <w:rsid w:val="009F2D5B"/>
    <w:rsid w:val="009F4271"/>
    <w:rsid w:val="009F5137"/>
    <w:rsid w:val="009F534E"/>
    <w:rsid w:val="009F57AE"/>
    <w:rsid w:val="009F6605"/>
    <w:rsid w:val="009F6935"/>
    <w:rsid w:val="009F6EC2"/>
    <w:rsid w:val="009F7BE1"/>
    <w:rsid w:val="00A00DC5"/>
    <w:rsid w:val="00A01E96"/>
    <w:rsid w:val="00A024D8"/>
    <w:rsid w:val="00A03FAA"/>
    <w:rsid w:val="00A04275"/>
    <w:rsid w:val="00A04965"/>
    <w:rsid w:val="00A0508A"/>
    <w:rsid w:val="00A05B2C"/>
    <w:rsid w:val="00A07127"/>
    <w:rsid w:val="00A07B3E"/>
    <w:rsid w:val="00A10D5C"/>
    <w:rsid w:val="00A12333"/>
    <w:rsid w:val="00A12A18"/>
    <w:rsid w:val="00A156DE"/>
    <w:rsid w:val="00A20A7D"/>
    <w:rsid w:val="00A210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1102"/>
    <w:rsid w:val="00A81127"/>
    <w:rsid w:val="00A81F8F"/>
    <w:rsid w:val="00A8362A"/>
    <w:rsid w:val="00A84BA1"/>
    <w:rsid w:val="00A84BFC"/>
    <w:rsid w:val="00A8578F"/>
    <w:rsid w:val="00A85A79"/>
    <w:rsid w:val="00A86169"/>
    <w:rsid w:val="00A8718C"/>
    <w:rsid w:val="00A8785B"/>
    <w:rsid w:val="00A90C85"/>
    <w:rsid w:val="00A91BB0"/>
    <w:rsid w:val="00A9434F"/>
    <w:rsid w:val="00A961A6"/>
    <w:rsid w:val="00A96ED3"/>
    <w:rsid w:val="00A9709A"/>
    <w:rsid w:val="00A9765B"/>
    <w:rsid w:val="00AA0CEE"/>
    <w:rsid w:val="00AA0E87"/>
    <w:rsid w:val="00AA1340"/>
    <w:rsid w:val="00AA1724"/>
    <w:rsid w:val="00AA1A0E"/>
    <w:rsid w:val="00AA59F4"/>
    <w:rsid w:val="00AA64A7"/>
    <w:rsid w:val="00AA6FCC"/>
    <w:rsid w:val="00AB0E2B"/>
    <w:rsid w:val="00AB15F7"/>
    <w:rsid w:val="00AB1DB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6C0"/>
    <w:rsid w:val="00B27764"/>
    <w:rsid w:val="00B27EDC"/>
    <w:rsid w:val="00B30876"/>
    <w:rsid w:val="00B30B10"/>
    <w:rsid w:val="00B31A7A"/>
    <w:rsid w:val="00B31F8B"/>
    <w:rsid w:val="00B324E9"/>
    <w:rsid w:val="00B347CC"/>
    <w:rsid w:val="00B34F22"/>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98A"/>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D5F9C"/>
    <w:rsid w:val="00BE19DA"/>
    <w:rsid w:val="00BE1AC9"/>
    <w:rsid w:val="00BE1B57"/>
    <w:rsid w:val="00BE1FFF"/>
    <w:rsid w:val="00BE303D"/>
    <w:rsid w:val="00BE5BA0"/>
    <w:rsid w:val="00BE6800"/>
    <w:rsid w:val="00BE6FB5"/>
    <w:rsid w:val="00BF022B"/>
    <w:rsid w:val="00BF0B23"/>
    <w:rsid w:val="00BF2B13"/>
    <w:rsid w:val="00BF311B"/>
    <w:rsid w:val="00BF448F"/>
    <w:rsid w:val="00BF66CB"/>
    <w:rsid w:val="00C012F1"/>
    <w:rsid w:val="00C02BC5"/>
    <w:rsid w:val="00C04CD1"/>
    <w:rsid w:val="00C050B1"/>
    <w:rsid w:val="00C06B81"/>
    <w:rsid w:val="00C07325"/>
    <w:rsid w:val="00C10061"/>
    <w:rsid w:val="00C10848"/>
    <w:rsid w:val="00C10CE0"/>
    <w:rsid w:val="00C12616"/>
    <w:rsid w:val="00C12B4D"/>
    <w:rsid w:val="00C12B56"/>
    <w:rsid w:val="00C13972"/>
    <w:rsid w:val="00C14A51"/>
    <w:rsid w:val="00C14FCE"/>
    <w:rsid w:val="00C20F04"/>
    <w:rsid w:val="00C212CF"/>
    <w:rsid w:val="00C224AE"/>
    <w:rsid w:val="00C22FA6"/>
    <w:rsid w:val="00C24BC0"/>
    <w:rsid w:val="00C261F3"/>
    <w:rsid w:val="00C2662C"/>
    <w:rsid w:val="00C26C56"/>
    <w:rsid w:val="00C26C9B"/>
    <w:rsid w:val="00C2705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66BFD"/>
    <w:rsid w:val="00C70ECD"/>
    <w:rsid w:val="00C72FE8"/>
    <w:rsid w:val="00C74596"/>
    <w:rsid w:val="00C7745D"/>
    <w:rsid w:val="00C7791E"/>
    <w:rsid w:val="00C77FA1"/>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04"/>
    <w:rsid w:val="00C93972"/>
    <w:rsid w:val="00C93FD7"/>
    <w:rsid w:val="00C94EC6"/>
    <w:rsid w:val="00C95470"/>
    <w:rsid w:val="00C95C8A"/>
    <w:rsid w:val="00C966BB"/>
    <w:rsid w:val="00C96EDD"/>
    <w:rsid w:val="00CA15E4"/>
    <w:rsid w:val="00CA26FC"/>
    <w:rsid w:val="00CA6639"/>
    <w:rsid w:val="00CA6B3E"/>
    <w:rsid w:val="00CB12F5"/>
    <w:rsid w:val="00CB1A4B"/>
    <w:rsid w:val="00CB2595"/>
    <w:rsid w:val="00CB2B80"/>
    <w:rsid w:val="00CB7064"/>
    <w:rsid w:val="00CC2846"/>
    <w:rsid w:val="00CC4678"/>
    <w:rsid w:val="00CD08A6"/>
    <w:rsid w:val="00CD1135"/>
    <w:rsid w:val="00CD1852"/>
    <w:rsid w:val="00CD36DC"/>
    <w:rsid w:val="00CD4136"/>
    <w:rsid w:val="00CD4CA2"/>
    <w:rsid w:val="00CD4E2F"/>
    <w:rsid w:val="00CD4FEF"/>
    <w:rsid w:val="00CD599C"/>
    <w:rsid w:val="00CD67BC"/>
    <w:rsid w:val="00CD7E49"/>
    <w:rsid w:val="00CE154D"/>
    <w:rsid w:val="00CE24C7"/>
    <w:rsid w:val="00CE50C8"/>
    <w:rsid w:val="00CE743E"/>
    <w:rsid w:val="00CE7DA8"/>
    <w:rsid w:val="00CE7ECB"/>
    <w:rsid w:val="00CF1E3F"/>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2C45"/>
    <w:rsid w:val="00D23EF9"/>
    <w:rsid w:val="00D3021A"/>
    <w:rsid w:val="00D31246"/>
    <w:rsid w:val="00D31466"/>
    <w:rsid w:val="00D32D6D"/>
    <w:rsid w:val="00D35A95"/>
    <w:rsid w:val="00D36D32"/>
    <w:rsid w:val="00D36F26"/>
    <w:rsid w:val="00D37554"/>
    <w:rsid w:val="00D4071A"/>
    <w:rsid w:val="00D417EC"/>
    <w:rsid w:val="00D42EC2"/>
    <w:rsid w:val="00D43662"/>
    <w:rsid w:val="00D44CCB"/>
    <w:rsid w:val="00D45337"/>
    <w:rsid w:val="00D4591C"/>
    <w:rsid w:val="00D46ED4"/>
    <w:rsid w:val="00D51A6F"/>
    <w:rsid w:val="00D544CC"/>
    <w:rsid w:val="00D54BAB"/>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87E9E"/>
    <w:rsid w:val="00D90E05"/>
    <w:rsid w:val="00D91055"/>
    <w:rsid w:val="00D92572"/>
    <w:rsid w:val="00D92CEC"/>
    <w:rsid w:val="00D93832"/>
    <w:rsid w:val="00D96535"/>
    <w:rsid w:val="00D977D0"/>
    <w:rsid w:val="00DA213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4C44"/>
    <w:rsid w:val="00DE4E8B"/>
    <w:rsid w:val="00DE5773"/>
    <w:rsid w:val="00DE5BDE"/>
    <w:rsid w:val="00DE623E"/>
    <w:rsid w:val="00DE6731"/>
    <w:rsid w:val="00DE71B5"/>
    <w:rsid w:val="00DE7875"/>
    <w:rsid w:val="00DF1288"/>
    <w:rsid w:val="00DF1540"/>
    <w:rsid w:val="00DF27F5"/>
    <w:rsid w:val="00DF34CA"/>
    <w:rsid w:val="00DF58DC"/>
    <w:rsid w:val="00DF6639"/>
    <w:rsid w:val="00DF6A0D"/>
    <w:rsid w:val="00DF7A95"/>
    <w:rsid w:val="00E002D5"/>
    <w:rsid w:val="00E019FB"/>
    <w:rsid w:val="00E020A7"/>
    <w:rsid w:val="00E0392E"/>
    <w:rsid w:val="00E04C0C"/>
    <w:rsid w:val="00E104C3"/>
    <w:rsid w:val="00E1075D"/>
    <w:rsid w:val="00E11504"/>
    <w:rsid w:val="00E1150C"/>
    <w:rsid w:val="00E13411"/>
    <w:rsid w:val="00E1353D"/>
    <w:rsid w:val="00E14801"/>
    <w:rsid w:val="00E149A7"/>
    <w:rsid w:val="00E1524C"/>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52C6"/>
    <w:rsid w:val="00EA6179"/>
    <w:rsid w:val="00EA62C0"/>
    <w:rsid w:val="00EA6B9A"/>
    <w:rsid w:val="00EA7FA2"/>
    <w:rsid w:val="00EB26C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CE"/>
    <w:rsid w:val="00FE0150"/>
    <w:rsid w:val="00FE0E4E"/>
    <w:rsid w:val="00FE2262"/>
    <w:rsid w:val="00FE38BD"/>
    <w:rsid w:val="00FE50EC"/>
    <w:rsid w:val="00FE5322"/>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36F2-7F26-A244-8873-0F3F84EEF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4309</TotalTime>
  <Pages>18</Pages>
  <Words>35607</Words>
  <Characters>202964</Characters>
  <Application>Microsoft Macintosh Word</Application>
  <DocSecurity>0</DocSecurity>
  <Lines>1691</Lines>
  <Paragraphs>476</Paragraphs>
  <ScaleCrop>false</ScaleCrop>
  <Company/>
  <LinksUpToDate>false</LinksUpToDate>
  <CharactersWithSpaces>238095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1264</cp:revision>
  <cp:lastPrinted>2015-01-15T09:08:00Z</cp:lastPrinted>
  <dcterms:created xsi:type="dcterms:W3CDTF">2015-01-06T10:07:00Z</dcterms:created>
  <dcterms:modified xsi:type="dcterms:W3CDTF">2015-02-16T16:56:00Z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citations="53" publications="40"/&gt;&lt;/info&gt;PAPERS2_INFO_END</vt:lpwstr>
  </property>
</Properties>
</file>