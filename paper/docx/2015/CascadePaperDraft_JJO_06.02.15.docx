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9709FB" w14:textId="77777777" w:rsidR="00C07325" w:rsidRDefault="0004446E">
      <w:pPr>
        <w:pStyle w:val="Title"/>
        <w:contextualSpacing w:val="0"/>
        <w:jc w:val="both"/>
      </w:pPr>
      <w:r>
        <w:t>Evaluating Strategies to Improve HIV Care Outcomes in Kenya</w:t>
      </w:r>
    </w:p>
    <w:p w14:paraId="1A669031" w14:textId="77777777" w:rsidR="00C07325" w:rsidRDefault="00C07325">
      <w:pPr>
        <w:pStyle w:val="normal0"/>
        <w:contextualSpacing w:val="0"/>
        <w:jc w:val="left"/>
      </w:pPr>
    </w:p>
    <w:p w14:paraId="6BB66F82" w14:textId="77777777" w:rsidR="00C07325" w:rsidRDefault="0004446E">
      <w:pPr>
        <w:pStyle w:val="normal0"/>
        <w:contextualSpacing w:val="0"/>
        <w:jc w:val="left"/>
      </w:pPr>
      <w:r>
        <w:rPr>
          <w:i/>
          <w:sz w:val="16"/>
        </w:rPr>
        <w:t>Running Head: Strategies to Improve HIV Care Outcomes in Kenya (41 characters).</w:t>
      </w:r>
    </w:p>
    <w:p w14:paraId="50E0AD0C" w14:textId="77777777" w:rsidR="00C07325" w:rsidRDefault="00C07325">
      <w:pPr>
        <w:pStyle w:val="normal0"/>
        <w:contextualSpacing w:val="0"/>
        <w:jc w:val="left"/>
      </w:pPr>
    </w:p>
    <w:p w14:paraId="565B8D49" w14:textId="77777777" w:rsidR="00C07325" w:rsidRDefault="0004446E">
      <w:pPr>
        <w:pStyle w:val="normal0"/>
        <w:contextualSpacing w:val="0"/>
        <w:jc w:val="left"/>
      </w:pPr>
      <w:r>
        <w:rPr>
          <w:i/>
        </w:rPr>
        <w:t xml:space="preserve">Author List: </w:t>
      </w:r>
      <w:r w:rsidR="00F76461">
        <w:rPr>
          <w:i/>
        </w:rPr>
        <w:t>Jack J. Olney</w:t>
      </w:r>
      <w:r w:rsidR="00F76461" w:rsidRPr="00F76461">
        <w:rPr>
          <w:i/>
          <w:vertAlign w:val="superscript"/>
        </w:rPr>
        <w:t>1</w:t>
      </w:r>
      <w:r w:rsidR="00F76461">
        <w:rPr>
          <w:i/>
        </w:rPr>
        <w:t xml:space="preserve"> &amp; Paula Braitstein</w:t>
      </w:r>
      <w:r w:rsidR="00F76461" w:rsidRPr="00F76461">
        <w:rPr>
          <w:i/>
          <w:vertAlign w:val="superscript"/>
        </w:rPr>
        <w:t>2</w:t>
      </w:r>
      <w:r w:rsidR="00F76461">
        <w:rPr>
          <w:i/>
        </w:rPr>
        <w:t>, Jeffrey W. Eaton</w:t>
      </w:r>
      <w:r w:rsidR="00F76461" w:rsidRPr="00F76461">
        <w:rPr>
          <w:i/>
          <w:vertAlign w:val="superscript"/>
        </w:rPr>
        <w:t>1</w:t>
      </w:r>
      <w:r w:rsidR="00F76461">
        <w:rPr>
          <w:i/>
        </w:rPr>
        <w:t>, Edwin Sang</w:t>
      </w:r>
      <w:r w:rsidR="00F76461" w:rsidRPr="00F76461">
        <w:rPr>
          <w:i/>
          <w:vertAlign w:val="superscript"/>
        </w:rPr>
        <w:t>2</w:t>
      </w:r>
      <w:r w:rsidR="00F76461">
        <w:rPr>
          <w:i/>
        </w:rPr>
        <w:t>, Monicah Nyambura</w:t>
      </w:r>
      <w:r w:rsidR="00F76461" w:rsidRPr="00F76461">
        <w:rPr>
          <w:i/>
          <w:vertAlign w:val="superscript"/>
        </w:rPr>
        <w:t>2</w:t>
      </w:r>
      <w:r w:rsidR="00F76461">
        <w:rPr>
          <w:i/>
        </w:rPr>
        <w:t>, Sylvester Kimaiyo</w:t>
      </w:r>
      <w:r w:rsidR="00F76461" w:rsidRPr="00F76461">
        <w:rPr>
          <w:i/>
          <w:vertAlign w:val="superscript"/>
        </w:rPr>
        <w:t>2</w:t>
      </w:r>
      <w:r w:rsidR="00F76461">
        <w:rPr>
          <w:i/>
        </w:rPr>
        <w:t>, Corey Duefield</w:t>
      </w:r>
      <w:r w:rsidR="00F76461" w:rsidRPr="00F76461">
        <w:rPr>
          <w:i/>
          <w:vertAlign w:val="superscript"/>
        </w:rPr>
        <w:t>3</w:t>
      </w:r>
      <w:r w:rsidR="00F76461">
        <w:rPr>
          <w:i/>
        </w:rPr>
        <w:t>, Joseph W. Hogan</w:t>
      </w:r>
      <w:r w:rsidR="00F76461" w:rsidRPr="00F76461">
        <w:rPr>
          <w:i/>
          <w:vertAlign w:val="superscript"/>
        </w:rPr>
        <w:t>3</w:t>
      </w:r>
      <w:r w:rsidR="00F76461">
        <w:rPr>
          <w:i/>
        </w:rPr>
        <w:t xml:space="preserve"> &amp; Timothy B. Hallett</w:t>
      </w:r>
      <w:r w:rsidR="00F76461" w:rsidRPr="00F76461">
        <w:rPr>
          <w:i/>
          <w:vertAlign w:val="superscript"/>
        </w:rPr>
        <w:t>1</w:t>
      </w:r>
    </w:p>
    <w:p w14:paraId="114800E4" w14:textId="77777777" w:rsidR="00C07325" w:rsidRDefault="00C07325">
      <w:pPr>
        <w:pStyle w:val="normal0"/>
        <w:contextualSpacing w:val="0"/>
        <w:jc w:val="left"/>
      </w:pPr>
    </w:p>
    <w:p w14:paraId="1256D65D"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286A75B8" w14:textId="77777777" w:rsidR="00C07325" w:rsidRDefault="00C07325">
      <w:pPr>
        <w:pStyle w:val="normal0"/>
        <w:contextualSpacing w:val="0"/>
      </w:pPr>
    </w:p>
    <w:p w14:paraId="143D4DA2" w14:textId="43A15C0A" w:rsidR="00C07325" w:rsidRDefault="0004446E">
      <w:pPr>
        <w:pStyle w:val="normal0"/>
        <w:contextualSpacing w:val="0"/>
      </w:pPr>
      <w:r>
        <w:rPr>
          <w:i/>
          <w:sz w:val="16"/>
        </w:rPr>
        <w:t>Corresponding Author: [TBC]</w:t>
      </w:r>
    </w:p>
    <w:p w14:paraId="0FB55723" w14:textId="2054D2BD" w:rsidR="005C7644" w:rsidRPr="00284B34" w:rsidRDefault="0004446E" w:rsidP="005C7644">
      <w:pPr>
        <w:pStyle w:val="normal0"/>
        <w:contextualSpacing w:val="0"/>
        <w:rPr>
          <w:i/>
          <w:sz w:val="16"/>
        </w:rPr>
      </w:pPr>
      <w:r>
        <w:rPr>
          <w:i/>
          <w:sz w:val="16"/>
        </w:rPr>
        <w:t>Word Count = Aim is 4,000 words</w:t>
      </w:r>
      <w:bookmarkStart w:id="0" w:name="h.g082ggmqipo9" w:colFirst="0" w:colLast="0"/>
      <w:bookmarkEnd w:id="0"/>
    </w:p>
    <w:p w14:paraId="3ADC8D7E" w14:textId="77777777" w:rsidR="00A86169" w:rsidRDefault="00A86169" w:rsidP="00A86169">
      <w:pPr>
        <w:pStyle w:val="Heading1"/>
        <w:contextualSpacing w:val="0"/>
      </w:pPr>
      <w:r>
        <w:t>Abstract (300 words)</w:t>
      </w:r>
    </w:p>
    <w:p w14:paraId="3A2CE1F5" w14:textId="77777777" w:rsidR="0065099A" w:rsidRPr="00DD19A4" w:rsidRDefault="0065099A" w:rsidP="0065099A">
      <w:pPr>
        <w:pStyle w:val="Heading2"/>
        <w:contextualSpacing w:val="0"/>
        <w:rPr>
          <w:rFonts w:ascii="Helvetica Neue Medium" w:hAnsi="Helvetica Neue Medium"/>
        </w:rPr>
      </w:pPr>
      <w:bookmarkStart w:id="1" w:name="h.79vnq0gsf34c" w:colFirst="0" w:colLast="0"/>
      <w:bookmarkStart w:id="2" w:name="h.gr2oy2q0w8w4" w:colFirst="0" w:colLast="0"/>
      <w:bookmarkEnd w:id="1"/>
      <w:bookmarkEnd w:id="2"/>
      <w:r w:rsidRPr="00DD19A4">
        <w:rPr>
          <w:rFonts w:ascii="Helvetica Neue Medium" w:hAnsi="Helvetica Neue Medium"/>
        </w:rPr>
        <w:t>Background:</w:t>
      </w:r>
    </w:p>
    <w:p w14:paraId="66E53CE8" w14:textId="4C6B95E1" w:rsidR="0065099A" w:rsidRPr="00DD19A4" w:rsidRDefault="0065099A" w:rsidP="0065099A">
      <w:pPr>
        <w:pStyle w:val="normal0"/>
        <w:rPr>
          <w:lang w:val="en-US"/>
        </w:rPr>
      </w:pPr>
      <w:r>
        <w:rPr>
          <w:lang w:val="en-US"/>
        </w:rPr>
        <w:t xml:space="preserve">With expanded access to antiretroviral therapy (ART) in sub-Saharan Africa, </w:t>
      </w:r>
      <w:r w:rsidR="00E002D5">
        <w:rPr>
          <w:lang w:val="en-US"/>
        </w:rPr>
        <w:t>life expectancy has increased, yet</w:t>
      </w:r>
      <w:r>
        <w:rPr>
          <w:lang w:val="en-US"/>
        </w:rPr>
        <w:t xml:space="preserve"> life-years are still lost to </w:t>
      </w:r>
      <w:r w:rsidR="00735965">
        <w:rPr>
          <w:lang w:val="en-US"/>
        </w:rPr>
        <w:t>AIDS</w:t>
      </w:r>
      <w:r>
        <w:rPr>
          <w:lang w:val="en-US"/>
        </w:rPr>
        <w:t xml:space="preserve">. Evidence suggests that these health losses are attributable to deficiencies in pre-ART and ART care. </w:t>
      </w:r>
      <w:r w:rsidRPr="00DD19A4">
        <w:rPr>
          <w:lang w:val="en-US"/>
        </w:rPr>
        <w:t xml:space="preserve">We aimed to </w:t>
      </w:r>
      <w:r w:rsidR="008E005D">
        <w:rPr>
          <w:lang w:val="en-US"/>
        </w:rPr>
        <w:t xml:space="preserve">examine </w:t>
      </w:r>
      <w:r w:rsidRPr="00DD19A4">
        <w:rPr>
          <w:lang w:val="en-US"/>
        </w:rPr>
        <w:t>the state of a current ART-programme in Kenya and</w:t>
      </w:r>
      <w:r w:rsidR="008B35C5">
        <w:rPr>
          <w:lang w:val="en-US"/>
        </w:rPr>
        <w:t xml:space="preserve"> assess</w:t>
      </w:r>
      <w:r w:rsidRPr="00DD19A4">
        <w:rPr>
          <w:lang w:val="en-US"/>
        </w:rPr>
        <w:t xml:space="preserve"> the potential for interventions to </w:t>
      </w:r>
      <w:r w:rsidR="008E005D">
        <w:rPr>
          <w:lang w:val="en-US"/>
        </w:rPr>
        <w:t>improve the impact of ART programmes on population health.</w:t>
      </w:r>
    </w:p>
    <w:p w14:paraId="035E865F" w14:textId="77777777" w:rsidR="0065099A" w:rsidRDefault="0065099A" w:rsidP="0065099A">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 xml:space="preserve">Methods &amp; </w:t>
      </w:r>
      <w:commentRangeStart w:id="5"/>
      <w:r>
        <w:rPr>
          <w:rFonts w:ascii="Helvetica Neue Medium" w:hAnsi="Helvetica Neue Medium"/>
        </w:rPr>
        <w:t>Findings</w:t>
      </w:r>
      <w:commentRangeEnd w:id="5"/>
      <w:r w:rsidR="00101524">
        <w:rPr>
          <w:rStyle w:val="CommentReference"/>
          <w:i w:val="0"/>
        </w:rPr>
        <w:commentReference w:id="5"/>
      </w:r>
      <w:r w:rsidRPr="00DD19A4">
        <w:rPr>
          <w:rFonts w:ascii="Helvetica Neue Medium" w:hAnsi="Helvetica Neue Medium"/>
        </w:rPr>
        <w:t>:</w:t>
      </w:r>
    </w:p>
    <w:p w14:paraId="5C55A82D" w14:textId="060F724C" w:rsidR="0065099A" w:rsidRPr="00DD6C0F" w:rsidRDefault="0065099A" w:rsidP="00101524">
      <w:pPr>
        <w:pStyle w:val="normal0"/>
        <w:rPr>
          <w:lang w:val="en-US"/>
        </w:rPr>
      </w:pPr>
      <w:r w:rsidRPr="00DD19A4">
        <w:rPr>
          <w:lang w:val="en-US"/>
        </w:rPr>
        <w:t xml:space="preserve">We constructed an individual-based mathematical model to describe </w:t>
      </w:r>
      <w:r w:rsidR="008E005D">
        <w:rPr>
          <w:lang w:val="en-US"/>
        </w:rPr>
        <w:t xml:space="preserve">the HIV epidemic and the experiences of care among </w:t>
      </w:r>
      <w:r>
        <w:rPr>
          <w:lang w:val="en-US"/>
        </w:rPr>
        <w:t xml:space="preserve">HIV-infected adults </w:t>
      </w:r>
      <w:r w:rsidR="008E005D">
        <w:rPr>
          <w:lang w:val="en-US"/>
        </w:rPr>
        <w:t>in western</w:t>
      </w:r>
      <w:r w:rsidRPr="00DD19A4">
        <w:rPr>
          <w:lang w:val="en-US"/>
        </w:rPr>
        <w:t xml:space="preserve"> Kenya. We calibrated the model to a longitudinal dataset from The Academic Model for Providing Access To Healthcare (AMPATH) describing the</w:t>
      </w:r>
      <w:r>
        <w:rPr>
          <w:lang w:val="en-US"/>
        </w:rPr>
        <w:t xml:space="preserve"> routes into</w:t>
      </w:r>
      <w:r w:rsidR="008E005D">
        <w:rPr>
          <w:lang w:val="en-US"/>
        </w:rPr>
        <w:t xml:space="preserve"> care</w:t>
      </w:r>
      <w:r>
        <w:rPr>
          <w:lang w:val="en-US"/>
        </w:rPr>
        <w:t xml:space="preserve">, losses and </w:t>
      </w:r>
      <w:r w:rsidR="008E005D">
        <w:rPr>
          <w:lang w:val="en-US"/>
        </w:rPr>
        <w:t xml:space="preserve">clinical </w:t>
      </w:r>
      <w:r>
        <w:rPr>
          <w:lang w:val="en-US"/>
        </w:rPr>
        <w:t xml:space="preserve">outcomes. </w:t>
      </w:r>
      <w:r w:rsidR="008E005D">
        <w:rPr>
          <w:lang w:val="en-US"/>
        </w:rPr>
        <w:t xml:space="preserve">The model suggests </w:t>
      </w:r>
      <w:r w:rsidR="00F1568F">
        <w:rPr>
          <w:lang w:val="en-US"/>
        </w:rPr>
        <w:t>that most AIDS</w:t>
      </w:r>
      <w:r w:rsidR="00C42CE7">
        <w:rPr>
          <w:lang w:val="en-US"/>
        </w:rPr>
        <w:t>-related</w:t>
      </w:r>
      <w:r w:rsidR="00F1568F">
        <w:rPr>
          <w:lang w:val="en-US"/>
        </w:rPr>
        <w:t xml:space="preserve"> deaths (57%</w:t>
      </w:r>
      <w:r w:rsidR="000B7D47">
        <w:rPr>
          <w:lang w:val="en-US"/>
        </w:rPr>
        <w:t xml:space="preserve"> between 2010 and 2030</w:t>
      </w:r>
      <w:r w:rsidR="00F1568F">
        <w:rPr>
          <w:lang w:val="en-US"/>
        </w:rPr>
        <w:t xml:space="preserve">) in this population are among persons that have been diagnosed with HIV but </w:t>
      </w:r>
      <w:r w:rsidR="00C42CE7">
        <w:rPr>
          <w:lang w:val="en-US"/>
        </w:rPr>
        <w:t>never initiated treatment</w:t>
      </w:r>
      <w:r w:rsidR="00F1568F">
        <w:rPr>
          <w:lang w:val="en-US"/>
        </w:rPr>
        <w:t>. Other predicted drivers of death are late initiation</w:t>
      </w:r>
      <w:r w:rsidR="000B7D47">
        <w:rPr>
          <w:lang w:val="en-US"/>
        </w:rPr>
        <w:t xml:space="preserve"> (9%)</w:t>
      </w:r>
      <w:r w:rsidR="00F1568F">
        <w:rPr>
          <w:lang w:val="en-US"/>
        </w:rPr>
        <w:t xml:space="preserve"> and disengagement with care following initiation of ART</w:t>
      </w:r>
      <w:r w:rsidR="000B7D47">
        <w:rPr>
          <w:lang w:val="en-US"/>
        </w:rPr>
        <w:t xml:space="preserve"> (12%)</w:t>
      </w:r>
      <w:r w:rsidR="00F1568F">
        <w:rPr>
          <w:lang w:val="en-US"/>
        </w:rPr>
        <w:t>. We used the model to simulate the cost and impact of alternativ</w:t>
      </w:r>
      <w:r w:rsidR="00875403">
        <w:rPr>
          <w:lang w:val="en-US"/>
        </w:rPr>
        <w:t>e intervention</w:t>
      </w:r>
      <w:r w:rsidR="00C8583B">
        <w:rPr>
          <w:lang w:val="en-US"/>
        </w:rPr>
        <w:t>s</w:t>
      </w:r>
      <w:r w:rsidR="00875403">
        <w:rPr>
          <w:lang w:val="en-US"/>
        </w:rPr>
        <w:t>, based on earlier trial results.</w:t>
      </w:r>
      <w:r w:rsidR="00C8583B">
        <w:rPr>
          <w:lang w:val="en-US"/>
        </w:rPr>
        <w:t xml:space="preserve"> </w:t>
      </w:r>
      <w:r w:rsidR="00875403">
        <w:rPr>
          <w:lang w:val="en-US"/>
        </w:rPr>
        <w:t>We find that no single intervention to improve the cascade to care is e</w:t>
      </w:r>
      <w:r w:rsidR="00A3168C">
        <w:rPr>
          <w:lang w:val="en-US"/>
        </w:rPr>
        <w:t>xpected to have a large outcome</w:t>
      </w:r>
      <w:r w:rsidR="00875403">
        <w:rPr>
          <w:lang w:val="en-US"/>
        </w:rPr>
        <w:t xml:space="preserve"> because any single intervention is confounded by other weaknesses </w:t>
      </w:r>
      <w:r w:rsidR="004706DF">
        <w:rPr>
          <w:lang w:val="en-US"/>
        </w:rPr>
        <w:t xml:space="preserve">both </w:t>
      </w:r>
      <w:r w:rsidR="00875403">
        <w:rPr>
          <w:lang w:val="en-US"/>
        </w:rPr>
        <w:t>up- and down-stream.</w:t>
      </w:r>
      <w:r w:rsidR="004706DF">
        <w:rPr>
          <w:lang w:val="en-US"/>
        </w:rPr>
        <w:t xml:space="preserve"> </w:t>
      </w:r>
      <w:r w:rsidR="00101524">
        <w:rPr>
          <w:lang w:val="en-US"/>
        </w:rPr>
        <w:t>However, t</w:t>
      </w:r>
      <w:r w:rsidR="00875403">
        <w:rPr>
          <w:lang w:val="en-US"/>
        </w:rPr>
        <w:t xml:space="preserve">wo approaches can be recommended: a combination of interventions (including </w:t>
      </w:r>
      <w:r w:rsidR="000561EF">
        <w:rPr>
          <w:lang w:val="en-US"/>
        </w:rPr>
        <w:t>improved linkage and adherence to treatment together with pre-</w:t>
      </w:r>
      <w:r w:rsidR="001D63F1">
        <w:rPr>
          <w:lang w:val="en-US"/>
        </w:rPr>
        <w:t>ART and ART outreach strategies</w:t>
      </w:r>
      <w:r w:rsidR="00875403">
        <w:rPr>
          <w:lang w:val="en-US"/>
        </w:rPr>
        <w:t>) would generate a large impact (</w:t>
      </w:r>
      <w:r w:rsidR="001D63F1">
        <w:rPr>
          <w:lang w:val="en-US"/>
        </w:rPr>
        <w:t>4.45m DALYs averted between 2010 and 2030</w:t>
      </w:r>
      <w:r w:rsidR="00875403">
        <w:rPr>
          <w:lang w:val="en-US"/>
        </w:rPr>
        <w:t>) cost-effectively</w:t>
      </w:r>
      <w:r w:rsidR="00DA7062">
        <w:rPr>
          <w:lang w:val="en-US"/>
        </w:rPr>
        <w:t xml:space="preserve"> </w:t>
      </w:r>
      <w:r w:rsidR="00A3168C">
        <w:rPr>
          <w:lang w:val="en-US"/>
        </w:rPr>
        <w:t xml:space="preserve">(ICER </w:t>
      </w:r>
      <w:r w:rsidR="0017493E">
        <w:rPr>
          <w:lang w:val="en-US"/>
        </w:rPr>
        <w:t>$360</w:t>
      </w:r>
      <w:r w:rsidR="00A3168C">
        <w:rPr>
          <w:lang w:val="en-US"/>
        </w:rPr>
        <w:t>;</w:t>
      </w:r>
      <w:r w:rsidR="002D5E1F">
        <w:rPr>
          <w:lang w:val="en-US"/>
        </w:rPr>
        <w:t xml:space="preserve"> </w:t>
      </w:r>
      <w:r w:rsidR="00A3168C">
        <w:rPr>
          <w:lang w:val="en-US"/>
        </w:rPr>
        <w:t>0.5GDP</w:t>
      </w:r>
      <w:r w:rsidR="00215887">
        <w:rPr>
          <w:lang w:val="en-US"/>
        </w:rPr>
        <w:t xml:space="preserve"> per capita</w:t>
      </w:r>
      <w:r w:rsidR="00DA7062">
        <w:rPr>
          <w:lang w:val="en-US"/>
        </w:rPr>
        <w:t>=</w:t>
      </w:r>
      <w:r w:rsidR="002D5E1F">
        <w:rPr>
          <w:lang w:val="en-US"/>
        </w:rPr>
        <w:t>$</w:t>
      </w:r>
      <w:r w:rsidR="002D3E6A">
        <w:rPr>
          <w:lang w:val="en-US"/>
        </w:rPr>
        <w:t>613</w:t>
      </w:r>
      <w:r w:rsidR="00A3168C">
        <w:rPr>
          <w:lang w:val="en-US"/>
        </w:rPr>
        <w:t>)</w:t>
      </w:r>
      <w:r w:rsidR="00875403">
        <w:rPr>
          <w:lang w:val="en-US"/>
        </w:rPr>
        <w:t>; or a shift of providing treatment to all HIV-infected persons immediately when they present for care (</w:t>
      </w:r>
      <w:r w:rsidR="00DA7062">
        <w:rPr>
          <w:lang w:val="en-US"/>
        </w:rPr>
        <w:t>3.62m DALYS averted between 2010 and 2030</w:t>
      </w:r>
      <w:r w:rsidR="00875403">
        <w:rPr>
          <w:lang w:val="en-US"/>
        </w:rPr>
        <w:t xml:space="preserve"> and </w:t>
      </w:r>
      <w:r w:rsidR="00DA7062">
        <w:rPr>
          <w:lang w:val="en-US"/>
        </w:rPr>
        <w:t>$453</w:t>
      </w:r>
      <w:r w:rsidR="00875403">
        <w:rPr>
          <w:lang w:val="en-US"/>
        </w:rPr>
        <w:t xml:space="preserve"> per DALYS</w:t>
      </w:r>
      <w:r w:rsidR="00A3168C">
        <w:rPr>
          <w:lang w:val="en-US"/>
        </w:rPr>
        <w:t xml:space="preserve"> av</w:t>
      </w:r>
      <w:r w:rsidR="00DA7062">
        <w:rPr>
          <w:lang w:val="en-US"/>
        </w:rPr>
        <w:t>erted</w:t>
      </w:r>
      <w:r w:rsidR="00875403">
        <w:rPr>
          <w:lang w:val="en-US"/>
        </w:rPr>
        <w:t xml:space="preserve">). Either </w:t>
      </w:r>
      <w:r w:rsidR="00101524">
        <w:rPr>
          <w:lang w:val="en-US"/>
        </w:rPr>
        <w:t>approach would generate health more cost-effectiv</w:t>
      </w:r>
      <w:r w:rsidR="00A47F16">
        <w:rPr>
          <w:lang w:val="en-US"/>
        </w:rPr>
        <w:t>e</w:t>
      </w:r>
      <w:r w:rsidR="00101524">
        <w:rPr>
          <w:lang w:val="en-US"/>
        </w:rPr>
        <w:t>ly than an immediate expansion of testing and treatment (universal test and treat) without strengthening the care cascade.</w:t>
      </w:r>
      <w:r w:rsidR="00101524" w:rsidRPr="00DD19A4" w:rsidDel="00F1568F">
        <w:rPr>
          <w:lang w:val="en-US"/>
        </w:rPr>
        <w:t xml:space="preserve"> </w:t>
      </w:r>
    </w:p>
    <w:p w14:paraId="5D21B2FE" w14:textId="77777777"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14:paraId="70DCA2A5" w14:textId="1065CE31" w:rsidR="00DF1540" w:rsidRDefault="0065099A" w:rsidP="00DF1540">
      <w:pPr>
        <w:pStyle w:val="normal0"/>
        <w:rPr>
          <w:lang w:val="en-US"/>
        </w:rPr>
      </w:pPr>
      <w:r w:rsidRPr="00DD19A4">
        <w:rPr>
          <w:lang w:val="en-US"/>
        </w:rPr>
        <w:t>Our results suggest that ART-programmes in Kenya can be enhanced to bri</w:t>
      </w:r>
      <w:r>
        <w:rPr>
          <w:lang w:val="en-US"/>
        </w:rPr>
        <w:t>ng about greater health benefits</w:t>
      </w:r>
      <w:r w:rsidR="00631F27">
        <w:rPr>
          <w:lang w:val="en-US"/>
        </w:rPr>
        <w:t xml:space="preserve"> by strengthening each part of the cascade or switching, as has been demonstrated to be feasible in earlier trials, </w:t>
      </w:r>
      <w:r w:rsidR="001602F8">
        <w:rPr>
          <w:lang w:val="en-US"/>
        </w:rPr>
        <w:t xml:space="preserve">to treating HIV-infected persons immediately when they present to care. In contrast, a </w:t>
      </w:r>
      <w:r w:rsidR="00A47F16">
        <w:rPr>
          <w:lang w:val="en-US"/>
        </w:rPr>
        <w:t>radical</w:t>
      </w:r>
      <w:r w:rsidR="001602F8">
        <w:rPr>
          <w:lang w:val="en-US"/>
        </w:rPr>
        <w:t xml:space="preserve"> expansion of treatment programmes, with the identified </w:t>
      </w:r>
      <w:r w:rsidR="00A47F16">
        <w:rPr>
          <w:lang w:val="en-US"/>
        </w:rPr>
        <w:t>weakness</w:t>
      </w:r>
      <w:r w:rsidR="001602F8">
        <w:rPr>
          <w:lang w:val="en-US"/>
        </w:rPr>
        <w:t xml:space="preserve"> in linkage and retention perpetuated, would not maximize health generated with limited resources.</w:t>
      </w:r>
      <w:r w:rsidR="00A3168C">
        <w:rPr>
          <w:lang w:val="en-US"/>
        </w:rPr>
        <w:t xml:space="preserve"> International guidance ART should </w:t>
      </w:r>
      <w:r w:rsidR="00DF1540">
        <w:rPr>
          <w:lang w:val="en-US"/>
        </w:rPr>
        <w:t xml:space="preserve">reflect these </w:t>
      </w:r>
      <w:r w:rsidR="00A47F16">
        <w:rPr>
          <w:lang w:val="en-US"/>
        </w:rPr>
        <w:t>alternative</w:t>
      </w:r>
      <w:r w:rsidR="00DF1540">
        <w:rPr>
          <w:lang w:val="en-US"/>
        </w:rPr>
        <w:t xml:space="preserve"> routes to </w:t>
      </w:r>
      <w:r w:rsidR="00882069">
        <w:rPr>
          <w:lang w:val="en-US"/>
        </w:rPr>
        <w:t xml:space="preserve">program </w:t>
      </w:r>
      <w:r w:rsidR="00DF1540">
        <w:rPr>
          <w:lang w:val="en-US"/>
        </w:rPr>
        <w:t>strengthen</w:t>
      </w:r>
      <w:r w:rsidR="002769C8">
        <w:rPr>
          <w:lang w:val="en-US"/>
        </w:rPr>
        <w:t>ing</w:t>
      </w:r>
      <w:r w:rsidR="00DF1540">
        <w:rPr>
          <w:lang w:val="en-US"/>
        </w:rPr>
        <w:t>, recogni</w:t>
      </w:r>
      <w:r w:rsidR="00882069">
        <w:rPr>
          <w:lang w:val="en-US"/>
        </w:rPr>
        <w:t>s</w:t>
      </w:r>
      <w:r w:rsidR="00DF1540">
        <w:rPr>
          <w:lang w:val="en-US"/>
        </w:rPr>
        <w:t>e outreach as an integral part of a treatment intervention, and encourage country program</w:t>
      </w:r>
      <w:r w:rsidR="00FC2629">
        <w:rPr>
          <w:lang w:val="en-US"/>
        </w:rPr>
        <w:t>me</w:t>
      </w:r>
      <w:r w:rsidR="00DF1540">
        <w:rPr>
          <w:lang w:val="en-US"/>
        </w:rPr>
        <w:t xml:space="preserve">s to evaluate the costs and impact of ART expansion as well as evaluating the clinical benefits of earlier </w:t>
      </w:r>
      <w:r w:rsidR="002769C8">
        <w:rPr>
          <w:lang w:val="en-US"/>
        </w:rPr>
        <w:t>initiation</w:t>
      </w:r>
      <w:r w:rsidR="00DF1540">
        <w:rPr>
          <w:lang w:val="en-US"/>
        </w:rPr>
        <w:t xml:space="preserve">. </w:t>
      </w:r>
    </w:p>
    <w:p w14:paraId="5B58951E" w14:textId="77777777" w:rsidR="001602F8" w:rsidRDefault="00A3168C" w:rsidP="001602F8">
      <w:pPr>
        <w:pStyle w:val="normal0"/>
        <w:rPr>
          <w:lang w:val="en-US"/>
        </w:rPr>
      </w:pPr>
      <w:r>
        <w:rPr>
          <w:lang w:val="en-US"/>
        </w:rPr>
        <w:t xml:space="preserve"> </w:t>
      </w:r>
    </w:p>
    <w:p w14:paraId="705D7F6E" w14:textId="77777777" w:rsidR="001602F8" w:rsidRDefault="001602F8" w:rsidP="001602F8">
      <w:pPr>
        <w:pStyle w:val="normal0"/>
        <w:rPr>
          <w:lang w:val="en-US"/>
        </w:rPr>
      </w:pPr>
    </w:p>
    <w:p w14:paraId="4DEE8F81" w14:textId="1684676D" w:rsidR="00A86169" w:rsidRPr="00C6065D" w:rsidRDefault="00A86169" w:rsidP="001602F8">
      <w:pPr>
        <w:pStyle w:val="normal0"/>
        <w:rPr>
          <w:lang w:val="en-US"/>
        </w:rPr>
      </w:pPr>
    </w:p>
    <w:p w14:paraId="54041B1C" w14:textId="77777777" w:rsidR="00A86169" w:rsidRDefault="00A86169" w:rsidP="00A86169">
      <w:pPr>
        <w:pStyle w:val="Heading1"/>
        <w:contextualSpacing w:val="0"/>
      </w:pPr>
      <w:commentRangeStart w:id="6"/>
      <w:r>
        <w:t>Introduction</w:t>
      </w:r>
      <w:commentRangeEnd w:id="6"/>
      <w:r w:rsidR="006A0974">
        <w:rPr>
          <w:rStyle w:val="CommentReference"/>
        </w:rPr>
        <w:commentReference w:id="6"/>
      </w:r>
    </w:p>
    <w:p w14:paraId="3C90D372" w14:textId="67AD7A66" w:rsidR="00BC1782" w:rsidRDefault="006B075B" w:rsidP="00F2745C">
      <w:pPr>
        <w:pStyle w:val="normal0"/>
        <w:ind w:firstLine="720"/>
        <w:contextualSpacing w:val="0"/>
      </w:pPr>
      <w:r>
        <w:t>The major success story in the respon</w:t>
      </w:r>
      <w:r w:rsidR="00F2745C">
        <w:t>se</w:t>
      </w:r>
      <w:r>
        <w:t xml:space="preserve"> to the HIV pandemic has been the development and provision of anti-retroviral </w:t>
      </w:r>
      <w:proofErr w:type="gramStart"/>
      <w:r>
        <w:t>therapy</w:t>
      </w:r>
      <w:r w:rsidR="00A86169">
        <w:t>{</w:t>
      </w:r>
      <w:proofErr w:type="gramEnd"/>
      <w:r w:rsidR="00A86169">
        <w:t xml:space="preserve">UNAIDS:2014ta}. With </w:t>
      </w:r>
      <w:r w:rsidR="00221079">
        <w:t>timely diagnosis</w:t>
      </w:r>
      <w:r w:rsidR="00A86169">
        <w:t xml:space="preserve">, treatment can increase life-expectancy such that it approaches that of an HIV-negative </w:t>
      </w:r>
      <w:proofErr w:type="gramStart"/>
      <w:r w:rsidR="00A86169">
        <w:t>individual{</w:t>
      </w:r>
      <w:proofErr w:type="gramEnd"/>
      <w:r w:rsidR="00A86169">
        <w:t xml:space="preserve">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5C3DDE">
        <w:instrText xml:space="preserve"> ADDIN PAPERS2_CITATIONS &lt;citation&gt;&lt;uuid&gt;6195161A-53D8-4411-B8AA-C590B05CD980&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w:t>
      </w:r>
      <w:r w:rsidR="00F2745C">
        <w:t>in the worst affected countries, there are still estimated to be hundreds of thousands of AIDS death</w:t>
      </w:r>
      <w:r w:rsidR="00342F86">
        <w:t>s</w:t>
      </w:r>
      <w:r w:rsidR="00F2745C">
        <w:t xml:space="preserve"> each year. In South Africa, </w:t>
      </w:r>
      <w:r w:rsidR="006A4A37">
        <w:t>200,000 AIDS-related deaths were estimated to have occurred in 2013</w:t>
      </w:r>
      <w:r w:rsidR="006A4A37">
        <w:fldChar w:fldCharType="begin"/>
      </w:r>
      <w:r w:rsidR="0011631F">
        <w:instrText xml:space="preserve"> ADDIN PAPERS2_CITATIONS &lt;citation&gt;&lt;uuid&gt;CFCC61D1-1C25-4997-B638-40AE907F1D78&lt;/uuid&gt;&lt;priority&gt;1&lt;/priority&gt;&lt;publications&gt;&lt;publication&gt;&lt;publication_date&gt;99201400001200000000200000&lt;/publication_date&gt;&lt;title&gt;The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fldChar w:fldCharType="separate"/>
      </w:r>
      <w:r w:rsidR="006A4A37">
        <w:rPr>
          <w:lang w:val="en-US"/>
        </w:rPr>
        <w:t>{UNAIDS:2014ta}</w:t>
      </w:r>
      <w:r w:rsidR="006A4A37">
        <w:fldChar w:fldCharType="end"/>
      </w:r>
      <w:r w:rsidR="002640F5">
        <w:t>.</w:t>
      </w:r>
      <w:r w:rsidR="00F2745C">
        <w:t xml:space="preserve"> Further, a </w:t>
      </w:r>
      <w:r w:rsidR="002427ED">
        <w:t xml:space="preserve">prospective cohort </w:t>
      </w:r>
      <w:r w:rsidR="005E22E8">
        <w:t xml:space="preserve">study in Uganda has revealed that the life expectancy of men and women initiating </w:t>
      </w:r>
      <w:r w:rsidR="0013673B">
        <w:t>ART aged 20-24 years still falls</w:t>
      </w:r>
      <w:r w:rsidR="005E22E8">
        <w:t xml:space="preserve"> below </w:t>
      </w:r>
      <w:r w:rsidR="0013673B">
        <w:t xml:space="preserve">that of </w:t>
      </w:r>
      <w:r w:rsidR="006E5160">
        <w:t xml:space="preserve">the general population </w:t>
      </w:r>
      <w:r w:rsidR="005E22E8">
        <w:t>(19.1 and 30.6 years vs. 41.6 years, respectively)</w:t>
      </w:r>
      <w:r w:rsidR="00FE0150">
        <w:fldChar w:fldCharType="begin"/>
      </w:r>
      <w:r w:rsidR="0011631F">
        <w:instrText xml:space="preserve"> ADDIN PAPERS2_CITATIONS &lt;citation&gt;&lt;uuid&gt;448F0272-486E-4963-B2FA-18B09FFF6107&lt;/uuid&gt;&lt;priority&gt;2&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FE0150">
        <w:fldChar w:fldCharType="separate"/>
      </w:r>
      <w:r w:rsidR="00FE0150">
        <w:rPr>
          <w:lang w:val="en-US"/>
        </w:rPr>
        <w:t>{Mills:2011gx}</w:t>
      </w:r>
      <w:r w:rsidR="00FE0150">
        <w:fldChar w:fldCharType="end"/>
      </w:r>
      <w:r w:rsidR="006E5160">
        <w:t>;</w:t>
      </w:r>
      <w:r w:rsidR="00FE0150">
        <w:t xml:space="preserve"> </w:t>
      </w:r>
      <w:r w:rsidR="006E5160">
        <w:t>t</w:t>
      </w:r>
      <w:r w:rsidR="002427ED">
        <w:t>herefore indicating,</w:t>
      </w:r>
      <w:r w:rsidR="00FE0150">
        <w:t xml:space="preserve"> life-years are still being lost to </w:t>
      </w:r>
      <w:r>
        <w:t>AIDS</w:t>
      </w:r>
      <w:r w:rsidR="00FE0150">
        <w:t>{Collaboration:2008ed}.</w:t>
      </w:r>
      <w:r w:rsidR="00F2745C">
        <w:t xml:space="preserve"> In the era of wide-scale ART availability, why are such large health losses continuing and what can be done to improve the population health that is generated by ART</w:t>
      </w:r>
      <w:r w:rsidR="002640F5">
        <w:t xml:space="preserve"> </w:t>
      </w:r>
      <w:r w:rsidR="00CA26FC">
        <w:t>programmes</w:t>
      </w:r>
      <w:r w:rsidR="00F2745C">
        <w:t>?</w:t>
      </w:r>
    </w:p>
    <w:p w14:paraId="1B0C80D4" w14:textId="77777777" w:rsidR="00A86169" w:rsidRDefault="00A86169" w:rsidP="00E0392E">
      <w:pPr>
        <w:pStyle w:val="normal0"/>
        <w:contextualSpacing w:val="0"/>
      </w:pPr>
    </w:p>
    <w:p w14:paraId="49B6F246" w14:textId="378BBE31" w:rsidR="00EB2C4C" w:rsidRDefault="00A86169" w:rsidP="005A14B3">
      <w:pPr>
        <w:pStyle w:val="normal0"/>
        <w:ind w:firstLine="720"/>
        <w:contextualSpacing w:val="0"/>
      </w:pPr>
      <w:r>
        <w:t xml:space="preserve">The reasons for continued health losses to HIV </w:t>
      </w:r>
      <w:r w:rsidR="002640F5">
        <w:t xml:space="preserve">have </w:t>
      </w:r>
      <w:r w:rsidR="006B075B">
        <w:t xml:space="preserve">not </w:t>
      </w:r>
      <w:r w:rsidR="002640F5">
        <w:t xml:space="preserve">been </w:t>
      </w:r>
      <w:r w:rsidR="006B075B">
        <w:t xml:space="preserve">well understood </w:t>
      </w:r>
      <w:r w:rsidR="00C2662C">
        <w:t xml:space="preserve">but attention has been </w:t>
      </w:r>
      <w:r w:rsidR="005A14B3">
        <w:t>focussed on the ‘care cascade’</w:t>
      </w:r>
      <w:r w:rsidR="005C3DDE">
        <w:fldChar w:fldCharType="begin"/>
      </w:r>
      <w:r w:rsidR="0011631F">
        <w:instrText xml:space="preserve"> ADDIN PAPERS2_CITATIONS &lt;citation&gt;&lt;uuid&gt;8352F537-5541-4A9F-AA3C-84F938D4F5FE&lt;/uuid&gt;&lt;priority&gt;3&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fldChar w:fldCharType="separate"/>
      </w:r>
      <w:r w:rsidR="005C3DDE">
        <w:rPr>
          <w:lang w:val="en-US"/>
        </w:rPr>
        <w:t>{McNairy:2012dg}</w:t>
      </w:r>
      <w:r w:rsidR="005C3DDE">
        <w:fldChar w:fldCharType="end"/>
      </w:r>
      <w:r w:rsidR="005A14B3">
        <w:t xml:space="preserve">. This </w:t>
      </w:r>
      <w:r w:rsidR="00910518">
        <w:t xml:space="preserve">is </w:t>
      </w:r>
      <w:r w:rsidR="005A14B3">
        <w:t xml:space="preserve">the </w:t>
      </w:r>
      <w:r w:rsidR="00C2662C">
        <w:t>series of events and appointments through which HIV-infected individuals must pass in o</w:t>
      </w:r>
      <w:r w:rsidR="005A14B3">
        <w:t xml:space="preserve">rder to benefit fully from ART, beginning with HIV testing and ending with patients in a state of sustained viral suppression with regular monitoring. </w:t>
      </w:r>
      <w:r w:rsidR="00EB2C4C">
        <w:t>In 2011, Fox and Rosen highlighted how fewer patie</w:t>
      </w:r>
      <w:r w:rsidR="005A14B3">
        <w:t>nts reach each successive stage</w:t>
      </w:r>
      <w:r w:rsidR="009328CB">
        <w:fldChar w:fldCharType="begin"/>
      </w:r>
      <w:r w:rsidR="0011631F">
        <w:instrText xml:space="preserve"> ADDIN PAPERS2_CITATIONS &lt;citation&gt;&lt;uuid&gt;1EC46605-B91C-4666-AAC8-8119D3E7820F&lt;/uuid&gt;&lt;priority&gt;4&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fldChar w:fldCharType="separate"/>
      </w:r>
      <w:r w:rsidR="009328CB">
        <w:rPr>
          <w:lang w:val="en-US"/>
        </w:rPr>
        <w:t>{Rosen:2011ii}</w:t>
      </w:r>
      <w:r w:rsidR="009328CB">
        <w:fldChar w:fldCharType="end"/>
      </w:r>
      <w:r w:rsidR="005A14B3">
        <w:t xml:space="preserve">. And since then, there have been many detailed reports for different countries detailing </w:t>
      </w:r>
      <w:r w:rsidR="004D3CC9">
        <w:t>the care cascade as it appears to operate in particular countries</w:t>
      </w:r>
      <w:r w:rsidR="005C3DDE">
        <w:fldChar w:fldCharType="begin"/>
      </w:r>
      <w:r w:rsidR="0011631F">
        <w:instrText xml:space="preserve"> ADDIN PAPERS2_CITATIONS &lt;citation&gt;&lt;uuid&gt;DCE94ECF-4F18-4E85-8F2B-CE02CC4FFB70&lt;/uuid&gt;&lt;priority&gt;5&lt;/priority&gt;&lt;publications&gt;&lt;publication&gt;&lt;uuid&gt;556A3C57-9CF5-4285-AEC3-1DCA3BFDCF12&lt;/uuid&gt;&lt;volume&gt;59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fldChar w:fldCharType="separate"/>
      </w:r>
      <w:r w:rsidR="005C3DDE">
        <w:rPr>
          <w:lang w:val="en-US"/>
        </w:rPr>
        <w:t>{Nachega:2014ks, Nosyk:2013em, Kilmarx:2013iy, Fox:2014ch}</w:t>
      </w:r>
      <w:r w:rsidR="005C3DDE">
        <w:fldChar w:fldCharType="end"/>
      </w:r>
      <w:r w:rsidR="006D081F">
        <w:t>.</w:t>
      </w:r>
      <w:r w:rsidR="005C3DDE">
        <w:t xml:space="preserve"> </w:t>
      </w:r>
      <w:r w:rsidR="004D3CC9">
        <w:t>However, these studies have been limited by not having had the opportunity to follow the same patients through all stages of the cascade</w:t>
      </w:r>
      <w:r w:rsidR="00CF3A9F">
        <w:t>,</w:t>
      </w:r>
      <w:r w:rsidR="004D3CC9">
        <w:t xml:space="preserve"> as they would typically be focussed on </w:t>
      </w:r>
      <w:r w:rsidR="00CF3A9F">
        <w:t xml:space="preserve">the </w:t>
      </w:r>
      <w:r w:rsidR="004D3CC9">
        <w:t>subset of the popula</w:t>
      </w:r>
      <w:r w:rsidR="00366A02">
        <w:t xml:space="preserve">tion that presents to a clinic, and </w:t>
      </w:r>
      <w:r w:rsidR="00CF3A9F">
        <w:t>are therefore</w:t>
      </w:r>
      <w:r w:rsidR="00366A02">
        <w:t xml:space="preserve"> blind to </w:t>
      </w:r>
      <w:r w:rsidR="00CF3A9F">
        <w:t xml:space="preserve">the </w:t>
      </w:r>
      <w:r w:rsidR="00366A02">
        <w:t xml:space="preserve">outcomes of patients that </w:t>
      </w:r>
      <w:r w:rsidR="00CF3A9F">
        <w:t xml:space="preserve">never engage or </w:t>
      </w:r>
      <w:r w:rsidR="00366A02">
        <w:t>disengage from care.</w:t>
      </w:r>
    </w:p>
    <w:p w14:paraId="0A79362F" w14:textId="77777777" w:rsidR="00366A02" w:rsidRDefault="00366A02" w:rsidP="005A14B3">
      <w:pPr>
        <w:pStyle w:val="normal0"/>
        <w:ind w:firstLine="720"/>
        <w:contextualSpacing w:val="0"/>
      </w:pPr>
    </w:p>
    <w:p w14:paraId="672058E0" w14:textId="5A0B0DC7" w:rsidR="00366A02" w:rsidRDefault="00366A02" w:rsidP="00C90B09">
      <w:pPr>
        <w:pStyle w:val="normal0"/>
        <w:ind w:firstLine="720"/>
        <w:contextualSpacing w:val="0"/>
      </w:pPr>
      <w:r>
        <w:t xml:space="preserve">During the last few years there has also been a massive proliferation in innovative approaches to improving the care cascade. These variously aim to improve testing, linkage to care, retention in pre-ART care, rates of viral suppression or retention in post-ART care. </w:t>
      </w:r>
      <w:r w:rsidR="00D90E05">
        <w:t>Many of these have been subject to a trial and there have been s</w:t>
      </w:r>
      <w:r w:rsidR="0063067F">
        <w:t>ome remarkable successes. For example</w:t>
      </w:r>
      <w:r w:rsidR="00872585">
        <w:t>,</w:t>
      </w:r>
      <w:r w:rsidR="006F5F24">
        <w:t xml:space="preserve"> in South Africa van Rooyen et al. trialed a home-based counselling and testing (HBCT) intervention achieving 91% coverage of the community and 96% of newly diagnosed individuals linked to care within six months</w:t>
      </w:r>
      <w:r w:rsidR="006F5F24">
        <w:fldChar w:fldCharType="begin"/>
      </w:r>
      <w:r w:rsidR="0011631F">
        <w:instrText xml:space="preserve"> ADDIN PAPERS2_CITATIONS &lt;citation&gt;&lt;uuid&gt;2495DC40-D60A-41D7-83F7-EF0AF70DD97B&lt;/uuid&gt;&lt;priority&gt;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fldChar w:fldCharType="separate"/>
      </w:r>
      <w:r w:rsidR="006F5F24">
        <w:rPr>
          <w:lang w:val="en-US"/>
        </w:rPr>
        <w:t>{vanRooyen:2013gy}</w:t>
      </w:r>
      <w:r w:rsidR="006F5F24">
        <w:fldChar w:fldCharType="end"/>
      </w:r>
      <w:r w:rsidR="006F5F24">
        <w:t xml:space="preserve">. </w:t>
      </w:r>
      <w:r w:rsidR="00872585">
        <w:t>Jani et al. were able to reduce pre-ART loss to follow up from 64% to 33% through the use of a POC CD4 intervention</w:t>
      </w:r>
      <w:r w:rsidR="00872585">
        <w:fldChar w:fldCharType="begin"/>
      </w:r>
      <w:r w:rsidR="0011631F">
        <w:instrText xml:space="preserve"> ADDIN PAPERS2_CITATIONS &lt;citation&gt;&lt;uuid&gt;69FC5243-E975-455D-9CCC-3383375DDE6E&lt;/uuid&gt;&lt;priority&gt;7&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fldChar w:fldCharType="separate"/>
      </w:r>
      <w:r w:rsidR="00872585">
        <w:rPr>
          <w:lang w:val="en-US"/>
        </w:rPr>
        <w:t>{Jani:2011eb}</w:t>
      </w:r>
      <w:r w:rsidR="00872585">
        <w:fldChar w:fldCharType="end"/>
      </w:r>
      <w:r w:rsidR="00872585">
        <w:t>.</w:t>
      </w:r>
      <w:r w:rsidR="00CE7ECB">
        <w:t xml:space="preserve"> Additionally, Long et al. were able to reduce loss to follow up and annual care costs through a decentralising intervention that involved transitioning stable patients on ART from a hospital to a primary health care facility</w:t>
      </w:r>
      <w:r w:rsidR="00F07DCD">
        <w:fldChar w:fldCharType="begin"/>
      </w:r>
      <w:r w:rsidR="0011631F">
        <w:instrText xml:space="preserve"> ADDIN PAPERS2_CITATIONS &lt;citation&gt;&lt;uuid&gt;10650E03-9F59-4DD8-AAA8-438DF724858D&lt;/uuid&gt;&lt;priority&gt;8&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fldChar w:fldCharType="separate"/>
      </w:r>
      <w:r w:rsidR="00F07DCD">
        <w:rPr>
          <w:lang w:val="en-US"/>
        </w:rPr>
        <w:t>{Long:2011cx}</w:t>
      </w:r>
      <w:r w:rsidR="00F07DCD">
        <w:fldChar w:fldCharType="end"/>
      </w:r>
      <w:r w:rsidR="00CE7ECB">
        <w:t>.</w:t>
      </w:r>
      <w:r w:rsidR="00C90B09">
        <w:t xml:space="preserve"> </w:t>
      </w:r>
      <w:commentRangeStart w:id="7"/>
      <w:r w:rsidR="00F07DCD">
        <w:t>Although, some interventions have had less success</w:t>
      </w:r>
      <w:r w:rsidR="000930CF">
        <w:t xml:space="preserve"> such as </w:t>
      </w:r>
      <w:r w:rsidR="00197F58">
        <w:t>the addition of one-on-one motivational sessions to group counselling in South Africa that had no significant difference in adherence or loss to follow up during nine months of followup</w:t>
      </w:r>
      <w:r w:rsidR="00C90B09">
        <w:fldChar w:fldCharType="begin"/>
      </w:r>
      <w:r w:rsidR="0011631F">
        <w:instrText xml:space="preserve"> ADDIN PAPERS2_CITATIONS &lt;citation&gt;&lt;uuid&gt;2FE36CAB-5C15-4CFD-9DE8-02C703BA0403&lt;/uuid&gt;&lt;priority&gt;9&lt;/priority&gt;&lt;publications&gt;&lt;publication&gt;&lt;type&gt;300&lt;/type&gt;&lt;publication_date&gt;99201000001200000000200000&lt;/publication_date&gt;&lt;title&gt;Group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instrText>
      </w:r>
      <w:r w:rsidR="00C90B09">
        <w:fldChar w:fldCharType="separate"/>
      </w:r>
      <w:r w:rsidR="00C90B09">
        <w:rPr>
          <w:lang w:val="en-US"/>
        </w:rPr>
        <w:t>{Groupcounselingach:2010vo}</w:t>
      </w:r>
      <w:r w:rsidR="00C90B09">
        <w:fldChar w:fldCharType="end"/>
      </w:r>
      <w:r w:rsidR="00197F58">
        <w:t>.</w:t>
      </w:r>
      <w:commentRangeEnd w:id="7"/>
      <w:r w:rsidR="00C90B09">
        <w:rPr>
          <w:rStyle w:val="CommentReference"/>
        </w:rPr>
        <w:commentReference w:id="7"/>
      </w:r>
      <w:r w:rsidR="00C90B09">
        <w:t xml:space="preserve"> </w:t>
      </w:r>
      <w:r w:rsidR="002F7DE8">
        <w:t>However, these trials seldom measured the gains accrued in population health</w:t>
      </w:r>
      <w:r w:rsidR="00B64C08">
        <w:t xml:space="preserve"> (e.g. longer-term effects, and knock-on effects to persons not directly reached with an intervention)</w:t>
      </w:r>
      <w:r w:rsidR="002F7DE8">
        <w:t xml:space="preserve"> and have had to largely focus on examining the impact of</w:t>
      </w:r>
      <w:r w:rsidR="007105E8">
        <w:t xml:space="preserve"> a</w:t>
      </w:r>
      <w:r w:rsidR="002F7DE8">
        <w:t xml:space="preserve"> new intervention at </w:t>
      </w:r>
      <w:r w:rsidR="007105E8">
        <w:t>a single point in time</w:t>
      </w:r>
      <w:r w:rsidR="002F7DE8">
        <w:t>, and have not been able to measure the combined impact of interventions as different part of the cascade.</w:t>
      </w:r>
    </w:p>
    <w:p w14:paraId="5EFE853B" w14:textId="77777777" w:rsidR="00D90E05" w:rsidRDefault="00D90E05" w:rsidP="00EB2C4C">
      <w:pPr>
        <w:pStyle w:val="normal0"/>
        <w:ind w:firstLine="720"/>
        <w:contextualSpacing w:val="0"/>
      </w:pPr>
    </w:p>
    <w:p w14:paraId="4881739F" w14:textId="77777777" w:rsidR="004B4A15" w:rsidRDefault="00B123B8" w:rsidP="00EB2C4C">
      <w:pPr>
        <w:pStyle w:val="normal0"/>
        <w:ind w:firstLine="720"/>
        <w:contextualSpacing w:val="0"/>
      </w:pPr>
      <w:r>
        <w:t xml:space="preserve">At the same, there has been a push to continue the rapid expansion of treatment, including expanding the eligibility criteria for treatment (to potentially all HIV-infected persons) and </w:t>
      </w:r>
      <w:r w:rsidR="00B31A7A">
        <w:t xml:space="preserve">to increase </w:t>
      </w:r>
      <w:r w:rsidR="00B31A7A">
        <w:lastRenderedPageBreak/>
        <w:t>active out-reach to populations for testing (i.e. ‘Universal Test and Treat’)</w:t>
      </w:r>
      <w:r w:rsidR="004B4A15">
        <w:fldChar w:fldCharType="begin"/>
      </w:r>
      <w:r w:rsidR="004B4A15">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D573978" w14:textId="77777777" w:rsidR="007C5B93" w:rsidRDefault="004B4A15"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fldChar w:fldCharType="separate"/>
      </w:r>
      <w:r>
        <w:rPr>
          <w:lang w:val="en-US"/>
        </w:rPr>
        <w:t>{Eaton</w:t>
      </w:r>
      <w:proofErr w:type="gramStart"/>
      <w:r>
        <w:rPr>
          <w:lang w:val="en-US"/>
        </w:rPr>
        <w:t>:2013bv</w:t>
      </w:r>
      <w:proofErr w:type="gramEnd"/>
      <w:r>
        <w:rPr>
          <w:lang w:val="en-US"/>
        </w:rPr>
        <w:t>,</w:t>
      </w:r>
      <w:r>
        <w:fldChar w:fldCharType="end"/>
      </w:r>
      <w:r>
        <w:fldChar w:fldCharType="begin"/>
      </w:r>
      <w:r>
        <w:instrText xml:space="preserve"> ADDIN PAPERS2_CITATIONS &lt;citation&gt;&lt;uuid&gt;E638C43C-6621-4CBF-9128-FB22B9656CFE&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s&gt;&lt;cites&gt;&lt;/cites&gt;&lt;/citation&gt;</w:instrText>
      </w:r>
      <w:r>
        <w:fldChar w:fldCharType="separate"/>
      </w:r>
      <w:r>
        <w:rPr>
          <w:lang w:val="en-US"/>
        </w:rPr>
        <w:t>Granich:2009hv}</w:t>
      </w:r>
      <w:r>
        <w:fldChar w:fldCharType="end"/>
      </w:r>
      <w:r w:rsidR="00B31A7A">
        <w:t xml:space="preserve">. </w:t>
      </w:r>
      <w:r w:rsidR="00F826AE">
        <w:t xml:space="preserve">This can be thought of as </w:t>
      </w:r>
      <w:r w:rsidR="006D081F">
        <w:t>an</w:t>
      </w:r>
      <w:r w:rsidR="00F826AE">
        <w:t xml:space="preserve"> alternative, transformational, intervention in the care cascade. </w:t>
      </w:r>
      <w:r w:rsidR="00B31A7A">
        <w:t xml:space="preserve">In hypothetical idealised </w:t>
      </w:r>
      <w:r w:rsidR="00B86568">
        <w:t>programmes</w:t>
      </w:r>
      <w:r w:rsidR="00B31A7A">
        <w:t>, there are persuasive arguments in favour of such an approach</w:t>
      </w:r>
      <w:r w:rsidR="001D0685">
        <w:fldChar w:fldCharType="begin"/>
      </w:r>
      <w:r w:rsidR="007C5B93">
        <w:instrText xml:space="preserve"> ADDIN PAPERS2_CITATIONS &lt;citation&gt;&lt;uuid&gt;46780E81-9314-47AD-83CC-315CF175E9E2&lt;/uuid&gt;&lt;priority&gt;11&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54A0BF0" w14:textId="57E5176E" w:rsidR="00D90E05" w:rsidRDefault="007C5B93"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fldChar w:fldCharType="separate"/>
      </w:r>
      <w:r w:rsidR="001D0685">
        <w:rPr>
          <w:lang w:val="en-US"/>
        </w:rPr>
        <w:t>{Eaton</w:t>
      </w:r>
      <w:proofErr w:type="gramStart"/>
      <w:r w:rsidR="001D0685">
        <w:rPr>
          <w:lang w:val="en-US"/>
        </w:rPr>
        <w:t>:2013bv</w:t>
      </w:r>
      <w:proofErr w:type="gramEnd"/>
      <w:r w:rsidR="001D0685">
        <w:rPr>
          <w:lang w:val="en-US"/>
        </w:rPr>
        <w:t>}</w:t>
      </w:r>
      <w:r w:rsidR="001D0685">
        <w:fldChar w:fldCharType="end"/>
      </w:r>
      <w:r w:rsidR="00B31A7A">
        <w:t xml:space="preserve"> but the extent to which that is the right approach given the apparent fragility of some c</w:t>
      </w:r>
      <w:r w:rsidR="006D081F">
        <w:t>urrent systems has been unclear and source of concern with respect to the equality of health benefits to patients.</w:t>
      </w:r>
    </w:p>
    <w:p w14:paraId="64B8D86B" w14:textId="77777777" w:rsidR="00D90E05" w:rsidRDefault="00D90E05" w:rsidP="00EB2C4C">
      <w:pPr>
        <w:pStyle w:val="normal0"/>
        <w:ind w:firstLine="720"/>
        <w:contextualSpacing w:val="0"/>
      </w:pPr>
    </w:p>
    <w:p w14:paraId="22535FBC" w14:textId="7B095BDD" w:rsidR="00D90E05" w:rsidRDefault="002F7DE8" w:rsidP="00EB2C4C">
      <w:pPr>
        <w:pStyle w:val="normal0"/>
        <w:ind w:firstLine="720"/>
        <w:contextualSpacing w:val="0"/>
      </w:pPr>
      <w:r>
        <w:t xml:space="preserve">As a result, </w:t>
      </w:r>
      <w:r w:rsidR="00DB5092">
        <w:t>programme</w:t>
      </w:r>
      <w:r w:rsidR="00F826AE">
        <w:t xml:space="preserve"> managers fac</w:t>
      </w:r>
      <w:r>
        <w:t>ing</w:t>
      </w:r>
      <w:r w:rsidR="00F826AE">
        <w:t xml:space="preserve"> the question of understanding the drivers of AIDS mortality in the populations they serve, </w:t>
      </w:r>
      <w:r>
        <w:t xml:space="preserve">and having to decide </w:t>
      </w:r>
      <w:r w:rsidR="00F826AE">
        <w:t>which of the potential ‘care cascade’ interventions should be prioritised in order to generate the greatest gains in population health for the a</w:t>
      </w:r>
      <w:r w:rsidR="006D081F">
        <w:t xml:space="preserve">vailable resources have </w:t>
      </w:r>
      <w:r>
        <w:t xml:space="preserve">had little </w:t>
      </w:r>
      <w:r w:rsidR="00A573DB">
        <w:t>data</w:t>
      </w:r>
      <w:r>
        <w:t xml:space="preserve"> </w:t>
      </w:r>
      <w:r w:rsidR="006D081F">
        <w:t>to guide them</w:t>
      </w:r>
      <w:r>
        <w:t xml:space="preserve">. </w:t>
      </w:r>
    </w:p>
    <w:p w14:paraId="738C611F" w14:textId="77777777" w:rsidR="002F7DE8" w:rsidRDefault="002F7DE8" w:rsidP="00EB2C4C">
      <w:pPr>
        <w:pStyle w:val="normal0"/>
        <w:ind w:firstLine="720"/>
        <w:contextualSpacing w:val="0"/>
      </w:pPr>
    </w:p>
    <w:p w14:paraId="3D14B401" w14:textId="6CBD6E80" w:rsidR="00EF72B4" w:rsidRDefault="002F7DE8" w:rsidP="00C35F0E">
      <w:pPr>
        <w:pStyle w:val="normal0"/>
        <w:ind w:firstLine="720"/>
        <w:contextualSpacing w:val="0"/>
      </w:pPr>
      <w:r>
        <w:t xml:space="preserve">However, </w:t>
      </w:r>
      <w:r w:rsidR="00445954">
        <w:t xml:space="preserve">mathematical models combined with longitudinal data from real </w:t>
      </w:r>
      <w:r w:rsidR="00DB5092">
        <w:t>programmes</w:t>
      </w:r>
      <w:r w:rsidR="00445954">
        <w:t xml:space="preserve"> can offer a way to </w:t>
      </w:r>
      <w:r w:rsidR="00DB5092">
        <w:t>draw</w:t>
      </w:r>
      <w:r w:rsidR="00445954">
        <w:t xml:space="preserve"> conclusions </w:t>
      </w:r>
      <w:r w:rsidR="00DB5092">
        <w:t>around</w:t>
      </w:r>
      <w:r w:rsidR="00445954">
        <w:t xml:space="preserve"> the way in which </w:t>
      </w:r>
      <w:r w:rsidR="00DB5092">
        <w:t xml:space="preserve">programmes </w:t>
      </w:r>
      <w:r w:rsidR="00445954">
        <w:t xml:space="preserve">should develop. The AMPATH </w:t>
      </w:r>
      <w:r w:rsidR="00DB5092">
        <w:t xml:space="preserve">programme </w:t>
      </w:r>
      <w:r w:rsidR="00445954">
        <w:t>furnishes unique data of th</w:t>
      </w:r>
      <w:r w:rsidR="00817B46">
        <w:t xml:space="preserve">e care cascade in Western Kenya including information on persons out of care, prior to testing, through an integrated household-based testing survey and intervention. </w:t>
      </w:r>
      <w:r w:rsidR="00AF15BF">
        <w:t xml:space="preserve">We have used these data to calibrate an individual-based mathematical model that represents the HIV epidemic in western Kenya and the experiences of care for the HIV-infected patients. </w:t>
      </w:r>
      <w:r w:rsidR="00B64C08">
        <w:t xml:space="preserve">With this, we produce the first estimates of the drivers of AIDS mortality in a population benefitting from a mature ART </w:t>
      </w:r>
      <w:r w:rsidR="00946D0B">
        <w:t>programme</w:t>
      </w:r>
      <w:r w:rsidR="00B64C08">
        <w:t>. We are then able to use the model to estimate the cost and and impact of possible intervention</w:t>
      </w:r>
      <w:r w:rsidR="009E09A3">
        <w:t>s</w:t>
      </w:r>
      <w:r w:rsidR="00B64C08">
        <w:t xml:space="preserve">, in isolation and in combination, examining </w:t>
      </w:r>
      <w:r w:rsidR="00946D0B">
        <w:t xml:space="preserve">the </w:t>
      </w:r>
      <w:r w:rsidR="00B64C08">
        <w:t>impact</w:t>
      </w:r>
      <w:r w:rsidR="00946D0B">
        <w:t>s</w:t>
      </w:r>
      <w:r w:rsidR="00B64C08">
        <w:t xml:space="preserve"> on patient health and downstream benefits simultaneously.</w:t>
      </w:r>
      <w:r w:rsidR="006A0974">
        <w:t xml:space="preserve"> In this way, we are able to come to broad recommendations about how </w:t>
      </w:r>
      <w:r w:rsidR="00946D0B">
        <w:t xml:space="preserve">programme </w:t>
      </w:r>
      <w:r w:rsidR="006A0974">
        <w:t xml:space="preserve">managers can modify their </w:t>
      </w:r>
      <w:r w:rsidR="00946D0B">
        <w:t xml:space="preserve">progammes </w:t>
      </w:r>
      <w:r w:rsidR="006A0974">
        <w:t>to maximise the health generated.</w:t>
      </w:r>
    </w:p>
    <w:p w14:paraId="5E4A4C26" w14:textId="77777777" w:rsidR="00C07325" w:rsidRDefault="0004446E">
      <w:pPr>
        <w:pStyle w:val="Heading1"/>
        <w:contextualSpacing w:val="0"/>
      </w:pPr>
      <w:bookmarkStart w:id="8" w:name="h.kidv94ib4qwh" w:colFirst="0" w:colLast="0"/>
      <w:bookmarkEnd w:id="8"/>
      <w:r>
        <w:t>Methods</w:t>
      </w:r>
    </w:p>
    <w:p w14:paraId="63583A13" w14:textId="77777777" w:rsidR="00C07325" w:rsidRDefault="0004446E">
      <w:pPr>
        <w:pStyle w:val="normal0"/>
        <w:contextualSpacing w:val="0"/>
      </w:pPr>
      <w:r>
        <w:rPr>
          <w:i/>
          <w:sz w:val="22"/>
        </w:rPr>
        <w:t>Overview</w:t>
      </w:r>
    </w:p>
    <w:p w14:paraId="2071C0DB" w14:textId="77777777" w:rsidR="0031542D" w:rsidRDefault="0004446E" w:rsidP="002423B1">
      <w:pPr>
        <w:pStyle w:val="normal0"/>
        <w:ind w:firstLine="720"/>
        <w:contextualSpacing w:val="0"/>
      </w:pPr>
      <w:r>
        <w:t>We constructed an individual-based micro-simulation</w:t>
      </w:r>
      <w:r w:rsidR="002423B1">
        <w:t xml:space="preserve"> model</w:t>
      </w:r>
      <w:r w:rsidR="00ED5B0A">
        <w:t xml:space="preserve"> </w:t>
      </w:r>
      <w:r w:rsidR="002423B1">
        <w:t xml:space="preserve">representing the HIV epidemic in western Kenya and capturing </w:t>
      </w:r>
      <w:r>
        <w:t xml:space="preserve">the </w:t>
      </w:r>
      <w:r w:rsidR="00AC4055">
        <w:t xml:space="preserve">care </w:t>
      </w:r>
      <w:r>
        <w:t xml:space="preserve">experience of individuals as they </w:t>
      </w:r>
      <w:r w:rsidR="00AC4055">
        <w:t>progress through an ART programme</w:t>
      </w:r>
      <w:r>
        <w:t xml:space="preserve">. </w:t>
      </w:r>
      <w:r w:rsidR="002423B1">
        <w:t xml:space="preserve">We reviewed </w:t>
      </w:r>
      <w:r w:rsidR="00A23F0E">
        <w:t>literature</w:t>
      </w:r>
      <w:r w:rsidR="002423B1">
        <w:t xml:space="preserve"> on </w:t>
      </w:r>
      <w:r w:rsidR="0031542D">
        <w:t xml:space="preserve">how </w:t>
      </w:r>
      <w:r w:rsidR="002423B1">
        <w:t>interventions can be used to improve elements of the care cascade and simulated their effects in the model.</w:t>
      </w:r>
    </w:p>
    <w:p w14:paraId="4AB8D6CC" w14:textId="470056F1" w:rsidR="002423B1" w:rsidRDefault="002423B1" w:rsidP="002423B1">
      <w:pPr>
        <w:pStyle w:val="normal0"/>
        <w:ind w:firstLine="720"/>
        <w:contextualSpacing w:val="0"/>
      </w:pPr>
      <w:r>
        <w:t xml:space="preserve"> </w:t>
      </w:r>
    </w:p>
    <w:p w14:paraId="30153F87" w14:textId="77777777" w:rsidR="002423B1" w:rsidRDefault="002423B1" w:rsidP="002423B1">
      <w:pPr>
        <w:pStyle w:val="normal0"/>
        <w:ind w:firstLine="720"/>
        <w:contextualSpacing w:val="0"/>
      </w:pPr>
      <w:r>
        <w:t>The model is briefly described below in three sections:</w:t>
      </w:r>
      <w:r w:rsidR="00A23F0E">
        <w:t xml:space="preserve"> (i) Epidemic and natural history assumption; (ii) Representation of the care cascade at baseline; and (iii) Interventions on the care cascade</w:t>
      </w:r>
      <w:r w:rsidR="00DE5773">
        <w:t>.</w:t>
      </w:r>
      <w:r>
        <w:t xml:space="preserve"> Further details are presented in Text S1.</w:t>
      </w:r>
    </w:p>
    <w:p w14:paraId="50EF042D" w14:textId="77777777" w:rsidR="00A23F0E" w:rsidRDefault="00A23F0E" w:rsidP="00D51A6F">
      <w:pPr>
        <w:pStyle w:val="normal0"/>
        <w:contextualSpacing w:val="0"/>
      </w:pPr>
    </w:p>
    <w:p w14:paraId="5A4E9D5B" w14:textId="6AEDD115" w:rsidR="00A23F0E" w:rsidRDefault="00A23F0E" w:rsidP="00B73B3D">
      <w:pPr>
        <w:pStyle w:val="normal0"/>
        <w:numPr>
          <w:ilvl w:val="0"/>
          <w:numId w:val="26"/>
        </w:numPr>
        <w:contextualSpacing w:val="0"/>
        <w:rPr>
          <w:b/>
          <w:i/>
        </w:rPr>
      </w:pPr>
      <w:r w:rsidRPr="00D51A6F">
        <w:rPr>
          <w:b/>
          <w:i/>
        </w:rPr>
        <w:t>Epidemic</w:t>
      </w:r>
      <w:r w:rsidR="00D51A6F" w:rsidRPr="00D51A6F">
        <w:rPr>
          <w:b/>
          <w:i/>
        </w:rPr>
        <w:t xml:space="preserve"> and natural history assumption</w:t>
      </w:r>
    </w:p>
    <w:p w14:paraId="76DD98D6" w14:textId="77777777" w:rsidR="00D51A6F" w:rsidRPr="00D51A6F" w:rsidRDefault="00D51A6F" w:rsidP="00D51A6F">
      <w:pPr>
        <w:pStyle w:val="normal0"/>
        <w:ind w:left="1440"/>
        <w:contextualSpacing w:val="0"/>
        <w:rPr>
          <w:b/>
          <w:i/>
        </w:rPr>
      </w:pPr>
    </w:p>
    <w:p w14:paraId="14F7841A" w14:textId="0A1174E5" w:rsidR="00DE5773" w:rsidRDefault="00DE5773" w:rsidP="002423B1">
      <w:pPr>
        <w:pStyle w:val="normal0"/>
        <w:ind w:firstLine="720"/>
        <w:contextualSpacing w:val="0"/>
      </w:pPr>
      <w:r>
        <w:t xml:space="preserve">The microsimulaton model represents births, ageing and death among the population of western Kenya, using data from </w:t>
      </w:r>
      <w:r w:rsidR="007E5075">
        <w:t>United Nations Population Division</w:t>
      </w:r>
      <w:r>
        <w:t>. The risk of HIV incidence, for persons of a particular age and sex at a particular time, is equal to the es</w:t>
      </w:r>
      <w:r w:rsidR="007E5075">
        <w:t xml:space="preserve">timates published by UNAIDS </w:t>
      </w:r>
      <w:r>
        <w:t>for the years 1980-</w:t>
      </w:r>
      <w:r w:rsidR="00FF3D99">
        <w:t>2001</w:t>
      </w:r>
      <w:r>
        <w:t xml:space="preserve">. </w:t>
      </w:r>
      <w:r w:rsidR="00FF3D99">
        <w:t>For the years following 2001</w:t>
      </w:r>
      <w:r w:rsidR="00B30876">
        <w:t>,</w:t>
      </w:r>
      <w:r>
        <w:t xml:space="preserve"> the incidence rate in the model is </w:t>
      </w:r>
      <w:r w:rsidR="00B30876">
        <w:t xml:space="preserve">re-calculated to reflect the growing number of persons on ART and to enable there to be the feedback between a successful ART </w:t>
      </w:r>
      <w:r w:rsidR="00D51A6F">
        <w:t>programme</w:t>
      </w:r>
      <w:r w:rsidR="00B30876">
        <w:t xml:space="preserve"> reducing the number of new HIV infections.</w:t>
      </w:r>
    </w:p>
    <w:p w14:paraId="76939D54" w14:textId="77777777" w:rsidR="00B30876" w:rsidRDefault="00B30876" w:rsidP="002423B1">
      <w:pPr>
        <w:pStyle w:val="normal0"/>
        <w:ind w:firstLine="720"/>
        <w:contextualSpacing w:val="0"/>
      </w:pPr>
    </w:p>
    <w:p w14:paraId="18078F16" w14:textId="5B7E31B1" w:rsidR="00F5470E" w:rsidRDefault="00F5470E" w:rsidP="00B30876">
      <w:pPr>
        <w:pStyle w:val="normal0"/>
        <w:ind w:firstLine="720"/>
        <w:contextualSpacing w:val="0"/>
      </w:pPr>
      <w:r>
        <w:t>Upon infection, disease</w:t>
      </w:r>
      <w:r w:rsidR="00B30876">
        <w:t xml:space="preserve"> progression </w:t>
      </w:r>
      <w:r>
        <w:t xml:space="preserve">is modelled by an individual falling to states of lower CD4 cell count category </w:t>
      </w:r>
      <w:r w:rsidR="00FD6BAE">
        <w:t>(</w:t>
      </w:r>
      <w:r w:rsidR="009D42F3">
        <w:t>&gt;5</w:t>
      </w:r>
      <w:r w:rsidR="00FD6BAE">
        <w:t xml:space="preserve">00, </w:t>
      </w:r>
      <w:r w:rsidR="009D42F3">
        <w:t>350-500</w:t>
      </w:r>
      <w:r w:rsidR="00FD6BAE">
        <w:t xml:space="preserve">, </w:t>
      </w:r>
      <w:r w:rsidR="009D42F3">
        <w:t xml:space="preserve">200-350 </w:t>
      </w:r>
      <w:r w:rsidR="00FD6BAE">
        <w:t xml:space="preserve">and </w:t>
      </w:r>
      <w:r w:rsidR="009D42F3">
        <w:t>&lt;200</w:t>
      </w:r>
      <w:r w:rsidR="00FD6BAE">
        <w:t xml:space="preserve"> cells</w:t>
      </w:r>
      <w:r w:rsidR="009D42F3">
        <w:t>/µl</w:t>
      </w:r>
      <w:r w:rsidR="00FD6BAE">
        <w:t xml:space="preserve">) </w:t>
      </w:r>
      <w:r>
        <w:t>and states of greater disease severity</w:t>
      </w:r>
      <w:r w:rsidR="00FD6BAE">
        <w:t xml:space="preserve"> (WHO stages I, II, III and IV)</w:t>
      </w:r>
      <w:r>
        <w:t xml:space="preserve">. An individual’s CD4 cell count and disease state are both tracked as they have independent predictive effects on the risk of mortality, and the latter is assumed to also predict the propensity to seek care. Rates of transitioning through these stages </w:t>
      </w:r>
      <w:r>
        <w:lastRenderedPageBreak/>
        <w:t>were inferred through fitting the model to all available</w:t>
      </w:r>
      <w:r w:rsidR="00C57BAD">
        <w:t xml:space="preserve"> </w:t>
      </w:r>
      <w:r>
        <w:t>data on HIV/AIDS natural history.</w:t>
      </w:r>
    </w:p>
    <w:p w14:paraId="610BEAC7" w14:textId="77777777" w:rsidR="00C57BAD" w:rsidRDefault="00C57BAD" w:rsidP="00B30876">
      <w:pPr>
        <w:pStyle w:val="normal0"/>
        <w:ind w:firstLine="720"/>
        <w:contextualSpacing w:val="0"/>
      </w:pPr>
    </w:p>
    <w:p w14:paraId="7509044C" w14:textId="04303E84" w:rsidR="00F5470E" w:rsidRDefault="00FD6BAE" w:rsidP="00B30876">
      <w:pPr>
        <w:pStyle w:val="normal0"/>
        <w:ind w:firstLine="720"/>
        <w:contextualSpacing w:val="0"/>
      </w:pPr>
      <w:r>
        <w:t xml:space="preserve">When an individual has a suppressed viral load on ART, they can transition to </w:t>
      </w:r>
      <w:r w:rsidR="00D652D1">
        <w:t xml:space="preserve">a </w:t>
      </w:r>
      <w:r>
        <w:t>higher CD4 cell count and lower disease severity</w:t>
      </w:r>
      <w:r w:rsidR="00D652D1">
        <w:t xml:space="preserve"> category</w:t>
      </w:r>
      <w:r>
        <w:t xml:space="preserve">. The rates of transitioning are informed through fitting the model to </w:t>
      </w:r>
      <w:r w:rsidR="00B73B3D">
        <w:t xml:space="preserve">surveillance data on CD4 reconstituation </w:t>
      </w:r>
      <w:r w:rsidR="00CD4CA2">
        <w:t>rates</w:t>
      </w:r>
      <w:r w:rsidR="0011631F">
        <w:fldChar w:fldCharType="begin"/>
      </w:r>
      <w:r w:rsidR="00AD5424">
        <w:instrText xml:space="preserve"> ADDIN PAPERS2_CITATIONS &lt;citation&gt;&lt;uuid&gt;D35BBD99-A482-4796-B0EF-88EC73FDF011&lt;/uuid&gt;&lt;priority&gt;12&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fldChar w:fldCharType="separate"/>
      </w:r>
      <w:r w:rsidR="0011631F">
        <w:rPr>
          <w:lang w:val="en-US"/>
        </w:rPr>
        <w:t>{Lawn:2006ht}</w:t>
      </w:r>
      <w:r w:rsidR="0011631F">
        <w:fldChar w:fldCharType="end"/>
      </w:r>
      <w:r w:rsidR="007D5D94">
        <w:t xml:space="preserve"> together with </w:t>
      </w:r>
      <w:r w:rsidR="00CD4CA2">
        <w:t xml:space="preserve">mortality rates stratified by CD4 count and WHO stage from the IeDEA </w:t>
      </w:r>
      <w:r w:rsidR="007D5D94">
        <w:t>Southern Africa</w:t>
      </w:r>
      <w:r w:rsidR="0011631F">
        <w:fldChar w:fldCharType="begin"/>
      </w:r>
      <w:r w:rsidR="007C5B93">
        <w:instrText xml:space="preserve"> ADDIN PAPERS2_CITATIONS &lt;citation&gt;&lt;uuid&gt;86A0C1C4-27C9-4F48-BD76-2F60F1B0D92A&lt;/uuid&gt;&lt;priority&gt;13&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fldChar w:fldCharType="separate"/>
      </w:r>
      <w:r w:rsidR="0011631F">
        <w:rPr>
          <w:lang w:val="en-US"/>
        </w:rPr>
        <w:t>{May:2010ee}</w:t>
      </w:r>
      <w:r w:rsidR="0011631F">
        <w:fldChar w:fldCharType="end"/>
      </w:r>
      <w:r>
        <w:t xml:space="preserve">. If an individual ceases ART, following a period of successful viral suppression, they will again </w:t>
      </w:r>
      <w:r w:rsidR="00955B6E">
        <w:t xml:space="preserve">progress to lower CD4 cell counts and higher disease states, </w:t>
      </w:r>
      <w:commentRangeStart w:id="9"/>
      <w:r w:rsidR="00955B6E">
        <w:t>but at a greater rate than ART-naïve patients</w:t>
      </w:r>
      <w:commentRangeEnd w:id="9"/>
      <w:r w:rsidR="009F2D5B">
        <w:rPr>
          <w:rStyle w:val="CommentReference"/>
        </w:rPr>
        <w:commentReference w:id="9"/>
      </w:r>
      <w:r w:rsidR="00955B6E">
        <w:t>.</w:t>
      </w:r>
    </w:p>
    <w:p w14:paraId="75F6D87C" w14:textId="77777777" w:rsidR="00F5470E" w:rsidRDefault="00F5470E" w:rsidP="00B73B3D">
      <w:pPr>
        <w:pStyle w:val="normal0"/>
        <w:contextualSpacing w:val="0"/>
      </w:pPr>
    </w:p>
    <w:p w14:paraId="68D1141E" w14:textId="746200A7" w:rsidR="00485C99" w:rsidRDefault="00485C99" w:rsidP="00505EA7">
      <w:pPr>
        <w:pStyle w:val="normal0"/>
        <w:ind w:firstLine="720"/>
        <w:contextualSpacing w:val="0"/>
      </w:pPr>
      <w:r>
        <w:t xml:space="preserve">Relevant model outputs were then compared to UNIADS national estimates of HIV prevalence, incidence, AIDS-related deaths and ART coverage. Further comparisons were also made to national and provincial estimates of HIV prevalence from KAIS 2007 and 2012 before being compared to HIV prevalence estimates from AMPATH itself. </w:t>
      </w:r>
      <w:r w:rsidR="00B2491B">
        <w:t>A summary of model assumptions and data sources is shown in Table 1 with f</w:t>
      </w:r>
      <w:r>
        <w:t>urther details presented in Text S1.</w:t>
      </w:r>
    </w:p>
    <w:p w14:paraId="79B2B450" w14:textId="03677D9D" w:rsidR="00DE5773" w:rsidRDefault="00DE5773" w:rsidP="00485C99">
      <w:pPr>
        <w:pStyle w:val="normal0"/>
        <w:contextualSpacing w:val="0"/>
      </w:pPr>
    </w:p>
    <w:p w14:paraId="34FF3D66" w14:textId="0E3ADDDF" w:rsidR="00F24045" w:rsidRDefault="00DE5773" w:rsidP="00C10848">
      <w:pPr>
        <w:pStyle w:val="normal0"/>
        <w:numPr>
          <w:ilvl w:val="0"/>
          <w:numId w:val="26"/>
        </w:numPr>
        <w:contextualSpacing w:val="0"/>
        <w:rPr>
          <w:b/>
          <w:i/>
        </w:rPr>
      </w:pPr>
      <w:r w:rsidRPr="003127C8">
        <w:rPr>
          <w:b/>
          <w:i/>
        </w:rPr>
        <w:t>Representation of the care cascade at baseline</w:t>
      </w:r>
      <w:bookmarkStart w:id="10" w:name="h.qp08777c4239" w:colFirst="0" w:colLast="0"/>
      <w:bookmarkEnd w:id="10"/>
    </w:p>
    <w:p w14:paraId="76213C15" w14:textId="77777777" w:rsidR="00C10848" w:rsidRPr="000A32D1" w:rsidRDefault="00C10848" w:rsidP="000A32D1">
      <w:pPr>
        <w:pStyle w:val="normal0"/>
        <w:contextualSpacing w:val="0"/>
      </w:pPr>
    </w:p>
    <w:p w14:paraId="145A87D2" w14:textId="7BF242EA" w:rsidR="00D3021A" w:rsidRDefault="00AD5751" w:rsidP="00AD5751">
      <w:pPr>
        <w:pStyle w:val="normal0"/>
      </w:pPr>
      <w:r>
        <w:rPr>
          <w:noProof/>
          <w:lang w:val="en-US"/>
        </w:rPr>
        <mc:AlternateContent>
          <mc:Choice Requires="wpg">
            <w:drawing>
              <wp:anchor distT="0" distB="0" distL="114300" distR="114300" simplePos="0" relativeHeight="251688960" behindDoc="0" locked="0" layoutInCell="1" allowOverlap="1" wp14:anchorId="087A6813" wp14:editId="0456A909">
                <wp:simplePos x="0" y="0"/>
                <wp:positionH relativeFrom="column">
                  <wp:posOffset>-114300</wp:posOffset>
                </wp:positionH>
                <wp:positionV relativeFrom="paragraph">
                  <wp:posOffset>2580005</wp:posOffset>
                </wp:positionV>
                <wp:extent cx="5715000" cy="3771900"/>
                <wp:effectExtent l="0" t="25400" r="0" b="12700"/>
                <wp:wrapTopAndBottom/>
                <wp:docPr id="3" name="Group 3"/>
                <wp:cNvGraphicFramePr/>
                <a:graphic xmlns:a="http://schemas.openxmlformats.org/drawingml/2006/main">
                  <a:graphicData uri="http://schemas.microsoft.com/office/word/2010/wordprocessingGroup">
                    <wpg:wgp>
                      <wpg:cNvGrpSpPr/>
                      <wpg:grpSpPr>
                        <a:xfrm>
                          <a:off x="0" y="0"/>
                          <a:ext cx="5715000" cy="3771900"/>
                          <a:chOff x="0" y="0"/>
                          <a:chExt cx="5829300" cy="3849172"/>
                        </a:xfrm>
                      </wpg:grpSpPr>
                      <wps:wsp>
                        <wps:cNvPr id="13" name="Text Box 13"/>
                        <wps:cNvSpPr txBox="1"/>
                        <wps:spPr>
                          <a:xfrm>
                            <a:off x="0" y="3275330"/>
                            <a:ext cx="5829300" cy="5738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7E8F8" w14:textId="2EE473D0" w:rsidR="007C5B93" w:rsidRDefault="007C5B93" w:rsidP="00B7495C">
                              <w:pPr>
                                <w:pStyle w:val="Subtitle"/>
                                <w:contextualSpacing w:val="0"/>
                              </w:pPr>
                              <w:r>
                                <w:t xml:space="preserve">Figure 1. </w:t>
                              </w:r>
                              <w:proofErr w:type="gramStart"/>
                              <w:r>
                                <w:t>Flow diagram representing the operational steps involved in navigating an ART-programme.</w:t>
                              </w:r>
                              <w:proofErr w:type="gramEnd"/>
                              <w:r>
                                <w:t xml:space="preserve"> Blue arrows denote ‘linkage’ step that is successful upon a patient being seen by a clinician where blood is taken for a CD4-test. Dashed arrow denotes ART re-initiation after loss from ART care (does not occur at baseline).</w:t>
                              </w:r>
                            </w:p>
                            <w:p w14:paraId="7FD13E38" w14:textId="77777777" w:rsidR="007C5B93" w:rsidRPr="00B7495C" w:rsidRDefault="007C5B93"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Wiring_Diagram:v2:wiringDiagramBlue.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400" y="0"/>
                            <a:ext cx="5734050" cy="3221990"/>
                          </a:xfrm>
                          <a:prstGeom prst="rect">
                            <a:avLst/>
                          </a:prstGeom>
                          <a:noFill/>
                          <a:ln w="12700" cmpd="sng">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8.95pt;margin-top:203.15pt;width:450pt;height:297pt;z-index:251688960;mso-width-relative:margin;mso-height-relative:margin" coordsize="5829300,38491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">
                <v:shapetype id="_x0000_t202" coordsize="21600,21600" o:spt="202" path="m0,0l0,21600,21600,21600,21600,0xe">
                  <v:stroke joinstyle="miter"/>
                  <v:path gradientshapeok="t" o:connecttype="rect"/>
                </v:shapetype>
                <v:shape id="Text Box 13" o:spid="_x0000_s1027" type="#_x0000_t202" style="position:absolute;top:3275330;width:5829300;height:57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1597E8F8" w14:textId="2EE473D0" w:rsidR="005075C0" w:rsidRDefault="005075C0" w:rsidP="00B7495C">
                        <w:pPr>
                          <w:pStyle w:val="Subtitle"/>
                          <w:contextualSpacing w:val="0"/>
                        </w:pPr>
                        <w:r>
                          <w:t>Figure 1. 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7FD13E38" w14:textId="77777777" w:rsidR="005075C0" w:rsidRPr="00B7495C" w:rsidRDefault="005075C0" w:rsidP="00B7495C">
                        <w:pPr>
                          <w:rPr>
                            <w:rFonts w:ascii="Trebuchet MS" w:hAnsi="Trebuchet MS"/>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Macintosh HD:Users:jack:Dropbox:DIDE - HIVMC:Treatment Cascade:Wiring_Diagram:v2:wiringDiagramBlue.pdf" style="position:absolute;left:25400;width:5734050;height:3221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10;h2vBAAAA2gAAAA8AAABkcnMvZG93bnJldi54bWxEj0+LwjAQxe8L+x3CLOxtTfWwrNUoIip6XP/g&#10;dWjGprSZlCa21U9vBMHTMLz3e/NmOu9tJVpqfOFYwXCQgCDOnC44V3A8rH/+QPiArLFyTApu5GE+&#10;+/yYYqpdx//U7kMuYgj7FBWYEOpUSp8ZsugHriaO2sU1FkNcm1zqBrsYbis5SpJfabHgeMFgTUtD&#10;Wbm/2lhju7j2RncbV652p2p8L9tzkSj1/dUvJiAC9eFtftFbHTl4vvKccvY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c+h2vBAAAA2gAAAA8AAAAAAAAAAAAAAAAAnAIAAGRy&#10;cy9kb3ducmV2LnhtbFBLBQYAAAAABAAEAPcAAACKAwAAAAA=&#10;" stroked="t" strokecolor="black [3213]" strokeweight="1pt">
                  <v:imagedata r:id="rId11" o:title="wiringDiagramBlue.pdf"/>
                  <v:path arrowok="t"/>
                </v:shape>
                <w10:wrap type="topAndBottom"/>
              </v:group>
            </w:pict>
          </mc:Fallback>
        </mc:AlternateContent>
      </w:r>
      <w:r w:rsidR="00660A72">
        <w:tab/>
      </w:r>
      <w:r w:rsidR="00616568">
        <w:t xml:space="preserve">The model </w:t>
      </w:r>
      <w:r w:rsidR="0004446E">
        <w:t xml:space="preserve">describes </w:t>
      </w:r>
      <w:r w:rsidR="00616568">
        <w:t xml:space="preserve">the </w:t>
      </w:r>
      <w:r w:rsidR="00883152">
        <w:t>pathway</w:t>
      </w:r>
      <w:r w:rsidR="00616568">
        <w:t xml:space="preserve"> </w:t>
      </w:r>
      <w:r w:rsidR="00883152">
        <w:t>through</w:t>
      </w:r>
      <w:r w:rsidR="00616568">
        <w:t xml:space="preserve"> for each HIV-infected person</w:t>
      </w:r>
      <w:r w:rsidR="00781129">
        <w:t xml:space="preserve"> (</w:t>
      </w:r>
      <w:r w:rsidR="004C326F">
        <w:t>figure</w:t>
      </w:r>
      <w:r w:rsidR="00781129">
        <w:t xml:space="preserve"> 1)</w:t>
      </w:r>
      <w:r w:rsidR="00E34FC2">
        <w:t xml:space="preserve">. </w:t>
      </w:r>
      <w:r w:rsidR="009B5221">
        <w:t xml:space="preserve">Care begins with the identification of HIV-positive individuals through HIV-testing. This involves seeking care voluntarily at a voluntary counselling and testing clinic (VCT), or in a healthcare setting through provider-initiated counselling and testing (PICT). Alternatively, the patient may be sought and diagnosed at home by a home-based counselling and testing team (HBCT). Diagnosis is followed by linkage to care, whereby an individual is seen by a clinician in an HIV clinic to be bled for a CD4 test in order to determine their eligibility for ART (critically ill new patients are able to fast-track care and initiate treatment immediately if they are exhibiting WHO Stage III/IV symptoms). Patients then return after a month to receive their CD4 test results and learn of </w:t>
      </w:r>
      <w:r w:rsidR="00396BFC">
        <w:t>their</w:t>
      </w:r>
      <w:r w:rsidR="009B5221">
        <w:t xml:space="preserve"> eligibility for treatment. If a patient is not eligible for treatment, they return in one year for a follow-up CD4 test and are held in pre-ART care until they become eligible. Once eligible, patients undergo counselling before initiating ART, which can either result in patients adhering and becoming virally suppressed or failing to adhere. At </w:t>
      </w:r>
      <w:r w:rsidR="00317BD5">
        <w:t xml:space="preserve">each </w:t>
      </w:r>
      <w:r w:rsidR="009B5221">
        <w:t>point in care, patients can disengage and become lost but have the opportunity to</w:t>
      </w:r>
      <w:r w:rsidR="00F42244">
        <w:t xml:space="preserve"> re-engage at a subsequent date depending upon previous health care experience and current health state.</w:t>
      </w:r>
      <w:bookmarkStart w:id="11" w:name="h.iogg3anz8zdv" w:colFirst="0" w:colLast="0"/>
      <w:bookmarkStart w:id="12" w:name="h.hslqb1xxus50" w:colFirst="0" w:colLast="0"/>
      <w:bookmarkEnd w:id="11"/>
      <w:bookmarkEnd w:id="12"/>
    </w:p>
    <w:p w14:paraId="05428430" w14:textId="6171AF3A" w:rsidR="00D10AB5" w:rsidRDefault="006A7F50" w:rsidP="00660A72">
      <w:pPr>
        <w:pStyle w:val="normal0"/>
        <w:ind w:firstLine="720"/>
        <w:contextualSpacing w:val="0"/>
      </w:pPr>
      <w:r>
        <w:lastRenderedPageBreak/>
        <w:t xml:space="preserve">The </w:t>
      </w:r>
      <w:r w:rsidR="00804528">
        <w:t xml:space="preserve">model was parameterised using data from AMPATH. </w:t>
      </w:r>
      <w:r w:rsidR="000E7B35">
        <w:t>T</w:t>
      </w:r>
      <w:r w:rsidR="00F24045">
        <w:t>he AMPATH Medical Record System (AMRS) has been collecting individual-level data on the AMPATH AIDS-control system</w:t>
      </w:r>
      <w:r w:rsidR="0027485B">
        <w:t xml:space="preserve"> since 2007</w:t>
      </w:r>
      <w:r w:rsidR="00F24045">
        <w:t>{Einterz</w:t>
      </w:r>
      <w:proofErr w:type="gramStart"/>
      <w:r w:rsidR="00F24045">
        <w:t>:2007js</w:t>
      </w:r>
      <w:proofErr w:type="gramEnd"/>
      <w:r w:rsidR="00F24045">
        <w:t xml:space="preserve">, Tierney:2007th}. Service delivery occurs through public sector hospitals and </w:t>
      </w:r>
      <w:r w:rsidR="006141FF">
        <w:t xml:space="preserve">65 </w:t>
      </w:r>
      <w:r w:rsidR="00F24045">
        <w:t xml:space="preserve">health </w:t>
      </w:r>
      <w:r w:rsidR="006141FF">
        <w:t xml:space="preserve">facilities </w:t>
      </w:r>
      <w:r w:rsidR="00F24045">
        <w:t xml:space="preserve">run by </w:t>
      </w:r>
      <w:r w:rsidR="00ED5B03">
        <w:t xml:space="preserve">Kenya’s </w:t>
      </w:r>
      <w:r w:rsidR="00F24045">
        <w:t xml:space="preserve">Ministry of </w:t>
      </w:r>
      <w:proofErr w:type="gramStart"/>
      <w:r w:rsidR="00F24045">
        <w:t>Health</w:t>
      </w:r>
      <w:r w:rsidR="006141FF">
        <w:t>{</w:t>
      </w:r>
      <w:proofErr w:type="gramEnd"/>
      <w:r w:rsidR="006141FF">
        <w:t>Wachira:2013dc}</w:t>
      </w:r>
      <w:r w:rsidR="00F24045">
        <w:t xml:space="preserve">. </w:t>
      </w:r>
      <w:r w:rsidR="005D6B13">
        <w:t xml:space="preserve">Building on well established VCT and PICT programmes, the use of HBCT was </w:t>
      </w:r>
      <w:r w:rsidR="00481592">
        <w:t>trialled</w:t>
      </w:r>
      <w:r w:rsidR="005D6B13">
        <w:t xml:space="preserve"> in</w:t>
      </w:r>
      <w:r w:rsidR="006141FF">
        <w:t xml:space="preserve"> eight catchment areas in 2007 </w:t>
      </w:r>
      <w:r w:rsidR="005D6B13">
        <w:t>before becoming</w:t>
      </w:r>
      <w:r w:rsidR="00FB69AF">
        <w:t xml:space="preserve"> </w:t>
      </w:r>
      <w:r w:rsidR="0027485B">
        <w:t xml:space="preserve">a permanent </w:t>
      </w:r>
      <w:r w:rsidR="00660A72">
        <w:t xml:space="preserve">AMPATH-wide </w:t>
      </w:r>
      <w:r w:rsidR="0027485B">
        <w:t>intervention in 201</w:t>
      </w:r>
      <w:r w:rsidR="006141FF">
        <w:t>0</w:t>
      </w:r>
      <w:r w:rsidR="00FB69AF">
        <w:t>{Wachira</w:t>
      </w:r>
      <w:proofErr w:type="gramStart"/>
      <w:r w:rsidR="00FB69AF">
        <w:t>:2013dc</w:t>
      </w:r>
      <w:proofErr w:type="gramEnd"/>
      <w:r w:rsidR="00FB69AF">
        <w:t>}.</w:t>
      </w:r>
    </w:p>
    <w:p w14:paraId="2E2EA9C8" w14:textId="77777777" w:rsidR="00660A72" w:rsidRDefault="00660A72" w:rsidP="00AD5751">
      <w:pPr>
        <w:pStyle w:val="normal0"/>
        <w:contextualSpacing w:val="0"/>
      </w:pPr>
    </w:p>
    <w:p w14:paraId="6D2D7A93" w14:textId="45A1464F" w:rsidR="00804528" w:rsidRDefault="00F07DE8" w:rsidP="00660A72">
      <w:pPr>
        <w:pStyle w:val="normal0"/>
        <w:ind w:firstLine="720"/>
        <w:contextualSpacing w:val="0"/>
      </w:pPr>
      <w:r>
        <w:t>In this setting</w:t>
      </w:r>
      <w:r w:rsidR="00A672DF">
        <w:t xml:space="preserve"> of Port Victoria</w:t>
      </w:r>
      <w:r>
        <w:t xml:space="preserve">, </w:t>
      </w:r>
      <w:r w:rsidR="00371B21">
        <w:t xml:space="preserve">an AMPATH facility opened in 2006 providing care through VCT and PICT. </w:t>
      </w:r>
      <w:commentRangeStart w:id="13"/>
      <w:r>
        <w:t xml:space="preserve">In the area of Bunyala, there have additionally been multiple rounds of household-based testing campaigns </w:t>
      </w:r>
      <w:r w:rsidR="00D000F2">
        <w:t>since 2010</w:t>
      </w:r>
      <w:commentRangeEnd w:id="13"/>
      <w:r w:rsidR="00D000F2">
        <w:rPr>
          <w:rStyle w:val="CommentReference"/>
        </w:rPr>
        <w:commentReference w:id="13"/>
      </w:r>
      <w:r>
        <w:t>. We used these data to fully</w:t>
      </w:r>
      <w:r w:rsidR="0093097C">
        <w:t xml:space="preserve"> charactersize the care cascade and then used these as input parameters to th</w:t>
      </w:r>
      <w:r w:rsidR="00A03FAA">
        <w:t>e model, or otherwise adjusted</w:t>
      </w:r>
      <w:r w:rsidR="0093097C">
        <w:t xml:space="preserve"> </w:t>
      </w:r>
      <w:r w:rsidR="00A03FAA">
        <w:t>parameters</w:t>
      </w:r>
      <w:r w:rsidR="0093097C">
        <w:t xml:space="preserve"> in the model that </w:t>
      </w:r>
      <w:r w:rsidR="00A03FAA">
        <w:t>were</w:t>
      </w:r>
      <w:r w:rsidR="0093097C">
        <w:t xml:space="preserve"> not directly observed in order to induce an agreement between the model and data</w:t>
      </w:r>
      <w:r w:rsidR="003D30D0">
        <w:t xml:space="preserve"> (Table 2</w:t>
      </w:r>
      <w:r w:rsidR="00BC08A9">
        <w:t>)</w:t>
      </w:r>
      <w:r w:rsidR="0093097C">
        <w:t>.</w:t>
      </w:r>
      <w:r w:rsidR="00AA59F4">
        <w:t xml:space="preserve"> The baseline scenario of the a</w:t>
      </w:r>
      <w:r w:rsidR="0075421A">
        <w:t xml:space="preserve">nalysis represents the </w:t>
      </w:r>
      <w:r w:rsidR="00A03FAA">
        <w:t>programme</w:t>
      </w:r>
      <w:r w:rsidR="0075421A">
        <w:t xml:space="preserve"> just prior the implementation of </w:t>
      </w:r>
      <w:r w:rsidR="00A03FAA">
        <w:t>HBCT</w:t>
      </w:r>
      <w:r w:rsidR="0075421A">
        <w:t xml:space="preserve"> in this population.</w:t>
      </w:r>
    </w:p>
    <w:p w14:paraId="04C44F6B" w14:textId="77777777" w:rsidR="00804528" w:rsidRDefault="00804528" w:rsidP="00227824">
      <w:pPr>
        <w:pStyle w:val="normal0"/>
        <w:ind w:firstLine="720"/>
        <w:contextualSpacing w:val="0"/>
      </w:pPr>
    </w:p>
    <w:p w14:paraId="1FF23CE6" w14:textId="30F50633" w:rsidR="0095084A" w:rsidRDefault="0093097C" w:rsidP="00B27764">
      <w:pPr>
        <w:pStyle w:val="normal0"/>
        <w:ind w:firstLine="720"/>
        <w:contextualSpacing w:val="0"/>
      </w:pPr>
      <w:r w:rsidRPr="00027CF8">
        <w:t xml:space="preserve">The cost of the ART </w:t>
      </w:r>
      <w:r w:rsidR="00496A39">
        <w:t>programme</w:t>
      </w:r>
      <w:r w:rsidRPr="00027CF8">
        <w:t xml:space="preserve"> at baseline is estimated</w:t>
      </w:r>
      <w:r w:rsidR="00D42EC2" w:rsidRPr="00027CF8">
        <w:t xml:space="preserve"> from </w:t>
      </w:r>
      <w:r w:rsidR="007342E9" w:rsidRPr="00027CF8">
        <w:t xml:space="preserve">the </w:t>
      </w:r>
      <w:r w:rsidR="007342E9">
        <w:t>perspective of a health care provider</w:t>
      </w:r>
      <w:r w:rsidR="00D42EC2">
        <w:t>, based on the recent CHAI MATCH study of ART facilities,</w:t>
      </w:r>
      <w:r w:rsidR="007F2149">
        <w:t xml:space="preserve"> </w:t>
      </w:r>
      <w:r w:rsidR="00D42EC2">
        <w:t>and assumed to be comprised of cost of ART care, the cost of pre-ART clinic visits and CD4 lab-based tests</w:t>
      </w:r>
      <w:r w:rsidR="00D42EC2">
        <w:fldChar w:fldCharType="begin"/>
      </w:r>
      <w:r w:rsidR="007C5B93">
        <w:instrText xml:space="preserve"> ADDIN PAPERS2_CITATIONS &lt;citation&gt;&lt;uuid&gt;16ED0DAA-DA8A-4423-9F34-82C678F67C63&lt;/uuid&gt;&lt;priority&gt;14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fldChar w:fldCharType="separate"/>
      </w:r>
      <w:r w:rsidR="00D42EC2">
        <w:rPr>
          <w:lang w:val="en-US"/>
        </w:rPr>
        <w:t>{Tagar:GTMxY-pi}</w:t>
      </w:r>
      <w:r w:rsidR="00D42EC2">
        <w:fldChar w:fldCharType="end"/>
      </w:r>
      <w:r w:rsidR="00D42EC2">
        <w:t xml:space="preserve">. </w:t>
      </w:r>
      <w:bookmarkStart w:id="14" w:name="h.wvtuqq7mpsy1" w:colFirst="0" w:colLast="0"/>
      <w:bookmarkStart w:id="15" w:name="h.zedl01pfmy8z" w:colFirst="0" w:colLast="0"/>
      <w:bookmarkStart w:id="16" w:name="h.rl97lz7j3hfn" w:colFirst="0" w:colLast="0"/>
      <w:bookmarkEnd w:id="14"/>
      <w:bookmarkEnd w:id="15"/>
      <w:bookmarkEnd w:id="16"/>
    </w:p>
    <w:p w14:paraId="256D55D6" w14:textId="77777777" w:rsidR="00B27764" w:rsidRDefault="00B27764" w:rsidP="00B27764">
      <w:pPr>
        <w:pStyle w:val="normal0"/>
        <w:ind w:firstLine="720"/>
        <w:contextualSpacing w:val="0"/>
      </w:pPr>
    </w:p>
    <w:p w14:paraId="2B17171A" w14:textId="2893DB8A" w:rsidR="00766C6C" w:rsidRPr="006E0775" w:rsidRDefault="00DE5773" w:rsidP="006E0775">
      <w:pPr>
        <w:pStyle w:val="normal0"/>
        <w:numPr>
          <w:ilvl w:val="0"/>
          <w:numId w:val="26"/>
        </w:numPr>
        <w:contextualSpacing w:val="0"/>
        <w:rPr>
          <w:b/>
          <w:i/>
          <w:noProof/>
          <w:lang w:val="en-US"/>
        </w:rPr>
      </w:pPr>
      <w:r w:rsidRPr="006E0775">
        <w:rPr>
          <w:b/>
          <w:i/>
        </w:rPr>
        <w:t>Interventions on the care cascade</w:t>
      </w:r>
    </w:p>
    <w:p w14:paraId="24A7F0C7" w14:textId="77777777" w:rsidR="00B27764" w:rsidRDefault="00B27764" w:rsidP="00766C6C">
      <w:pPr>
        <w:pStyle w:val="normal0"/>
        <w:contextualSpacing w:val="0"/>
      </w:pPr>
    </w:p>
    <w:p w14:paraId="73EE735B" w14:textId="02BAF24C" w:rsidR="00FB00B3" w:rsidRDefault="00FB00B3" w:rsidP="00B27764">
      <w:pPr>
        <w:pStyle w:val="normal0"/>
        <w:ind w:firstLine="720"/>
        <w:contextualSpacing w:val="0"/>
      </w:pPr>
      <w:r>
        <w:t xml:space="preserve">Interventions in the care cascade can be divided into those that </w:t>
      </w:r>
      <w:r w:rsidR="007F33D1">
        <w:t>aim to increase testing, linkage and</w:t>
      </w:r>
      <w:r>
        <w:t xml:space="preserve"> retention in pre-ART care or retention and suppression for patients on ART. We reviewed the literature to identify realist</w:t>
      </w:r>
      <w:r w:rsidR="00D7101E">
        <w:t>ic assumptions for the efficacy</w:t>
      </w:r>
      <w:r>
        <w:t xml:space="preserve"> and cost of representative interventions in each of these categori</w:t>
      </w:r>
      <w:r w:rsidR="0051143C">
        <w:t>es</w:t>
      </w:r>
      <w:r w:rsidR="001E181A">
        <w:t xml:space="preserve"> (Table 3</w:t>
      </w:r>
      <w:r w:rsidR="00D7101E">
        <w:t>)</w:t>
      </w:r>
      <w:r w:rsidR="0051143C">
        <w:t>. As t</w:t>
      </w:r>
      <w:r>
        <w:t>he effect size measured in different trials, and that which would arguably be attainable,</w:t>
      </w:r>
      <w:r w:rsidR="00CD4136">
        <w:t xml:space="preserve"> differed</w:t>
      </w:r>
      <w:r>
        <w:t xml:space="preserve"> </w:t>
      </w:r>
      <w:r w:rsidR="0051143C">
        <w:t>two assumptions for the effect size (a ‘maximum’ and a ‘realistic’) are used.</w:t>
      </w:r>
    </w:p>
    <w:p w14:paraId="45604629" w14:textId="77777777" w:rsidR="00FB00B3" w:rsidRDefault="00FB00B3" w:rsidP="00766C6C">
      <w:pPr>
        <w:pStyle w:val="normal0"/>
        <w:contextualSpacing w:val="0"/>
      </w:pPr>
    </w:p>
    <w:tbl>
      <w:tblPr>
        <w:tblStyle w:val="MediumShading1"/>
        <w:tblpPr w:leftFromText="180" w:rightFromText="180" w:vertAnchor="text" w:horzAnchor="page" w:tblpX="1369" w:tblpY="1502"/>
        <w:tblW w:w="9242" w:type="dxa"/>
        <w:tblLook w:val="04A0" w:firstRow="1" w:lastRow="0" w:firstColumn="1" w:lastColumn="0" w:noHBand="0" w:noVBand="1"/>
      </w:tblPr>
      <w:tblGrid>
        <w:gridCol w:w="4621"/>
        <w:gridCol w:w="4621"/>
      </w:tblGrid>
      <w:tr w:rsidR="00CE743E" w14:paraId="70C0ACE5" w14:textId="77777777" w:rsidTr="00CE74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8690D66" w14:textId="77777777" w:rsidR="00CE743E" w:rsidRPr="000045D8" w:rsidRDefault="00CE743E" w:rsidP="00CE743E">
            <w:pPr>
              <w:pStyle w:val="normal0"/>
              <w:contextualSpacing w:val="0"/>
              <w:jc w:val="left"/>
            </w:pPr>
            <w:r w:rsidRPr="000045D8">
              <w:t>Key Assumptions</w:t>
            </w:r>
          </w:p>
        </w:tc>
        <w:tc>
          <w:tcPr>
            <w:tcW w:w="4621" w:type="dxa"/>
          </w:tcPr>
          <w:p w14:paraId="7133F165" w14:textId="77777777" w:rsidR="00CE743E" w:rsidRPr="000045D8" w:rsidRDefault="00CE743E" w:rsidP="00CE743E">
            <w:pPr>
              <w:pStyle w:val="normal0"/>
              <w:contextualSpacing w:val="0"/>
              <w:jc w:val="left"/>
              <w:cnfStyle w:val="100000000000" w:firstRow="1" w:lastRow="0" w:firstColumn="0" w:lastColumn="0" w:oddVBand="0" w:evenVBand="0" w:oddHBand="0" w:evenHBand="0" w:firstRowFirstColumn="0" w:firstRowLastColumn="0" w:lastRowFirstColumn="0" w:lastRowLastColumn="0"/>
            </w:pPr>
            <w:r w:rsidRPr="000045D8">
              <w:t>Data Sources</w:t>
            </w:r>
          </w:p>
        </w:tc>
      </w:tr>
      <w:tr w:rsidR="00CE743E" w14:paraId="2D83AB53" w14:textId="77777777" w:rsidTr="00CE743E">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14:paraId="2AB5BB1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For a given health state, the mortality rate on ART is less than the mortality rate off ART.</w:t>
            </w:r>
          </w:p>
          <w:p w14:paraId="18D80CFF" w14:textId="77777777" w:rsidR="00CE743E" w:rsidRPr="00072B60" w:rsidRDefault="00CE743E" w:rsidP="00CE743E">
            <w:pPr>
              <w:pStyle w:val="normal0"/>
              <w:ind w:left="360"/>
              <w:contextualSpacing w:val="0"/>
              <w:jc w:val="left"/>
              <w:rPr>
                <w:rFonts w:ascii="Calibri" w:hAnsi="Calibri"/>
                <w:b w:val="0"/>
              </w:rPr>
            </w:pPr>
          </w:p>
        </w:tc>
        <w:tc>
          <w:tcPr>
            <w:tcW w:w="4621" w:type="dxa"/>
          </w:tcPr>
          <w:p w14:paraId="337754B9" w14:textId="77777777"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Natural history calibrated fr</w:t>
            </w:r>
            <w:r>
              <w:rPr>
                <w:rFonts w:ascii="Calibri" w:hAnsi="Calibri"/>
              </w:rPr>
              <w:t>om clinical surveillance data</w:t>
            </w:r>
            <w:r w:rsidRPr="00072B60">
              <w:rPr>
                <w:rFonts w:ascii="Calibri" w:hAnsi="Calibri"/>
              </w:rPr>
              <w:t>.</w:t>
            </w:r>
          </w:p>
          <w:p w14:paraId="03FA1EFE" w14:textId="77777777" w:rsidR="00CE743E" w:rsidRPr="00072B60" w:rsidRDefault="00CE743E" w:rsidP="00CE743E">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4E0209C"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2F5059B5"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Declining health drives care-seeking behaviour.</w:t>
            </w:r>
          </w:p>
        </w:tc>
        <w:tc>
          <w:tcPr>
            <w:tcW w:w="4621" w:type="dxa"/>
          </w:tcPr>
          <w:p w14:paraId="388E4454" w14:textId="77777777"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Calibration of events that make up HIV care from longitudinal dataset from AMPATH.</w:t>
            </w:r>
          </w:p>
        </w:tc>
      </w:tr>
      <w:tr w:rsidR="00CE743E" w14:paraId="7F68898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54FCF32"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Individuals are exposed to a background rate of testing through VCT in addition to a rate of testing through PICT (dependant upon previous health care experience and health).</w:t>
            </w:r>
          </w:p>
        </w:tc>
        <w:tc>
          <w:tcPr>
            <w:tcW w:w="4621" w:type="dxa"/>
          </w:tcPr>
          <w:p w14:paraId="41CC98CA" w14:textId="71F96450"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Disability weights sourced from the Global Burden of Disease Study 2010</w:t>
            </w:r>
            <w:r w:rsidRPr="00072B60">
              <w:rPr>
                <w:rFonts w:ascii="Calibri" w:hAnsi="Calibri"/>
              </w:rPr>
              <w:fldChar w:fldCharType="begin"/>
            </w:r>
            <w:r w:rsidR="007C5B93">
              <w:rPr>
                <w:rFonts w:ascii="Calibri" w:hAnsi="Calibri"/>
              </w:rPr>
              <w:instrText xml:space="preserve"> ADDIN PAPERS2_CITATIONS &lt;citation&gt;&lt;uuid&gt;6146849F-BBEB-4A78-B323-CD61AFE6D033&lt;/uuid&gt;&lt;priority&gt;15&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{Salomon:2012ib}</w:t>
            </w:r>
            <w:r w:rsidRPr="00072B60">
              <w:rPr>
                <w:rFonts w:ascii="Calibri" w:hAnsi="Calibri"/>
              </w:rPr>
              <w:fldChar w:fldCharType="end"/>
            </w:r>
            <w:r w:rsidRPr="00072B60">
              <w:rPr>
                <w:rFonts w:ascii="Calibri" w:hAnsi="Calibri"/>
              </w:rPr>
              <w:t>.</w:t>
            </w:r>
          </w:p>
          <w:p w14:paraId="610E5F3D"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2FB77B7"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8715FE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Patients have the propensity to be lost from care at any stage.</w:t>
            </w:r>
          </w:p>
        </w:tc>
        <w:tc>
          <w:tcPr>
            <w:tcW w:w="4621" w:type="dxa"/>
          </w:tcPr>
          <w:p w14:paraId="6079FD68" w14:textId="245377CE"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Majority of costing data derived from the CHAI MATCH Study</w:t>
            </w:r>
            <w:r w:rsidRPr="00072B60">
              <w:rPr>
                <w:rFonts w:ascii="Calibri" w:hAnsi="Calibri"/>
              </w:rPr>
              <w:fldChar w:fldCharType="begin"/>
            </w:r>
            <w:r w:rsidR="007C5B93">
              <w:rPr>
                <w:rFonts w:ascii="Calibri" w:hAnsi="Calibri"/>
              </w:rPr>
              <w:instrText xml:space="preserve"> ADDIN PAPERS2_CITATIONS &lt;citation&gt;&lt;uuid&gt;6C8007C7-A3DE-45FC-A661-477042C09F82&lt;/uuid&gt;&lt;priority&gt;16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{Tagar:GTMxY-pi}</w:t>
            </w:r>
            <w:r w:rsidRPr="00072B60">
              <w:rPr>
                <w:rFonts w:ascii="Calibri" w:hAnsi="Calibri"/>
              </w:rPr>
              <w:fldChar w:fldCharType="end"/>
            </w:r>
            <w:r w:rsidRPr="00072B60">
              <w:rPr>
                <w:rFonts w:ascii="Calibri" w:hAnsi="Calibri"/>
              </w:rPr>
              <w:t>.</w:t>
            </w:r>
          </w:p>
        </w:tc>
      </w:tr>
      <w:tr w:rsidR="00CE743E" w14:paraId="5A1532D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42C87C3"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pre-ART care, patients can re-engage at a later date.</w:t>
            </w:r>
          </w:p>
        </w:tc>
        <w:tc>
          <w:tcPr>
            <w:tcW w:w="4621" w:type="dxa"/>
          </w:tcPr>
          <w:p w14:paraId="7B612D56"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21E4C9EA"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7A4CC3B6"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ART care, patients will not re-engage with care (unless identified through an ART Outreach but patients can only re-initiate ART once).</w:t>
            </w:r>
          </w:p>
        </w:tc>
        <w:tc>
          <w:tcPr>
            <w:tcW w:w="4621" w:type="dxa"/>
          </w:tcPr>
          <w:p w14:paraId="6DFD1A3F" w14:textId="77777777" w:rsidR="00CE743E" w:rsidRPr="00072B60" w:rsidRDefault="00CE743E" w:rsidP="00CE743E">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14:paraId="63510598" w14:textId="53B3AADA" w:rsidR="00BE303D" w:rsidRDefault="00CE743E" w:rsidP="00BE303D">
      <w:pPr>
        <w:pStyle w:val="normal0"/>
        <w:ind w:firstLine="720"/>
        <w:contextualSpacing w:val="0"/>
      </w:pPr>
      <w:r>
        <w:rPr>
          <w:noProof/>
          <w:lang w:val="en-US"/>
        </w:rPr>
        <mc:AlternateContent>
          <mc:Choice Requires="wps">
            <w:drawing>
              <wp:anchor distT="0" distB="0" distL="114300" distR="114300" simplePos="0" relativeHeight="251691008" behindDoc="0" locked="0" layoutInCell="1" allowOverlap="1" wp14:anchorId="1FD67A62" wp14:editId="7069249C">
                <wp:simplePos x="0" y="0"/>
                <wp:positionH relativeFrom="column">
                  <wp:posOffset>-114300</wp:posOffset>
                </wp:positionH>
                <wp:positionV relativeFrom="paragraph">
                  <wp:posOffset>3695700</wp:posOffset>
                </wp:positionV>
                <wp:extent cx="5829300" cy="228600"/>
                <wp:effectExtent l="0" t="0" r="0" b="0"/>
                <wp:wrapThrough wrapText="bothSides">
                  <wp:wrapPolygon edited="0">
                    <wp:start x="94" y="0"/>
                    <wp:lineTo x="94" y="19200"/>
                    <wp:lineTo x="21365" y="19200"/>
                    <wp:lineTo x="21365" y="0"/>
                    <wp:lineTo x="94" y="0"/>
                  </wp:wrapPolygon>
                </wp:wrapThrough>
                <wp:docPr id="2" name="Text Box 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F4AEC0" w14:textId="07701B5B" w:rsidR="007C5B93" w:rsidRPr="00B7495C" w:rsidRDefault="007C5B93"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9" type="#_x0000_t202" style="position:absolute;left:0;text-align:left;margin-left:-8.95pt;margin-top:291pt;width:459pt;height:1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" filled="f" stroked="f">
                <v:textbox>
                  <w:txbxContent>
                    <w:p w14:paraId="2BF4AEC0" w14:textId="07701B5B" w:rsidR="005075C0" w:rsidRPr="00B7495C" w:rsidRDefault="005075C0"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v:textbox>
                <w10:wrap type="through"/>
              </v:shape>
            </w:pict>
          </mc:Fallback>
        </mc:AlternateContent>
      </w:r>
      <w:r w:rsidR="00766C6C">
        <w:t>To assess the impact of individual interventions, each intervention was implemented in turn from 2010 onwards and the impact on patient outcomes compared to the baseline scenario</w:t>
      </w:r>
      <w:r w:rsidR="0051143C">
        <w:t xml:space="preserve">. The impact of the </w:t>
      </w:r>
      <w:r w:rsidR="00FD1119">
        <w:t>programme</w:t>
      </w:r>
      <w:r w:rsidR="0051143C">
        <w:t xml:space="preserve"> is quantified in terms of DALY</w:t>
      </w:r>
      <w:r w:rsidR="00FD1119">
        <w:t>s</w:t>
      </w:r>
      <w:r w:rsidR="0051143C">
        <w:t xml:space="preserve"> averted and</w:t>
      </w:r>
      <w:r w:rsidR="00FD1119">
        <w:t xml:space="preserve"> HIV-related</w:t>
      </w:r>
      <w:r w:rsidR="0051143C">
        <w:t xml:space="preserve"> deaths averted, both with respect to a baseline in which a </w:t>
      </w:r>
      <w:r w:rsidR="00FD1119">
        <w:t>programme</w:t>
      </w:r>
      <w:r w:rsidR="0051143C">
        <w:t xml:space="preserve"> similar to AMPATH before the launch </w:t>
      </w:r>
      <w:r w:rsidR="00FD1119">
        <w:t>househld</w:t>
      </w:r>
      <w:r w:rsidR="0051143C">
        <w:t xml:space="preserve"> testing </w:t>
      </w:r>
      <w:r w:rsidR="00FD1119">
        <w:t>programme</w:t>
      </w:r>
      <w:r w:rsidR="0051143C">
        <w:t>, is maintained indefinitely</w:t>
      </w:r>
      <w:r w:rsidR="00FD1119">
        <w:t>.</w:t>
      </w:r>
    </w:p>
    <w:p w14:paraId="23CACFED" w14:textId="77777777" w:rsidR="00CE743E" w:rsidRDefault="00CE743E">
      <w:pPr>
        <w:sectPr w:rsidR="00CE743E">
          <w:footerReference w:type="default" r:id="rId12"/>
          <w:pgSz w:w="11906" w:h="16838"/>
          <w:pgMar w:top="1440" w:right="1440" w:bottom="1440" w:left="1440" w:header="720" w:footer="720" w:gutter="0"/>
          <w:cols w:space="720"/>
        </w:sectPr>
      </w:pPr>
    </w:p>
    <w:p w14:paraId="03EC30F7" w14:textId="171F3898" w:rsidR="00CE743E" w:rsidRDefault="00CE743E"/>
    <w:tbl>
      <w:tblPr>
        <w:tblStyle w:val="MediumList2"/>
        <w:tblpPr w:leftFromText="180" w:rightFromText="180" w:vertAnchor="text" w:horzAnchor="page" w:tblpX="829" w:tblpY="2342"/>
        <w:tblW w:w="14283" w:type="dxa"/>
        <w:tblLayout w:type="fixed"/>
        <w:tblLook w:val="04A0" w:firstRow="1" w:lastRow="0" w:firstColumn="1" w:lastColumn="0" w:noHBand="0" w:noVBand="1"/>
      </w:tblPr>
      <w:tblGrid>
        <w:gridCol w:w="1242"/>
        <w:gridCol w:w="3119"/>
        <w:gridCol w:w="2268"/>
        <w:gridCol w:w="1276"/>
        <w:gridCol w:w="1275"/>
        <w:gridCol w:w="1276"/>
        <w:gridCol w:w="1276"/>
        <w:gridCol w:w="1276"/>
        <w:gridCol w:w="1275"/>
      </w:tblGrid>
      <w:tr w:rsidR="00CE743E" w:rsidRPr="003C7A6E" w14:paraId="465EBC32" w14:textId="77777777" w:rsidTr="00CE743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61" w:type="dxa"/>
            <w:gridSpan w:val="2"/>
            <w:noWrap/>
            <w:vAlign w:val="center"/>
            <w:hideMark/>
          </w:tcPr>
          <w:p w14:paraId="6BE1EDB6" w14:textId="77777777" w:rsidR="00CE743E" w:rsidRPr="003C7A6E" w:rsidRDefault="00CE743E" w:rsidP="00CE743E">
            <w:pPr>
              <w:jc w:val="center"/>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Description</w:t>
            </w:r>
          </w:p>
        </w:tc>
        <w:tc>
          <w:tcPr>
            <w:tcW w:w="2268" w:type="dxa"/>
            <w:noWrap/>
            <w:vAlign w:val="center"/>
            <w:hideMark/>
          </w:tcPr>
          <w:p w14:paraId="5569573A"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Route of entry to care</w:t>
            </w:r>
          </w:p>
        </w:tc>
        <w:tc>
          <w:tcPr>
            <w:tcW w:w="3827" w:type="dxa"/>
            <w:gridSpan w:val="3"/>
            <w:noWrap/>
            <w:vAlign w:val="center"/>
            <w:hideMark/>
          </w:tcPr>
          <w:p w14:paraId="45442C81" w14:textId="784555E8"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AMPATH</w:t>
            </w:r>
            <w:r w:rsidR="00BC08A9">
              <w:rPr>
                <w:rFonts w:ascii="Calibri" w:eastAsia="Times New Roman" w:hAnsi="Calibri" w:cs="Times New Roman"/>
                <w:b/>
                <w:color w:val="auto"/>
                <w:sz w:val="20"/>
                <w:szCs w:val="20"/>
              </w:rPr>
              <w:t xml:space="preserve"> Data</w:t>
            </w:r>
          </w:p>
        </w:tc>
        <w:tc>
          <w:tcPr>
            <w:tcW w:w="3827" w:type="dxa"/>
            <w:gridSpan w:val="3"/>
            <w:noWrap/>
            <w:vAlign w:val="center"/>
            <w:hideMark/>
          </w:tcPr>
          <w:p w14:paraId="636C21EF"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Model</w:t>
            </w:r>
          </w:p>
        </w:tc>
      </w:tr>
      <w:tr w:rsidR="00CE743E" w:rsidRPr="003C7A6E" w14:paraId="42D3322B"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3B6692FF"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Input Parameters</w:t>
            </w: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69220964"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 xml:space="preserve">Proportion of individuals who received </w:t>
            </w:r>
            <w:r>
              <w:rPr>
                <w:rFonts w:ascii="Calibri" w:eastAsia="Times New Roman" w:hAnsi="Calibri" w:cs="Times New Roman"/>
              </w:rPr>
              <w:t>initial CD4-</w:t>
            </w:r>
            <w:r w:rsidRPr="003C7A6E">
              <w:rPr>
                <w:rFonts w:ascii="Calibri" w:eastAsia="Times New Roman" w:hAnsi="Calibri" w:cs="Times New Roman"/>
                <w:color w:val="auto"/>
              </w:rPr>
              <w:t>test returning for test results within one month</w:t>
            </w:r>
          </w:p>
        </w:tc>
        <w:tc>
          <w:tcPr>
            <w:tcW w:w="2268" w:type="dxa"/>
            <w:tcBorders>
              <w:top w:val="single" w:sz="4" w:space="0" w:color="auto"/>
              <w:left w:val="single" w:sz="4" w:space="0" w:color="auto"/>
              <w:bottom w:val="single" w:sz="4" w:space="0" w:color="auto"/>
              <w:right w:val="single" w:sz="4" w:space="0" w:color="auto"/>
            </w:tcBorders>
            <w:noWrap/>
            <w:hideMark/>
          </w:tcPr>
          <w:p w14:paraId="59CF297A"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B771997"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31DA1C1"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61343B6E"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B3879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0919AF3"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CF1FCF2"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A81B14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C79A17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r>
      <w:tr w:rsidR="00CE743E" w:rsidRPr="003C7A6E" w14:paraId="5AB1D5AA"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BD8C5B3"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36253C9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4D926185"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3B3FE0B"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B258D7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r>
      <w:tr w:rsidR="00CE743E" w:rsidRPr="003C7A6E" w14:paraId="3F0A7BCA"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5ED21E"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17AFB04D"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that ever return for secondary CD4 tests</w:t>
            </w:r>
          </w:p>
        </w:tc>
        <w:tc>
          <w:tcPr>
            <w:tcW w:w="2268" w:type="dxa"/>
            <w:tcBorders>
              <w:top w:val="single" w:sz="4" w:space="0" w:color="auto"/>
              <w:left w:val="single" w:sz="4" w:space="0" w:color="auto"/>
              <w:bottom w:val="single" w:sz="4" w:space="0" w:color="auto"/>
              <w:right w:val="single" w:sz="4" w:space="0" w:color="auto"/>
            </w:tcBorders>
            <w:noWrap/>
            <w:hideMark/>
          </w:tcPr>
          <w:p w14:paraId="4A0B46E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DACBA7B"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67AC5F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r>
      <w:tr w:rsidR="00CE743E" w:rsidRPr="003C7A6E" w14:paraId="3DAC5F78"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03BB80C"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5E1058A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4261CFE"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5330EB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2C79504"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37DE8CF6"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8D74E19"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24" w:space="0" w:color="auto"/>
              <w:right w:val="single" w:sz="4" w:space="0" w:color="auto"/>
            </w:tcBorders>
            <w:hideMark/>
          </w:tcPr>
          <w:p w14:paraId="16DBD4D9"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24" w:space="0" w:color="auto"/>
              <w:right w:val="single" w:sz="4" w:space="0" w:color="auto"/>
            </w:tcBorders>
            <w:noWrap/>
            <w:hideMark/>
          </w:tcPr>
          <w:p w14:paraId="0A81526A"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E436E3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BE83FA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09E531C4"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6FD2820C"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Calibration Points</w:t>
            </w:r>
          </w:p>
        </w:tc>
        <w:tc>
          <w:tcPr>
            <w:tcW w:w="3119" w:type="dxa"/>
            <w:vMerge w:val="restart"/>
            <w:tcBorders>
              <w:top w:val="single" w:sz="24" w:space="0" w:color="auto"/>
              <w:left w:val="single" w:sz="4" w:space="0" w:color="auto"/>
              <w:bottom w:val="single" w:sz="4" w:space="0" w:color="auto"/>
              <w:right w:val="single" w:sz="4" w:space="0" w:color="auto"/>
            </w:tcBorders>
            <w:noWrap/>
            <w:hideMark/>
          </w:tcPr>
          <w:p w14:paraId="79D3E78A"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of individuals that ever enter care</w:t>
            </w:r>
          </w:p>
        </w:tc>
        <w:tc>
          <w:tcPr>
            <w:tcW w:w="2268" w:type="dxa"/>
            <w:tcBorders>
              <w:top w:val="single" w:sz="24" w:space="0" w:color="auto"/>
              <w:left w:val="single" w:sz="4" w:space="0" w:color="auto"/>
              <w:bottom w:val="single" w:sz="4" w:space="0" w:color="auto"/>
              <w:right w:val="single" w:sz="4" w:space="0" w:color="auto"/>
            </w:tcBorders>
            <w:noWrap/>
            <w:hideMark/>
          </w:tcPr>
          <w:p w14:paraId="51668999"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Date</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65B9A525"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1E01723B"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38880997"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55E4BC9F"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432506A3"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7E7C841C"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r>
      <w:tr w:rsidR="00CE743E" w:rsidRPr="003C7A6E" w14:paraId="4265CD9F"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8B2EEF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3864D8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12580430"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55A5735D"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7478D0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1EFA2202"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60%</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7CF75FB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392104F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38%</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2C95F9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r>
      <w:tr w:rsidR="00CE743E" w:rsidRPr="003C7A6E" w14:paraId="422EDEA1"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568E2075"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57FFE3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A48A2C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F989BFC"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6CA4CC2A"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9395B4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86E609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D7D7A58"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CB600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24%</w:t>
            </w:r>
          </w:p>
        </w:tc>
      </w:tr>
      <w:tr w:rsidR="00CE743E" w:rsidRPr="003C7A6E" w14:paraId="1AF92668"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B1F9F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72E4A0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5D9A85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A1C9A6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365C381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AE16A2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4B24E2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76D3543"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A1384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r>
      <w:tr w:rsidR="00CE743E" w:rsidRPr="003C7A6E" w14:paraId="57E47CE7"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3432E1C"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4CC935"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in each CD4 category at ART initiation</w:t>
            </w:r>
          </w:p>
        </w:tc>
        <w:tc>
          <w:tcPr>
            <w:tcW w:w="2268" w:type="dxa"/>
            <w:tcBorders>
              <w:top w:val="single" w:sz="4" w:space="0" w:color="auto"/>
              <w:left w:val="single" w:sz="4" w:space="0" w:color="auto"/>
              <w:bottom w:val="single" w:sz="4" w:space="0" w:color="auto"/>
              <w:right w:val="single" w:sz="4" w:space="0" w:color="auto"/>
            </w:tcBorders>
            <w:noWrap/>
            <w:hideMark/>
          </w:tcPr>
          <w:p w14:paraId="53CFB258"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&gt;500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1F9CDBB"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756712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14%</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A3EAB9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48DCCD"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34B795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7BDD46"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r>
      <w:tr w:rsidR="00CE743E" w:rsidRPr="003C7A6E" w14:paraId="6DE61829"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9885C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3D5117A8"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B056551"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CD4 350-500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90CB3B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07580EF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841C648"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E60A1BA"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295A2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29744E21"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r>
      <w:tr w:rsidR="00CE743E" w:rsidRPr="003C7A6E" w14:paraId="2A7F561C"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F39C45F"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562F4481"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E63FA74"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CD4 200-350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8C1C1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761D8F9D"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71B7943"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407E9AA"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E9BEEE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F2A07F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32%</w:t>
            </w:r>
          </w:p>
        </w:tc>
      </w:tr>
      <w:tr w:rsidR="00CE743E" w:rsidRPr="003C7A6E" w14:paraId="4CBE5139"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217346E"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7F434C01"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3C7BFDE"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&lt;200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188B14"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59C5988"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A23730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22%</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D0084FF"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7FAFFF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3B15C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67%</w:t>
            </w:r>
          </w:p>
        </w:tc>
      </w:tr>
      <w:tr w:rsidR="00CE743E" w:rsidRPr="003C7A6E" w14:paraId="5D53A948" w14:textId="77777777" w:rsidTr="009F513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C3ED5D1"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hideMark/>
          </w:tcPr>
          <w:p w14:paraId="519D922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On 1st January 2010</w:t>
            </w:r>
          </w:p>
        </w:tc>
        <w:tc>
          <w:tcPr>
            <w:tcW w:w="2268" w:type="dxa"/>
            <w:tcBorders>
              <w:top w:val="single" w:sz="4" w:space="0" w:color="auto"/>
              <w:left w:val="single" w:sz="4" w:space="0" w:color="auto"/>
              <w:bottom w:val="single" w:sz="4" w:space="0" w:color="auto"/>
              <w:right w:val="single" w:sz="4" w:space="0" w:color="auto"/>
            </w:tcBorders>
            <w:hideMark/>
          </w:tcPr>
          <w:p w14:paraId="24FD039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w:t>
            </w:r>
            <w:r>
              <w:rPr>
                <w:rFonts w:ascii="Calibri" w:eastAsia="Times New Roman" w:hAnsi="Calibri" w:cs="Times New Roman"/>
                <w:i/>
                <w:color w:val="auto"/>
              </w:rPr>
              <w:t xml:space="preserve"> of PLWHIV</w:t>
            </w:r>
            <w:r w:rsidRPr="00A34ED3">
              <w:rPr>
                <w:rFonts w:ascii="Calibri" w:eastAsia="Times New Roman" w:hAnsi="Calibri" w:cs="Times New Roman"/>
                <w:i/>
                <w:color w:val="auto"/>
              </w:rPr>
              <w:t xml:space="preserve"> diagnosed</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97E8EE5"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73CAA07"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1CFD6BE0" w14:textId="77777777" w:rsidTr="009F5137">
        <w:trPr>
          <w:trHeight w:val="708"/>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D9207B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163F1283" w14:textId="77777777" w:rsidR="00CE743E" w:rsidRPr="003C7A6E"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0CB5D807"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72D2D01"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B245C7F"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r>
      <w:tr w:rsidR="00CE743E" w:rsidRPr="003C7A6E" w14:paraId="602A0307" w14:textId="77777777" w:rsidTr="009F5137">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41202DE4"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A8D628B" w14:textId="77777777" w:rsidR="00CE743E" w:rsidRPr="003C7A6E"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6D0A1262"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6703A08"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A6F0546"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r>
    </w:tbl>
    <w:p w14:paraId="65446B09" w14:textId="510C2860" w:rsidR="0095084A" w:rsidRDefault="00CE743E" w:rsidP="00B91ED6">
      <w:r>
        <w:rPr>
          <w:noProof/>
          <w:lang w:val="en-US"/>
        </w:rPr>
        <mc:AlternateContent>
          <mc:Choice Requires="wps">
            <w:drawing>
              <wp:anchor distT="0" distB="0" distL="114300" distR="114300" simplePos="0" relativeHeight="251693056" behindDoc="0" locked="0" layoutInCell="1" allowOverlap="1" wp14:anchorId="736F8215" wp14:editId="0CAE654B">
                <wp:simplePos x="0" y="0"/>
                <wp:positionH relativeFrom="column">
                  <wp:posOffset>-228600</wp:posOffset>
                </wp:positionH>
                <wp:positionV relativeFrom="paragraph">
                  <wp:posOffset>5883910</wp:posOffset>
                </wp:positionV>
                <wp:extent cx="5829300" cy="228600"/>
                <wp:effectExtent l="0" t="0" r="0" b="0"/>
                <wp:wrapThrough wrapText="bothSides">
                  <wp:wrapPolygon edited="0">
                    <wp:start x="94" y="0"/>
                    <wp:lineTo x="94" y="19200"/>
                    <wp:lineTo x="21365" y="19200"/>
                    <wp:lineTo x="21365" y="0"/>
                    <wp:lineTo x="94" y="0"/>
                  </wp:wrapPolygon>
                </wp:wrapThrough>
                <wp:docPr id="4" name="Text Box 4"/>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E40F49" w14:textId="781928F6" w:rsidR="007C5B93" w:rsidRPr="00B7495C" w:rsidRDefault="007C5B93"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proofErr w:type="gramStart"/>
                            <w:r>
                              <w:rPr>
                                <w:rFonts w:ascii="Trebuchet MS" w:hAnsi="Trebuchet MS"/>
                                <w:sz w:val="16"/>
                                <w:szCs w:val="16"/>
                              </w:rPr>
                              <w:t>Summary of agreement between AMPATH data and the model.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30" type="#_x0000_t202" style="position:absolute;left:0;text-align:left;margin-left:-17.95pt;margin-top:463.3pt;width:459pt;height:18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" filled="f" stroked="f">
                <v:textbox>
                  <w:txbxContent>
                    <w:p w14:paraId="35E40F49" w14:textId="781928F6" w:rsidR="005075C0" w:rsidRPr="00B7495C" w:rsidRDefault="005075C0"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r>
                        <w:rPr>
                          <w:rFonts w:ascii="Trebuchet MS" w:hAnsi="Trebuchet MS"/>
                          <w:sz w:val="16"/>
                          <w:szCs w:val="16"/>
                        </w:rPr>
                        <w:t>Summary of agreement between AMPATH data and the model.</w:t>
                      </w:r>
                    </w:p>
                  </w:txbxContent>
                </v:textbox>
                <w10:wrap type="through"/>
              </v:shape>
            </w:pict>
          </mc:Fallback>
        </mc:AlternateContent>
      </w:r>
      <w:r w:rsidR="005C3FB9">
        <w:br w:type="page"/>
      </w:r>
    </w:p>
    <w:tbl>
      <w:tblPr>
        <w:tblW w:w="14884" w:type="dxa"/>
        <w:tblInd w:w="-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34"/>
        <w:gridCol w:w="1418"/>
        <w:gridCol w:w="3118"/>
        <w:gridCol w:w="3544"/>
        <w:gridCol w:w="2268"/>
      </w:tblGrid>
      <w:tr w:rsidR="00260E0F" w14:paraId="7868D029" w14:textId="77777777" w:rsidTr="000E21C0">
        <w:tc>
          <w:tcPr>
            <w:tcW w:w="3402" w:type="dxa"/>
            <w:tcBorders>
              <w:top w:val="nil"/>
              <w:left w:val="nil"/>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0CCB139C" w14:textId="77777777" w:rsidR="00260E0F" w:rsidRPr="000E21C0" w:rsidRDefault="00260E0F" w:rsidP="000E21C0">
            <w:pPr>
              <w:pStyle w:val="normal0"/>
              <w:spacing w:line="240" w:lineRule="auto"/>
              <w:contextualSpacing w:val="0"/>
              <w:jc w:val="center"/>
              <w:rPr>
                <w:rFonts w:ascii="Calibri" w:hAnsi="Calibri"/>
                <w:color w:val="auto"/>
              </w:rPr>
            </w:pPr>
            <w:bookmarkStart w:id="17" w:name="h.dos6ozntvgnl" w:colFirst="0" w:colLast="0"/>
            <w:bookmarkEnd w:id="17"/>
            <w:r w:rsidRPr="000E21C0">
              <w:rPr>
                <w:rFonts w:ascii="Calibri" w:hAnsi="Calibri"/>
                <w:b/>
                <w:color w:val="auto"/>
              </w:rPr>
              <w:lastRenderedPageBreak/>
              <w:t>Aspect of care to be addressed</w:t>
            </w:r>
          </w:p>
        </w:tc>
        <w:tc>
          <w:tcPr>
            <w:tcW w:w="1134"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vAlign w:val="bottom"/>
          </w:tcPr>
          <w:p w14:paraId="65BC0B41" w14:textId="77777777" w:rsidR="00260E0F" w:rsidRPr="000E21C0" w:rsidRDefault="00260E0F" w:rsidP="000E21C0">
            <w:pPr>
              <w:pStyle w:val="normal0"/>
              <w:spacing w:line="240" w:lineRule="auto"/>
              <w:contextualSpacing w:val="0"/>
              <w:jc w:val="center"/>
              <w:rPr>
                <w:rFonts w:ascii="Calibri" w:hAnsi="Calibri"/>
                <w:color w:val="auto"/>
                <w:sz w:val="16"/>
                <w:szCs w:val="16"/>
              </w:rPr>
            </w:pPr>
            <w:r w:rsidRPr="000E21C0">
              <w:rPr>
                <w:rFonts w:ascii="Calibri" w:hAnsi="Calibri"/>
                <w:b/>
                <w:color w:val="auto"/>
                <w:sz w:val="16"/>
                <w:szCs w:val="16"/>
              </w:rPr>
              <w:t>Intervention type</w:t>
            </w:r>
          </w:p>
        </w:tc>
        <w:tc>
          <w:tcPr>
            <w:tcW w:w="1418"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7A08B6AB"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Intervention</w:t>
            </w:r>
          </w:p>
        </w:tc>
        <w:tc>
          <w:tcPr>
            <w:tcW w:w="3118"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3B54BA34"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Maximum Impact</w:t>
            </w:r>
          </w:p>
        </w:tc>
        <w:tc>
          <w:tcPr>
            <w:tcW w:w="3544"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3C782EF0"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Realistic Impact</w:t>
            </w:r>
          </w:p>
        </w:tc>
        <w:tc>
          <w:tcPr>
            <w:tcW w:w="2268" w:type="dxa"/>
            <w:tcBorders>
              <w:top w:val="nil"/>
              <w:left w:val="single" w:sz="12" w:space="0" w:color="FFFFFF" w:themeColor="background1"/>
              <w:bottom w:val="single" w:sz="18" w:space="0" w:color="auto"/>
              <w:right w:val="nil"/>
            </w:tcBorders>
            <w:shd w:val="clear" w:color="auto" w:fill="FFFFFF" w:themeFill="background1"/>
            <w:tcMar>
              <w:top w:w="100" w:type="dxa"/>
              <w:left w:w="100" w:type="dxa"/>
              <w:bottom w:w="100" w:type="dxa"/>
              <w:right w:w="100" w:type="dxa"/>
            </w:tcMar>
            <w:vAlign w:val="bottom"/>
          </w:tcPr>
          <w:p w14:paraId="69AD830E" w14:textId="27E0DA0A"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Cost</w:t>
            </w:r>
          </w:p>
          <w:p w14:paraId="40899012"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(2013 USD)</w:t>
            </w:r>
          </w:p>
        </w:tc>
      </w:tr>
      <w:tr w:rsidR="00260E0F" w14:paraId="4D7758CE" w14:textId="77777777" w:rsidTr="000E21C0">
        <w:trPr>
          <w:trHeight w:val="600"/>
        </w:trPr>
        <w:tc>
          <w:tcPr>
            <w:tcW w:w="3402" w:type="dxa"/>
            <w:vMerge w:val="restart"/>
            <w:tcBorders>
              <w:top w:val="single" w:sz="18" w:space="0" w:color="auto"/>
            </w:tcBorders>
            <w:shd w:val="clear" w:color="auto" w:fill="auto"/>
            <w:tcMar>
              <w:top w:w="100" w:type="dxa"/>
              <w:left w:w="100" w:type="dxa"/>
              <w:bottom w:w="100" w:type="dxa"/>
              <w:right w:w="100" w:type="dxa"/>
            </w:tcMar>
          </w:tcPr>
          <w:p w14:paraId="6806BBFD" w14:textId="3DAEA844" w:rsidR="00260E0F" w:rsidRPr="008D305E" w:rsidRDefault="00260E0F" w:rsidP="00823189">
            <w:pPr>
              <w:pStyle w:val="normal0"/>
              <w:spacing w:line="240" w:lineRule="auto"/>
              <w:contextualSpacing w:val="0"/>
              <w:jc w:val="left"/>
              <w:rPr>
                <w:sz w:val="16"/>
                <w:szCs w:val="16"/>
              </w:rPr>
            </w:pPr>
            <w:r>
              <w:rPr>
                <w:sz w:val="16"/>
                <w:szCs w:val="16"/>
              </w:rPr>
              <w:t>Individuals are</w:t>
            </w:r>
            <w:r w:rsidR="00823189">
              <w:rPr>
                <w:sz w:val="16"/>
                <w:szCs w:val="16"/>
              </w:rPr>
              <w:t xml:space="preserve"> initially</w:t>
            </w:r>
            <w:r>
              <w:rPr>
                <w:sz w:val="16"/>
                <w:szCs w:val="16"/>
              </w:rPr>
              <w:t xml:space="preserve"> unaware of their HIV </w:t>
            </w:r>
            <w:r w:rsidR="00823189">
              <w:rPr>
                <w:sz w:val="16"/>
                <w:szCs w:val="16"/>
              </w:rPr>
              <w:t>infection</w:t>
            </w:r>
            <w:r>
              <w:rPr>
                <w:sz w:val="16"/>
                <w:szCs w:val="16"/>
              </w:rPr>
              <w:t xml:space="preserve">. At baseline, the mean time for an individual to test through VCT is 7.2 years. Additionally individuals may test through PICT, </w:t>
            </w:r>
            <w:r w:rsidR="00823189">
              <w:rPr>
                <w:sz w:val="16"/>
                <w:szCs w:val="16"/>
              </w:rPr>
              <w:t xml:space="preserve">and </w:t>
            </w:r>
            <w:r>
              <w:rPr>
                <w:sz w:val="16"/>
                <w:szCs w:val="16"/>
              </w:rPr>
              <w:t xml:space="preserve">the time to test varies depending on </w:t>
            </w:r>
            <w:r w:rsidR="00823189">
              <w:rPr>
                <w:sz w:val="16"/>
                <w:szCs w:val="16"/>
              </w:rPr>
              <w:t xml:space="preserve">prior </w:t>
            </w:r>
            <w:r>
              <w:rPr>
                <w:sz w:val="16"/>
                <w:szCs w:val="16"/>
              </w:rPr>
              <w:t>health care experience and symptoms</w:t>
            </w:r>
            <w:r w:rsidR="00823189">
              <w:rPr>
                <w:sz w:val="16"/>
                <w:szCs w:val="16"/>
              </w:rPr>
              <w:t xml:space="preserve">: </w:t>
            </w:r>
            <w:r>
              <w:rPr>
                <w:sz w:val="16"/>
                <w:szCs w:val="16"/>
              </w:rPr>
              <w:t>Asymptomatic and no previous care experience = 15.6 years. Asymptomatic and diagnosed = 11 years. Asymptomatic and aware of CD4 count = 5 years. Symptomatic = 1.5 years.</w:t>
            </w:r>
          </w:p>
        </w:tc>
        <w:tc>
          <w:tcPr>
            <w:tcW w:w="1134" w:type="dxa"/>
            <w:vMerge w:val="restart"/>
            <w:tcBorders>
              <w:top w:val="single" w:sz="18" w:space="0" w:color="auto"/>
            </w:tcBorders>
            <w:shd w:val="clear" w:color="auto" w:fill="auto"/>
          </w:tcPr>
          <w:p w14:paraId="6566C5EE"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tcBorders>
              <w:top w:val="single" w:sz="18" w:space="0" w:color="auto"/>
            </w:tcBorders>
            <w:shd w:val="clear" w:color="auto" w:fill="CC4125"/>
            <w:tcMar>
              <w:top w:w="100" w:type="dxa"/>
              <w:left w:w="100" w:type="dxa"/>
              <w:bottom w:w="100" w:type="dxa"/>
              <w:right w:w="100" w:type="dxa"/>
            </w:tcMar>
          </w:tcPr>
          <w:p w14:paraId="32C4205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118" w:type="dxa"/>
            <w:tcBorders>
              <w:top w:val="single" w:sz="18" w:space="0" w:color="auto"/>
            </w:tcBorders>
            <w:shd w:val="clear" w:color="auto" w:fill="auto"/>
            <w:tcMar>
              <w:top w:w="100" w:type="dxa"/>
              <w:left w:w="100" w:type="dxa"/>
              <w:bottom w:w="100" w:type="dxa"/>
              <w:right w:w="100" w:type="dxa"/>
            </w:tcMar>
          </w:tcPr>
          <w:p w14:paraId="291889A3"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544" w:type="dxa"/>
            <w:tcBorders>
              <w:top w:val="single" w:sz="18" w:space="0" w:color="auto"/>
            </w:tcBorders>
            <w:shd w:val="clear" w:color="auto" w:fill="auto"/>
            <w:tcMar>
              <w:top w:w="100" w:type="dxa"/>
              <w:left w:w="100" w:type="dxa"/>
              <w:bottom w:w="100" w:type="dxa"/>
              <w:right w:w="100" w:type="dxa"/>
            </w:tcMar>
          </w:tcPr>
          <w:p w14:paraId="2D64ED43" w14:textId="599D8E7E" w:rsidR="00260E0F" w:rsidRPr="008D305E" w:rsidRDefault="00260E0F" w:rsidP="00B119AB">
            <w:pPr>
              <w:pStyle w:val="normal0"/>
              <w:spacing w:line="240" w:lineRule="auto"/>
              <w:contextualSpacing w:val="0"/>
              <w:jc w:val="left"/>
              <w:rPr>
                <w:sz w:val="16"/>
                <w:szCs w:val="16"/>
              </w:rPr>
            </w:pPr>
            <w:r w:rsidRPr="008D305E">
              <w:rPr>
                <w:sz w:val="16"/>
                <w:szCs w:val="16"/>
              </w:rPr>
              <w:t xml:space="preserve">Every four years, 90% coverage. 5% linked if </w:t>
            </w:r>
            <w:r>
              <w:rPr>
                <w:sz w:val="16"/>
                <w:szCs w:val="16"/>
              </w:rPr>
              <w:t xml:space="preserve">had not previously been </w:t>
            </w:r>
            <w:r w:rsidRPr="008D305E">
              <w:rPr>
                <w:sz w:val="16"/>
                <w:szCs w:val="16"/>
              </w:rPr>
              <w:t>diagnosed, else 25%.</w:t>
            </w:r>
          </w:p>
        </w:tc>
        <w:tc>
          <w:tcPr>
            <w:tcW w:w="2268" w:type="dxa"/>
            <w:tcBorders>
              <w:top w:val="single" w:sz="18" w:space="0" w:color="auto"/>
            </w:tcBorders>
            <w:shd w:val="clear" w:color="auto" w:fill="auto"/>
            <w:tcMar>
              <w:top w:w="100" w:type="dxa"/>
              <w:left w:w="100" w:type="dxa"/>
              <w:bottom w:w="100" w:type="dxa"/>
              <w:right w:w="100" w:type="dxa"/>
            </w:tcMar>
          </w:tcPr>
          <w:p w14:paraId="13EEDBEA" w14:textId="275F3DDD"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7C5B93">
              <w:rPr>
                <w:sz w:val="12"/>
                <w:szCs w:val="12"/>
              </w:rPr>
              <w:instrText xml:space="preserve"> ADDIN PAPERS2_CITATIONS &lt;citation&gt;&lt;uuid&gt;14973B8F-936E-440E-9ACB-D061A6387288&lt;/uuid&gt;&lt;priority&gt;17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14:paraId="72D6401E" w14:textId="77777777" w:rsidTr="00021165">
        <w:tc>
          <w:tcPr>
            <w:tcW w:w="3402" w:type="dxa"/>
            <w:vMerge/>
            <w:shd w:val="clear" w:color="auto" w:fill="auto"/>
            <w:tcMar>
              <w:top w:w="100" w:type="dxa"/>
              <w:left w:w="100" w:type="dxa"/>
              <w:bottom w:w="100" w:type="dxa"/>
              <w:right w:w="100" w:type="dxa"/>
            </w:tcMar>
          </w:tcPr>
          <w:p w14:paraId="7696A489"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0C33037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1C18FB6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118" w:type="dxa"/>
            <w:shd w:val="clear" w:color="auto" w:fill="auto"/>
            <w:tcMar>
              <w:top w:w="100" w:type="dxa"/>
              <w:left w:w="100" w:type="dxa"/>
              <w:bottom w:w="100" w:type="dxa"/>
              <w:right w:w="100" w:type="dxa"/>
            </w:tcMar>
          </w:tcPr>
          <w:p w14:paraId="05721623"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544" w:type="dxa"/>
            <w:shd w:val="clear" w:color="auto" w:fill="auto"/>
            <w:tcMar>
              <w:top w:w="100" w:type="dxa"/>
              <w:left w:w="100" w:type="dxa"/>
              <w:bottom w:w="100" w:type="dxa"/>
              <w:right w:w="100" w:type="dxa"/>
            </w:tcMar>
          </w:tcPr>
          <w:p w14:paraId="04C7DD2A"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14:paraId="027C3A53" w14:textId="15AEBBD5"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7C5B93">
              <w:rPr>
                <w:sz w:val="12"/>
                <w:szCs w:val="12"/>
              </w:rPr>
              <w:instrText xml:space="preserve"> ADDIN PAPERS2_CITATIONS &lt;citation&gt;&lt;uuid&gt;70253850-2729-4602-988C-2DA7B43F6241&lt;/uuid&gt;&lt;priority&gt;18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7C5B93">
              <w:rPr>
                <w:sz w:val="12"/>
                <w:szCs w:val="12"/>
              </w:rPr>
              <w:instrText xml:space="preserve"> ADDIN PAPERS2_CITATIONS &lt;citation&gt;&lt;uuid&gt;C74E2C1B-4459-404F-A899-DE8712317065&lt;/uuid&gt;&lt;priority&gt;19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7C5B93">
              <w:rPr>
                <w:sz w:val="12"/>
                <w:szCs w:val="12"/>
              </w:rPr>
              <w:instrText xml:space="preserve"> ADDIN PAPERS2_CITATIONS &lt;citation&gt;&lt;uuid&gt;3A79E841-288D-49F4-BCB9-9EC77AF794C7&lt;/uuid&gt;&lt;priority&gt;20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Pr="00EE6BE4">
              <w:rPr>
                <w:sz w:val="12"/>
                <w:szCs w:val="12"/>
              </w:rPr>
              <w:t>).</w:t>
            </w:r>
          </w:p>
        </w:tc>
      </w:tr>
      <w:tr w:rsidR="00260E0F" w14:paraId="0F739CCC" w14:textId="77777777" w:rsidTr="00021165">
        <w:tc>
          <w:tcPr>
            <w:tcW w:w="3402" w:type="dxa"/>
            <w:vMerge/>
            <w:shd w:val="clear" w:color="auto" w:fill="auto"/>
            <w:tcMar>
              <w:top w:w="100" w:type="dxa"/>
              <w:left w:w="100" w:type="dxa"/>
              <w:bottom w:w="100" w:type="dxa"/>
              <w:right w:w="100" w:type="dxa"/>
            </w:tcMar>
          </w:tcPr>
          <w:p w14:paraId="2066A10F"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1C3D850F"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7F26444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118" w:type="dxa"/>
            <w:shd w:val="clear" w:color="auto" w:fill="auto"/>
            <w:tcMar>
              <w:top w:w="100" w:type="dxa"/>
              <w:left w:w="100" w:type="dxa"/>
              <w:bottom w:w="100" w:type="dxa"/>
              <w:right w:w="100" w:type="dxa"/>
            </w:tcMar>
          </w:tcPr>
          <w:p w14:paraId="7A170C1F"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544" w:type="dxa"/>
            <w:shd w:val="clear" w:color="auto" w:fill="auto"/>
            <w:tcMar>
              <w:top w:w="100" w:type="dxa"/>
              <w:left w:w="100" w:type="dxa"/>
              <w:bottom w:w="100" w:type="dxa"/>
              <w:right w:w="100" w:type="dxa"/>
            </w:tcMar>
          </w:tcPr>
          <w:p w14:paraId="6138EC7B"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14:paraId="5FD52830" w14:textId="224DBF71"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sidR="007C5B93">
              <w:rPr>
                <w:sz w:val="12"/>
                <w:szCs w:val="12"/>
              </w:rPr>
              <w:instrText xml:space="preserve"> ADDIN PAPERS2_CITATIONS &lt;citation&gt;&lt;uuid&gt;DDDED47E-B0D3-485C-9171-26C0543172AB&lt;/uuid&gt;&lt;priority&gt;21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sidR="007C5B93">
              <w:rPr>
                <w:sz w:val="12"/>
                <w:szCs w:val="12"/>
              </w:rPr>
              <w:instrText xml:space="preserve"> ADDIN PAPERS2_CITATIONS &lt;citation&gt;&lt;uuid&gt;823DD128-6E44-4D99-A404-EA8FE8823D53&lt;/uuid&gt;&lt;priority&gt;22&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14:paraId="0824F478" w14:textId="77777777" w:rsidTr="00021165">
        <w:tc>
          <w:tcPr>
            <w:tcW w:w="3402" w:type="dxa"/>
            <w:vMerge w:val="restart"/>
            <w:shd w:val="clear" w:color="auto" w:fill="auto"/>
            <w:tcMar>
              <w:top w:w="100" w:type="dxa"/>
              <w:left w:w="100" w:type="dxa"/>
              <w:bottom w:w="100" w:type="dxa"/>
              <w:right w:w="100" w:type="dxa"/>
            </w:tcMar>
          </w:tcPr>
          <w:p w14:paraId="6152EC0A" w14:textId="15099F88" w:rsidR="00260E0F" w:rsidRPr="008D305E" w:rsidRDefault="00260E0F" w:rsidP="00B119AB">
            <w:pPr>
              <w:pStyle w:val="normal0"/>
              <w:spacing w:line="240" w:lineRule="auto"/>
              <w:contextualSpacing w:val="0"/>
              <w:jc w:val="left"/>
              <w:rPr>
                <w:sz w:val="16"/>
                <w:szCs w:val="16"/>
              </w:rPr>
            </w:pPr>
            <w:r>
              <w:rPr>
                <w:sz w:val="16"/>
                <w:szCs w:val="16"/>
              </w:rPr>
              <w:t>I</w:t>
            </w:r>
            <w:r w:rsidR="00823189">
              <w:rPr>
                <w:sz w:val="16"/>
                <w:szCs w:val="16"/>
              </w:rPr>
              <w:t>n some cases, i</w:t>
            </w:r>
            <w:r>
              <w:rPr>
                <w:sz w:val="16"/>
                <w:szCs w:val="16"/>
              </w:rPr>
              <w:t xml:space="preserve">ndividuals are not connecting to care </w:t>
            </w:r>
            <w:r w:rsidR="00823189">
              <w:rPr>
                <w:sz w:val="16"/>
                <w:szCs w:val="16"/>
              </w:rPr>
              <w:t xml:space="preserve">following diagnosis </w:t>
            </w:r>
            <w:r>
              <w:rPr>
                <w:sz w:val="16"/>
                <w:szCs w:val="16"/>
              </w:rPr>
              <w:t>in timely manner. At baseline, 60% of patients tested through VCT or PICT successfully link to care</w:t>
            </w:r>
            <w:r w:rsidR="000F1B57">
              <w:rPr>
                <w:sz w:val="16"/>
                <w:szCs w:val="16"/>
              </w:rPr>
              <w:t xml:space="preserve"> immediately</w:t>
            </w:r>
            <w:r>
              <w:rPr>
                <w:sz w:val="16"/>
                <w:szCs w:val="16"/>
              </w:rPr>
              <w:t>.</w:t>
            </w:r>
          </w:p>
        </w:tc>
        <w:tc>
          <w:tcPr>
            <w:tcW w:w="1134" w:type="dxa"/>
            <w:vMerge w:val="restart"/>
            <w:shd w:val="clear" w:color="auto" w:fill="auto"/>
          </w:tcPr>
          <w:p w14:paraId="453622BC"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48DF5DB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118" w:type="dxa"/>
            <w:shd w:val="clear" w:color="auto" w:fill="auto"/>
            <w:tcMar>
              <w:top w:w="100" w:type="dxa"/>
              <w:left w:w="100" w:type="dxa"/>
              <w:bottom w:w="100" w:type="dxa"/>
              <w:right w:w="100" w:type="dxa"/>
            </w:tcMar>
          </w:tcPr>
          <w:p w14:paraId="3C1BF48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544" w:type="dxa"/>
            <w:shd w:val="clear" w:color="auto" w:fill="auto"/>
            <w:tcMar>
              <w:top w:w="100" w:type="dxa"/>
              <w:left w:w="100" w:type="dxa"/>
              <w:bottom w:w="100" w:type="dxa"/>
              <w:right w:w="100" w:type="dxa"/>
            </w:tcMar>
          </w:tcPr>
          <w:p w14:paraId="1780A2DB"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14:paraId="3CF46DCC" w14:textId="77777777" w:rsidR="00260E0F" w:rsidRPr="00EE6BE4" w:rsidRDefault="00260E0F" w:rsidP="00B119AB">
            <w:pPr>
              <w:jc w:val="left"/>
              <w:rPr>
                <w:sz w:val="12"/>
                <w:szCs w:val="12"/>
              </w:rPr>
            </w:pPr>
            <w:commentRangeStart w:id="18"/>
            <w:commentRangeStart w:id="19"/>
            <w:r w:rsidRPr="00EE6BE4">
              <w:rPr>
                <w:sz w:val="12"/>
                <w:szCs w:val="12"/>
              </w:rPr>
              <w:t>No additional costs applied.</w:t>
            </w:r>
            <w:commentRangeEnd w:id="18"/>
            <w:r w:rsidRPr="00EE6BE4">
              <w:rPr>
                <w:rStyle w:val="CommentReference"/>
                <w:sz w:val="12"/>
                <w:szCs w:val="12"/>
              </w:rPr>
              <w:commentReference w:id="18"/>
            </w:r>
            <w:commentRangeEnd w:id="19"/>
            <w:r w:rsidR="007D5486">
              <w:rPr>
                <w:rStyle w:val="CommentReference"/>
              </w:rPr>
              <w:commentReference w:id="19"/>
            </w:r>
          </w:p>
        </w:tc>
      </w:tr>
      <w:tr w:rsidR="00260E0F" w14:paraId="7BDFD1FE" w14:textId="77777777" w:rsidTr="00021165">
        <w:tc>
          <w:tcPr>
            <w:tcW w:w="3402" w:type="dxa"/>
            <w:vMerge/>
            <w:shd w:val="clear" w:color="auto" w:fill="auto"/>
            <w:tcMar>
              <w:top w:w="100" w:type="dxa"/>
              <w:left w:w="100" w:type="dxa"/>
              <w:bottom w:w="100" w:type="dxa"/>
              <w:right w:w="100" w:type="dxa"/>
            </w:tcMar>
          </w:tcPr>
          <w:p w14:paraId="0CC34C68"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B56D6B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D783FBE" w14:textId="62EAE4EE"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r w:rsidR="009E5FD3">
              <w:rPr>
                <w:b/>
                <w:i/>
                <w:sz w:val="16"/>
                <w:szCs w:val="16"/>
              </w:rPr>
              <w:t xml:space="preserve"> CD4</w:t>
            </w:r>
          </w:p>
        </w:tc>
        <w:tc>
          <w:tcPr>
            <w:tcW w:w="6662" w:type="dxa"/>
            <w:gridSpan w:val="2"/>
            <w:shd w:val="clear" w:color="auto" w:fill="auto"/>
            <w:tcMar>
              <w:top w:w="100" w:type="dxa"/>
              <w:left w:w="100" w:type="dxa"/>
              <w:bottom w:w="100" w:type="dxa"/>
              <w:right w:w="100" w:type="dxa"/>
            </w:tcMar>
          </w:tcPr>
          <w:p w14:paraId="593208E7" w14:textId="77777777" w:rsidR="00260E0F" w:rsidRPr="008D305E" w:rsidRDefault="00260E0F" w:rsidP="00B119AB">
            <w:pPr>
              <w:rPr>
                <w:sz w:val="16"/>
                <w:szCs w:val="16"/>
              </w:rPr>
            </w:pPr>
            <w:r w:rsidRPr="008D305E">
              <w:rPr>
                <w:sz w:val="16"/>
                <w:szCs w:val="16"/>
              </w:rPr>
              <w:t>At VCT testing, a POC CD4 test is given to patients reducing the risk of not linking to 0%.</w:t>
            </w:r>
          </w:p>
        </w:tc>
        <w:tc>
          <w:tcPr>
            <w:tcW w:w="2268" w:type="dxa"/>
            <w:shd w:val="clear" w:color="auto" w:fill="auto"/>
            <w:tcMar>
              <w:top w:w="100" w:type="dxa"/>
              <w:left w:w="100" w:type="dxa"/>
              <w:bottom w:w="100" w:type="dxa"/>
              <w:right w:w="100" w:type="dxa"/>
            </w:tcMar>
          </w:tcPr>
          <w:p w14:paraId="6F8C7E8D" w14:textId="580B2EEE"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7C5B93">
              <w:rPr>
                <w:sz w:val="12"/>
                <w:szCs w:val="12"/>
              </w:rPr>
              <w:instrText xml:space="preserve"> ADDIN PAPERS2_CITATIONS &lt;citation&gt;&lt;uuid&gt;F02BE603-A7EF-4580-8366-0DE57F5E4F4E&lt;/uuid&gt;&lt;priority&gt;23&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{Tagar:GTMxY-pi}</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7C5B93">
              <w:rPr>
                <w:sz w:val="12"/>
                <w:szCs w:val="12"/>
              </w:rPr>
              <w:instrText xml:space="preserve"> ADDIN PAPERS2_CITATIONS &lt;citation&gt;&lt;uuid&gt;FCCD05BC-08DB-44DC-9253-39F956DD065A&lt;/uuid&gt;&lt;priority&gt;24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7C5B93">
              <w:rPr>
                <w:sz w:val="12"/>
                <w:szCs w:val="12"/>
              </w:rPr>
              <w:instrText xml:space="preserve"> ADDIN PAPERS2_CITATIONS &lt;citation&gt;&lt;uuid&gt;DCA1584A-1BA4-4D68-BFF4-3ADB3C81BDAA&lt;/uuid&gt;&lt;priority&gt;25&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14:paraId="2F309F67" w14:textId="77777777" w:rsidTr="00021165">
        <w:tc>
          <w:tcPr>
            <w:tcW w:w="3402" w:type="dxa"/>
            <w:vMerge w:val="restart"/>
            <w:shd w:val="clear" w:color="auto" w:fill="auto"/>
            <w:tcMar>
              <w:top w:w="100" w:type="dxa"/>
              <w:left w:w="100" w:type="dxa"/>
              <w:bottom w:w="100" w:type="dxa"/>
              <w:right w:w="100" w:type="dxa"/>
            </w:tcMar>
          </w:tcPr>
          <w:p w14:paraId="5487F755" w14:textId="1EEE4732" w:rsidR="00260E0F" w:rsidRPr="008D305E" w:rsidRDefault="00260E0F" w:rsidP="00623179">
            <w:pPr>
              <w:pStyle w:val="normal0"/>
              <w:spacing w:line="240" w:lineRule="auto"/>
              <w:contextualSpacing w:val="0"/>
              <w:jc w:val="left"/>
              <w:rPr>
                <w:sz w:val="16"/>
                <w:szCs w:val="16"/>
              </w:rPr>
            </w:pPr>
            <w:r>
              <w:rPr>
                <w:sz w:val="16"/>
                <w:szCs w:val="16"/>
              </w:rPr>
              <w:t xml:space="preserve">Individuals </w:t>
            </w:r>
            <w:r w:rsidR="00623179">
              <w:rPr>
                <w:sz w:val="16"/>
                <w:szCs w:val="16"/>
              </w:rPr>
              <w:t xml:space="preserve">that have linked to </w:t>
            </w:r>
            <w:r>
              <w:rPr>
                <w:sz w:val="16"/>
                <w:szCs w:val="16"/>
              </w:rPr>
              <w:t xml:space="preserve">care </w:t>
            </w:r>
            <w:r w:rsidR="00623179">
              <w:rPr>
                <w:sz w:val="16"/>
                <w:szCs w:val="16"/>
              </w:rPr>
              <w:t>can sometimes</w:t>
            </w:r>
            <w:r>
              <w:rPr>
                <w:sz w:val="16"/>
                <w:szCs w:val="16"/>
              </w:rPr>
              <w:t xml:space="preserve"> subsequently </w:t>
            </w:r>
            <w:r w:rsidR="00623179">
              <w:rPr>
                <w:sz w:val="16"/>
                <w:szCs w:val="16"/>
              </w:rPr>
              <w:t xml:space="preserve">disengage </w:t>
            </w:r>
            <w:r>
              <w:rPr>
                <w:sz w:val="16"/>
                <w:szCs w:val="16"/>
              </w:rPr>
              <w:t xml:space="preserve">prior to starting treatment. On average at baseline, for every CD4 test 56% of patients </w:t>
            </w:r>
            <w:r w:rsidR="00623179">
              <w:rPr>
                <w:sz w:val="16"/>
                <w:szCs w:val="16"/>
              </w:rPr>
              <w:t>disengage</w:t>
            </w:r>
            <w:r>
              <w:rPr>
                <w:sz w:val="16"/>
                <w:szCs w:val="16"/>
              </w:rPr>
              <w:t xml:space="preserve"> from care before receiving their results. On the day of a CD4 test result appointment, 20% of patients </w:t>
            </w:r>
            <w:r w:rsidR="00623179">
              <w:rPr>
                <w:sz w:val="16"/>
                <w:szCs w:val="16"/>
              </w:rPr>
              <w:t>do not</w:t>
            </w:r>
            <w:r>
              <w:rPr>
                <w:sz w:val="16"/>
                <w:szCs w:val="16"/>
              </w:rPr>
              <w:t xml:space="preserve"> attend and are also lost from care. After receiving the results of a CD4 test, on average 35% of patients fail to return for a subsequent CD4 test in a years time.</w:t>
            </w:r>
          </w:p>
        </w:tc>
        <w:tc>
          <w:tcPr>
            <w:tcW w:w="1134" w:type="dxa"/>
            <w:vMerge w:val="restart"/>
            <w:shd w:val="clear" w:color="auto" w:fill="auto"/>
          </w:tcPr>
          <w:p w14:paraId="7F284DAB"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48389880"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118" w:type="dxa"/>
            <w:shd w:val="clear" w:color="auto" w:fill="auto"/>
            <w:tcMar>
              <w:top w:w="100" w:type="dxa"/>
              <w:left w:w="100" w:type="dxa"/>
              <w:bottom w:w="100" w:type="dxa"/>
              <w:right w:w="100" w:type="dxa"/>
            </w:tcMar>
          </w:tcPr>
          <w:p w14:paraId="3E3F38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544" w:type="dxa"/>
            <w:shd w:val="clear" w:color="auto" w:fill="auto"/>
            <w:tcMar>
              <w:top w:w="100" w:type="dxa"/>
              <w:left w:w="100" w:type="dxa"/>
              <w:bottom w:w="100" w:type="dxa"/>
              <w:right w:w="100" w:type="dxa"/>
            </w:tcMar>
          </w:tcPr>
          <w:p w14:paraId="1A5DA9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14:paraId="16329FFE" w14:textId="5C72C0B1"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7C5B93">
              <w:rPr>
                <w:sz w:val="12"/>
                <w:szCs w:val="12"/>
              </w:rPr>
              <w:instrText xml:space="preserve"> ADDIN PAPERS2_CITATIONS &lt;citation&gt;&lt;uuid&gt;FF1A0C5E-38B1-4A07-90CE-C4B6D242DB33&lt;/uuid&gt;&lt;priority&gt;26&lt;/priority&gt;&lt;publications&gt;&lt;publication&gt;&lt;uuid&gt;4A882BF9-DB3B-4DCE-8BE7-D1CA4B2C940B&lt;/uuid&gt;&lt;volume&gt;15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33743987" w14:textId="77777777" w:rsidTr="00021165">
        <w:tc>
          <w:tcPr>
            <w:tcW w:w="3402" w:type="dxa"/>
            <w:vMerge/>
            <w:shd w:val="clear" w:color="auto" w:fill="auto"/>
            <w:tcMar>
              <w:top w:w="100" w:type="dxa"/>
              <w:left w:w="100" w:type="dxa"/>
              <w:bottom w:w="100" w:type="dxa"/>
              <w:right w:w="100" w:type="dxa"/>
            </w:tcMar>
          </w:tcPr>
          <w:p w14:paraId="775FFADF"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8282FA7"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78B8F03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118" w:type="dxa"/>
            <w:shd w:val="clear" w:color="auto" w:fill="auto"/>
            <w:tcMar>
              <w:top w:w="100" w:type="dxa"/>
              <w:left w:w="100" w:type="dxa"/>
              <w:bottom w:w="100" w:type="dxa"/>
              <w:right w:w="100" w:type="dxa"/>
            </w:tcMar>
          </w:tcPr>
          <w:p w14:paraId="69E4199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544" w:type="dxa"/>
            <w:shd w:val="clear" w:color="auto" w:fill="auto"/>
            <w:tcMar>
              <w:top w:w="100" w:type="dxa"/>
              <w:left w:w="100" w:type="dxa"/>
              <w:bottom w:w="100" w:type="dxa"/>
              <w:right w:w="100" w:type="dxa"/>
            </w:tcMar>
          </w:tcPr>
          <w:p w14:paraId="6EB684E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14:paraId="6B1583F5" w14:textId="77777777"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14:paraId="2549D3B3" w14:textId="77777777" w:rsidTr="00021165">
        <w:tc>
          <w:tcPr>
            <w:tcW w:w="3402" w:type="dxa"/>
            <w:vMerge/>
            <w:shd w:val="clear" w:color="auto" w:fill="auto"/>
            <w:tcMar>
              <w:top w:w="100" w:type="dxa"/>
              <w:left w:w="100" w:type="dxa"/>
              <w:bottom w:w="100" w:type="dxa"/>
              <w:right w:w="100" w:type="dxa"/>
            </w:tcMar>
          </w:tcPr>
          <w:p w14:paraId="0CCFBCB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1886CB8A"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063B1C91" w14:textId="1DB1C983" w:rsidR="00260E0F" w:rsidRPr="009C6BD8" w:rsidRDefault="00260E0F" w:rsidP="00082814">
            <w:pPr>
              <w:pStyle w:val="normal0"/>
              <w:spacing w:line="240" w:lineRule="auto"/>
              <w:contextualSpacing w:val="0"/>
              <w:jc w:val="left"/>
              <w:rPr>
                <w:sz w:val="16"/>
                <w:szCs w:val="16"/>
              </w:rPr>
            </w:pPr>
            <w:r w:rsidRPr="009C6BD8">
              <w:rPr>
                <w:b/>
                <w:i/>
                <w:sz w:val="16"/>
                <w:szCs w:val="16"/>
              </w:rPr>
              <w:t>POC</w:t>
            </w:r>
            <w:r w:rsidR="009E5FD3">
              <w:rPr>
                <w:b/>
                <w:i/>
                <w:sz w:val="16"/>
                <w:szCs w:val="16"/>
              </w:rPr>
              <w:t xml:space="preserve"> </w:t>
            </w:r>
            <w:r w:rsidR="00082814">
              <w:rPr>
                <w:b/>
                <w:i/>
                <w:sz w:val="16"/>
                <w:szCs w:val="16"/>
              </w:rPr>
              <w:t>CD4</w:t>
            </w:r>
          </w:p>
        </w:tc>
        <w:tc>
          <w:tcPr>
            <w:tcW w:w="6662" w:type="dxa"/>
            <w:gridSpan w:val="2"/>
            <w:shd w:val="clear" w:color="auto" w:fill="auto"/>
            <w:tcMar>
              <w:top w:w="100" w:type="dxa"/>
              <w:left w:w="100" w:type="dxa"/>
              <w:bottom w:w="100" w:type="dxa"/>
              <w:right w:w="100" w:type="dxa"/>
            </w:tcMar>
          </w:tcPr>
          <w:p w14:paraId="24C3995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14:paraId="7EDDFD42" w14:textId="64E97C9B"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7C5B93">
              <w:rPr>
                <w:sz w:val="12"/>
                <w:szCs w:val="12"/>
              </w:rPr>
              <w:instrText xml:space="preserve"> ADDIN PAPERS2_CITATIONS &lt;citation&gt;&lt;uuid&gt;F4552EE2-57E0-4FC0-B7FD-694CC754CABE&lt;/uuid&gt;&lt;priority&gt;27&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{Tagar:GTMxY-pi}</w:t>
            </w:r>
            <w:r w:rsidR="00DB26C3">
              <w:rPr>
                <w:sz w:val="12"/>
                <w:szCs w:val="12"/>
              </w:rPr>
              <w:fldChar w:fldCharType="end"/>
            </w:r>
            <w:r w:rsidR="00DB26C3">
              <w:rPr>
                <w:sz w:val="12"/>
                <w:szCs w:val="12"/>
              </w:rPr>
              <w:t xml:space="preserve"> + $42 POC-CD4 test</w:t>
            </w:r>
            <w:r w:rsidR="00DB26C3">
              <w:rPr>
                <w:sz w:val="12"/>
                <w:szCs w:val="12"/>
              </w:rPr>
              <w:fldChar w:fldCharType="begin"/>
            </w:r>
            <w:r w:rsidR="007C5B93">
              <w:rPr>
                <w:sz w:val="12"/>
                <w:szCs w:val="12"/>
              </w:rPr>
              <w:instrText xml:space="preserve"> ADDIN PAPERS2_CITATIONS &lt;citation&gt;&lt;uuid&gt;8643BB79-4D40-4B86-841F-A3D5403826BB&lt;/uuid&gt;&lt;priority&gt;28&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14:paraId="1CCC78CD" w14:textId="77777777" w:rsidTr="00021165">
        <w:tc>
          <w:tcPr>
            <w:tcW w:w="3402" w:type="dxa"/>
            <w:shd w:val="clear" w:color="auto" w:fill="auto"/>
            <w:tcMar>
              <w:top w:w="100" w:type="dxa"/>
              <w:left w:w="100" w:type="dxa"/>
              <w:bottom w:w="100" w:type="dxa"/>
              <w:right w:w="100" w:type="dxa"/>
            </w:tcMar>
          </w:tcPr>
          <w:p w14:paraId="1C4B4449" w14:textId="362E0EEC" w:rsidR="00260E0F" w:rsidRPr="008D305E" w:rsidRDefault="00260E0F" w:rsidP="00623179">
            <w:pPr>
              <w:pStyle w:val="normal0"/>
              <w:spacing w:line="240" w:lineRule="auto"/>
              <w:contextualSpacing w:val="0"/>
              <w:jc w:val="left"/>
              <w:rPr>
                <w:sz w:val="16"/>
                <w:szCs w:val="16"/>
              </w:rPr>
            </w:pPr>
            <w:r>
              <w:rPr>
                <w:sz w:val="16"/>
                <w:szCs w:val="16"/>
              </w:rPr>
              <w:t xml:space="preserve">Individuals initiate ART but subsequently </w:t>
            </w:r>
            <w:r w:rsidR="00623179">
              <w:rPr>
                <w:sz w:val="16"/>
                <w:szCs w:val="16"/>
              </w:rPr>
              <w:t>disengage from</w:t>
            </w:r>
            <w:r>
              <w:rPr>
                <w:sz w:val="16"/>
                <w:szCs w:val="16"/>
              </w:rPr>
              <w:t xml:space="preserve"> care. At baseline, 8% dropout in the first year of ART and 5% thereafter.</w:t>
            </w:r>
          </w:p>
        </w:tc>
        <w:tc>
          <w:tcPr>
            <w:tcW w:w="1134" w:type="dxa"/>
            <w:vMerge w:val="restart"/>
            <w:shd w:val="clear" w:color="auto" w:fill="auto"/>
          </w:tcPr>
          <w:p w14:paraId="0E875839"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795042E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118" w:type="dxa"/>
            <w:shd w:val="clear" w:color="auto" w:fill="auto"/>
            <w:tcMar>
              <w:top w:w="100" w:type="dxa"/>
              <w:left w:w="100" w:type="dxa"/>
              <w:bottom w:w="100" w:type="dxa"/>
              <w:right w:w="100" w:type="dxa"/>
            </w:tcMar>
          </w:tcPr>
          <w:p w14:paraId="172424C3"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544" w:type="dxa"/>
            <w:shd w:val="clear" w:color="auto" w:fill="auto"/>
            <w:tcMar>
              <w:top w:w="100" w:type="dxa"/>
              <w:left w:w="100" w:type="dxa"/>
              <w:bottom w:w="100" w:type="dxa"/>
              <w:right w:w="100" w:type="dxa"/>
            </w:tcMar>
          </w:tcPr>
          <w:p w14:paraId="60A31C30"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14:paraId="6C7D44FC" w14:textId="21CBB622"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7C5B93">
              <w:rPr>
                <w:sz w:val="12"/>
                <w:szCs w:val="12"/>
              </w:rPr>
              <w:instrText xml:space="preserve"> ADDIN PAPERS2_CITATIONS &lt;citation&gt;&lt;uuid&gt;033E632F-ADDC-44B6-A55B-B67CF0C0F225&lt;/uuid&gt;&lt;priority&gt;29&lt;/priority&gt;&lt;publications&gt;&lt;publication&gt;&lt;uuid&gt;4A882BF9-DB3B-4DCE-8BE7-D1CA4B2C940B&lt;/uuid&gt;&lt;volume&gt;15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62274903" w14:textId="77777777" w:rsidTr="00021165">
        <w:tc>
          <w:tcPr>
            <w:tcW w:w="3402" w:type="dxa"/>
            <w:shd w:val="clear" w:color="auto" w:fill="auto"/>
            <w:tcMar>
              <w:top w:w="100" w:type="dxa"/>
              <w:left w:w="100" w:type="dxa"/>
              <w:bottom w:w="100" w:type="dxa"/>
              <w:right w:w="100" w:type="dxa"/>
            </w:tcMar>
          </w:tcPr>
          <w:p w14:paraId="6B4310AF" w14:textId="7A2F9872" w:rsidR="00260E0F" w:rsidRPr="008D305E" w:rsidRDefault="00623179" w:rsidP="00B119AB">
            <w:pPr>
              <w:pStyle w:val="normal0"/>
              <w:spacing w:line="240" w:lineRule="auto"/>
              <w:contextualSpacing w:val="0"/>
              <w:jc w:val="left"/>
              <w:rPr>
                <w:sz w:val="16"/>
                <w:szCs w:val="16"/>
              </w:rPr>
            </w:pPr>
            <w:r>
              <w:rPr>
                <w:sz w:val="16"/>
                <w:szCs w:val="16"/>
              </w:rPr>
              <w:t>Some individuals on ART do not adhere sufficiently to fully benefit from effects of ART.</w:t>
            </w:r>
          </w:p>
        </w:tc>
        <w:tc>
          <w:tcPr>
            <w:tcW w:w="1134" w:type="dxa"/>
            <w:vMerge/>
            <w:shd w:val="clear" w:color="auto" w:fill="auto"/>
          </w:tcPr>
          <w:p w14:paraId="06E3FCF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36C5F1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118" w:type="dxa"/>
            <w:shd w:val="clear" w:color="auto" w:fill="auto"/>
            <w:tcMar>
              <w:top w:w="100" w:type="dxa"/>
              <w:left w:w="100" w:type="dxa"/>
              <w:bottom w:w="100" w:type="dxa"/>
              <w:right w:w="100" w:type="dxa"/>
            </w:tcMar>
          </w:tcPr>
          <w:p w14:paraId="1F8869D2"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544" w:type="dxa"/>
            <w:shd w:val="clear" w:color="auto" w:fill="auto"/>
            <w:tcMar>
              <w:top w:w="100" w:type="dxa"/>
              <w:left w:w="100" w:type="dxa"/>
              <w:bottom w:w="100" w:type="dxa"/>
              <w:right w:w="100" w:type="dxa"/>
            </w:tcMar>
          </w:tcPr>
          <w:p w14:paraId="4F5051F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14:paraId="57653ECE" w14:textId="34334A42"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7C5B93">
              <w:rPr>
                <w:sz w:val="12"/>
                <w:szCs w:val="12"/>
              </w:rPr>
              <w:instrText xml:space="preserve"> ADDIN PAPERS2_CITATIONS &lt;citation&gt;&lt;uuid&gt;4A344AE6-241F-4227-A269-CA87FD0D7F96&lt;/uuid&gt;&lt;priority&gt;30&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14:paraId="4635001B" w14:textId="77777777" w:rsidTr="00021165">
        <w:tc>
          <w:tcPr>
            <w:tcW w:w="3402" w:type="dxa"/>
            <w:vMerge w:val="restart"/>
            <w:shd w:val="clear" w:color="auto" w:fill="auto"/>
            <w:tcMar>
              <w:top w:w="100" w:type="dxa"/>
              <w:left w:w="100" w:type="dxa"/>
              <w:bottom w:w="100" w:type="dxa"/>
              <w:right w:w="100" w:type="dxa"/>
            </w:tcMar>
          </w:tcPr>
          <w:p w14:paraId="1828F2AD" w14:textId="532117C8"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75F2909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75A2D8F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662" w:type="dxa"/>
            <w:gridSpan w:val="2"/>
            <w:shd w:val="clear" w:color="auto" w:fill="auto"/>
            <w:tcMar>
              <w:top w:w="100" w:type="dxa"/>
              <w:left w:w="100" w:type="dxa"/>
              <w:bottom w:w="100" w:type="dxa"/>
              <w:right w:w="100" w:type="dxa"/>
            </w:tcMar>
          </w:tcPr>
          <w:p w14:paraId="036A2E03"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14:paraId="1B73D813" w14:textId="77777777"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14:paraId="7BA5F7BE" w14:textId="77777777" w:rsidTr="00021165">
        <w:tc>
          <w:tcPr>
            <w:tcW w:w="3402" w:type="dxa"/>
            <w:vMerge/>
            <w:shd w:val="clear" w:color="auto" w:fill="auto"/>
            <w:tcMar>
              <w:top w:w="100" w:type="dxa"/>
              <w:left w:w="100" w:type="dxa"/>
              <w:bottom w:w="100" w:type="dxa"/>
              <w:right w:w="100" w:type="dxa"/>
            </w:tcMar>
          </w:tcPr>
          <w:p w14:paraId="7A51F647" w14:textId="77777777" w:rsidR="00260E0F" w:rsidRDefault="00260E0F" w:rsidP="00B119AB">
            <w:pPr>
              <w:pStyle w:val="normal0"/>
              <w:spacing w:line="240" w:lineRule="auto"/>
              <w:contextualSpacing w:val="0"/>
              <w:jc w:val="left"/>
            </w:pPr>
          </w:p>
        </w:tc>
        <w:tc>
          <w:tcPr>
            <w:tcW w:w="1134" w:type="dxa"/>
            <w:vMerge/>
            <w:shd w:val="clear" w:color="auto" w:fill="auto"/>
          </w:tcPr>
          <w:p w14:paraId="35620644"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0C973D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118" w:type="dxa"/>
            <w:shd w:val="clear" w:color="auto" w:fill="auto"/>
            <w:tcMar>
              <w:top w:w="100" w:type="dxa"/>
              <w:left w:w="100" w:type="dxa"/>
              <w:bottom w:w="100" w:type="dxa"/>
              <w:right w:w="100" w:type="dxa"/>
            </w:tcMar>
          </w:tcPr>
          <w:p w14:paraId="212FF4DC" w14:textId="440EB3DD" w:rsidR="00260E0F" w:rsidRPr="008D305E" w:rsidRDefault="00260E0F" w:rsidP="005D6B7C">
            <w:pPr>
              <w:pStyle w:val="normal0"/>
              <w:spacing w:line="240" w:lineRule="auto"/>
              <w:contextualSpacing w:val="0"/>
              <w:jc w:val="left"/>
              <w:rPr>
                <w:sz w:val="16"/>
                <w:szCs w:val="16"/>
              </w:rPr>
            </w:pPr>
            <w:commentRangeStart w:id="20"/>
            <w:r w:rsidRPr="008D305E">
              <w:rPr>
                <w:sz w:val="16"/>
                <w:szCs w:val="16"/>
              </w:rPr>
              <w:t>Immediate ART &amp; HBCT</w:t>
            </w:r>
            <w:r w:rsidR="008403D4">
              <w:rPr>
                <w:sz w:val="16"/>
                <w:szCs w:val="16"/>
              </w:rPr>
              <w:t xml:space="preserve"> (every four years, 90% coverage. </w:t>
            </w:r>
            <w:r w:rsidR="005D6B7C">
              <w:rPr>
                <w:sz w:val="16"/>
                <w:szCs w:val="16"/>
              </w:rPr>
              <w:t>100% linked to care)</w:t>
            </w:r>
            <w:commentRangeEnd w:id="20"/>
            <w:r w:rsidR="00E80580">
              <w:rPr>
                <w:rStyle w:val="CommentReference"/>
              </w:rPr>
              <w:commentReference w:id="20"/>
            </w:r>
          </w:p>
        </w:tc>
        <w:tc>
          <w:tcPr>
            <w:tcW w:w="3544" w:type="dxa"/>
            <w:shd w:val="clear" w:color="auto" w:fill="auto"/>
            <w:tcMar>
              <w:top w:w="100" w:type="dxa"/>
              <w:left w:w="100" w:type="dxa"/>
              <w:bottom w:w="100" w:type="dxa"/>
              <w:right w:w="100" w:type="dxa"/>
            </w:tcMar>
          </w:tcPr>
          <w:p w14:paraId="47D15923" w14:textId="1F7B21FA" w:rsidR="00260E0F" w:rsidRPr="008D305E" w:rsidRDefault="00260E0F" w:rsidP="00B30B10">
            <w:pPr>
              <w:pStyle w:val="normal0"/>
              <w:spacing w:line="240" w:lineRule="auto"/>
              <w:contextualSpacing w:val="0"/>
              <w:jc w:val="left"/>
              <w:rPr>
                <w:sz w:val="16"/>
                <w:szCs w:val="16"/>
              </w:rPr>
            </w:pPr>
            <w:commentRangeStart w:id="21"/>
            <w:r w:rsidRPr="008D305E">
              <w:rPr>
                <w:sz w:val="16"/>
                <w:szCs w:val="16"/>
              </w:rPr>
              <w:t>Immediate ART &amp; HBCT</w:t>
            </w:r>
            <w:r w:rsidR="0063026B">
              <w:rPr>
                <w:sz w:val="16"/>
                <w:szCs w:val="16"/>
              </w:rPr>
              <w:t xml:space="preserve"> </w:t>
            </w:r>
            <w:r w:rsidRPr="008D305E">
              <w:rPr>
                <w:sz w:val="16"/>
                <w:szCs w:val="16"/>
              </w:rPr>
              <w:t>but</w:t>
            </w:r>
            <w:ins w:id="22" w:author="Tim Hallett" w:date="2015-01-28T08:40:00Z">
              <w:r w:rsidR="00E53362">
                <w:rPr>
                  <w:sz w:val="16"/>
                  <w:szCs w:val="16"/>
                </w:rPr>
                <w:t xml:space="preserve"> 20% </w:t>
              </w:r>
            </w:ins>
            <w:r w:rsidR="006604E0">
              <w:rPr>
                <w:sz w:val="16"/>
                <w:szCs w:val="16"/>
              </w:rPr>
              <w:t>fail to start ART immediately and</w:t>
            </w:r>
            <w:r w:rsidR="00170342">
              <w:rPr>
                <w:sz w:val="16"/>
                <w:szCs w:val="16"/>
              </w:rPr>
              <w:t xml:space="preserve"> a further </w:t>
            </w:r>
            <w:ins w:id="23" w:author="Tim Hallett" w:date="2015-01-28T08:40:00Z">
              <w:r w:rsidR="000D0A61">
                <w:rPr>
                  <w:sz w:val="16"/>
                  <w:szCs w:val="16"/>
                </w:rPr>
                <w:t xml:space="preserve">20% </w:t>
              </w:r>
            </w:ins>
            <w:r w:rsidR="006604E0">
              <w:rPr>
                <w:sz w:val="16"/>
                <w:szCs w:val="16"/>
              </w:rPr>
              <w:t xml:space="preserve">refuse ART, </w:t>
            </w:r>
            <w:r w:rsidR="00B30B10">
              <w:rPr>
                <w:sz w:val="16"/>
                <w:szCs w:val="16"/>
              </w:rPr>
              <w:t>and are lost from care.</w:t>
            </w:r>
            <w:commentRangeEnd w:id="21"/>
            <w:r w:rsidR="0061056F">
              <w:rPr>
                <w:rStyle w:val="CommentReference"/>
              </w:rPr>
              <w:commentReference w:id="21"/>
            </w:r>
          </w:p>
        </w:tc>
        <w:tc>
          <w:tcPr>
            <w:tcW w:w="2268" w:type="dxa"/>
            <w:shd w:val="clear" w:color="auto" w:fill="auto"/>
            <w:tcMar>
              <w:top w:w="100" w:type="dxa"/>
              <w:left w:w="100" w:type="dxa"/>
              <w:bottom w:w="100" w:type="dxa"/>
              <w:right w:w="100" w:type="dxa"/>
            </w:tcMar>
          </w:tcPr>
          <w:p w14:paraId="45557CEA" w14:textId="2908701E" w:rsidR="00260E0F" w:rsidRPr="00EE6BE4" w:rsidRDefault="005561CF" w:rsidP="00B119AB">
            <w:pPr>
              <w:pStyle w:val="normal0"/>
              <w:spacing w:line="240" w:lineRule="auto"/>
              <w:contextualSpacing w:val="0"/>
              <w:jc w:val="left"/>
              <w:rPr>
                <w:sz w:val="12"/>
                <w:szCs w:val="12"/>
              </w:rPr>
            </w:pPr>
            <w:r w:rsidRPr="00EE6BE4">
              <w:rPr>
                <w:sz w:val="12"/>
                <w:szCs w:val="12"/>
              </w:rPr>
              <w:t>$18 per HBCT person tested ($8 home-visit [</w:t>
            </w:r>
            <w:r w:rsidRPr="00EE6BE4">
              <w:rPr>
                <w:i/>
                <w:sz w:val="12"/>
                <w:szCs w:val="12"/>
              </w:rPr>
              <w:t>Barnabas unpublished</w:t>
            </w:r>
            <w:r w:rsidRPr="00EE6BE4">
              <w:rPr>
                <w:sz w:val="12"/>
                <w:szCs w:val="12"/>
              </w:rPr>
              <w:t>] + $10 rapid HIV-test</w:t>
            </w:r>
            <w:r w:rsidRPr="00EE6BE4">
              <w:rPr>
                <w:sz w:val="12"/>
                <w:szCs w:val="12"/>
              </w:rPr>
              <w:fldChar w:fldCharType="begin"/>
            </w:r>
            <w:r w:rsidR="007C5B93">
              <w:rPr>
                <w:sz w:val="12"/>
                <w:szCs w:val="12"/>
              </w:rPr>
              <w:instrText xml:space="preserve"> ADDIN PAPERS2_CITATIONS &lt;citation&gt;&lt;uuid&gt;A10717BB-45EB-4016-8FFD-911C84ACC5D2&lt;/uuid&gt;&lt;priority&gt;31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14:paraId="291E32F4" w14:textId="379A3583" w:rsidR="00C07325" w:rsidRDefault="00B91ED6">
      <w:pPr>
        <w:pStyle w:val="Subtitle"/>
        <w:contextualSpacing w:val="0"/>
      </w:pPr>
      <w:r>
        <w:rPr>
          <w:noProof/>
          <w:lang w:val="en-US"/>
        </w:rPr>
        <mc:AlternateContent>
          <mc:Choice Requires="wps">
            <w:drawing>
              <wp:anchor distT="0" distB="0" distL="114300" distR="114300" simplePos="0" relativeHeight="251656192" behindDoc="0" locked="0" layoutInCell="1" allowOverlap="1" wp14:anchorId="1DF853A5" wp14:editId="38084496">
                <wp:simplePos x="0" y="0"/>
                <wp:positionH relativeFrom="column">
                  <wp:posOffset>-685800</wp:posOffset>
                </wp:positionH>
                <wp:positionV relativeFrom="paragraph">
                  <wp:posOffset>183515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874196" w14:textId="6BACE84D" w:rsidR="007C5B93" w:rsidRPr="00B7495C" w:rsidRDefault="007C5B93"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2" o:spid="_x0000_s1031" type="#_x0000_t202" style="position:absolute;left:0;text-align:left;margin-left:-53.95pt;margin-top:14.45pt;width:459pt;height:18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" filled="f" stroked="f">
                <v:textbox>
                  <w:txbxContent>
                    <w:p w14:paraId="73874196" w14:textId="6BACE84D" w:rsidR="007C5B93" w:rsidRPr="00B7495C" w:rsidRDefault="007C5B93"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06958918" w14:textId="77777777" w:rsidR="00260E0F" w:rsidRDefault="00260E0F">
      <w:pPr>
        <w:sectPr w:rsidR="00260E0F" w:rsidSect="00F40A60">
          <w:pgSz w:w="16838" w:h="11906" w:orient="landscape"/>
          <w:pgMar w:top="284" w:right="1440" w:bottom="284" w:left="1440" w:header="720" w:footer="720" w:gutter="0"/>
          <w:cols w:space="720"/>
        </w:sectPr>
      </w:pPr>
      <w:bookmarkStart w:id="24" w:name="h.y4wfwt853tej" w:colFirst="0" w:colLast="0"/>
      <w:bookmarkStart w:id="25" w:name="h.t1c7wugpot58" w:colFirst="0" w:colLast="0"/>
      <w:bookmarkEnd w:id="24"/>
      <w:bookmarkEnd w:id="25"/>
    </w:p>
    <w:p w14:paraId="31B91804" w14:textId="77777777" w:rsidR="00181EEC" w:rsidRPr="0098759A" w:rsidRDefault="0004446E" w:rsidP="0098759A">
      <w:pPr>
        <w:pStyle w:val="Heading1"/>
        <w:contextualSpacing w:val="0"/>
        <w:rPr>
          <w:i/>
        </w:rPr>
      </w:pPr>
      <w:r>
        <w:lastRenderedPageBreak/>
        <w:t>Results</w:t>
      </w:r>
    </w:p>
    <w:p w14:paraId="24DB1112" w14:textId="77777777" w:rsidR="0098759A" w:rsidRDefault="0098759A" w:rsidP="0098759A">
      <w:pPr>
        <w:pStyle w:val="Heading2"/>
        <w:contextualSpacing w:val="0"/>
      </w:pPr>
      <w:r>
        <w:t>Current Sources of Health Losses</w:t>
      </w:r>
    </w:p>
    <w:p w14:paraId="14902408" w14:textId="7C3FDB1B" w:rsidR="001D6EB6" w:rsidRDefault="00FA46DC" w:rsidP="00CD1135">
      <w:pPr>
        <w:pStyle w:val="normal0"/>
        <w:ind w:firstLine="720"/>
      </w:pPr>
      <w:r>
        <w:t xml:space="preserve">We first projected the </w:t>
      </w:r>
      <w:r w:rsidR="00480FDA">
        <w:t>‘status quo’</w:t>
      </w:r>
      <w:r>
        <w:t xml:space="preserve"> model to 2030 and analysed the drivers of AIDS deaths in the period 2010-2030</w:t>
      </w:r>
      <w:r w:rsidR="00F37011">
        <w:t xml:space="preserve"> (Figure 2)</w:t>
      </w:r>
      <w:r>
        <w:t>. T</w:t>
      </w:r>
      <w:r w:rsidR="00DF58DC">
        <w:t>he model finds</w:t>
      </w:r>
      <w:r w:rsidR="005E1B0C">
        <w:t xml:space="preserve"> that among all HIV-related deaths</w:t>
      </w:r>
      <w:r w:rsidR="00DF58DC">
        <w:t>,</w:t>
      </w:r>
      <w:r w:rsidR="005E1B0C">
        <w:t xml:space="preserve"> the majority (57%) occur in individuals who were diagnosed </w:t>
      </w:r>
      <w:r w:rsidR="00DF58DC">
        <w:t xml:space="preserve">with HIV </w:t>
      </w:r>
      <w:r w:rsidR="005E1B0C">
        <w:t>but</w:t>
      </w:r>
      <w:r w:rsidR="00DF58DC">
        <w:t xml:space="preserve"> who</w:t>
      </w:r>
      <w:r w:rsidR="005E1B0C">
        <w:t xml:space="preserve"> </w:t>
      </w:r>
      <w:r w:rsidR="00DF58DC">
        <w:t>did not ever</w:t>
      </w:r>
      <w:r w:rsidR="005E1B0C">
        <w:t xml:space="preserve"> start treatment</w:t>
      </w:r>
      <w:r w:rsidR="00F37011">
        <w:t xml:space="preserve"> (Figure 2(a))</w:t>
      </w:r>
      <w:r w:rsidR="00DF58DC">
        <w:t>. A further</w:t>
      </w:r>
      <w:r w:rsidR="005E1B0C">
        <w:t xml:space="preserve"> 19% of</w:t>
      </w:r>
      <w:r w:rsidR="00DF58DC">
        <w:t xml:space="preserve"> </w:t>
      </w:r>
      <w:r>
        <w:t xml:space="preserve">AIDS deaths are among persons who </w:t>
      </w:r>
      <w:r w:rsidR="005E1B0C">
        <w:t xml:space="preserve">never engaged with care prior to death. </w:t>
      </w:r>
      <w:r w:rsidR="00585EA9">
        <w:t>With t</w:t>
      </w:r>
      <w:r>
        <w:t>he remainder of AIDS deaths were among those who started ART</w:t>
      </w:r>
      <w:r w:rsidR="008E009C">
        <w:t>.</w:t>
      </w:r>
    </w:p>
    <w:p w14:paraId="78C30519" w14:textId="77777777" w:rsidR="008E009C" w:rsidRDefault="008E009C" w:rsidP="00CD1135">
      <w:pPr>
        <w:pStyle w:val="normal0"/>
      </w:pPr>
      <w:r>
        <w:tab/>
      </w:r>
    </w:p>
    <w:p w14:paraId="6FAB1C7A" w14:textId="56F804C9" w:rsidR="001D6EB6" w:rsidRDefault="008E009C" w:rsidP="003A4CF6">
      <w:pPr>
        <w:pStyle w:val="normal0"/>
        <w:ind w:firstLine="720"/>
      </w:pPr>
      <w:r>
        <w:t xml:space="preserve">Most data systems, however, do not benefit from such a holistic view of the population </w:t>
      </w:r>
      <w:r w:rsidR="00353E5D">
        <w:t xml:space="preserve">and </w:t>
      </w:r>
      <w:r>
        <w:t>are instead based upon only those who attend a clinic at least once</w:t>
      </w:r>
      <w:r w:rsidR="003D1B96">
        <w:t xml:space="preserve"> (Figure 2(b))</w:t>
      </w:r>
      <w:r>
        <w:t>.</w:t>
      </w:r>
      <w:r w:rsidR="003D1B96">
        <w:t xml:space="preserve"> </w:t>
      </w:r>
      <w:r w:rsidR="00977CEA">
        <w:t xml:space="preserve">In that case, </w:t>
      </w:r>
      <w:commentRangeStart w:id="26"/>
      <w:r w:rsidR="003D1B96">
        <w:t>33</w:t>
      </w:r>
      <w:r w:rsidR="00E20D19">
        <w:t>%</w:t>
      </w:r>
      <w:commentRangeEnd w:id="26"/>
      <w:r w:rsidR="00882B34">
        <w:rPr>
          <w:rStyle w:val="CommentReference"/>
        </w:rPr>
        <w:commentReference w:id="26"/>
      </w:r>
      <w:r w:rsidR="00E20D19">
        <w:t xml:space="preserve"> of all AIDS deaths would be not apparent </w:t>
      </w:r>
      <w:r w:rsidR="004B3F81">
        <w:t xml:space="preserve">due to patients </w:t>
      </w:r>
      <w:r w:rsidR="003D1B96">
        <w:t xml:space="preserve">never testing or </w:t>
      </w:r>
      <w:r w:rsidR="004B3F81">
        <w:t xml:space="preserve">failing to attend the clinic following </w:t>
      </w:r>
      <w:r w:rsidR="004906B6">
        <w:t>testing</w:t>
      </w:r>
      <w:r w:rsidR="009A349B">
        <w:t xml:space="preserve">. It is therefore crucial that better systems of surveillance are developed that can include outcomes of patients who </w:t>
      </w:r>
      <w:r w:rsidR="004906B6">
        <w:t>never test or do not link to care at all.</w:t>
      </w:r>
    </w:p>
    <w:p w14:paraId="3CA4A965" w14:textId="7865E077" w:rsidR="009A349B" w:rsidRDefault="00190836" w:rsidP="003A4CF6">
      <w:pPr>
        <w:pStyle w:val="normal0"/>
      </w:pPr>
      <w:commentRangeStart w:id="27"/>
      <w:commentRangeStart w:id="28"/>
      <w:commentRangeStart w:id="29"/>
      <w:commentRangeStart w:id="30"/>
      <w:commentRangeStart w:id="31"/>
      <w:r>
        <w:rPr>
          <w:noProof/>
          <w:lang w:val="en-US"/>
        </w:rPr>
        <mc:AlternateContent>
          <mc:Choice Requires="wpg">
            <w:drawing>
              <wp:anchor distT="0" distB="0" distL="114300" distR="114300" simplePos="0" relativeHeight="251677696" behindDoc="0" locked="0" layoutInCell="1" allowOverlap="1" wp14:anchorId="51379220" wp14:editId="303BEF9B">
                <wp:simplePos x="0" y="0"/>
                <wp:positionH relativeFrom="column">
                  <wp:posOffset>-114300</wp:posOffset>
                </wp:positionH>
                <wp:positionV relativeFrom="paragraph">
                  <wp:posOffset>202565</wp:posOffset>
                </wp:positionV>
                <wp:extent cx="5829300" cy="2971800"/>
                <wp:effectExtent l="25400" t="25400" r="0" b="0"/>
                <wp:wrapTopAndBottom/>
                <wp:docPr id="7" name="Group 7"/>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3BCF10" w14:textId="77777777" w:rsidR="007C5B93" w:rsidRPr="00BF66CB" w:rsidRDefault="007C5B93" w:rsidP="00E80833">
                              <w:pPr>
                                <w:pStyle w:val="Subtitle"/>
                                <w:contextualSpacing w:val="0"/>
                              </w:pPr>
                              <w:r>
                                <w:t>Figure 2. Care experience of patients suffering HIV-related deaths between 2010 and 2030.</w:t>
                              </w:r>
                            </w:p>
                            <w:p w14:paraId="508388C1" w14:textId="77777777" w:rsidR="007C5B93" w:rsidRDefault="007C5B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945"/>
                          </a:xfrm>
                          <a:prstGeom prst="rect">
                            <a:avLst/>
                          </a:prstGeom>
                          <a:noFill/>
                          <a:ln w="12700" cmpd="sng">
                            <a:solidFill>
                              <a:schemeClr val="tx1"/>
                            </a:solidFill>
                          </a:ln>
                        </pic:spPr>
                      </pic:pic>
                    </wpg:wgp>
                  </a:graphicData>
                </a:graphic>
              </wp:anchor>
            </w:drawing>
          </mc:Choice>
          <mc:Fallback>
            <w:pict>
              <v:group id="Group 7" o:spid="_x0000_s1032" style="position:absolute;left:0;text-align:left;margin-left:-8.95pt;margin-top:15.95pt;width:459pt;height:234pt;z-index:251677696"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">
                <v:shape id="Text Box 8" o:spid="_x0000_s1033"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4B3BCF10" w14:textId="77777777" w:rsidR="007C5B93" w:rsidRPr="00BF66CB" w:rsidRDefault="007C5B93" w:rsidP="00E80833">
                        <w:pPr>
                          <w:pStyle w:val="Subtitle"/>
                          <w:contextualSpacing w:val="0"/>
                        </w:pPr>
                        <w:r>
                          <w:t>Figure 2. Care experience of patients suffering HIV-related deaths between 2010 and 2030.</w:t>
                        </w:r>
                      </w:p>
                      <w:p w14:paraId="508388C1" w14:textId="77777777" w:rsidR="007C5B93" w:rsidRDefault="007C5B93"/>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4" type="#_x0000_t75" alt="Macintosh HD:Users:jack:Dropbox:DIDE - HIVMC:Treatment Cascade:Paper:Figures:Figure2:alternative:new:Figure2AltNew.pdf" style="position:absolute;width:5725795;height:2734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commentRangeEnd w:id="27"/>
      <w:commentRangeEnd w:id="28"/>
      <w:commentRangeEnd w:id="30"/>
      <w:r w:rsidR="00353E5D">
        <w:rPr>
          <w:rStyle w:val="CommentReference"/>
        </w:rPr>
        <w:commentReference w:id="27"/>
      </w:r>
      <w:r w:rsidR="00BB5BF0">
        <w:rPr>
          <w:rStyle w:val="CommentReference"/>
        </w:rPr>
        <w:commentReference w:id="28"/>
      </w:r>
      <w:commentRangeEnd w:id="29"/>
      <w:r w:rsidR="00FD676C">
        <w:rPr>
          <w:rStyle w:val="CommentReference"/>
        </w:rPr>
        <w:commentReference w:id="29"/>
      </w:r>
      <w:r w:rsidR="00156166">
        <w:rPr>
          <w:rStyle w:val="CommentReference"/>
        </w:rPr>
        <w:commentReference w:id="30"/>
      </w:r>
      <w:commentRangeEnd w:id="31"/>
      <w:r w:rsidR="004F32FB">
        <w:rPr>
          <w:rStyle w:val="CommentReference"/>
        </w:rPr>
        <w:commentReference w:id="31"/>
      </w:r>
    </w:p>
    <w:p w14:paraId="61C9E42E" w14:textId="40721FA3" w:rsidR="006B3430" w:rsidRDefault="0056081D" w:rsidP="003A4CF6">
      <w:pPr>
        <w:pStyle w:val="Heading2"/>
        <w:contextualSpacing w:val="0"/>
      </w:pPr>
      <w:r>
        <w:t xml:space="preserve">The Impact of </w:t>
      </w:r>
      <w:r w:rsidR="00EF2D9F">
        <w:t xml:space="preserve">Cascade </w:t>
      </w:r>
      <w:r>
        <w:t>Interventions</w:t>
      </w:r>
    </w:p>
    <w:p w14:paraId="19439699" w14:textId="6828D644" w:rsidR="006B3430" w:rsidRDefault="008C3ADF" w:rsidP="003A4CF6">
      <w:pPr>
        <w:pStyle w:val="normal0"/>
        <w:ind w:firstLine="720"/>
        <w:rPr>
          <w:noProof/>
          <w:lang w:val="en-US"/>
        </w:rPr>
      </w:pPr>
      <w:r>
        <w:t>W</w:t>
      </w:r>
      <w:r w:rsidR="009A799E">
        <w:t xml:space="preserve">e applied each of </w:t>
      </w:r>
      <w:r w:rsidR="006B3430">
        <w:t>the 1</w:t>
      </w:r>
      <w:r w:rsidR="009A799E">
        <w:t xml:space="preserve">2 </w:t>
      </w:r>
      <w:r w:rsidR="006B3430">
        <w:t xml:space="preserve">potential </w:t>
      </w:r>
      <w:r w:rsidR="009A799E">
        <w:t>interventions in turn and assessed the impact on DALYs averted, compared to baseline, and the additional cost of care, compared to baseline, between 2010 and 2030 (</w:t>
      </w:r>
      <w:r w:rsidR="00D54BAB">
        <w:t>F</w:t>
      </w:r>
      <w:r w:rsidR="009A799E">
        <w:t>igure 3</w:t>
      </w:r>
      <w:r w:rsidR="00B831E9">
        <w:t xml:space="preserve"> and </w:t>
      </w:r>
      <w:r w:rsidR="00D54BAB">
        <w:t>T</w:t>
      </w:r>
      <w:r w:rsidR="00B831E9">
        <w:t xml:space="preserve">able </w:t>
      </w:r>
      <w:r w:rsidR="00810B11">
        <w:t>4</w:t>
      </w:r>
      <w:r w:rsidR="009A799E">
        <w:t>).</w:t>
      </w:r>
      <w:r w:rsidR="00E757ED">
        <w:rPr>
          <w:noProof/>
          <w:lang w:val="en-US"/>
        </w:rPr>
        <w:t xml:space="preserve"> </w:t>
      </w:r>
    </w:p>
    <w:p w14:paraId="50F535E9" w14:textId="77777777" w:rsidR="006B3430" w:rsidRDefault="006B3430" w:rsidP="00882B34">
      <w:pPr>
        <w:pStyle w:val="normal0"/>
        <w:rPr>
          <w:noProof/>
          <w:lang w:val="en-US"/>
        </w:rPr>
      </w:pPr>
    </w:p>
    <w:p w14:paraId="6A220CAD" w14:textId="01CDED16" w:rsidR="00E76998" w:rsidRDefault="00095110" w:rsidP="005075C0">
      <w:pPr>
        <w:pStyle w:val="normal0"/>
        <w:ind w:firstLine="720"/>
        <w:rPr>
          <w:noProof/>
          <w:lang w:val="en-US"/>
        </w:rPr>
      </w:pPr>
      <w:r>
        <w:rPr>
          <w:noProof/>
          <w:lang w:val="en-US"/>
        </w:rPr>
        <w:t xml:space="preserve">Broadly, the impact of most single interventions </w:t>
      </w:r>
      <w:r w:rsidR="00E76998">
        <w:rPr>
          <w:noProof/>
          <w:lang w:val="en-US"/>
        </w:rPr>
        <w:t xml:space="preserve">cluster together with relatively low impact and low cost. This is </w:t>
      </w:r>
      <w:r w:rsidR="002F7CF1">
        <w:rPr>
          <w:noProof/>
          <w:lang w:val="en-US"/>
        </w:rPr>
        <w:t xml:space="preserve">because there are </w:t>
      </w:r>
      <w:r w:rsidR="00E76998">
        <w:rPr>
          <w:noProof/>
          <w:lang w:val="en-US"/>
        </w:rPr>
        <w:t>weakness</w:t>
      </w:r>
      <w:r w:rsidR="005075C0">
        <w:rPr>
          <w:noProof/>
          <w:lang w:val="en-US"/>
        </w:rPr>
        <w:t>es</w:t>
      </w:r>
      <w:r w:rsidR="00E76998">
        <w:rPr>
          <w:noProof/>
          <w:lang w:val="en-US"/>
        </w:rPr>
        <w:t xml:space="preserve"> throughout the care cascade, so </w:t>
      </w:r>
      <w:r w:rsidR="004822B9">
        <w:rPr>
          <w:noProof/>
          <w:lang w:val="en-US"/>
        </w:rPr>
        <w:t>interventions acting</w:t>
      </w:r>
      <w:r w:rsidR="00E76998">
        <w:rPr>
          <w:noProof/>
          <w:lang w:val="en-US"/>
        </w:rPr>
        <w:t xml:space="preserve"> at one point </w:t>
      </w:r>
      <w:r w:rsidR="005075C0">
        <w:rPr>
          <w:noProof/>
          <w:lang w:val="en-US"/>
        </w:rPr>
        <w:t xml:space="preserve">alone </w:t>
      </w:r>
      <w:r w:rsidR="00E76998">
        <w:rPr>
          <w:noProof/>
          <w:lang w:val="en-US"/>
        </w:rPr>
        <w:t>cannot have a large impact</w:t>
      </w:r>
      <w:r w:rsidR="005075C0">
        <w:rPr>
          <w:noProof/>
          <w:lang w:val="en-US"/>
        </w:rPr>
        <w:t>,</w:t>
      </w:r>
      <w:r w:rsidR="00E76998">
        <w:rPr>
          <w:noProof/>
          <w:lang w:val="en-US"/>
        </w:rPr>
        <w:t xml:space="preserve"> as they are confounded by remaining weakness</w:t>
      </w:r>
      <w:r w:rsidR="004822B9">
        <w:rPr>
          <w:noProof/>
          <w:lang w:val="en-US"/>
        </w:rPr>
        <w:t>es</w:t>
      </w:r>
      <w:r w:rsidR="00E76998">
        <w:rPr>
          <w:noProof/>
          <w:lang w:val="en-US"/>
        </w:rPr>
        <w:t xml:space="preserve"> elsewhere.</w:t>
      </w:r>
    </w:p>
    <w:p w14:paraId="374D2B4E" w14:textId="77777777" w:rsidR="00E76998" w:rsidRDefault="00E76998" w:rsidP="00882B34">
      <w:pPr>
        <w:pStyle w:val="normal0"/>
        <w:rPr>
          <w:noProof/>
          <w:lang w:val="en-US"/>
        </w:rPr>
      </w:pPr>
    </w:p>
    <w:p w14:paraId="26831CBD" w14:textId="5554161F" w:rsidR="0032296A" w:rsidRDefault="0033045E" w:rsidP="0033045E">
      <w:pPr>
        <w:pStyle w:val="normal0"/>
        <w:ind w:firstLine="720"/>
        <w:rPr>
          <w:noProof/>
          <w:lang w:val="en-US"/>
        </w:rPr>
      </w:pPr>
      <w:r>
        <w:rPr>
          <w:noProof/>
          <w:lang w:val="en-US"/>
        </w:rPr>
        <w:t>The exception</w:t>
      </w:r>
      <w:r w:rsidR="00E76998">
        <w:rPr>
          <w:noProof/>
          <w:lang w:val="en-US"/>
        </w:rPr>
        <w:t xml:space="preserve"> to this </w:t>
      </w:r>
      <w:r>
        <w:rPr>
          <w:noProof/>
          <w:lang w:val="en-US"/>
        </w:rPr>
        <w:t xml:space="preserve">is </w:t>
      </w:r>
      <w:r w:rsidR="00D32D6D">
        <w:rPr>
          <w:noProof/>
          <w:lang w:val="en-US"/>
        </w:rPr>
        <w:t>HBCT</w:t>
      </w:r>
      <w:r w:rsidR="00E76998">
        <w:rPr>
          <w:noProof/>
          <w:lang w:val="en-US"/>
        </w:rPr>
        <w:t>, which attracts a high cost given its projected benefit</w:t>
      </w:r>
      <w:r w:rsidR="00FE5E1E">
        <w:rPr>
          <w:noProof/>
          <w:lang w:val="en-US"/>
        </w:rPr>
        <w:t>. This is due to the assumption that only a small proportion of persons being diagnosed for the first time at HBCT will link to care without further intervention</w:t>
      </w:r>
      <w:r>
        <w:rPr>
          <w:noProof/>
          <w:lang w:val="en-US"/>
        </w:rPr>
        <w:t xml:space="preserve"> (5%)</w:t>
      </w:r>
      <w:r w:rsidR="00FE5E1E">
        <w:rPr>
          <w:noProof/>
          <w:lang w:val="en-US"/>
        </w:rPr>
        <w:t xml:space="preserve">. HBCT with POC CD4, by increasing linkage, accrues </w:t>
      </w:r>
      <w:r>
        <w:rPr>
          <w:noProof/>
          <w:lang w:val="en-US"/>
        </w:rPr>
        <w:t>nearly twice as many DALYs</w:t>
      </w:r>
      <w:r w:rsidR="00D32D6D">
        <w:rPr>
          <w:noProof/>
          <w:lang w:val="en-US"/>
        </w:rPr>
        <w:t xml:space="preserve"> averted for a small incre</w:t>
      </w:r>
      <w:r>
        <w:rPr>
          <w:noProof/>
          <w:lang w:val="en-US"/>
        </w:rPr>
        <w:t>a</w:t>
      </w:r>
      <w:r w:rsidR="00D32D6D">
        <w:rPr>
          <w:noProof/>
          <w:lang w:val="en-US"/>
        </w:rPr>
        <w:t>se in costs.</w:t>
      </w:r>
    </w:p>
    <w:p w14:paraId="0EF24A7E" w14:textId="77777777" w:rsidR="007C6DC7" w:rsidRDefault="007C6DC7" w:rsidP="00882B34">
      <w:pPr>
        <w:pStyle w:val="normal0"/>
        <w:rPr>
          <w:noProof/>
          <w:lang w:val="en-US"/>
        </w:rPr>
      </w:pPr>
    </w:p>
    <w:p w14:paraId="0020705C" w14:textId="307BF95D" w:rsidR="00BB7331" w:rsidRDefault="00D32D6D" w:rsidP="00B03809">
      <w:pPr>
        <w:pStyle w:val="normal0"/>
        <w:ind w:firstLine="720"/>
        <w:rPr>
          <w:noProof/>
          <w:lang w:val="en-US"/>
        </w:rPr>
      </w:pPr>
      <w:r>
        <w:rPr>
          <w:noProof/>
          <w:lang w:val="en-US"/>
        </w:rPr>
        <w:t xml:space="preserve">The two interventions that simulate large changes to the delivery of ART – </w:t>
      </w:r>
      <w:r w:rsidR="00B03809">
        <w:rPr>
          <w:noProof/>
          <w:lang w:val="en-US"/>
        </w:rPr>
        <w:t xml:space="preserve">Immediate </w:t>
      </w:r>
      <w:r>
        <w:rPr>
          <w:noProof/>
          <w:lang w:val="en-US"/>
        </w:rPr>
        <w:t>ART and Universal Test and Treat</w:t>
      </w:r>
      <w:r w:rsidR="00B03809">
        <w:rPr>
          <w:noProof/>
          <w:lang w:val="en-US"/>
        </w:rPr>
        <w:t xml:space="preserve"> (UTT)</w:t>
      </w:r>
      <w:r>
        <w:rPr>
          <w:noProof/>
          <w:lang w:val="en-US"/>
        </w:rPr>
        <w:t xml:space="preserve"> </w:t>
      </w:r>
      <w:r w:rsidR="004401D1">
        <w:rPr>
          <w:noProof/>
          <w:lang w:val="en-US"/>
        </w:rPr>
        <w:t>–</w:t>
      </w:r>
      <w:r>
        <w:rPr>
          <w:noProof/>
          <w:lang w:val="en-US"/>
        </w:rPr>
        <w:t xml:space="preserve"> </w:t>
      </w:r>
      <w:r w:rsidR="00BB7331">
        <w:rPr>
          <w:noProof/>
          <w:lang w:val="en-US"/>
        </w:rPr>
        <w:t xml:space="preserve">both </w:t>
      </w:r>
      <w:r w:rsidR="004401D1">
        <w:rPr>
          <w:noProof/>
          <w:lang w:val="en-US"/>
        </w:rPr>
        <w:t>have much greater impact</w:t>
      </w:r>
      <w:r w:rsidR="00B03809">
        <w:rPr>
          <w:noProof/>
          <w:lang w:val="en-US"/>
        </w:rPr>
        <w:t xml:space="preserve"> than other interventions</w:t>
      </w:r>
      <w:r w:rsidR="004401D1">
        <w:rPr>
          <w:noProof/>
          <w:lang w:val="en-US"/>
        </w:rPr>
        <w:t xml:space="preserve">. The </w:t>
      </w:r>
      <w:r w:rsidR="004401D1">
        <w:rPr>
          <w:noProof/>
          <w:lang w:val="en-US"/>
        </w:rPr>
        <w:lastRenderedPageBreak/>
        <w:t>intervention to provide treatment to those p</w:t>
      </w:r>
      <w:r w:rsidR="00BB50E4">
        <w:rPr>
          <w:noProof/>
          <w:lang w:val="en-US"/>
        </w:rPr>
        <w:t xml:space="preserve">resenting for care </w:t>
      </w:r>
      <w:r w:rsidR="00B03809">
        <w:rPr>
          <w:noProof/>
          <w:lang w:val="en-US"/>
        </w:rPr>
        <w:t xml:space="preserve">immediately </w:t>
      </w:r>
      <w:r w:rsidR="00BB50E4">
        <w:rPr>
          <w:noProof/>
          <w:lang w:val="en-US"/>
        </w:rPr>
        <w:t xml:space="preserve">is </w:t>
      </w:r>
      <w:r w:rsidR="00E1524C">
        <w:rPr>
          <w:noProof/>
          <w:lang w:val="en-US"/>
        </w:rPr>
        <w:t xml:space="preserve">highly impactful because </w:t>
      </w:r>
      <w:r w:rsidR="006E02E3">
        <w:rPr>
          <w:noProof/>
          <w:lang w:val="en-US"/>
        </w:rPr>
        <w:t xml:space="preserve">the model assumes that a large number of people would naturally present for care without additional outreach costs, and benefit is accrued by eliminating the potential for losses from pre-ART care. The UTT intervention is much more costly and somewhat more impactful </w:t>
      </w:r>
      <w:r w:rsidR="00BB50E4">
        <w:rPr>
          <w:noProof/>
          <w:lang w:val="en-US"/>
        </w:rPr>
        <w:t xml:space="preserve">because </w:t>
      </w:r>
      <w:r w:rsidR="00BB7331">
        <w:rPr>
          <w:noProof/>
          <w:lang w:val="en-US"/>
        </w:rPr>
        <w:t>the outreach costs are</w:t>
      </w:r>
      <w:r w:rsidR="00E1524C">
        <w:rPr>
          <w:noProof/>
          <w:lang w:val="en-US"/>
        </w:rPr>
        <w:t xml:space="preserve"> estimated to be</w:t>
      </w:r>
      <w:r w:rsidR="00BB7331">
        <w:rPr>
          <w:noProof/>
          <w:lang w:val="en-US"/>
        </w:rPr>
        <w:t xml:space="preserve"> very large but the population coverage of ART </w:t>
      </w:r>
      <w:r w:rsidR="006E02E3">
        <w:rPr>
          <w:noProof/>
          <w:lang w:val="en-US"/>
        </w:rPr>
        <w:t xml:space="preserve">can reach higher levels with </w:t>
      </w:r>
      <w:r w:rsidR="00B03809">
        <w:rPr>
          <w:noProof/>
          <w:lang w:val="en-US"/>
        </w:rPr>
        <w:t xml:space="preserve">an </w:t>
      </w:r>
      <w:r w:rsidR="006E02E3">
        <w:rPr>
          <w:noProof/>
          <w:lang w:val="en-US"/>
        </w:rPr>
        <w:t>outreach intervention such as HBCT.</w:t>
      </w:r>
    </w:p>
    <w:p w14:paraId="77832FD1" w14:textId="77777777" w:rsidR="007C6DC7" w:rsidRDefault="007C6DC7" w:rsidP="00882B34">
      <w:pPr>
        <w:pStyle w:val="normal0"/>
        <w:rPr>
          <w:noProof/>
          <w:lang w:val="en-US"/>
        </w:rPr>
      </w:pPr>
    </w:p>
    <w:p w14:paraId="532421AA" w14:textId="543C0699" w:rsidR="00585782" w:rsidRDefault="002C3CC0" w:rsidP="00882B34">
      <w:pPr>
        <w:pStyle w:val="normal0"/>
        <w:rPr>
          <w:noProof/>
          <w:lang w:val="en-US"/>
        </w:rPr>
      </w:pPr>
      <w:r>
        <w:rPr>
          <w:noProof/>
          <w:lang w:val="en-US"/>
        </w:rPr>
        <w:tab/>
        <w:t xml:space="preserve">In contrast to </w:t>
      </w:r>
      <w:r w:rsidR="00F442E2">
        <w:rPr>
          <w:noProof/>
          <w:lang w:val="en-US"/>
        </w:rPr>
        <w:t xml:space="preserve">HBCT, enhancing VCT provides little benefit while attracting a high cost. This is due to the low level of VCT testing at baseline and the high cost associated </w:t>
      </w:r>
      <w:r w:rsidR="00D22C45">
        <w:rPr>
          <w:noProof/>
          <w:lang w:val="en-US"/>
        </w:rPr>
        <w:t xml:space="preserve">with </w:t>
      </w:r>
      <w:r w:rsidR="00F442E2">
        <w:rPr>
          <w:noProof/>
          <w:lang w:val="en-US"/>
        </w:rPr>
        <w:t>identifying an HIV-positive individual in the population.</w:t>
      </w:r>
      <w:r w:rsidR="00F152D6">
        <w:rPr>
          <w:noProof/>
          <w:lang w:val="en-US"/>
        </w:rPr>
        <w:t xml:space="preserve"> However, the model assumes that individuals testing through VCT are more likely to link to care than those testing through HB</w:t>
      </w:r>
      <w:r w:rsidR="00117745">
        <w:rPr>
          <w:noProof/>
          <w:lang w:val="en-US"/>
        </w:rPr>
        <w:t xml:space="preserve">CT without further intervention. As a result, an intervention improving linkage to care </w:t>
      </w:r>
      <w:r w:rsidR="00C93904">
        <w:rPr>
          <w:noProof/>
          <w:lang w:val="en-US"/>
        </w:rPr>
        <w:t>for</w:t>
      </w:r>
      <w:r w:rsidR="00117745">
        <w:rPr>
          <w:noProof/>
          <w:lang w:val="en-US"/>
        </w:rPr>
        <w:t xml:space="preserve"> persons testing through VCT or PICT alone has limited impact.</w:t>
      </w:r>
    </w:p>
    <w:p w14:paraId="1E52D19C" w14:textId="77777777" w:rsidR="00EB26C2" w:rsidRDefault="00EB26C2" w:rsidP="00882B34">
      <w:pPr>
        <w:pStyle w:val="normal0"/>
        <w:rPr>
          <w:noProof/>
          <w:lang w:val="en-US"/>
        </w:rPr>
      </w:pPr>
    </w:p>
    <w:p w14:paraId="6A40026B" w14:textId="1873A56F" w:rsidR="00EB26C2" w:rsidRDefault="00EB26C2" w:rsidP="00882B34">
      <w:pPr>
        <w:pStyle w:val="normal0"/>
        <w:rPr>
          <w:noProof/>
          <w:lang w:val="en-US"/>
        </w:rPr>
      </w:pPr>
      <w:r>
        <w:rPr>
          <w:noProof/>
          <w:lang w:val="en-US"/>
        </w:rPr>
        <w:tab/>
      </w:r>
      <w:r w:rsidR="00273411">
        <w:rPr>
          <w:noProof/>
          <w:lang w:val="en-US"/>
        </w:rPr>
        <w:t>Providing POC CD4 to individuals testing through VCT improves linkage to care and informs persons immediat</w:t>
      </w:r>
      <w:r w:rsidR="00BF448F">
        <w:rPr>
          <w:noProof/>
          <w:lang w:val="en-US"/>
        </w:rPr>
        <w:t>el</w:t>
      </w:r>
      <w:r w:rsidR="00273411">
        <w:rPr>
          <w:noProof/>
          <w:lang w:val="en-US"/>
        </w:rPr>
        <w:t xml:space="preserve">y of their eligibility for treatment. </w:t>
      </w:r>
      <w:r w:rsidR="00BF448F">
        <w:rPr>
          <w:noProof/>
          <w:lang w:val="en-US"/>
        </w:rPr>
        <w:t xml:space="preserve">Improving awareness of treatment eligiblity at the point of diagnosis averts downstream losses in pre-ART care and allows patients to initiate treatment sooner. </w:t>
      </w:r>
      <w:r w:rsidR="00465F37">
        <w:rPr>
          <w:noProof/>
          <w:lang w:val="en-US"/>
        </w:rPr>
        <w:t xml:space="preserve">Preventing loss from pre-ART care is more beneficial than returning patients lost from care, as evidenced by the improved care and pre-ART outreach interventions. </w:t>
      </w:r>
      <w:r w:rsidR="004328D2">
        <w:rPr>
          <w:noProof/>
          <w:lang w:val="en-US"/>
        </w:rPr>
        <w:t xml:space="preserve">However, </w:t>
      </w:r>
      <w:r w:rsidR="00465F37">
        <w:rPr>
          <w:noProof/>
          <w:lang w:val="en-US"/>
        </w:rPr>
        <w:t>the benefit is marginal</w:t>
      </w:r>
      <w:r w:rsidR="004328D2">
        <w:rPr>
          <w:noProof/>
          <w:lang w:val="en-US"/>
        </w:rPr>
        <w:t xml:space="preserve"> and </w:t>
      </w:r>
      <w:r w:rsidR="00465F37">
        <w:rPr>
          <w:noProof/>
          <w:lang w:val="en-US"/>
        </w:rPr>
        <w:t xml:space="preserve">in a realistic scenario, the </w:t>
      </w:r>
      <w:r w:rsidR="004328D2">
        <w:rPr>
          <w:noProof/>
          <w:lang w:val="en-US"/>
        </w:rPr>
        <w:t xml:space="preserve">cost per DALY averted compared to baseline (ACER) for improving pre-ART outreach is 26% less than improving care ($375 vs. </w:t>
      </w:r>
      <w:r w:rsidR="00290CED">
        <w:rPr>
          <w:noProof/>
          <w:lang w:val="en-US"/>
        </w:rPr>
        <w:t>$507, respectively).</w:t>
      </w:r>
    </w:p>
    <w:p w14:paraId="055F55D8" w14:textId="77777777" w:rsidR="00C72FE8" w:rsidRDefault="00C72FE8" w:rsidP="00882B34">
      <w:pPr>
        <w:pStyle w:val="normal0"/>
        <w:rPr>
          <w:noProof/>
          <w:lang w:val="en-US"/>
        </w:rPr>
      </w:pPr>
    </w:p>
    <w:p w14:paraId="0BD76D5B" w14:textId="54DA1708" w:rsidR="005B6993" w:rsidRDefault="00C72FE8" w:rsidP="00882B34">
      <w:pPr>
        <w:pStyle w:val="normal0"/>
        <w:rPr>
          <w:noProof/>
          <w:lang w:val="en-US"/>
        </w:rPr>
      </w:pPr>
      <w:r>
        <w:rPr>
          <w:noProof/>
          <w:lang w:val="en-US"/>
        </w:rPr>
        <w:tab/>
        <w:t xml:space="preserve">Reducing loss to follow up between CD4 test and result by providing POC CD4 to all patients who have sucessfully engaged in pre-ART care </w:t>
      </w:r>
      <w:r w:rsidR="00765D34">
        <w:rPr>
          <w:noProof/>
          <w:lang w:val="en-US"/>
        </w:rPr>
        <w:t>has the same ACER as providing POC CD4 to all individuals testing through VCT ($369).</w:t>
      </w:r>
      <w:r w:rsidR="00C02BC5">
        <w:rPr>
          <w:noProof/>
          <w:lang w:val="en-US"/>
        </w:rPr>
        <w:t xml:space="preserve"> </w:t>
      </w:r>
      <w:r w:rsidR="005B6993">
        <w:rPr>
          <w:noProof/>
          <w:lang w:val="en-US"/>
        </w:rPr>
        <w:t xml:space="preserve">The two interventions acting on patients already initiated on ART had very limited impact, this is due to upstream constraints resulting in only a small number of patients initiating treatment at baseline. </w:t>
      </w:r>
      <w:r w:rsidR="00A04965">
        <w:rPr>
          <w:noProof/>
          <w:lang w:val="en-US"/>
        </w:rPr>
        <w:t xml:space="preserve">As a result, returning all patients lost from care through an ART outreach strategy or </w:t>
      </w:r>
      <w:r w:rsidR="00C77FA1">
        <w:rPr>
          <w:noProof/>
          <w:lang w:val="en-US"/>
        </w:rPr>
        <w:t xml:space="preserve">ensuring all patients initiating treatment fully adhere to their medication </w:t>
      </w:r>
      <w:r w:rsidR="005802F1">
        <w:rPr>
          <w:noProof/>
          <w:lang w:val="en-US"/>
        </w:rPr>
        <w:t>provided restricted benefits to patient outcomes</w:t>
      </w:r>
      <w:r w:rsidR="00C77FA1">
        <w:rPr>
          <w:noProof/>
          <w:lang w:val="en-US"/>
        </w:rPr>
        <w:t>.</w:t>
      </w:r>
    </w:p>
    <w:p w14:paraId="3A93DED1" w14:textId="77777777" w:rsidR="00F24588" w:rsidRDefault="00F24588" w:rsidP="00882B34">
      <w:pPr>
        <w:pStyle w:val="normal0"/>
        <w:rPr>
          <w:noProof/>
          <w:lang w:val="en-US"/>
        </w:rPr>
      </w:pPr>
    </w:p>
    <w:p w14:paraId="31E6CFA1" w14:textId="3582A875" w:rsidR="00030B2E" w:rsidRDefault="00F24588" w:rsidP="00882B34">
      <w:pPr>
        <w:pStyle w:val="normal0"/>
        <w:rPr>
          <w:noProof/>
          <w:lang w:val="en-US"/>
        </w:rPr>
      </w:pPr>
      <w:r>
        <w:rPr>
          <w:noProof/>
          <w:lang w:val="en-US"/>
        </w:rPr>
        <w:tab/>
        <w:t>Under an alternative baseline assumption that people will not seek care naturally at a faster rate as infection progresses, most intervent</w:t>
      </w:r>
      <w:r w:rsidR="007D57AE">
        <w:rPr>
          <w:noProof/>
          <w:lang w:val="en-US"/>
        </w:rPr>
        <w:t>ions generate greater impact</w:t>
      </w:r>
      <w:r w:rsidR="00CF1E3F">
        <w:rPr>
          <w:noProof/>
          <w:lang w:val="en-US"/>
        </w:rPr>
        <w:t xml:space="preserve"> (results in Text S1?)</w:t>
      </w:r>
      <w:r w:rsidR="007D57AE">
        <w:rPr>
          <w:noProof/>
          <w:lang w:val="en-US"/>
        </w:rPr>
        <w:t>. The two exceptions are the ART outreach and adherence interventions that are restricted by the number of patients that ever initiate ART at baseline. Under this alternate assumption, 1</w:t>
      </w:r>
      <w:r w:rsidR="00B222BB">
        <w:rPr>
          <w:noProof/>
          <w:lang w:val="en-US"/>
        </w:rPr>
        <w:t>8</w:t>
      </w:r>
      <w:r w:rsidR="007D57AE">
        <w:rPr>
          <w:noProof/>
          <w:lang w:val="en-US"/>
        </w:rPr>
        <w:t>% of AIDS deaths are among patients who have initiated ART compared to 24% in the ‘status quo’ model, hence these interventions have less of an impact.</w:t>
      </w:r>
      <w:r w:rsidR="00030B2E">
        <w:rPr>
          <w:noProof/>
          <w:lang w:val="en-US"/>
        </w:rPr>
        <w:t xml:space="preserve"> This alternative assumption illustrates how the marginal impact of interventions </w:t>
      </w:r>
      <w:r w:rsidR="00EE1409">
        <w:rPr>
          <w:noProof/>
          <w:lang w:val="en-US"/>
        </w:rPr>
        <w:t>are</w:t>
      </w:r>
      <w:r w:rsidR="00030B2E">
        <w:rPr>
          <w:noProof/>
          <w:lang w:val="en-US"/>
        </w:rPr>
        <w:t xml:space="preserve"> limited by health-related care seeking behaviour, as most interventions become more powerful when this driver to care is removed.</w:t>
      </w:r>
    </w:p>
    <w:p w14:paraId="2AAE76BC" w14:textId="77777777" w:rsidR="00181EEC" w:rsidRDefault="0056081D" w:rsidP="0056081D">
      <w:pPr>
        <w:pStyle w:val="Heading2"/>
        <w:contextualSpacing w:val="0"/>
      </w:pPr>
      <w:r>
        <w:t>The Impact of Bundles of Interventions</w:t>
      </w:r>
    </w:p>
    <w:p w14:paraId="656C98A2" w14:textId="10D91605" w:rsidR="00321465" w:rsidRDefault="00B14FC9" w:rsidP="003A4313">
      <w:pPr>
        <w:pStyle w:val="normal0"/>
        <w:ind w:firstLine="361"/>
      </w:pPr>
      <w:proofErr w:type="gramStart"/>
      <w:r>
        <w:t xml:space="preserve">An </w:t>
      </w:r>
      <w:r w:rsidR="003A4313">
        <w:t xml:space="preserve">optimal combination of </w:t>
      </w:r>
      <w:r w:rsidR="00321465">
        <w:t xml:space="preserve">cascade </w:t>
      </w:r>
      <w:r w:rsidR="003A4313">
        <w:t xml:space="preserve">interventions </w:t>
      </w:r>
      <w:r w:rsidR="00321465">
        <w:t>was</w:t>
      </w:r>
      <w:r w:rsidR="003A4313">
        <w:t xml:space="preserve"> found by simulati</w:t>
      </w:r>
      <w:r w:rsidR="002938A8">
        <w:t xml:space="preserve">ng all possible combinations </w:t>
      </w:r>
      <w:r w:rsidR="003A4313">
        <w:t xml:space="preserve">and selecting those </w:t>
      </w:r>
      <w:r w:rsidR="00533DB5">
        <w:t>that</w:t>
      </w:r>
      <w:r w:rsidR="003A4313">
        <w:t>, at each budget level, provide</w:t>
      </w:r>
      <w:r>
        <w:t>d</w:t>
      </w:r>
      <w:r w:rsidR="003A4313">
        <w:t xml:space="preserve"> t</w:t>
      </w:r>
      <w:r w:rsidR="00BA3641">
        <w:t>he greatest increase in health</w:t>
      </w:r>
      <w:proofErr w:type="gramEnd"/>
      <w:r w:rsidR="00BA3641">
        <w:t xml:space="preserve">. </w:t>
      </w:r>
      <w:r w:rsidR="00E259EF">
        <w:t xml:space="preserve">We did this for all </w:t>
      </w:r>
      <w:r w:rsidR="00BA3641">
        <w:t>‘realistic’ intervention scenarios</w:t>
      </w:r>
      <w:r w:rsidR="00E259EF">
        <w:t xml:space="preserve"> and imposed the additional constraint that, once an intervention ha</w:t>
      </w:r>
      <w:r w:rsidR="006B2C19">
        <w:t>d</w:t>
      </w:r>
      <w:r w:rsidR="00E259EF">
        <w:t xml:space="preserve"> been included in the combination at one budget level it cannot be </w:t>
      </w:r>
      <w:r w:rsidR="00532DB0">
        <w:t>removed at higher budget levels</w:t>
      </w:r>
      <w:r w:rsidR="00E259EF">
        <w:t xml:space="preserve"> </w:t>
      </w:r>
      <w:r w:rsidR="002938A8">
        <w:t>(</w:t>
      </w:r>
      <w:r w:rsidR="00D54BAB">
        <w:t>T</w:t>
      </w:r>
      <w:r w:rsidR="004F314A">
        <w:t>able</w:t>
      </w:r>
      <w:r w:rsidR="006444A3">
        <w:t xml:space="preserve"> </w:t>
      </w:r>
      <w:r w:rsidR="00532DB0">
        <w:t>5</w:t>
      </w:r>
      <w:r w:rsidR="002938A8">
        <w:t>)</w:t>
      </w:r>
      <w:r w:rsidR="006444A3">
        <w:t>.</w:t>
      </w:r>
    </w:p>
    <w:p w14:paraId="12286788" w14:textId="77777777" w:rsidR="00321465" w:rsidRDefault="00321465" w:rsidP="003A4313">
      <w:pPr>
        <w:pStyle w:val="normal0"/>
        <w:ind w:firstLine="361"/>
      </w:pPr>
    </w:p>
    <w:p w14:paraId="4FF43B7E" w14:textId="4C645E2F" w:rsidR="00D544CC" w:rsidRDefault="00331EA3" w:rsidP="00471EE6">
      <w:pPr>
        <w:pStyle w:val="normal0"/>
        <w:ind w:firstLine="361"/>
      </w:pPr>
      <w:r>
        <w:t>This finds</w:t>
      </w:r>
      <w:r w:rsidR="00321465">
        <w:t xml:space="preserve"> that a</w:t>
      </w:r>
      <w:r w:rsidR="009B2545">
        <w:t xml:space="preserve"> combination of six interventions </w:t>
      </w:r>
      <w:r w:rsidR="00321465">
        <w:t>would be prioritise</w:t>
      </w:r>
      <w:r>
        <w:t>d</w:t>
      </w:r>
      <w:r w:rsidR="00321465">
        <w:t xml:space="preserve"> in this setting</w:t>
      </w:r>
      <w:r w:rsidR="00D544CC">
        <w:t xml:space="preserve"> (Table </w:t>
      </w:r>
      <w:r w:rsidR="00471EE6">
        <w:t>5</w:t>
      </w:r>
      <w:r w:rsidR="00D544CC">
        <w:t>)</w:t>
      </w:r>
      <w:r w:rsidR="00321465">
        <w:t>.</w:t>
      </w:r>
      <w:r w:rsidR="00D544CC">
        <w:t xml:space="preserve"> </w:t>
      </w:r>
      <w:r w:rsidR="00321465">
        <w:t xml:space="preserve"> </w:t>
      </w:r>
      <w:r w:rsidR="00971178">
        <w:t xml:space="preserve">The </w:t>
      </w:r>
      <w:r w:rsidR="00471EE6">
        <w:t>identified interventions include:</w:t>
      </w:r>
      <w:r w:rsidR="00971178">
        <w:t xml:space="preserve"> </w:t>
      </w:r>
      <w:r w:rsidR="00C10CE0">
        <w:t>pre-</w:t>
      </w:r>
      <w:r w:rsidR="00BE6FB5">
        <w:t xml:space="preserve">ART </w:t>
      </w:r>
      <w:r w:rsidR="00471EE6">
        <w:t>o</w:t>
      </w:r>
      <w:r w:rsidR="00BE6FB5">
        <w:t>utreach,</w:t>
      </w:r>
      <w:r w:rsidR="00990FFC">
        <w:t xml:space="preserve"> linkage, VCT</w:t>
      </w:r>
      <w:r w:rsidR="00BE6FB5">
        <w:t xml:space="preserve"> POC CD4, </w:t>
      </w:r>
      <w:r w:rsidR="00990FFC">
        <w:t>POC CD4</w:t>
      </w:r>
      <w:r w:rsidR="000D2531">
        <w:t xml:space="preserve">, </w:t>
      </w:r>
      <w:r w:rsidR="00990FFC">
        <w:t xml:space="preserve">ART </w:t>
      </w:r>
      <w:r w:rsidR="00471EE6">
        <w:t>o</w:t>
      </w:r>
      <w:r w:rsidR="000D2531">
        <w:t>utreach</w:t>
      </w:r>
      <w:r w:rsidR="00BE6FB5">
        <w:t xml:space="preserve"> and </w:t>
      </w:r>
      <w:r w:rsidR="00471EE6">
        <w:t>a</w:t>
      </w:r>
      <w:r w:rsidR="00BE6FB5">
        <w:t>dherence (</w:t>
      </w:r>
      <w:r w:rsidR="00471EE6">
        <w:t>T</w:t>
      </w:r>
      <w:r w:rsidR="00242D00">
        <w:t>able</w:t>
      </w:r>
      <w:r w:rsidR="00EC6711">
        <w:t xml:space="preserve"> </w:t>
      </w:r>
      <w:r w:rsidR="00471EE6">
        <w:t>4</w:t>
      </w:r>
      <w:r w:rsidR="00BE6FB5">
        <w:t>)</w:t>
      </w:r>
      <w:r w:rsidR="00971178">
        <w:t xml:space="preserve">. </w:t>
      </w:r>
      <w:r w:rsidR="00D544CC">
        <w:t xml:space="preserve">Importantly, this combination of intervention includes elements that act on each part of the cascade. </w:t>
      </w:r>
      <w:r w:rsidR="00C10CE0">
        <w:t>As the major driver of AIDS death</w:t>
      </w:r>
      <w:r w:rsidR="00990FFC">
        <w:t>s</w:t>
      </w:r>
      <w:r w:rsidR="00C10CE0">
        <w:t xml:space="preserve"> in this population </w:t>
      </w:r>
      <w:r w:rsidR="00990FFC">
        <w:t>were</w:t>
      </w:r>
      <w:r w:rsidR="00C10CE0">
        <w:t xml:space="preserve"> </w:t>
      </w:r>
      <w:r w:rsidR="00C10CE0">
        <w:lastRenderedPageBreak/>
        <w:t xml:space="preserve">found to be </w:t>
      </w:r>
      <w:r w:rsidR="00990FFC">
        <w:t xml:space="preserve">among </w:t>
      </w:r>
      <w:r w:rsidR="00C10CE0">
        <w:t xml:space="preserve">persons diagnosed but </w:t>
      </w:r>
      <w:r w:rsidR="00990FFC">
        <w:t>not initiated treatment</w:t>
      </w:r>
      <w:r w:rsidR="00C10CE0">
        <w:t>, interventions that increase linkage and retention in pre-ART attract most investment.</w:t>
      </w:r>
    </w:p>
    <w:p w14:paraId="679B43A3" w14:textId="77777777" w:rsidR="00D544CC" w:rsidRDefault="00D544CC" w:rsidP="00471EE6">
      <w:pPr>
        <w:pStyle w:val="normal0"/>
        <w:ind w:firstLine="361"/>
      </w:pPr>
    </w:p>
    <w:p w14:paraId="4A7EAF83" w14:textId="25DED175" w:rsidR="0030017E" w:rsidRDefault="00C10CE0" w:rsidP="00471EE6">
      <w:pPr>
        <w:pStyle w:val="normal0"/>
        <w:ind w:firstLine="361"/>
      </w:pPr>
      <w:r>
        <w:t>Collectively this combination</w:t>
      </w:r>
      <w:r w:rsidR="002E3F13">
        <w:t xml:space="preserve"> of</w:t>
      </w:r>
      <w:r>
        <w:t xml:space="preserve"> interventions has the</w:t>
      </w:r>
      <w:r w:rsidR="006D4728">
        <w:t xml:space="preserve"> almost the</w:t>
      </w:r>
      <w:r>
        <w:t xml:space="preserve"> same impact on reduci</w:t>
      </w:r>
      <w:r w:rsidR="0030017E">
        <w:t>ng deaths</w:t>
      </w:r>
      <w:r w:rsidR="006D4728">
        <w:t xml:space="preserve"> (</w:t>
      </w:r>
      <w:r w:rsidR="002E3F13">
        <w:t>37% vs. 38% of AIDS deaths at baseline</w:t>
      </w:r>
      <w:r w:rsidR="006D4728">
        <w:t>)</w:t>
      </w:r>
      <w:r w:rsidR="002E3F13">
        <w:t xml:space="preserve"> and averting DALYs (4.45m vs. 5.08m</w:t>
      </w:r>
      <w:r w:rsidR="0030017E">
        <w:t>) as Universal Test and treat intervention</w:t>
      </w:r>
      <w:r w:rsidR="00E11504">
        <w:t xml:space="preserve"> </w:t>
      </w:r>
      <w:r w:rsidR="0030017E">
        <w:t xml:space="preserve">but is estimated to cost only </w:t>
      </w:r>
      <w:r w:rsidR="00E11504">
        <w:t xml:space="preserve">approximately 44% as much. The combination </w:t>
      </w:r>
      <w:r w:rsidR="0030017E">
        <w:t>of cascade intervention</w:t>
      </w:r>
      <w:r w:rsidR="00E11504">
        <w:t>s is of</w:t>
      </w:r>
      <w:r w:rsidR="0030017E">
        <w:t xml:space="preserve"> similar cost </w:t>
      </w:r>
      <w:r w:rsidR="00E11504">
        <w:t>to</w:t>
      </w:r>
      <w:r w:rsidR="0030017E">
        <w:t xml:space="preserve"> the </w:t>
      </w:r>
      <w:r w:rsidR="008B3A33">
        <w:t>I</w:t>
      </w:r>
      <w:r w:rsidR="00331EA3">
        <w:t>mmediate</w:t>
      </w:r>
      <w:r w:rsidR="0030017E">
        <w:t xml:space="preserve"> ART intervention </w:t>
      </w:r>
      <w:r w:rsidR="00E11504">
        <w:t>but</w:t>
      </w:r>
      <w:r w:rsidR="0030017E">
        <w:t xml:space="preserve"> is estimated to</w:t>
      </w:r>
      <w:r w:rsidR="00E11504">
        <w:t xml:space="preserve"> have a slightly greater impact ($1.57b vs. $1.64b and 4.45m vs. 3.62m DALYs averted).</w:t>
      </w:r>
    </w:p>
    <w:p w14:paraId="7920129F" w14:textId="77777777" w:rsidR="0030017E" w:rsidRDefault="0030017E" w:rsidP="00471EE6">
      <w:pPr>
        <w:pStyle w:val="normal0"/>
        <w:ind w:firstLine="361"/>
      </w:pPr>
    </w:p>
    <w:p w14:paraId="5E775C64" w14:textId="20EC929F" w:rsidR="0030017E" w:rsidRDefault="0030017E" w:rsidP="0062659A">
      <w:pPr>
        <w:pStyle w:val="normal0"/>
      </w:pPr>
      <w:r>
        <w:tab/>
        <w:t xml:space="preserve">The </w:t>
      </w:r>
      <w:r w:rsidR="00E523E5">
        <w:t xml:space="preserve">comparatively </w:t>
      </w:r>
      <w:r>
        <w:t xml:space="preserve">low cost </w:t>
      </w:r>
      <w:r w:rsidR="008B3A33">
        <w:t>and high</w:t>
      </w:r>
      <w:r w:rsidR="00E523E5">
        <w:t xml:space="preserve"> impact </w:t>
      </w:r>
      <w:r>
        <w:t xml:space="preserve">of the combination cascade interventions is a result of </w:t>
      </w:r>
      <w:r w:rsidR="00E523E5">
        <w:t>the collection of intervention operating synergistically</w:t>
      </w:r>
      <w:r w:rsidR="00331EA3">
        <w:t>, w</w:t>
      </w:r>
      <w:r w:rsidR="00E523E5">
        <w:t xml:space="preserve">hereas the UTT and </w:t>
      </w:r>
      <w:r w:rsidR="008B3A33">
        <w:t>I</w:t>
      </w:r>
      <w:r w:rsidR="00E523E5">
        <w:t xml:space="preserve">mmediate ART intervention operate with inefficiencies due to the </w:t>
      </w:r>
      <w:r w:rsidR="00331EA3">
        <w:t>remaining weakness</w:t>
      </w:r>
      <w:r w:rsidR="00E523E5">
        <w:t xml:space="preserve"> of the cascade</w:t>
      </w:r>
      <w:r w:rsidR="00331EA3">
        <w:t>.</w:t>
      </w:r>
      <w:r w:rsidR="00F93973">
        <w:t xml:space="preserve"> </w:t>
      </w:r>
    </w:p>
    <w:p w14:paraId="24204145" w14:textId="77777777" w:rsidR="0030017E" w:rsidRDefault="0030017E" w:rsidP="0062659A">
      <w:pPr>
        <w:pStyle w:val="normal0"/>
      </w:pPr>
    </w:p>
    <w:p w14:paraId="6FC3C3C3" w14:textId="3CB84BBC" w:rsidR="00943332" w:rsidRPr="003A1623" w:rsidRDefault="003A1623" w:rsidP="00943332">
      <w:pPr>
        <w:pStyle w:val="normal0"/>
      </w:pPr>
      <w:r>
        <w:rPr>
          <w:noProof/>
          <w:lang w:val="en-US"/>
        </w:rPr>
        <mc:AlternateContent>
          <mc:Choice Requires="wpg">
            <w:drawing>
              <wp:anchor distT="0" distB="0" distL="114300" distR="114300" simplePos="0" relativeHeight="251678720" behindDoc="0" locked="0" layoutInCell="1" allowOverlap="1" wp14:anchorId="4C53CD28" wp14:editId="0663E13B">
                <wp:simplePos x="0" y="0"/>
                <wp:positionH relativeFrom="column">
                  <wp:posOffset>-114300</wp:posOffset>
                </wp:positionH>
                <wp:positionV relativeFrom="paragraph">
                  <wp:posOffset>2486660</wp:posOffset>
                </wp:positionV>
                <wp:extent cx="5829300" cy="4443730"/>
                <wp:effectExtent l="25400" t="25400" r="38100" b="1270"/>
                <wp:wrapTopAndBottom/>
                <wp:docPr id="23" name="Group 23"/>
                <wp:cNvGraphicFramePr/>
                <a:graphic xmlns:a="http://schemas.openxmlformats.org/drawingml/2006/main">
                  <a:graphicData uri="http://schemas.microsoft.com/office/word/2010/wordprocessingGroup">
                    <wpg:wgp>
                      <wpg:cNvGrpSpPr/>
                      <wpg:grpSpPr>
                        <a:xfrm>
                          <a:off x="0" y="0"/>
                          <a:ext cx="5829300" cy="4443730"/>
                          <a:chOff x="0" y="0"/>
                          <a:chExt cx="5486400" cy="4100830"/>
                        </a:xfrm>
                      </wpg:grpSpPr>
                      <wps:wsp>
                        <wps:cNvPr id="10" name="Text Box 10"/>
                        <wps:cNvSpPr txBox="1"/>
                        <wps:spPr>
                          <a:xfrm>
                            <a:off x="0" y="3772535"/>
                            <a:ext cx="5486400" cy="3282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BE2BD" w14:textId="77777777" w:rsidR="007C5B93" w:rsidRPr="00B7495C" w:rsidRDefault="007C5B93"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igure3:Figure3edit.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0310"/>
                          </a:xfrm>
                          <a:prstGeom prst="rect">
                            <a:avLst/>
                          </a:prstGeom>
                          <a:noFill/>
                          <a:ln w="12700" cmpd="sng">
                            <a:solidFill>
                              <a:srgbClr val="000000"/>
                            </a:solidFill>
                          </a:ln>
                        </pic:spPr>
                      </pic:pic>
                    </wpg:wgp>
                  </a:graphicData>
                </a:graphic>
                <wp14:sizeRelH relativeFrom="margin">
                  <wp14:pctWidth>0</wp14:pctWidth>
                </wp14:sizeRelH>
                <wp14:sizeRelV relativeFrom="margin">
                  <wp14:pctHeight>0</wp14:pctHeight>
                </wp14:sizeRelV>
              </wp:anchor>
            </w:drawing>
          </mc:Choice>
          <mc:Fallback>
            <w:pict>
              <v:group id="Group 23" o:spid="_x0000_s1035" style="position:absolute;left:0;text-align:left;margin-left:-8.95pt;margin-top:195.8pt;width:459pt;height:349.9pt;z-index:251678720;mso-width-relative:margin;mso-height-relative:margin" coordsize="5486400,41008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">
                <v:shape id="Text Box 10" o:spid="_x0000_s1036" type="#_x0000_t202" style="position:absolute;top:3772535;width:5486400;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796BE2BD" w14:textId="77777777" w:rsidR="007C5B93" w:rsidRPr="00B7495C" w:rsidRDefault="007C5B93"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v:textbox>
                </v:shape>
                <v:shape id="Picture 11" o:spid="_x0000_s1037" type="#_x0000_t75" alt="Macintosh HD:Users:jack:Dropbox:DIDE - HIVMC:Treatment Cascade:Paper:Figures:Figure3:Figure3edit.pdf" style="position:absolute;width:5486400;height:3750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O&#10;nZjBAAAA2wAAAA8AAABkcnMvZG93bnJldi54bWxET01rAjEQvQv+hzBCb5pVirVbo4goSsWDWnse&#10;NuNmdTNZN1G3/74pFLzN433OeNrYUtyp9oVjBf1eAoI4c7rgXMHXYdkdgfABWWPpmBT8kIfppN0a&#10;Y6rdg3d034dcxBD2KSowIVSplD4zZNH3XEUcuZOrLYYI61zqGh8x3JZykCRDabHg2GCwormh7LK/&#10;WQXlxrx+B/2+Wpyv8yN+jjbHrXxT6qXTzD5ABGrCU/zvXus4vw9/v8QD5OQX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oOnZjBAAAA2wAAAA8AAAAAAAAAAAAAAAAAnAIAAGRy&#10;cy9kb3ducmV2LnhtbFBLBQYAAAAABAAEAPcAAACKAwAAAAA=&#10;" stroked="t" strokeweight="1pt">
                  <v:imagedata r:id="rId16" o:title="Figure3edit.pdf"/>
                  <v:path arrowok="t"/>
                </v:shape>
                <w10:wrap type="topAndBottom"/>
              </v:group>
            </w:pict>
          </mc:Fallback>
        </mc:AlternateContent>
      </w:r>
      <w:r w:rsidR="00331EA3">
        <w:tab/>
        <w:t>The alternative approaches for strengthening the care cascade exact their impact in different ways</w:t>
      </w:r>
      <w:r w:rsidR="006F6266">
        <w:t xml:space="preserve"> (Figure 4)</w:t>
      </w:r>
      <w:r w:rsidR="00331EA3">
        <w:t>. The combination approach does not substantially reduce deaths among those who d</w:t>
      </w:r>
      <w:r w:rsidR="007A7709">
        <w:t>o not naturally present for HIV-</w:t>
      </w:r>
      <w:r w:rsidR="00331EA3">
        <w:t>testing</w:t>
      </w:r>
      <w:r w:rsidR="00694835">
        <w:t xml:space="preserve"> (as this incurs significant cost)</w:t>
      </w:r>
      <w:r w:rsidR="00331EA3">
        <w:t xml:space="preserve">, but </w:t>
      </w:r>
      <w:r w:rsidR="00694835">
        <w:t xml:space="preserve">reduces </w:t>
      </w:r>
      <w:r w:rsidR="00331EA3">
        <w:t>dea</w:t>
      </w:r>
      <w:r w:rsidR="00694835">
        <w:t xml:space="preserve">ths among those who have tested by facilitating linkage, </w:t>
      </w:r>
      <w:r w:rsidR="00F44A2E">
        <w:t>improving pre-ART retention and re-engagement</w:t>
      </w:r>
      <w:r w:rsidR="00816574">
        <w:t>,</w:t>
      </w:r>
      <w:r w:rsidR="00F44A2E">
        <w:t xml:space="preserve"> </w:t>
      </w:r>
      <w:r w:rsidR="00816574">
        <w:t xml:space="preserve">and by reducing deaths among patients in ART care by improving </w:t>
      </w:r>
      <w:r w:rsidR="00F44A2E">
        <w:t xml:space="preserve">ART </w:t>
      </w:r>
      <w:r w:rsidR="007A7709">
        <w:t>outreach</w:t>
      </w:r>
      <w:r w:rsidR="00670850">
        <w:t xml:space="preserve">. </w:t>
      </w:r>
      <w:r w:rsidR="00331EA3">
        <w:t>The</w:t>
      </w:r>
      <w:r w:rsidR="00565D98">
        <w:t xml:space="preserve"> immediate initiation approach </w:t>
      </w:r>
      <w:r w:rsidR="00670850">
        <w:t xml:space="preserve">again does not reduce deaths among those who do not naturally present for HIV-testing, but by placing all diagnosed patients onto treatment immediately, circumnavigates pre-ART care; yet, the majority of deaths occur among patients who initiated ART. </w:t>
      </w:r>
      <w:r w:rsidR="00331EA3">
        <w:t>In comparison, the UTT approach dramatically</w:t>
      </w:r>
      <w:r w:rsidR="00E505F9">
        <w:t xml:space="preserve"> reduces the number of persons that die from AIDS that were not diagnosed, due to the large outreach component </w:t>
      </w:r>
      <w:r w:rsidR="00670850">
        <w:t>(in the form of HBCT)</w:t>
      </w:r>
      <w:r w:rsidR="00E505F9">
        <w:t xml:space="preserve">, but impact is moderated by the persisting large number of deaths among those </w:t>
      </w:r>
      <w:r w:rsidR="00694835">
        <w:t>who start</w:t>
      </w:r>
      <w:r w:rsidR="00E505F9">
        <w:t xml:space="preserve"> ART but </w:t>
      </w:r>
      <w:r w:rsidR="00694835">
        <w:t xml:space="preserve">subsequently </w:t>
      </w:r>
      <w:r w:rsidR="00E505F9">
        <w:t>disengage from care.</w:t>
      </w:r>
    </w:p>
    <w:p w14:paraId="4439FFDC" w14:textId="77777777" w:rsidR="00297244" w:rsidRDefault="00297244" w:rsidP="0003444E"/>
    <w:p w14:paraId="001963AE" w14:textId="77777777" w:rsidR="00186A0A" w:rsidRDefault="00327729" w:rsidP="00BE6FB5">
      <w:pPr>
        <w:pStyle w:val="normal0"/>
        <w:ind w:firstLine="720"/>
      </w:pPr>
      <w:r>
        <w:t xml:space="preserve"> </w:t>
      </w:r>
    </w:p>
    <w:p w14:paraId="6911CBFF" w14:textId="77777777" w:rsidR="00186A0A" w:rsidRDefault="00186A0A" w:rsidP="00BE6FB5">
      <w:pPr>
        <w:pStyle w:val="normal0"/>
        <w:ind w:firstLine="720"/>
      </w:pPr>
    </w:p>
    <w:p w14:paraId="6ACBE1E8" w14:textId="77777777" w:rsidR="00186A0A" w:rsidRDefault="00186A0A" w:rsidP="00BE6FB5">
      <w:pPr>
        <w:pStyle w:val="normal0"/>
        <w:ind w:firstLine="720"/>
      </w:pPr>
    </w:p>
    <w:p w14:paraId="2AA67AD1" w14:textId="77777777" w:rsidR="004711ED" w:rsidRDefault="004711ED">
      <w:pPr>
        <w:pStyle w:val="Heading1"/>
        <w:contextualSpacing w:val="0"/>
      </w:pPr>
      <w:bookmarkStart w:id="32" w:name="h.l34fxr5ht8f5" w:colFirst="0" w:colLast="0"/>
      <w:bookmarkEnd w:id="32"/>
    </w:p>
    <w:p w14:paraId="4FC26F61" w14:textId="77777777" w:rsidR="001F5128" w:rsidRDefault="001F5128" w:rsidP="001F5128">
      <w:pPr>
        <w:pStyle w:val="Subtitle"/>
        <w:contextualSpacing w:val="0"/>
      </w:pPr>
    </w:p>
    <w:p w14:paraId="7137B2B4" w14:textId="77777777" w:rsidR="001F5128" w:rsidRDefault="001F5128" w:rsidP="001F5128">
      <w:pPr>
        <w:pStyle w:val="Subtitle"/>
        <w:contextualSpacing w:val="0"/>
        <w:rPr>
          <w:rFonts w:ascii="Helvetica Neue" w:eastAsia="Helvetica Neue" w:hAnsi="Helvetica Neue" w:cs="Helvetica Neue"/>
          <w:sz w:val="26"/>
        </w:rPr>
      </w:pPr>
    </w:p>
    <w:p w14:paraId="00CF94C3" w14:textId="77777777" w:rsidR="008E1D0F" w:rsidRPr="008E1D0F" w:rsidRDefault="008E1D0F" w:rsidP="008E1D0F">
      <w:pPr>
        <w:pStyle w:val="normal0"/>
      </w:pPr>
    </w:p>
    <w:p w14:paraId="368AA993" w14:textId="77777777" w:rsidR="001F5128" w:rsidRPr="001F5128" w:rsidRDefault="001F5128" w:rsidP="001F5128">
      <w:pPr>
        <w:pStyle w:val="normal0"/>
      </w:pPr>
    </w:p>
    <w:p w14:paraId="009830BE" w14:textId="77777777" w:rsidR="004D3BDD" w:rsidRDefault="004D3BDD" w:rsidP="007300B5">
      <w:pPr>
        <w:pStyle w:val="Heading1"/>
        <w:contextualSpacing w:val="0"/>
      </w:pPr>
    </w:p>
    <w:p w14:paraId="69929AC6" w14:textId="77777777" w:rsidR="004D3BDD" w:rsidRDefault="004D3BDD" w:rsidP="007300B5">
      <w:pPr>
        <w:pStyle w:val="Heading1"/>
        <w:contextualSpacing w:val="0"/>
      </w:pPr>
    </w:p>
    <w:p w14:paraId="38488F26" w14:textId="77777777" w:rsidR="004D3BDD" w:rsidRDefault="004D3BDD" w:rsidP="007300B5">
      <w:pPr>
        <w:pStyle w:val="Heading1"/>
        <w:contextualSpacing w:val="0"/>
      </w:pPr>
    </w:p>
    <w:p w14:paraId="52A8755A" w14:textId="77777777" w:rsidR="004D3BDD" w:rsidRDefault="004D3BDD" w:rsidP="007300B5">
      <w:pPr>
        <w:pStyle w:val="Heading1"/>
        <w:contextualSpacing w:val="0"/>
      </w:pPr>
    </w:p>
    <w:tbl>
      <w:tblPr>
        <w:tblStyle w:val="LightList"/>
        <w:tblpPr w:leftFromText="180" w:rightFromText="180" w:vertAnchor="page" w:horzAnchor="page" w:tblpX="2449" w:tblpY="1081"/>
        <w:tblW w:w="0" w:type="auto"/>
        <w:tblLayout w:type="fixed"/>
        <w:tblLook w:val="04A0" w:firstRow="1" w:lastRow="0" w:firstColumn="1" w:lastColumn="0" w:noHBand="0" w:noVBand="1"/>
      </w:tblPr>
      <w:tblGrid>
        <w:gridCol w:w="1104"/>
        <w:gridCol w:w="1131"/>
        <w:gridCol w:w="1984"/>
        <w:gridCol w:w="2552"/>
      </w:tblGrid>
      <w:tr w:rsidR="00A70AB2" w:rsidRPr="00C640F5" w14:paraId="07F7F75D" w14:textId="77777777" w:rsidTr="008B2B8C">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104" w:type="dxa"/>
            <w:hideMark/>
          </w:tcPr>
          <w:p w14:paraId="23AAE1A7" w14:textId="77777777" w:rsidR="00A70AB2" w:rsidRPr="009C55F2" w:rsidRDefault="00A70AB2" w:rsidP="00A70AB2">
            <w:pPr>
              <w:widowControl/>
              <w:spacing w:line="180" w:lineRule="atLeast"/>
              <w:contextualSpacing w:val="0"/>
              <w:jc w:val="left"/>
              <w:rPr>
                <w:rFonts w:ascii="Times" w:hAnsi="Times" w:cs="Times New Roman"/>
                <w:color w:val="auto"/>
                <w:sz w:val="16"/>
                <w:szCs w:val="16"/>
              </w:rPr>
            </w:pPr>
            <w:r w:rsidRPr="009C55F2">
              <w:rPr>
                <w:rFonts w:ascii="Helvetica" w:hAnsi="Helvetica" w:cs="Times New Roman"/>
                <w:b w:val="0"/>
                <w:bCs w:val="0"/>
                <w:color w:val="FFFFFF"/>
                <w:sz w:val="16"/>
                <w:szCs w:val="16"/>
              </w:rPr>
              <w:t>Intervention</w:t>
            </w:r>
          </w:p>
        </w:tc>
        <w:tc>
          <w:tcPr>
            <w:tcW w:w="1131" w:type="dxa"/>
            <w:hideMark/>
          </w:tcPr>
          <w:p w14:paraId="6D9F82FB"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Scenario</w:t>
            </w:r>
          </w:p>
        </w:tc>
        <w:tc>
          <w:tcPr>
            <w:tcW w:w="1984" w:type="dxa"/>
            <w:hideMark/>
          </w:tcPr>
          <w:p w14:paraId="1B70C3AF"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DALYs Averted between 2010 and 2030</w:t>
            </w:r>
            <w:r w:rsidR="008B2B8C">
              <w:rPr>
                <w:rFonts w:ascii="Helvetica" w:hAnsi="Helvetica" w:cs="Times New Roman"/>
                <w:b w:val="0"/>
                <w:bCs w:val="0"/>
                <w:color w:val="FFFFFF"/>
                <w:sz w:val="16"/>
                <w:szCs w:val="16"/>
              </w:rPr>
              <w:t xml:space="preserve"> (millions)</w:t>
            </w:r>
          </w:p>
        </w:tc>
        <w:tc>
          <w:tcPr>
            <w:tcW w:w="2552" w:type="dxa"/>
            <w:hideMark/>
          </w:tcPr>
          <w:p w14:paraId="500FC4A6"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Pr>
                <w:rFonts w:ascii="Helvetica" w:hAnsi="Helvetica" w:cs="Times New Roman"/>
                <w:b w:val="0"/>
                <w:bCs w:val="0"/>
                <w:color w:val="FFFFFF"/>
                <w:sz w:val="16"/>
                <w:szCs w:val="16"/>
              </w:rPr>
              <w:t xml:space="preserve">Additional </w:t>
            </w:r>
            <w:r w:rsidRPr="009C55F2">
              <w:rPr>
                <w:rFonts w:ascii="Helvetica" w:hAnsi="Helvetica" w:cs="Times New Roman"/>
                <w:b w:val="0"/>
                <w:bCs w:val="0"/>
                <w:color w:val="FFFFFF"/>
                <w:sz w:val="16"/>
                <w:szCs w:val="16"/>
              </w:rPr>
              <w:t>Cost between 2010 and 2030</w:t>
            </w:r>
            <w:r w:rsidR="008B2B8C">
              <w:rPr>
                <w:rFonts w:ascii="Helvetica" w:hAnsi="Helvetica" w:cs="Times New Roman"/>
                <w:b w:val="0"/>
                <w:bCs w:val="0"/>
                <w:color w:val="FFFFFF"/>
                <w:sz w:val="16"/>
                <w:szCs w:val="16"/>
              </w:rPr>
              <w:t xml:space="preserve"> (millions)</w:t>
            </w:r>
            <w:r w:rsidRPr="009C55F2">
              <w:rPr>
                <w:rFonts w:ascii="Helvetica" w:hAnsi="Helvetica" w:cs="Times New Roman"/>
                <w:b w:val="0"/>
                <w:bCs w:val="0"/>
                <w:color w:val="FFFFFF"/>
                <w:sz w:val="16"/>
                <w:szCs w:val="16"/>
              </w:rPr>
              <w:t xml:space="preserve"> (2013 USD)</w:t>
            </w:r>
          </w:p>
        </w:tc>
      </w:tr>
      <w:tr w:rsidR="00AF6206" w:rsidRPr="00C640F5" w14:paraId="5C0EBEC0"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BE2C1D"/>
            <w:hideMark/>
          </w:tcPr>
          <w:p w14:paraId="4ED96335" w14:textId="75367449" w:rsidR="00F3078A" w:rsidRPr="004B422D" w:rsidRDefault="00AF6206" w:rsidP="00A70AB2">
            <w:pPr>
              <w:widowControl/>
              <w:contextualSpacing w:val="0"/>
              <w:jc w:val="left"/>
              <w:rPr>
                <w:rFonts w:ascii="Times" w:hAnsi="Times" w:cs="Times New Roman"/>
                <w:bCs w:val="0"/>
                <w:color w:val="auto"/>
                <w:sz w:val="16"/>
                <w:szCs w:val="16"/>
              </w:rPr>
            </w:pPr>
            <w:r w:rsidRPr="004B422D">
              <w:rPr>
                <w:rFonts w:ascii="Helvetica" w:hAnsi="Helvetica" w:cs="Times New Roman"/>
                <w:bCs w:val="0"/>
                <w:color w:val="auto"/>
                <w:sz w:val="16"/>
                <w:szCs w:val="16"/>
              </w:rPr>
              <w:t>HBCT</w:t>
            </w:r>
          </w:p>
          <w:p w14:paraId="45180ECD" w14:textId="77777777" w:rsidR="00AF6206" w:rsidRPr="00F3078A" w:rsidRDefault="00AF6206" w:rsidP="00F3078A">
            <w:pPr>
              <w:rPr>
                <w:rFonts w:ascii="Times" w:hAnsi="Times" w:cs="Times New Roman"/>
                <w:sz w:val="16"/>
                <w:szCs w:val="16"/>
              </w:rPr>
            </w:pPr>
          </w:p>
        </w:tc>
        <w:tc>
          <w:tcPr>
            <w:tcW w:w="1131" w:type="dxa"/>
            <w:shd w:val="clear" w:color="auto" w:fill="BE2C1D"/>
            <w:hideMark/>
          </w:tcPr>
          <w:p w14:paraId="04BFB97B"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A3B5343"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1.88</w:t>
            </w:r>
          </w:p>
        </w:tc>
        <w:tc>
          <w:tcPr>
            <w:tcW w:w="2552" w:type="dxa"/>
          </w:tcPr>
          <w:p w14:paraId="60F6184A"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622.22</w:t>
            </w:r>
            <w:r w:rsidR="008B2B8C">
              <w:rPr>
                <w:rFonts w:ascii="Helvetica" w:eastAsia="Times New Roman" w:hAnsi="Helvetica" w:cs="Times New Roman"/>
                <w:sz w:val="16"/>
                <w:szCs w:val="16"/>
              </w:rPr>
              <w:t xml:space="preserve"> </w:t>
            </w:r>
          </w:p>
        </w:tc>
      </w:tr>
      <w:tr w:rsidR="00AF6206" w:rsidRPr="00C640F5" w14:paraId="00497FB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BE2C1D"/>
            <w:hideMark/>
          </w:tcPr>
          <w:p w14:paraId="3CB8ACDC"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BE2C1D"/>
            <w:hideMark/>
          </w:tcPr>
          <w:p w14:paraId="13CC36FC"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662AD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1685D338"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0.43</w:t>
            </w:r>
          </w:p>
        </w:tc>
        <w:tc>
          <w:tcPr>
            <w:tcW w:w="2552" w:type="dxa"/>
          </w:tcPr>
          <w:p w14:paraId="2704DAC5"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060.71</w:t>
            </w:r>
          </w:p>
        </w:tc>
      </w:tr>
      <w:tr w:rsidR="00AF6206" w:rsidRPr="00C640F5" w14:paraId="5B79AF72"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64F53"/>
            <w:hideMark/>
          </w:tcPr>
          <w:p w14:paraId="1EB5B2FA"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Enhanced VCT</w:t>
            </w:r>
          </w:p>
        </w:tc>
        <w:tc>
          <w:tcPr>
            <w:tcW w:w="1131" w:type="dxa"/>
            <w:shd w:val="clear" w:color="auto" w:fill="D64F53"/>
            <w:hideMark/>
          </w:tcPr>
          <w:p w14:paraId="3B9FE156" w14:textId="77777777" w:rsidR="00AF6206" w:rsidRPr="004B422D" w:rsidRDefault="00AF6206"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F947129" w14:textId="77777777"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0.62</w:t>
            </w:r>
          </w:p>
        </w:tc>
        <w:tc>
          <w:tcPr>
            <w:tcW w:w="2552" w:type="dxa"/>
          </w:tcPr>
          <w:p w14:paraId="7CC638B0" w14:textId="77777777" w:rsidR="00AF6206"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898.44</w:t>
            </w:r>
          </w:p>
        </w:tc>
      </w:tr>
      <w:tr w:rsidR="00AF6206" w:rsidRPr="00C640F5" w14:paraId="5E0674C0"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64F53"/>
            <w:hideMark/>
          </w:tcPr>
          <w:p w14:paraId="664C9DD3"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64F53"/>
            <w:hideMark/>
          </w:tcPr>
          <w:p w14:paraId="244F99B2"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C806AD"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40B4D97D"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0.14</w:t>
            </w:r>
          </w:p>
        </w:tc>
        <w:tc>
          <w:tcPr>
            <w:tcW w:w="2552" w:type="dxa"/>
          </w:tcPr>
          <w:p w14:paraId="7508648D"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232.11</w:t>
            </w:r>
          </w:p>
        </w:tc>
      </w:tr>
      <w:tr w:rsidR="00AF6206" w:rsidRPr="00C640F5" w14:paraId="26520B7F"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E7D2B"/>
            <w:hideMark/>
          </w:tcPr>
          <w:p w14:paraId="38B9C996"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HBCT (with POC)</w:t>
            </w:r>
          </w:p>
        </w:tc>
        <w:tc>
          <w:tcPr>
            <w:tcW w:w="1131" w:type="dxa"/>
            <w:shd w:val="clear" w:color="auto" w:fill="DE7D2B"/>
            <w:hideMark/>
          </w:tcPr>
          <w:p w14:paraId="4A773F2E"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5BBFB0AF"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3.53</w:t>
            </w:r>
          </w:p>
        </w:tc>
        <w:tc>
          <w:tcPr>
            <w:tcW w:w="2552" w:type="dxa"/>
          </w:tcPr>
          <w:p w14:paraId="63EA15C5"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127.03</w:t>
            </w:r>
          </w:p>
        </w:tc>
      </w:tr>
      <w:tr w:rsidR="00AF6206" w:rsidRPr="00C640F5" w14:paraId="4830A943"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E7D2B"/>
            <w:hideMark/>
          </w:tcPr>
          <w:p w14:paraId="348FD450"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E7D2B"/>
            <w:hideMark/>
          </w:tcPr>
          <w:p w14:paraId="0CD0DE5A"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3EEDBA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3D6CFE37"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3.47</w:t>
            </w:r>
          </w:p>
        </w:tc>
        <w:tc>
          <w:tcPr>
            <w:tcW w:w="2552" w:type="dxa"/>
          </w:tcPr>
          <w:p w14:paraId="19616371"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067.88</w:t>
            </w:r>
          </w:p>
        </w:tc>
      </w:tr>
      <w:tr w:rsidR="00AF6206" w:rsidRPr="00C640F5" w14:paraId="67BE1D5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F1A259"/>
            <w:hideMark/>
          </w:tcPr>
          <w:p w14:paraId="0DDA468F"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Facilitated Linkage</w:t>
            </w:r>
          </w:p>
        </w:tc>
        <w:tc>
          <w:tcPr>
            <w:tcW w:w="1131" w:type="dxa"/>
            <w:shd w:val="clear" w:color="auto" w:fill="F1A259"/>
            <w:hideMark/>
          </w:tcPr>
          <w:p w14:paraId="09D19FEA"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9F07DD1"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0.82</w:t>
            </w:r>
          </w:p>
        </w:tc>
        <w:tc>
          <w:tcPr>
            <w:tcW w:w="2552" w:type="dxa"/>
          </w:tcPr>
          <w:p w14:paraId="2A17A267"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294.73</w:t>
            </w:r>
          </w:p>
        </w:tc>
      </w:tr>
      <w:tr w:rsidR="00AF6206" w:rsidRPr="00C640F5" w14:paraId="37ECCD7E"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F1A259"/>
            <w:hideMark/>
          </w:tcPr>
          <w:p w14:paraId="037856DF"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F1A259"/>
            <w:hideMark/>
          </w:tcPr>
          <w:p w14:paraId="3AA94855"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0B48BBE0"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005C2F6F"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0.45</w:t>
            </w:r>
          </w:p>
        </w:tc>
        <w:tc>
          <w:tcPr>
            <w:tcW w:w="2552" w:type="dxa"/>
          </w:tcPr>
          <w:p w14:paraId="6B946B7F"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160.15</w:t>
            </w:r>
          </w:p>
        </w:tc>
      </w:tr>
      <w:tr w:rsidR="00BF311B" w:rsidRPr="00C640F5" w14:paraId="62AB165A"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F6BF8B"/>
            <w:hideMark/>
          </w:tcPr>
          <w:p w14:paraId="12942149"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VCT POC</w:t>
            </w:r>
          </w:p>
        </w:tc>
        <w:tc>
          <w:tcPr>
            <w:tcW w:w="1984" w:type="dxa"/>
            <w:hideMark/>
          </w:tcPr>
          <w:p w14:paraId="57CD9E12"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1.43</w:t>
            </w:r>
          </w:p>
        </w:tc>
        <w:tc>
          <w:tcPr>
            <w:tcW w:w="2552" w:type="dxa"/>
            <w:hideMark/>
          </w:tcPr>
          <w:p w14:paraId="06360D5B"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527.20</w:t>
            </w:r>
          </w:p>
        </w:tc>
      </w:tr>
      <w:tr w:rsidR="00BF311B" w:rsidRPr="00C640F5" w14:paraId="6999BB52"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99B3F"/>
            <w:hideMark/>
          </w:tcPr>
          <w:p w14:paraId="588560AC"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Pre-ART Outreach</w:t>
            </w:r>
          </w:p>
        </w:tc>
        <w:tc>
          <w:tcPr>
            <w:tcW w:w="1131" w:type="dxa"/>
            <w:shd w:val="clear" w:color="auto" w:fill="599B3F"/>
            <w:hideMark/>
          </w:tcPr>
          <w:p w14:paraId="0FDA887E"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DB313B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w:t>
            </w:r>
          </w:p>
        </w:tc>
        <w:tc>
          <w:tcPr>
            <w:tcW w:w="2552" w:type="dxa"/>
          </w:tcPr>
          <w:p w14:paraId="6A08AB1F"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689.03</w:t>
            </w:r>
          </w:p>
        </w:tc>
      </w:tr>
      <w:tr w:rsidR="00BF311B" w:rsidRPr="00C640F5" w14:paraId="296A34F8"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99B3F"/>
            <w:hideMark/>
          </w:tcPr>
          <w:p w14:paraId="49B42AAE"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99B3F"/>
            <w:hideMark/>
          </w:tcPr>
          <w:p w14:paraId="1FD632A6"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7761D12F" w14:textId="77777777" w:rsidR="00BF311B" w:rsidRPr="004B422D" w:rsidRDefault="00BF311B"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7EA2F1D4" w14:textId="77777777"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0.72</w:t>
            </w:r>
          </w:p>
        </w:tc>
        <w:tc>
          <w:tcPr>
            <w:tcW w:w="2552" w:type="dxa"/>
          </w:tcPr>
          <w:p w14:paraId="4C2458A9" w14:textId="77777777" w:rsidR="00BF311B"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365.12</w:t>
            </w:r>
          </w:p>
        </w:tc>
      </w:tr>
      <w:tr w:rsidR="00BF311B" w:rsidRPr="00C640F5" w14:paraId="16A35FE8"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82BB6A"/>
            <w:hideMark/>
          </w:tcPr>
          <w:p w14:paraId="6A7EE54F"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Improved Care</w:t>
            </w:r>
          </w:p>
        </w:tc>
        <w:tc>
          <w:tcPr>
            <w:tcW w:w="1131" w:type="dxa"/>
            <w:shd w:val="clear" w:color="auto" w:fill="82BB6A"/>
            <w:hideMark/>
          </w:tcPr>
          <w:p w14:paraId="212FF206"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764A05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1.95</w:t>
            </w:r>
          </w:p>
        </w:tc>
        <w:tc>
          <w:tcPr>
            <w:tcW w:w="2552" w:type="dxa"/>
          </w:tcPr>
          <w:p w14:paraId="7A68842B"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983.26</w:t>
            </w:r>
          </w:p>
        </w:tc>
      </w:tr>
      <w:tr w:rsidR="00BF311B" w:rsidRPr="00C640F5" w14:paraId="33BB1DA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82BB6A"/>
            <w:hideMark/>
          </w:tcPr>
          <w:p w14:paraId="14A30B8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82BB6A"/>
            <w:hideMark/>
          </w:tcPr>
          <w:p w14:paraId="4DFE992E"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B4750B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39EFDECF"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0.89</w:t>
            </w:r>
          </w:p>
        </w:tc>
        <w:tc>
          <w:tcPr>
            <w:tcW w:w="2552" w:type="dxa"/>
          </w:tcPr>
          <w:p w14:paraId="424387BC"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333.31</w:t>
            </w:r>
          </w:p>
        </w:tc>
      </w:tr>
      <w:tr w:rsidR="00BF311B" w:rsidRPr="00C640F5" w14:paraId="70BEDFF7" w14:textId="77777777" w:rsidTr="00F3078A">
        <w:trPr>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A9D098"/>
            <w:hideMark/>
          </w:tcPr>
          <w:p w14:paraId="2C6D47CA" w14:textId="51C299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POC</w:t>
            </w:r>
            <w:r w:rsidR="004B422D" w:rsidRPr="004B422D">
              <w:rPr>
                <w:rFonts w:ascii="Helvetica" w:hAnsi="Helvetica" w:cs="Times New Roman"/>
                <w:bCs w:val="0"/>
                <w:color w:val="auto"/>
                <w:sz w:val="16"/>
                <w:szCs w:val="16"/>
              </w:rPr>
              <w:t xml:space="preserve"> CD4</w:t>
            </w:r>
          </w:p>
        </w:tc>
        <w:tc>
          <w:tcPr>
            <w:tcW w:w="1984" w:type="dxa"/>
            <w:hideMark/>
          </w:tcPr>
          <w:p w14:paraId="7767EC18"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1.35</w:t>
            </w:r>
          </w:p>
        </w:tc>
        <w:tc>
          <w:tcPr>
            <w:tcW w:w="2552" w:type="dxa"/>
            <w:hideMark/>
          </w:tcPr>
          <w:p w14:paraId="68D93B25"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498.27</w:t>
            </w:r>
          </w:p>
        </w:tc>
      </w:tr>
      <w:tr w:rsidR="00BF311B" w:rsidRPr="00C640F5" w14:paraId="17C4C18D"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2F60CF"/>
            <w:hideMark/>
          </w:tcPr>
          <w:p w14:paraId="65A30BA7"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On-ART Outreach</w:t>
            </w:r>
          </w:p>
        </w:tc>
        <w:tc>
          <w:tcPr>
            <w:tcW w:w="1131" w:type="dxa"/>
            <w:shd w:val="clear" w:color="auto" w:fill="2F60CF"/>
            <w:hideMark/>
          </w:tcPr>
          <w:p w14:paraId="3B02E880"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99E4060"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0.74</w:t>
            </w:r>
          </w:p>
        </w:tc>
        <w:tc>
          <w:tcPr>
            <w:tcW w:w="2552" w:type="dxa"/>
          </w:tcPr>
          <w:p w14:paraId="4718A6D3"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251.06</w:t>
            </w:r>
          </w:p>
        </w:tc>
      </w:tr>
      <w:tr w:rsidR="00BF311B" w:rsidRPr="00C640F5" w14:paraId="2EB9908F"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2F60CF"/>
            <w:hideMark/>
          </w:tcPr>
          <w:p w14:paraId="7241E9FA"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2F60CF"/>
            <w:hideMark/>
          </w:tcPr>
          <w:p w14:paraId="65BA1F05"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044DEC1"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D226715"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0.63</w:t>
            </w:r>
          </w:p>
        </w:tc>
        <w:tc>
          <w:tcPr>
            <w:tcW w:w="2552" w:type="dxa"/>
          </w:tcPr>
          <w:p w14:paraId="0BD969B9"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194.92</w:t>
            </w:r>
          </w:p>
        </w:tc>
      </w:tr>
      <w:tr w:rsidR="00BF311B" w:rsidRPr="00C640F5" w14:paraId="1C186C6C"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B8AE5"/>
            <w:hideMark/>
          </w:tcPr>
          <w:p w14:paraId="1FEB9A30"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Adherence</w:t>
            </w:r>
          </w:p>
        </w:tc>
        <w:tc>
          <w:tcPr>
            <w:tcW w:w="1131" w:type="dxa"/>
            <w:shd w:val="clear" w:color="auto" w:fill="5B8AE5"/>
            <w:hideMark/>
          </w:tcPr>
          <w:p w14:paraId="2C86EDEB"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F6218FA"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0.70</w:t>
            </w:r>
          </w:p>
        </w:tc>
        <w:tc>
          <w:tcPr>
            <w:tcW w:w="2552" w:type="dxa"/>
          </w:tcPr>
          <w:p w14:paraId="0165090A"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183.54</w:t>
            </w:r>
          </w:p>
        </w:tc>
      </w:tr>
      <w:tr w:rsidR="00BF311B" w:rsidRPr="00C640F5" w14:paraId="2E5E7039" w14:textId="77777777" w:rsidTr="003E1A4D">
        <w:trPr>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B8AE5"/>
            <w:hideMark/>
          </w:tcPr>
          <w:p w14:paraId="70043004"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B8AE5"/>
            <w:hideMark/>
          </w:tcPr>
          <w:p w14:paraId="6BB30B6A"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EC9D0C7" w14:textId="77777777" w:rsidR="00BF311B" w:rsidRPr="004B422D" w:rsidRDefault="00BF311B" w:rsidP="00A70AB2">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F5B3218" w14:textId="77777777"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0.31</w:t>
            </w:r>
          </w:p>
        </w:tc>
        <w:tc>
          <w:tcPr>
            <w:tcW w:w="2552" w:type="dxa"/>
          </w:tcPr>
          <w:p w14:paraId="589D875A" w14:textId="77777777" w:rsidR="00BF311B" w:rsidRPr="00BF311B" w:rsidRDefault="008522D0"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131.90</w:t>
            </w:r>
          </w:p>
        </w:tc>
      </w:tr>
      <w:tr w:rsidR="00BF311B" w:rsidRPr="00C640F5" w14:paraId="5567D2BD"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533896"/>
            <w:hideMark/>
          </w:tcPr>
          <w:p w14:paraId="7803FD17"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Immediate ART</w:t>
            </w:r>
          </w:p>
        </w:tc>
        <w:tc>
          <w:tcPr>
            <w:tcW w:w="1984" w:type="dxa"/>
          </w:tcPr>
          <w:p w14:paraId="4C11590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3.62</w:t>
            </w:r>
          </w:p>
        </w:tc>
        <w:tc>
          <w:tcPr>
            <w:tcW w:w="2552" w:type="dxa"/>
          </w:tcPr>
          <w:p w14:paraId="50909318"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639.93</w:t>
            </w:r>
          </w:p>
        </w:tc>
      </w:tr>
      <w:tr w:rsidR="00BF311B" w:rsidRPr="00C640F5" w14:paraId="242079D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7B65B6"/>
            <w:hideMark/>
          </w:tcPr>
          <w:p w14:paraId="0B0C8065"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Universal Test &amp; Treat</w:t>
            </w:r>
          </w:p>
        </w:tc>
        <w:tc>
          <w:tcPr>
            <w:tcW w:w="1131" w:type="dxa"/>
            <w:shd w:val="clear" w:color="auto" w:fill="7B65B6"/>
            <w:hideMark/>
          </w:tcPr>
          <w:p w14:paraId="79A64D19"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hideMark/>
          </w:tcPr>
          <w:p w14:paraId="7BE8B0F0"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5.59</w:t>
            </w:r>
          </w:p>
        </w:tc>
        <w:tc>
          <w:tcPr>
            <w:tcW w:w="2552" w:type="dxa"/>
            <w:hideMark/>
          </w:tcPr>
          <w:p w14:paraId="28D8E6F1"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267.86</w:t>
            </w:r>
          </w:p>
        </w:tc>
      </w:tr>
      <w:tr w:rsidR="00BF311B" w:rsidRPr="00C640F5" w14:paraId="11D9B73A"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7B65B6"/>
            <w:hideMark/>
          </w:tcPr>
          <w:p w14:paraId="0CEF72E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7B65B6"/>
            <w:hideMark/>
          </w:tcPr>
          <w:p w14:paraId="5918693A"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889B75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hideMark/>
          </w:tcPr>
          <w:p w14:paraId="764AE28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5.08</w:t>
            </w:r>
          </w:p>
        </w:tc>
        <w:tc>
          <w:tcPr>
            <w:tcW w:w="2552" w:type="dxa"/>
            <w:hideMark/>
          </w:tcPr>
          <w:p w14:paraId="31E0A2FE"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077.49</w:t>
            </w:r>
          </w:p>
        </w:tc>
      </w:tr>
    </w:tbl>
    <w:tbl>
      <w:tblPr>
        <w:tblStyle w:val="MediumShading1"/>
        <w:tblpPr w:leftFromText="180" w:rightFromText="180" w:vertAnchor="page" w:horzAnchor="page" w:tblpX="1369" w:tblpY="8821"/>
        <w:tblW w:w="8755" w:type="dxa"/>
        <w:tblLook w:val="04A0" w:firstRow="1" w:lastRow="0" w:firstColumn="1" w:lastColumn="0" w:noHBand="0" w:noVBand="1"/>
      </w:tblPr>
      <w:tblGrid>
        <w:gridCol w:w="1526"/>
        <w:gridCol w:w="995"/>
        <w:gridCol w:w="1415"/>
        <w:gridCol w:w="1984"/>
        <w:gridCol w:w="1559"/>
        <w:gridCol w:w="1276"/>
      </w:tblGrid>
      <w:tr w:rsidR="00A70AB2" w14:paraId="38222D70" w14:textId="77777777" w:rsidTr="00A70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56F473" w14:textId="77777777" w:rsidR="00A70AB2" w:rsidRPr="00A70AB2" w:rsidRDefault="00A70AB2" w:rsidP="00A70AB2">
            <w:pPr>
              <w:pStyle w:val="normal0"/>
              <w:rPr>
                <w:b w:val="0"/>
                <w:sz w:val="16"/>
                <w:szCs w:val="16"/>
              </w:rPr>
            </w:pPr>
            <w:r w:rsidRPr="00A70AB2">
              <w:rPr>
                <w:b w:val="0"/>
                <w:sz w:val="16"/>
                <w:szCs w:val="16"/>
              </w:rPr>
              <w:t>Intervention Combination</w:t>
            </w:r>
          </w:p>
        </w:tc>
        <w:tc>
          <w:tcPr>
            <w:tcW w:w="995" w:type="dxa"/>
          </w:tcPr>
          <w:p w14:paraId="6AECCB7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DALYs averted (millions)</w:t>
            </w:r>
          </w:p>
        </w:tc>
        <w:tc>
          <w:tcPr>
            <w:tcW w:w="1415" w:type="dxa"/>
          </w:tcPr>
          <w:p w14:paraId="1945D54B"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 xml:space="preserve">Additional Cost (millions) </w:t>
            </w:r>
          </w:p>
          <w:p w14:paraId="271461E8"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(2013 USD)</w:t>
            </w:r>
          </w:p>
        </w:tc>
        <w:tc>
          <w:tcPr>
            <w:tcW w:w="1984" w:type="dxa"/>
          </w:tcPr>
          <w:p w14:paraId="53FCDBF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i/>
                <w:sz w:val="16"/>
                <w:szCs w:val="16"/>
              </w:rPr>
            </w:pPr>
            <w:r w:rsidRPr="00A70AB2">
              <w:rPr>
                <w:b w:val="0"/>
                <w:sz w:val="16"/>
                <w:szCs w:val="16"/>
              </w:rPr>
              <w:t>Cost per DALY averted compared to previous increment (ICER)</w:t>
            </w:r>
          </w:p>
        </w:tc>
        <w:tc>
          <w:tcPr>
            <w:tcW w:w="1559" w:type="dxa"/>
          </w:tcPr>
          <w:p w14:paraId="268EA48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Cost per DALY averted compared to baseline (ACER)</w:t>
            </w:r>
          </w:p>
        </w:tc>
        <w:tc>
          <w:tcPr>
            <w:tcW w:w="1276" w:type="dxa"/>
          </w:tcPr>
          <w:p w14:paraId="494A080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Percentage of maximum attainable impact achieved</w:t>
            </w:r>
          </w:p>
        </w:tc>
      </w:tr>
      <w:tr w:rsidR="00A70AB2" w14:paraId="45F46A9E"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35ED12" w14:textId="77777777" w:rsidR="00A70AB2" w:rsidRPr="00873F55" w:rsidRDefault="00A70AB2" w:rsidP="00A70AB2">
            <w:pPr>
              <w:pStyle w:val="normal0"/>
              <w:rPr>
                <w:sz w:val="16"/>
                <w:szCs w:val="16"/>
              </w:rPr>
            </w:pPr>
            <w:r w:rsidRPr="00873F55">
              <w:rPr>
                <w:sz w:val="16"/>
                <w:szCs w:val="16"/>
              </w:rPr>
              <w:t>ART Outreach</w:t>
            </w:r>
          </w:p>
        </w:tc>
        <w:tc>
          <w:tcPr>
            <w:tcW w:w="995" w:type="dxa"/>
          </w:tcPr>
          <w:p w14:paraId="39D474A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0.63</w:t>
            </w:r>
          </w:p>
        </w:tc>
        <w:tc>
          <w:tcPr>
            <w:tcW w:w="1415" w:type="dxa"/>
          </w:tcPr>
          <w:p w14:paraId="268CDFF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$194.92 </w:t>
            </w:r>
          </w:p>
        </w:tc>
        <w:tc>
          <w:tcPr>
            <w:tcW w:w="1984" w:type="dxa"/>
          </w:tcPr>
          <w:p w14:paraId="0579261B"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$309.59 </w:t>
            </w:r>
          </w:p>
        </w:tc>
        <w:tc>
          <w:tcPr>
            <w:tcW w:w="1559" w:type="dxa"/>
          </w:tcPr>
          <w:p w14:paraId="13B79AB3"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$309.59 </w:t>
            </w:r>
          </w:p>
        </w:tc>
        <w:tc>
          <w:tcPr>
            <w:tcW w:w="1276" w:type="dxa"/>
          </w:tcPr>
          <w:p w14:paraId="05B6840C"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6%</w:t>
            </w:r>
          </w:p>
        </w:tc>
      </w:tr>
      <w:tr w:rsidR="00A70AB2" w14:paraId="294D849F"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AB1A52" w14:textId="77777777" w:rsidR="00A70AB2" w:rsidRPr="00873F55" w:rsidRDefault="00A70AB2" w:rsidP="00A70AB2">
            <w:pPr>
              <w:pStyle w:val="normal0"/>
              <w:rPr>
                <w:sz w:val="16"/>
                <w:szCs w:val="16"/>
              </w:rPr>
            </w:pPr>
            <w:r w:rsidRPr="00873F55">
              <w:rPr>
                <w:sz w:val="16"/>
                <w:szCs w:val="16"/>
              </w:rPr>
              <w:t xml:space="preserve">ART Outreach + </w:t>
            </w:r>
          </w:p>
          <w:p w14:paraId="5B1D9D58" w14:textId="77777777" w:rsidR="00A70AB2" w:rsidRPr="00873F55" w:rsidRDefault="00A70AB2" w:rsidP="00A70AB2">
            <w:pPr>
              <w:pStyle w:val="normal0"/>
              <w:rPr>
                <w:sz w:val="16"/>
                <w:szCs w:val="16"/>
              </w:rPr>
            </w:pPr>
            <w:r w:rsidRPr="00873F55">
              <w:rPr>
                <w:sz w:val="16"/>
                <w:szCs w:val="16"/>
              </w:rPr>
              <w:t>POC CD4</w:t>
            </w:r>
          </w:p>
        </w:tc>
        <w:tc>
          <w:tcPr>
            <w:tcW w:w="995" w:type="dxa"/>
          </w:tcPr>
          <w:p w14:paraId="1A2A25D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2.22 </w:t>
            </w:r>
          </w:p>
        </w:tc>
        <w:tc>
          <w:tcPr>
            <w:tcW w:w="1415" w:type="dxa"/>
          </w:tcPr>
          <w:p w14:paraId="5DFA800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$769.43 </w:t>
            </w:r>
          </w:p>
        </w:tc>
        <w:tc>
          <w:tcPr>
            <w:tcW w:w="1984" w:type="dxa"/>
          </w:tcPr>
          <w:p w14:paraId="6E0E34A1"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$360.55 </w:t>
            </w:r>
          </w:p>
        </w:tc>
        <w:tc>
          <w:tcPr>
            <w:tcW w:w="1559" w:type="dxa"/>
          </w:tcPr>
          <w:p w14:paraId="3205E52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$346.11 </w:t>
            </w:r>
          </w:p>
        </w:tc>
        <w:tc>
          <w:tcPr>
            <w:tcW w:w="1276" w:type="dxa"/>
          </w:tcPr>
          <w:p w14:paraId="2734A292"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20%</w:t>
            </w:r>
          </w:p>
        </w:tc>
      </w:tr>
      <w:tr w:rsidR="00A70AB2" w14:paraId="2B804B60"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DE5897A" w14:textId="77777777" w:rsidR="00A70AB2" w:rsidRPr="00873F55" w:rsidRDefault="00A70AB2" w:rsidP="00A70AB2">
            <w:pPr>
              <w:pStyle w:val="normal0"/>
              <w:rPr>
                <w:sz w:val="16"/>
                <w:szCs w:val="16"/>
              </w:rPr>
            </w:pPr>
            <w:r w:rsidRPr="00873F55">
              <w:rPr>
                <w:sz w:val="16"/>
                <w:szCs w:val="16"/>
              </w:rPr>
              <w:t>ART Outreach +</w:t>
            </w:r>
          </w:p>
          <w:p w14:paraId="09D7CC44" w14:textId="77777777" w:rsidR="00A70AB2" w:rsidRPr="00873F55" w:rsidRDefault="00A70AB2" w:rsidP="00A70AB2">
            <w:pPr>
              <w:pStyle w:val="normal0"/>
              <w:rPr>
                <w:sz w:val="16"/>
                <w:szCs w:val="16"/>
              </w:rPr>
            </w:pPr>
            <w:r w:rsidRPr="00873F55">
              <w:rPr>
                <w:sz w:val="16"/>
                <w:szCs w:val="16"/>
              </w:rPr>
              <w:t xml:space="preserve">POC CD4 + </w:t>
            </w:r>
          </w:p>
          <w:p w14:paraId="36C3EFFF" w14:textId="77777777" w:rsidR="00A70AB2" w:rsidRPr="00873F55" w:rsidRDefault="00A70AB2" w:rsidP="00A70AB2">
            <w:pPr>
              <w:pStyle w:val="normal0"/>
              <w:rPr>
                <w:sz w:val="16"/>
                <w:szCs w:val="16"/>
              </w:rPr>
            </w:pPr>
            <w:r w:rsidRPr="00873F55">
              <w:rPr>
                <w:sz w:val="16"/>
                <w:szCs w:val="16"/>
              </w:rPr>
              <w:t>VCT POC CD4</w:t>
            </w:r>
          </w:p>
        </w:tc>
        <w:tc>
          <w:tcPr>
            <w:tcW w:w="995" w:type="dxa"/>
          </w:tcPr>
          <w:p w14:paraId="15DAD252"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2.91 </w:t>
            </w:r>
          </w:p>
        </w:tc>
        <w:tc>
          <w:tcPr>
            <w:tcW w:w="1415" w:type="dxa"/>
          </w:tcPr>
          <w:p w14:paraId="06C34E9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$1,012.53 </w:t>
            </w:r>
          </w:p>
        </w:tc>
        <w:tc>
          <w:tcPr>
            <w:tcW w:w="1984" w:type="dxa"/>
          </w:tcPr>
          <w:p w14:paraId="0DAB80B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$352.49 </w:t>
            </w:r>
          </w:p>
        </w:tc>
        <w:tc>
          <w:tcPr>
            <w:tcW w:w="1559" w:type="dxa"/>
          </w:tcPr>
          <w:p w14:paraId="07753E8E"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$347.62 </w:t>
            </w:r>
          </w:p>
        </w:tc>
        <w:tc>
          <w:tcPr>
            <w:tcW w:w="1276" w:type="dxa"/>
          </w:tcPr>
          <w:p w14:paraId="37ED73C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26%</w:t>
            </w:r>
          </w:p>
        </w:tc>
      </w:tr>
      <w:tr w:rsidR="00A70AB2" w14:paraId="0F62CE23"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D87BC9" w14:textId="77777777" w:rsidR="00A70AB2" w:rsidRPr="00873F55" w:rsidRDefault="00A70AB2" w:rsidP="00A70AB2">
            <w:pPr>
              <w:pStyle w:val="normal0"/>
              <w:rPr>
                <w:sz w:val="16"/>
                <w:szCs w:val="16"/>
              </w:rPr>
            </w:pPr>
            <w:r w:rsidRPr="00873F55">
              <w:rPr>
                <w:sz w:val="16"/>
                <w:szCs w:val="16"/>
              </w:rPr>
              <w:t>ART Outreach +</w:t>
            </w:r>
          </w:p>
          <w:p w14:paraId="5311CD06" w14:textId="77777777" w:rsidR="00A70AB2" w:rsidRPr="00873F55" w:rsidRDefault="00A70AB2" w:rsidP="00A70AB2">
            <w:pPr>
              <w:pStyle w:val="normal0"/>
              <w:rPr>
                <w:sz w:val="16"/>
                <w:szCs w:val="16"/>
              </w:rPr>
            </w:pPr>
            <w:r w:rsidRPr="00873F55">
              <w:rPr>
                <w:sz w:val="16"/>
                <w:szCs w:val="16"/>
              </w:rPr>
              <w:t xml:space="preserve">POC CD4 + </w:t>
            </w:r>
          </w:p>
          <w:p w14:paraId="6CF33485" w14:textId="77777777" w:rsidR="00A70AB2" w:rsidRPr="00873F55" w:rsidRDefault="00A70AB2" w:rsidP="00A70AB2">
            <w:pPr>
              <w:pStyle w:val="normal0"/>
              <w:rPr>
                <w:sz w:val="16"/>
                <w:szCs w:val="16"/>
              </w:rPr>
            </w:pPr>
            <w:r w:rsidRPr="00873F55">
              <w:rPr>
                <w:sz w:val="16"/>
                <w:szCs w:val="16"/>
              </w:rPr>
              <w:t xml:space="preserve">VCT POC CD4 + </w:t>
            </w:r>
          </w:p>
          <w:p w14:paraId="4932CE3F" w14:textId="77777777" w:rsidR="00A70AB2" w:rsidRPr="00873F55" w:rsidRDefault="00A70AB2" w:rsidP="00A70AB2">
            <w:pPr>
              <w:pStyle w:val="normal0"/>
              <w:rPr>
                <w:sz w:val="16"/>
                <w:szCs w:val="16"/>
              </w:rPr>
            </w:pPr>
            <w:r w:rsidRPr="00873F55">
              <w:rPr>
                <w:sz w:val="16"/>
                <w:szCs w:val="16"/>
              </w:rPr>
              <w:t>Linkage</w:t>
            </w:r>
          </w:p>
        </w:tc>
        <w:tc>
          <w:tcPr>
            <w:tcW w:w="995" w:type="dxa"/>
          </w:tcPr>
          <w:p w14:paraId="3D1F318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3.18 </w:t>
            </w:r>
          </w:p>
        </w:tc>
        <w:tc>
          <w:tcPr>
            <w:tcW w:w="1415" w:type="dxa"/>
          </w:tcPr>
          <w:p w14:paraId="70BB344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$1,104.69 </w:t>
            </w:r>
          </w:p>
        </w:tc>
        <w:tc>
          <w:tcPr>
            <w:tcW w:w="1984" w:type="dxa"/>
          </w:tcPr>
          <w:p w14:paraId="58D1386C"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$348.90 </w:t>
            </w:r>
          </w:p>
        </w:tc>
        <w:tc>
          <w:tcPr>
            <w:tcW w:w="1559" w:type="dxa"/>
          </w:tcPr>
          <w:p w14:paraId="6D6E5CBA"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$347.73 </w:t>
            </w:r>
          </w:p>
        </w:tc>
        <w:tc>
          <w:tcPr>
            <w:tcW w:w="1276" w:type="dxa"/>
          </w:tcPr>
          <w:p w14:paraId="3DE82F1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28%</w:t>
            </w:r>
          </w:p>
        </w:tc>
      </w:tr>
      <w:tr w:rsidR="00A70AB2" w14:paraId="3ABF0CB7"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8ACD36" w14:textId="77777777" w:rsidR="00A70AB2" w:rsidRPr="00873F55" w:rsidRDefault="00A70AB2" w:rsidP="00A70AB2">
            <w:pPr>
              <w:pStyle w:val="normal0"/>
              <w:rPr>
                <w:sz w:val="16"/>
                <w:szCs w:val="16"/>
              </w:rPr>
            </w:pPr>
            <w:r w:rsidRPr="00873F55">
              <w:rPr>
                <w:sz w:val="16"/>
                <w:szCs w:val="16"/>
              </w:rPr>
              <w:t xml:space="preserve">ART Outreach + </w:t>
            </w:r>
          </w:p>
          <w:p w14:paraId="53EF68CF" w14:textId="77777777" w:rsidR="00A70AB2" w:rsidRPr="00873F55" w:rsidRDefault="00A70AB2" w:rsidP="00A70AB2">
            <w:pPr>
              <w:pStyle w:val="normal0"/>
              <w:rPr>
                <w:sz w:val="16"/>
                <w:szCs w:val="16"/>
              </w:rPr>
            </w:pPr>
            <w:r w:rsidRPr="00873F55">
              <w:rPr>
                <w:sz w:val="16"/>
                <w:szCs w:val="16"/>
              </w:rPr>
              <w:t xml:space="preserve">POC CD4 + </w:t>
            </w:r>
          </w:p>
          <w:p w14:paraId="22949F06" w14:textId="77777777" w:rsidR="00A70AB2" w:rsidRPr="00873F55" w:rsidRDefault="00A70AB2" w:rsidP="00A70AB2">
            <w:pPr>
              <w:pStyle w:val="normal0"/>
              <w:rPr>
                <w:sz w:val="16"/>
                <w:szCs w:val="16"/>
              </w:rPr>
            </w:pPr>
            <w:r w:rsidRPr="00873F55">
              <w:rPr>
                <w:sz w:val="16"/>
                <w:szCs w:val="16"/>
              </w:rPr>
              <w:t xml:space="preserve">VCT POC CD4 + </w:t>
            </w:r>
          </w:p>
          <w:p w14:paraId="3AA56A25" w14:textId="77777777" w:rsidR="00A70AB2" w:rsidRPr="00873F55" w:rsidRDefault="00A70AB2" w:rsidP="00A70AB2">
            <w:pPr>
              <w:pStyle w:val="normal0"/>
              <w:rPr>
                <w:sz w:val="16"/>
                <w:szCs w:val="16"/>
              </w:rPr>
            </w:pPr>
            <w:r w:rsidRPr="00873F55">
              <w:rPr>
                <w:sz w:val="16"/>
                <w:szCs w:val="16"/>
              </w:rPr>
              <w:t xml:space="preserve">Linkage + </w:t>
            </w:r>
          </w:p>
          <w:p w14:paraId="76E5D36C" w14:textId="77777777" w:rsidR="00A70AB2" w:rsidRPr="00873F55" w:rsidRDefault="00A70AB2" w:rsidP="00A70AB2">
            <w:pPr>
              <w:pStyle w:val="normal0"/>
              <w:rPr>
                <w:sz w:val="16"/>
                <w:szCs w:val="16"/>
              </w:rPr>
            </w:pPr>
            <w:r w:rsidRPr="00873F55">
              <w:rPr>
                <w:sz w:val="16"/>
                <w:szCs w:val="16"/>
              </w:rPr>
              <w:t xml:space="preserve">Pre-ART Outreach </w:t>
            </w:r>
          </w:p>
        </w:tc>
        <w:tc>
          <w:tcPr>
            <w:tcW w:w="995" w:type="dxa"/>
          </w:tcPr>
          <w:p w14:paraId="69ECC91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 </w:t>
            </w:r>
          </w:p>
        </w:tc>
        <w:tc>
          <w:tcPr>
            <w:tcW w:w="1415" w:type="dxa"/>
          </w:tcPr>
          <w:p w14:paraId="3BEBAF7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$1,261.61 </w:t>
            </w:r>
          </w:p>
        </w:tc>
        <w:tc>
          <w:tcPr>
            <w:tcW w:w="1984" w:type="dxa"/>
          </w:tcPr>
          <w:p w14:paraId="5BB6DA25"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$379.93</w:t>
            </w:r>
          </w:p>
        </w:tc>
        <w:tc>
          <w:tcPr>
            <w:tcW w:w="1559" w:type="dxa"/>
          </w:tcPr>
          <w:p w14:paraId="10DB9197"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$351.43 </w:t>
            </w:r>
          </w:p>
        </w:tc>
        <w:tc>
          <w:tcPr>
            <w:tcW w:w="1276" w:type="dxa"/>
          </w:tcPr>
          <w:p w14:paraId="526D00A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32%</w:t>
            </w:r>
          </w:p>
        </w:tc>
      </w:tr>
      <w:tr w:rsidR="00A70AB2" w14:paraId="0A2830E9"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57A098" w14:textId="77777777" w:rsidR="00A70AB2" w:rsidRPr="00873F55" w:rsidRDefault="00A70AB2" w:rsidP="00A70AB2">
            <w:pPr>
              <w:pStyle w:val="normal0"/>
              <w:rPr>
                <w:sz w:val="16"/>
                <w:szCs w:val="16"/>
              </w:rPr>
            </w:pPr>
            <w:r w:rsidRPr="00873F55">
              <w:rPr>
                <w:sz w:val="16"/>
                <w:szCs w:val="16"/>
              </w:rPr>
              <w:t xml:space="preserve">ART Outreach + </w:t>
            </w:r>
          </w:p>
          <w:p w14:paraId="12B8D870" w14:textId="77777777" w:rsidR="00A70AB2" w:rsidRPr="00873F55" w:rsidRDefault="00A70AB2" w:rsidP="00A70AB2">
            <w:pPr>
              <w:pStyle w:val="normal0"/>
              <w:rPr>
                <w:sz w:val="16"/>
                <w:szCs w:val="16"/>
              </w:rPr>
            </w:pPr>
            <w:r w:rsidRPr="00873F55">
              <w:rPr>
                <w:sz w:val="16"/>
                <w:szCs w:val="16"/>
              </w:rPr>
              <w:t xml:space="preserve">POC CD4 + </w:t>
            </w:r>
          </w:p>
          <w:p w14:paraId="585405C5" w14:textId="77777777" w:rsidR="00A70AB2" w:rsidRPr="00873F55" w:rsidRDefault="00A70AB2" w:rsidP="00A70AB2">
            <w:pPr>
              <w:pStyle w:val="normal0"/>
              <w:rPr>
                <w:sz w:val="16"/>
                <w:szCs w:val="16"/>
              </w:rPr>
            </w:pPr>
            <w:r w:rsidRPr="00873F55">
              <w:rPr>
                <w:sz w:val="16"/>
                <w:szCs w:val="16"/>
              </w:rPr>
              <w:t xml:space="preserve">VCT POC CD4 + </w:t>
            </w:r>
          </w:p>
          <w:p w14:paraId="2A6E428A" w14:textId="77777777" w:rsidR="00A70AB2" w:rsidRPr="00873F55" w:rsidRDefault="00A70AB2" w:rsidP="00A70AB2">
            <w:pPr>
              <w:pStyle w:val="normal0"/>
              <w:rPr>
                <w:sz w:val="16"/>
                <w:szCs w:val="16"/>
              </w:rPr>
            </w:pPr>
            <w:r w:rsidRPr="00873F55">
              <w:rPr>
                <w:sz w:val="16"/>
                <w:szCs w:val="16"/>
              </w:rPr>
              <w:t xml:space="preserve">Linkage + </w:t>
            </w:r>
          </w:p>
          <w:p w14:paraId="62FB7828" w14:textId="77777777" w:rsidR="00A70AB2" w:rsidRPr="00873F55" w:rsidRDefault="00A70AB2" w:rsidP="00A70AB2">
            <w:pPr>
              <w:pStyle w:val="normal0"/>
              <w:rPr>
                <w:sz w:val="16"/>
                <w:szCs w:val="16"/>
              </w:rPr>
            </w:pPr>
            <w:r w:rsidRPr="00873F55">
              <w:rPr>
                <w:sz w:val="16"/>
                <w:szCs w:val="16"/>
              </w:rPr>
              <w:t xml:space="preserve">Pre-ART Outreach + </w:t>
            </w:r>
          </w:p>
          <w:p w14:paraId="643D7012" w14:textId="77777777" w:rsidR="00A70AB2" w:rsidRPr="00873F55" w:rsidRDefault="00A70AB2" w:rsidP="00A70AB2">
            <w:pPr>
              <w:pStyle w:val="normal0"/>
              <w:rPr>
                <w:sz w:val="16"/>
                <w:szCs w:val="16"/>
              </w:rPr>
            </w:pPr>
            <w:r w:rsidRPr="00873F55">
              <w:rPr>
                <w:sz w:val="16"/>
                <w:szCs w:val="16"/>
              </w:rPr>
              <w:t>Adherence</w:t>
            </w:r>
          </w:p>
        </w:tc>
        <w:tc>
          <w:tcPr>
            <w:tcW w:w="995" w:type="dxa"/>
          </w:tcPr>
          <w:p w14:paraId="24013EB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4.45</w:t>
            </w:r>
          </w:p>
        </w:tc>
        <w:tc>
          <w:tcPr>
            <w:tcW w:w="1415" w:type="dxa"/>
          </w:tcPr>
          <w:p w14:paraId="5ECF42E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$1,571.24 </w:t>
            </w:r>
          </w:p>
        </w:tc>
        <w:tc>
          <w:tcPr>
            <w:tcW w:w="1984" w:type="dxa"/>
          </w:tcPr>
          <w:p w14:paraId="504664A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$359.85 </w:t>
            </w:r>
          </w:p>
        </w:tc>
        <w:tc>
          <w:tcPr>
            <w:tcW w:w="1559" w:type="dxa"/>
          </w:tcPr>
          <w:p w14:paraId="378FE7C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$353.06 </w:t>
            </w:r>
          </w:p>
        </w:tc>
        <w:tc>
          <w:tcPr>
            <w:tcW w:w="1276" w:type="dxa"/>
          </w:tcPr>
          <w:p w14:paraId="26BBB55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39%</w:t>
            </w:r>
          </w:p>
        </w:tc>
      </w:tr>
    </w:tbl>
    <w:p w14:paraId="42E90282" w14:textId="77777777" w:rsidR="004D3BDD" w:rsidRDefault="004D3BDD" w:rsidP="007300B5">
      <w:pPr>
        <w:pStyle w:val="Heading1"/>
        <w:contextualSpacing w:val="0"/>
      </w:pPr>
    </w:p>
    <w:p w14:paraId="001200FC" w14:textId="6BC1519C" w:rsidR="004D3BDD" w:rsidRDefault="004D3BDD" w:rsidP="007300B5">
      <w:pPr>
        <w:pStyle w:val="Heading1"/>
        <w:contextualSpacing w:val="0"/>
      </w:pPr>
    </w:p>
    <w:p w14:paraId="4DBC6929" w14:textId="5FF0D7D2" w:rsidR="002B3CC7" w:rsidRDefault="00DE4C44" w:rsidP="007300B5">
      <w:pPr>
        <w:pStyle w:val="Heading1"/>
        <w:contextualSpacing w:val="0"/>
      </w:pPr>
      <w:r>
        <w:rPr>
          <w:noProof/>
          <w:lang w:val="en-US"/>
        </w:rPr>
        <mc:AlternateContent>
          <mc:Choice Requires="wps">
            <w:drawing>
              <wp:anchor distT="0" distB="0" distL="114300" distR="114300" simplePos="0" relativeHeight="251662336" behindDoc="0" locked="0" layoutInCell="1" allowOverlap="1" wp14:anchorId="7B200714" wp14:editId="40C458B2">
                <wp:simplePos x="0" y="0"/>
                <wp:positionH relativeFrom="column">
                  <wp:posOffset>228600</wp:posOffset>
                </wp:positionH>
                <wp:positionV relativeFrom="paragraph">
                  <wp:posOffset>387350</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E47F8" w14:textId="7370C502" w:rsidR="007C5B93" w:rsidRDefault="007C5B93" w:rsidP="00EF0A6D">
                            <w:pPr>
                              <w:pStyle w:val="Subtitle"/>
                              <w:contextualSpacing w:val="0"/>
                            </w:pPr>
                            <w:r>
                              <w:t xml:space="preserve">Table 4. </w:t>
                            </w:r>
                            <w:proofErr w:type="gramStart"/>
                            <w:r>
                              <w:t>DALYs</w:t>
                            </w:r>
                            <w:proofErr w:type="gramEnd"/>
                            <w:r>
                              <w:t xml:space="preserve"> averted and additional cost of care for individual interventions between 2010 and 2030.</w:t>
                            </w:r>
                          </w:p>
                          <w:p w14:paraId="319BB6E2" w14:textId="77777777" w:rsidR="007C5B93" w:rsidRPr="00B7495C" w:rsidRDefault="007C5B93"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left:0;text-align:left;margin-left:18pt;margin-top:30.5pt;width:387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" filled="f" stroked="f">
                <v:textbox>
                  <w:txbxContent>
                    <w:p w14:paraId="327E47F8" w14:textId="7370C502" w:rsidR="007C5B93" w:rsidRDefault="007C5B93" w:rsidP="00EF0A6D">
                      <w:pPr>
                        <w:pStyle w:val="Subtitle"/>
                        <w:contextualSpacing w:val="0"/>
                      </w:pPr>
                      <w:r>
                        <w:t xml:space="preserve">Table 4. </w:t>
                      </w:r>
                      <w:proofErr w:type="gramStart"/>
                      <w:r>
                        <w:t>DALYs</w:t>
                      </w:r>
                      <w:proofErr w:type="gramEnd"/>
                      <w:r>
                        <w:t xml:space="preserve"> averted and additional cost of care for individual interventions between 2010 and 2030.</w:t>
                      </w:r>
                    </w:p>
                    <w:p w14:paraId="319BB6E2" w14:textId="77777777" w:rsidR="007C5B93" w:rsidRPr="00B7495C" w:rsidRDefault="007C5B93" w:rsidP="00EF0A6D">
                      <w:pPr>
                        <w:rPr>
                          <w:rFonts w:ascii="Trebuchet MS" w:hAnsi="Trebuchet MS"/>
                          <w:sz w:val="16"/>
                          <w:szCs w:val="16"/>
                        </w:rPr>
                      </w:pPr>
                    </w:p>
                  </w:txbxContent>
                </v:textbox>
                <w10:wrap type="through"/>
              </v:shape>
            </w:pict>
          </mc:Fallback>
        </mc:AlternateContent>
      </w:r>
      <w:r w:rsidR="003A1623">
        <w:rPr>
          <w:noProof/>
          <w:lang w:val="en-US"/>
        </w:rPr>
        <mc:AlternateContent>
          <mc:Choice Requires="wps">
            <w:drawing>
              <wp:anchor distT="0" distB="0" distL="114300" distR="114300" simplePos="0" relativeHeight="251684864" behindDoc="0" locked="0" layoutInCell="1" allowOverlap="1" wp14:anchorId="595B37E0" wp14:editId="478B6A59">
                <wp:simplePos x="0" y="0"/>
                <wp:positionH relativeFrom="column">
                  <wp:posOffset>-228600</wp:posOffset>
                </wp:positionH>
                <wp:positionV relativeFrom="paragraph">
                  <wp:posOffset>4616450</wp:posOffset>
                </wp:positionV>
                <wp:extent cx="5829300" cy="228600"/>
                <wp:effectExtent l="0" t="0" r="0" b="0"/>
                <wp:wrapThrough wrapText="bothSides">
                  <wp:wrapPolygon edited="0">
                    <wp:start x="94" y="0"/>
                    <wp:lineTo x="94" y="19200"/>
                    <wp:lineTo x="21365" y="19200"/>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F6B2A0" w14:textId="31D83096" w:rsidR="007C5B93" w:rsidRDefault="007C5B93" w:rsidP="00A70AB2">
                            <w:pPr>
                              <w:pStyle w:val="Subtitle"/>
                              <w:contextualSpacing w:val="0"/>
                            </w:pPr>
                            <w:r>
                              <w:t xml:space="preserve">Table 5. </w:t>
                            </w:r>
                            <w:proofErr w:type="gramStart"/>
                            <w:r>
                              <w:t>DALYs</w:t>
                            </w:r>
                            <w:proofErr w:type="gramEnd"/>
                            <w:r>
                              <w:t xml:space="preserve"> averted and additional cost of implementing a combination of interventions between 2010 and 2030.</w:t>
                            </w:r>
                          </w:p>
                          <w:p w14:paraId="282F6D2F" w14:textId="77777777" w:rsidR="007C5B93" w:rsidRPr="00B7495C" w:rsidRDefault="007C5B93"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9" type="#_x0000_t202" style="position:absolute;left:0;text-align:left;margin-left:-17.95pt;margin-top:363.5pt;width:459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cCntICAAAX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" filled="f" stroked="f">
                <v:textbox>
                  <w:txbxContent>
                    <w:p w14:paraId="19F6B2A0" w14:textId="31D83096" w:rsidR="007C5B93" w:rsidRDefault="007C5B93" w:rsidP="00A70AB2">
                      <w:pPr>
                        <w:pStyle w:val="Subtitle"/>
                        <w:contextualSpacing w:val="0"/>
                      </w:pPr>
                      <w:r>
                        <w:t xml:space="preserve">Table 5. </w:t>
                      </w:r>
                      <w:proofErr w:type="gramStart"/>
                      <w:r>
                        <w:t>DALYs</w:t>
                      </w:r>
                      <w:proofErr w:type="gramEnd"/>
                      <w:r>
                        <w:t xml:space="preserve"> averted and additional cost of implementing a combination of interventions between 2010 and 2030.</w:t>
                      </w:r>
                    </w:p>
                    <w:p w14:paraId="282F6D2F" w14:textId="77777777" w:rsidR="007C5B93" w:rsidRPr="00B7495C" w:rsidRDefault="007C5B93" w:rsidP="00A70AB2">
                      <w:pPr>
                        <w:rPr>
                          <w:rFonts w:ascii="Trebuchet MS" w:hAnsi="Trebuchet MS"/>
                          <w:sz w:val="16"/>
                          <w:szCs w:val="16"/>
                        </w:rPr>
                      </w:pPr>
                    </w:p>
                  </w:txbxContent>
                </v:textbox>
                <w10:wrap type="through"/>
              </v:shape>
            </w:pict>
          </mc:Fallback>
        </mc:AlternateContent>
      </w:r>
    </w:p>
    <w:p w14:paraId="40921A18" w14:textId="77777777" w:rsidR="005E3E3B" w:rsidRDefault="005E3E3B" w:rsidP="004047B1">
      <w:pPr>
        <w:pStyle w:val="Heading1"/>
        <w:contextualSpacing w:val="0"/>
      </w:pPr>
    </w:p>
    <w:p w14:paraId="2EAD38C6" w14:textId="0FB94C7F" w:rsidR="007F1979" w:rsidRDefault="008337DC" w:rsidP="008337DC">
      <w:pPr>
        <w:pStyle w:val="Heading1"/>
        <w:contextualSpacing w:val="0"/>
      </w:pPr>
      <w:r>
        <w:rPr>
          <w:noProof/>
          <w:lang w:val="en-US"/>
        </w:rPr>
        <w:lastRenderedPageBreak/>
        <mc:AlternateContent>
          <mc:Choice Requires="wpg">
            <w:drawing>
              <wp:anchor distT="0" distB="0" distL="114300" distR="114300" simplePos="0" relativeHeight="251694080" behindDoc="0" locked="0" layoutInCell="1" allowOverlap="1" wp14:anchorId="777A5166" wp14:editId="0B99C471">
                <wp:simplePos x="0" y="0"/>
                <wp:positionH relativeFrom="column">
                  <wp:posOffset>457200</wp:posOffset>
                </wp:positionH>
                <wp:positionV relativeFrom="paragraph">
                  <wp:posOffset>-457200</wp:posOffset>
                </wp:positionV>
                <wp:extent cx="4229100" cy="5486400"/>
                <wp:effectExtent l="25400" t="25400" r="12700" b="0"/>
                <wp:wrapTopAndBottom/>
                <wp:docPr id="9" name="Group 9"/>
                <wp:cNvGraphicFramePr/>
                <a:graphic xmlns:a="http://schemas.openxmlformats.org/drawingml/2006/main">
                  <a:graphicData uri="http://schemas.microsoft.com/office/word/2010/wordprocessingGroup">
                    <wpg:wgp>
                      <wpg:cNvGrpSpPr/>
                      <wpg:grpSpPr>
                        <a:xfrm>
                          <a:off x="0" y="0"/>
                          <a:ext cx="4229100" cy="5486400"/>
                          <a:chOff x="0" y="0"/>
                          <a:chExt cx="4229100" cy="5486400"/>
                        </a:xfrm>
                      </wpg:grpSpPr>
                      <wps:wsp>
                        <wps:cNvPr id="15" name="Text Box 15"/>
                        <wps:cNvSpPr txBox="1"/>
                        <wps:spPr>
                          <a:xfrm>
                            <a:off x="0" y="51435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CA274D" w14:textId="77777777" w:rsidR="007C5B93" w:rsidRDefault="007C5B93" w:rsidP="00137AD9">
                              <w:pPr>
                                <w:pStyle w:val="Subtitle"/>
                                <w:contextualSpacing w:val="0"/>
                              </w:pPr>
                              <w:r>
                                <w:t>Figure 4. Care experience of deceased individuals who suffered an HIV-related death between 2010 and 2030.</w:t>
                              </w:r>
                            </w:p>
                            <w:p w14:paraId="3D527C01" w14:textId="77777777" w:rsidR="007C5B93" w:rsidRPr="00B7495C" w:rsidRDefault="007C5B93"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descr="Macintosh HD:Users:jack:Dropbox:DIDE - HIVMC:Treatment Cascade:Paper:Figures:BigPie:BigPiePie.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3065" cy="5112385"/>
                          </a:xfrm>
                          <a:prstGeom prst="rect">
                            <a:avLst/>
                          </a:prstGeom>
                          <a:noFill/>
                          <a:ln w="12700" cmpd="sng">
                            <a:solidFill>
                              <a:schemeClr val="tx1"/>
                            </a:solidFill>
                          </a:ln>
                        </pic:spPr>
                      </pic:pic>
                    </wpg:wgp>
                  </a:graphicData>
                </a:graphic>
              </wp:anchor>
            </w:drawing>
          </mc:Choice>
          <mc:Fallback>
            <w:pict>
              <v:group id="Group 9" o:spid="_x0000_s1040" style="position:absolute;left:0;text-align:left;margin-left:36pt;margin-top:-35.95pt;width:333pt;height:6in;z-index:251694080" coordsize="4229100,5486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">
                <v:shape id="Text Box 15" o:spid="_x0000_s1041" type="#_x0000_t202" style="position:absolute;top:51435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3CA274D" w14:textId="77777777" w:rsidR="007C5B93" w:rsidRDefault="007C5B93" w:rsidP="00137AD9">
                        <w:pPr>
                          <w:pStyle w:val="Subtitle"/>
                          <w:contextualSpacing w:val="0"/>
                        </w:pPr>
                        <w:r>
                          <w:t>Figure 4. Care experience of deceased individuals who suffered an HIV-related death between 2010 and 2030.</w:t>
                        </w:r>
                      </w:p>
                      <w:p w14:paraId="3D527C01" w14:textId="77777777" w:rsidR="007C5B93" w:rsidRPr="00B7495C" w:rsidRDefault="007C5B93" w:rsidP="00137AD9">
                        <w:pPr>
                          <w:rPr>
                            <w:rFonts w:ascii="Trebuchet MS" w:hAnsi="Trebuchet MS"/>
                            <w:sz w:val="16"/>
                            <w:szCs w:val="16"/>
                          </w:rPr>
                        </w:pPr>
                      </w:p>
                    </w:txbxContent>
                  </v:textbox>
                </v:shape>
                <v:shape id="Picture 6" o:spid="_x0000_s1042" type="#_x0000_t75" alt="Macintosh HD:Users:jack:Dropbox:DIDE - HIVMC:Treatment Cascade:Paper:Figures:BigPie:BigPiePie.pdf" style="position:absolute;width:4203065;height:51123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uB&#10;kJPAAAAA2gAAAA8AAABkcnMvZG93bnJldi54bWxEj0GLwjAUhO8L/ofwBG9rqogr1bSIIHjVLazH&#10;Z/Nsis1LaWJt/71ZWNjjMDPfMLt8sI3oqfO1YwWLeQKCuHS65kpB8X383IDwAVlj45gUjOQhzyYf&#10;O0y1e/GZ+kuoRISwT1GBCaFNpfSlIYt+7lri6N1dZzFE2VVSd/iKcNvIZZKspcWa44LBlg6Gysfl&#10;aRXcbl+kk3NRuE3Z783ParzWxajUbDrstyACDeE//Nc+aQVr+L0Sb4DM3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4GQk8AAAADaAAAADwAAAAAAAAAAAAAAAACcAgAAZHJz&#10;L2Rvd25yZXYueG1sUEsFBgAAAAAEAAQA9wAAAIkDAAAAAA==&#10;" stroked="t" strokecolor="black [3213]" strokeweight="1pt">
                  <v:imagedata r:id="rId18" o:title="BigPiePie.pdf"/>
                  <v:path arrowok="t"/>
                </v:shape>
                <w10:wrap type="topAndBottom"/>
              </v:group>
            </w:pict>
          </mc:Fallback>
        </mc:AlternateContent>
      </w:r>
      <w:commentRangeStart w:id="33"/>
      <w:r w:rsidR="00ED39DB">
        <w:t>D</w:t>
      </w:r>
      <w:r w:rsidR="00615625">
        <w:t>i</w:t>
      </w:r>
      <w:r w:rsidR="00ED39DB">
        <w:t>scussion</w:t>
      </w:r>
      <w:commentRangeEnd w:id="33"/>
      <w:r w:rsidR="00802DB7">
        <w:rPr>
          <w:rStyle w:val="CommentReference"/>
        </w:rPr>
        <w:commentReference w:id="33"/>
      </w:r>
    </w:p>
    <w:p w14:paraId="168344F8" w14:textId="75E59238" w:rsidR="007F1979" w:rsidRPr="00804A10" w:rsidRDefault="0006590A" w:rsidP="00CF1E3F">
      <w:pPr>
        <w:pStyle w:val="normal0"/>
        <w:ind w:firstLine="360"/>
        <w:rPr>
          <w:lang w:val="en-US"/>
        </w:rPr>
      </w:pPr>
      <w:r w:rsidRPr="00DD19A4">
        <w:rPr>
          <w:lang w:val="en-US"/>
        </w:rPr>
        <w:t xml:space="preserve">Our results suggest that ART-programmes can be </w:t>
      </w:r>
      <w:r w:rsidR="00802DB7">
        <w:rPr>
          <w:lang w:val="en-US"/>
        </w:rPr>
        <w:t xml:space="preserve">materially </w:t>
      </w:r>
      <w:r w:rsidRPr="00DD19A4">
        <w:rPr>
          <w:lang w:val="en-US"/>
        </w:rPr>
        <w:t>enhanced to bri</w:t>
      </w:r>
      <w:r>
        <w:rPr>
          <w:lang w:val="en-US"/>
        </w:rPr>
        <w:t>ng about greater health benefits by strengt</w:t>
      </w:r>
      <w:r w:rsidR="00114D34">
        <w:rPr>
          <w:lang w:val="en-US"/>
        </w:rPr>
        <w:t>hening each part of the cascade</w:t>
      </w:r>
      <w:r w:rsidR="00802DB7">
        <w:rPr>
          <w:lang w:val="en-US"/>
        </w:rPr>
        <w:t xml:space="preserve">, </w:t>
      </w:r>
      <w:r>
        <w:rPr>
          <w:lang w:val="en-US"/>
        </w:rPr>
        <w:t>as has been demonstrated to</w:t>
      </w:r>
      <w:r w:rsidR="00114D34">
        <w:rPr>
          <w:lang w:val="en-US"/>
        </w:rPr>
        <w:t xml:space="preserve"> be feasible in earlier trials</w:t>
      </w:r>
      <w:r w:rsidR="00AD5424">
        <w:rPr>
          <w:lang w:val="en-US"/>
        </w:rPr>
        <w:fldChar w:fldCharType="begin"/>
      </w:r>
      <w:r w:rsidR="007C5B93">
        <w:rPr>
          <w:lang w:val="en-US"/>
        </w:rPr>
        <w:instrText xml:space="preserve"> ADDIN PAPERS2_CITATIONS &lt;citation&gt;&lt;uuid&gt;66C42BEB-1724-400E-A6AB-E2B15D1B36F3&lt;/uuid&gt;&lt;priority&gt;32&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AD5424">
        <w:rPr>
          <w:lang w:val="en-US"/>
        </w:rPr>
        <w:fldChar w:fldCharType="separate"/>
      </w:r>
      <w:r w:rsidR="00AD5424">
        <w:rPr>
          <w:lang w:val="en-US"/>
        </w:rPr>
        <w:t>{Govindasamy:2014fa, Barnighausen:2011cb}</w:t>
      </w:r>
      <w:r w:rsidR="00AD5424">
        <w:rPr>
          <w:lang w:val="en-US"/>
        </w:rPr>
        <w:fldChar w:fldCharType="end"/>
      </w:r>
      <w:r w:rsidR="00114D34">
        <w:rPr>
          <w:lang w:val="en-US"/>
        </w:rPr>
        <w:t>,</w:t>
      </w:r>
      <w:r>
        <w:rPr>
          <w:lang w:val="en-US"/>
        </w:rPr>
        <w:t xml:space="preserve"> and/or by shifting to treating HIV-infected persons immediately when they present to care. In contrast, a radicial expansion of treatment programmes, with the identified </w:t>
      </w:r>
      <w:r w:rsidR="00114D34">
        <w:rPr>
          <w:lang w:val="en-US"/>
        </w:rPr>
        <w:t>weaknesses</w:t>
      </w:r>
      <w:r>
        <w:rPr>
          <w:lang w:val="en-US"/>
        </w:rPr>
        <w:t xml:space="preserve"> in linkage and retention perpetuated, would not maximize health generated with limited resources.</w:t>
      </w:r>
    </w:p>
    <w:p w14:paraId="44F9A49A" w14:textId="77777777" w:rsidR="00501AD9" w:rsidRDefault="00501AD9" w:rsidP="005878BC">
      <w:pPr>
        <w:pStyle w:val="normal0"/>
      </w:pPr>
    </w:p>
    <w:p w14:paraId="58015367" w14:textId="5C3EDA10" w:rsidR="007E2B59" w:rsidRDefault="00464172" w:rsidP="00FD3AED">
      <w:pPr>
        <w:pStyle w:val="normal0"/>
        <w:ind w:firstLine="360"/>
      </w:pPr>
      <w:r>
        <w:t>I</w:t>
      </w:r>
      <w:r w:rsidR="00D43662">
        <w:t xml:space="preserve">mprovements </w:t>
      </w:r>
      <w:r w:rsidR="002F02C5">
        <w:t>to</w:t>
      </w:r>
      <w:r w:rsidR="00D43662">
        <w:t xml:space="preserve"> the care cascade have long been hoped to be small, feasible, likely inexpensive changes to the operations of a clinic that would yield a large benefit, </w:t>
      </w:r>
      <w:r w:rsidR="002F02C5">
        <w:t xml:space="preserve">leveraging </w:t>
      </w:r>
      <w:r w:rsidR="00D43662">
        <w:t xml:space="preserve">the enormous impact already made </w:t>
      </w:r>
      <w:r w:rsidR="002F02C5">
        <w:t>by</w:t>
      </w:r>
      <w:r w:rsidR="00D43662">
        <w:t xml:space="preserve"> ART to ge</w:t>
      </w:r>
      <w:r>
        <w:t>nerate greater health outcomes</w:t>
      </w:r>
      <w:r w:rsidR="007C5B93">
        <w:fldChar w:fldCharType="begin"/>
      </w:r>
      <w:r w:rsidR="007C5B93">
        <w:instrText xml:space="preserve"> ADDIN PAPERS2_CITATIONS &lt;citation&gt;&lt;uuid&gt;B3194C98-406E-420E-90EF-A84762A35307&lt;/uuid&gt;&lt;priority&gt;0&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gt;&lt;uuid&gt;BFAF490C-2FFD-4763-B9E3-D8F6AD29BB72&lt;/uuid&gt;&lt;volume&gt;87&lt;/volume&gt;&lt;accepted_date&gt;99200903111200000000222000&lt;/accepted_date&gt;&lt;startpage&gt;754&lt;/startpage&gt;&lt;publication_date&gt;99200910001200000000220000&lt;/publication_date&gt;&lt;url&gt;http://eutils.ncbi.nlm.nih.gov/entrez/eutils/elink.fcgi?dbfrom=pubmed&amp;amp;id=19876542&amp;amp;retmode=ref&amp;amp;cmd=prlinks&lt;/url&gt;&lt;citekey&gt;Herbst:2009ta&lt;/citekey&gt;&lt;type&gt;400&lt;/type&gt;&lt;title&gt;Adult mortality and antiretroviral treatment roll-out in rural KwaZulu-Natal, South Africa.&lt;/title&gt;&lt;location&gt;200,4,-28.4059334,32.2143323&lt;/location&gt;&lt;submission_date&gt;99200809171200000000222000&lt;/submission_date&gt;&lt;number&gt;10&lt;/number&gt;&lt;institution&gt;Africa Centre for Health and Population Studies, University of KwaZulu-Natal, Mtubatuba, South Africa. kherbst@africacentre.ac.za&lt;/institution&gt;&lt;subtype&gt;400&lt;/subtype&gt;&lt;endpage&gt;762&lt;/endpage&gt;&lt;bundle&gt;&lt;publication&gt;&lt;title&gt;Bulletin of the World Health Organization&lt;/title&gt;&lt;type&gt;-100&lt;/type&gt;&lt;subtype&gt;-100&lt;/subtype&gt;&lt;uuid&gt;8F3CABD2-E8C3-4A9C-9ABA-E6CFF535FE04&lt;/uuid&gt;&lt;/publication&gt;&lt;/bundle&gt;&lt;authors&gt;&lt;author&gt;&lt;firstName&gt;Abraham&lt;/firstName&gt;&lt;middleNames&gt;J&lt;/middleNames&gt;&lt;lastName&gt;Herbst&lt;/lastName&gt;&lt;/author&gt;&lt;author&gt;&lt;firstName&gt;Graham&lt;/firstName&gt;&lt;middleNames&gt;S&lt;/middleNames&gt;&lt;lastName&gt;Cooke&lt;/lastName&gt;&lt;/author&gt;&lt;author&gt;&lt;firstName&gt;Till&lt;/firstName&gt;&lt;middleNames&gt;W&lt;/middleNames&gt;&lt;lastName&gt;Bärnighausen&lt;/lastName&gt;&lt;/author&gt;&lt;author&gt;&lt;firstName&gt;Angelique&lt;/firstName&gt;&lt;lastName&gt;KanyKany&lt;/lastName&gt;&lt;/author&gt;&lt;author&gt;&lt;firstName&gt;Frank&lt;/firstName&gt;&lt;lastName&gt;Tanser&lt;/lastName&gt;&lt;/author&gt;&lt;author&gt;&lt;firstName&gt;Marie-Louise&lt;/firstName&gt;&lt;lastName&gt;Newell&lt;/lastName&gt;&lt;/author&gt;&lt;/authors&gt;&lt;/publication&gt;&lt;/publications&gt;&lt;cites&gt;&lt;/cites&gt;&lt;/citation&gt;</w:instrText>
      </w:r>
      <w:r w:rsidR="007C5B93">
        <w:fldChar w:fldCharType="separate"/>
      </w:r>
      <w:r w:rsidR="007C5B93">
        <w:rPr>
          <w:lang w:val="en-US"/>
        </w:rPr>
        <w:t>{Cohen:2011kr, Herbst:2009ta}</w:t>
      </w:r>
      <w:r w:rsidR="007C5B93">
        <w:fldChar w:fldCharType="end"/>
      </w:r>
      <w:r>
        <w:t xml:space="preserve">. </w:t>
      </w:r>
      <w:r w:rsidR="00D43662">
        <w:t xml:space="preserve">Whilst we find </w:t>
      </w:r>
      <w:r>
        <w:t xml:space="preserve">this </w:t>
      </w:r>
      <w:r w:rsidR="00D43662">
        <w:t xml:space="preserve">to be true to </w:t>
      </w:r>
      <w:r>
        <w:t xml:space="preserve">an </w:t>
      </w:r>
      <w:r w:rsidR="00D43662">
        <w:t>extent, the multifaceted nature of the current cascade means that no single cascade inter</w:t>
      </w:r>
      <w:r>
        <w:t>vention has a very large impact on patient outcomes.</w:t>
      </w:r>
      <w:r w:rsidR="005D5B00">
        <w:t xml:space="preserve"> </w:t>
      </w:r>
      <w:r w:rsidR="00D43662">
        <w:t xml:space="preserve">Trials and other studies </w:t>
      </w:r>
      <w:r w:rsidR="007C5B93">
        <w:t xml:space="preserve">to date, have only </w:t>
      </w:r>
      <w:r w:rsidR="00D43662">
        <w:t xml:space="preserve">examined the impact of </w:t>
      </w:r>
      <w:r w:rsidR="007C5B93">
        <w:t xml:space="preserve">single </w:t>
      </w:r>
      <w:r w:rsidR="00D43662">
        <w:t>intervention</w:t>
      </w:r>
      <w:r w:rsidR="00A65ECB">
        <w:t>s</w:t>
      </w:r>
      <w:r w:rsidR="00D43662">
        <w:t xml:space="preserve"> on t</w:t>
      </w:r>
      <w:r w:rsidR="007E2B59">
        <w:t>he casc</w:t>
      </w:r>
      <w:r w:rsidR="007C5B93">
        <w:t>a</w:t>
      </w:r>
      <w:r w:rsidR="007E2B59">
        <w:t>de</w:t>
      </w:r>
      <w:r w:rsidR="004B773F">
        <w:fldChar w:fldCharType="begin"/>
      </w:r>
      <w:r w:rsidR="004B773F">
        <w:instrText xml:space="preserve"> ADDIN PAPERS2_CITATIONS &lt;citation&gt;&lt;uuid&gt;59141FDA-9FD0-4206-8753-4F7E99AF418A&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4B773F">
        <w:fldChar w:fldCharType="separate"/>
      </w:r>
      <w:r w:rsidR="004B773F">
        <w:rPr>
          <w:lang w:val="en-US"/>
        </w:rPr>
        <w:t>{Govindasa</w:t>
      </w:r>
      <w:r w:rsidR="004B773F">
        <w:rPr>
          <w:lang w:val="en-US"/>
        </w:rPr>
        <w:t>my:2014fa, Barnighausen:2011cb</w:t>
      </w:r>
      <w:r w:rsidR="004B773F">
        <w:rPr>
          <w:lang w:val="en-US"/>
        </w:rPr>
        <w:t>}</w:t>
      </w:r>
      <w:r w:rsidR="004B773F">
        <w:fldChar w:fldCharType="end"/>
      </w:r>
      <w:r w:rsidR="005A3DD8">
        <w:t xml:space="preserve">, </w:t>
      </w:r>
      <w:r w:rsidR="007C5B93">
        <w:t>as those experi</w:t>
      </w:r>
      <w:r w:rsidR="007E2B59">
        <w:t>mental designs are not very ameanable to measuring the impact of combinations of changes simultane</w:t>
      </w:r>
      <w:r w:rsidR="004B773F">
        <w:t>ous</w:t>
      </w:r>
      <w:r w:rsidR="007E2B59">
        <w:t>ly.</w:t>
      </w:r>
      <w:r w:rsidR="004B773F">
        <w:t xml:space="preserve"> </w:t>
      </w:r>
      <w:r w:rsidR="007E2B59">
        <w:t xml:space="preserve">However, </w:t>
      </w:r>
      <w:r w:rsidR="004B773F">
        <w:t>witih the aid of a mathematical model</w:t>
      </w:r>
      <w:r w:rsidR="0006590A">
        <w:t xml:space="preserve"> we</w:t>
      </w:r>
      <w:r w:rsidR="007E2B59">
        <w:t xml:space="preserve"> can see how attractive a combination set of intervention</w:t>
      </w:r>
      <w:r w:rsidR="004B773F">
        <w:t>s</w:t>
      </w:r>
      <w:r w:rsidR="007E2B59">
        <w:t xml:space="preserve"> potentially is.</w:t>
      </w:r>
      <w:r w:rsidR="00FD3AED">
        <w:t xml:space="preserve"> </w:t>
      </w:r>
      <w:r w:rsidR="005D5B00">
        <w:t xml:space="preserve">All interventions </w:t>
      </w:r>
      <w:r w:rsidR="007E2B59">
        <w:t xml:space="preserve">modelled </w:t>
      </w:r>
      <w:r w:rsidR="005D5B00">
        <w:t>are</w:t>
      </w:r>
      <w:r w:rsidR="007E2B59">
        <w:t xml:space="preserve"> based on </w:t>
      </w:r>
      <w:r w:rsidR="005D5B00">
        <w:t>real studies</w:t>
      </w:r>
      <w:r w:rsidR="007E2B59">
        <w:t xml:space="preserve"> (</w:t>
      </w:r>
      <w:r w:rsidR="005D5B00">
        <w:t>Text S1</w:t>
      </w:r>
      <w:r w:rsidR="007E2B59">
        <w:t>)</w:t>
      </w:r>
      <w:r w:rsidR="005D5B00">
        <w:t>,</w:t>
      </w:r>
      <w:r w:rsidR="007E2B59">
        <w:t xml:space="preserve"> meaning that the impact projected may be realistic. However, studies </w:t>
      </w:r>
      <w:r w:rsidR="005D5B00">
        <w:t>investigating</w:t>
      </w:r>
      <w:r w:rsidR="007E2B59">
        <w:t xml:space="preserve"> complete combinations </w:t>
      </w:r>
      <w:r w:rsidR="005D5B00">
        <w:t>are</w:t>
      </w:r>
      <w:r w:rsidR="007E2B59">
        <w:t xml:space="preserve"> </w:t>
      </w:r>
      <w:r w:rsidR="007E2B59">
        <w:lastRenderedPageBreak/>
        <w:t xml:space="preserve">needed to confirm </w:t>
      </w:r>
      <w:r w:rsidR="005D5B00">
        <w:t xml:space="preserve">our </w:t>
      </w:r>
      <w:r w:rsidR="007E2B59">
        <w:t>findings – it may be that greater synergies accure giving higher benefits and lower costs, or, instead that the increased complexity of operations leads to higher cost and less benfits tha</w:t>
      </w:r>
      <w:r w:rsidR="005D5B00">
        <w:t>n</w:t>
      </w:r>
      <w:r w:rsidR="007E2B59">
        <w:t xml:space="preserve"> expected.</w:t>
      </w:r>
    </w:p>
    <w:p w14:paraId="45E986BC" w14:textId="77777777" w:rsidR="00501AD9" w:rsidRDefault="00501AD9" w:rsidP="005878BC">
      <w:pPr>
        <w:pStyle w:val="normal0"/>
        <w:numPr>
          <w:ilvl w:val="0"/>
          <w:numId w:val="24"/>
        </w:numPr>
      </w:pPr>
      <w:r>
        <w:t xml:space="preserve">Further interventions are in </w:t>
      </w:r>
      <w:bookmarkStart w:id="34" w:name="_GoBack"/>
      <w:bookmarkEnd w:id="34"/>
      <w:r>
        <w:t xml:space="preserve">the pipeline too. In particular, there has been discussion </w:t>
      </w:r>
      <w:r w:rsidR="00802DB7">
        <w:t xml:space="preserve">about making pre-ART more attractive to patients, which may also be expected to bring benefits. </w:t>
      </w:r>
    </w:p>
    <w:p w14:paraId="2AE2BEDA" w14:textId="77777777" w:rsidR="00501AD9" w:rsidRDefault="00501AD9" w:rsidP="00A81127">
      <w:pPr>
        <w:pStyle w:val="normal0"/>
      </w:pPr>
    </w:p>
    <w:p w14:paraId="57C081E4" w14:textId="77777777" w:rsidR="00B07EAE" w:rsidRDefault="00B07EAE" w:rsidP="00A81127">
      <w:pPr>
        <w:pStyle w:val="normal0"/>
      </w:pPr>
    </w:p>
    <w:p w14:paraId="0F43F9B9" w14:textId="3C608F7D" w:rsidR="00501AD9" w:rsidRDefault="00C96EDD" w:rsidP="00A81127">
      <w:pPr>
        <w:pStyle w:val="normal0"/>
        <w:numPr>
          <w:ilvl w:val="0"/>
          <w:numId w:val="24"/>
        </w:numPr>
        <w:rPr>
          <w:ins w:id="35" w:author="Tim Hallett" w:date="2015-01-28T08:57:00Z"/>
        </w:rPr>
      </w:pPr>
      <w:r>
        <w:t xml:space="preserve">Immediate </w:t>
      </w:r>
      <w:r w:rsidR="00B07EAE">
        <w:t>ART has been talked about</w:t>
      </w:r>
      <w:r w:rsidR="007E2B59">
        <w:t xml:space="preserve"> --- t</w:t>
      </w:r>
      <w:r w:rsidR="00501AD9">
        <w:t>here has been debate about the benefits clinically and on transmission. But, ultimatel</w:t>
      </w:r>
      <w:r w:rsidR="005926DE">
        <w:t>y</w:t>
      </w:r>
      <w:r w:rsidR="00501AD9">
        <w:t xml:space="preserve">t, </w:t>
      </w:r>
      <w:commentRangeStart w:id="36"/>
      <w:r w:rsidR="00501AD9">
        <w:t xml:space="preserve">what we are finding here is that the pragmatic benefits of not loosing someone who presents to care is powerful. </w:t>
      </w:r>
      <w:commentRangeEnd w:id="36"/>
      <w:r w:rsidR="007E2B59">
        <w:rPr>
          <w:rStyle w:val="CommentReference"/>
        </w:rPr>
        <w:commentReference w:id="36"/>
      </w:r>
      <w:r w:rsidR="00501AD9">
        <w:t>This is consistent with the story from {</w:t>
      </w:r>
      <w:proofErr w:type="gramStart"/>
      <w:r w:rsidR="00501AD9">
        <w:t>New</w:t>
      </w:r>
      <w:proofErr w:type="gramEnd"/>
      <w:r w:rsidR="00501AD9">
        <w:t xml:space="preserve"> sydeny rosen trial about same day treat</w:t>
      </w:r>
      <w:r w:rsidR="000B5114">
        <w:t xml:space="preserve"> RapIT</w:t>
      </w:r>
      <w:ins w:id="38" w:author="Tim Hallett" w:date="2015-01-28T08:54:00Z">
        <w:r w:rsidR="00501AD9">
          <w:t xml:space="preserve">}. </w:t>
        </w:r>
      </w:ins>
      <w:ins w:id="39" w:author="Tim Hallett" w:date="2015-01-28T08:57:00Z">
        <w:r w:rsidR="00802DB7">
          <w:t xml:space="preserve">This represents a very different approach to </w:t>
        </w:r>
        <w:proofErr w:type="gramStart"/>
        <w:r w:rsidR="00802DB7">
          <w:t>the strengthen</w:t>
        </w:r>
        <w:proofErr w:type="gramEnd"/>
        <w:r w:rsidR="00802DB7">
          <w:t xml:space="preserve"> the pre-ART route. Under current assumption, these two options have about the same impact and cost and </w:t>
        </w:r>
      </w:ins>
      <w:ins w:id="40" w:author="Tim Hallett" w:date="2015-01-31T11:12:00Z">
        <w:r w:rsidR="005926DE">
          <w:t xml:space="preserve">both </w:t>
        </w:r>
      </w:ins>
      <w:ins w:id="41" w:author="Tim Hallett" w:date="2015-01-28T08:57:00Z">
        <w:r w:rsidR="005926DE">
          <w:t>can be recommended on this basis.</w:t>
        </w:r>
        <w:r w:rsidR="00802DB7">
          <w:t xml:space="preserve"> </w:t>
        </w:r>
      </w:ins>
    </w:p>
    <w:p w14:paraId="3DCFE548" w14:textId="77777777" w:rsidR="00802DB7" w:rsidRDefault="00802DB7" w:rsidP="00A81127">
      <w:pPr>
        <w:pStyle w:val="normal0"/>
        <w:rPr>
          <w:ins w:id="42" w:author="Tim Hallett" w:date="2015-01-28T08:57:00Z"/>
        </w:rPr>
      </w:pPr>
    </w:p>
    <w:p w14:paraId="6B9BC209" w14:textId="77777777" w:rsidR="0006590A" w:rsidRDefault="0006590A" w:rsidP="00A81127">
      <w:pPr>
        <w:pStyle w:val="normal0"/>
        <w:rPr>
          <w:ins w:id="43" w:author="Tim Hallett" w:date="2015-01-28T08:53:00Z"/>
        </w:rPr>
      </w:pPr>
    </w:p>
    <w:p w14:paraId="516FCD07" w14:textId="77777777" w:rsidR="00FC45D6" w:rsidRDefault="00501AD9" w:rsidP="00A81127">
      <w:pPr>
        <w:pStyle w:val="normal0"/>
        <w:numPr>
          <w:ilvl w:val="0"/>
          <w:numId w:val="24"/>
        </w:numPr>
        <w:rPr>
          <w:ins w:id="44" w:author="Tim Hallett" w:date="2015-01-28T09:35:00Z"/>
        </w:rPr>
      </w:pPr>
      <w:ins w:id="45" w:author="Tim Hallett" w:date="2015-01-28T08:53:00Z">
        <w:r>
          <w:t>However, population perspective reveals loci of deaths and clinic-focussed interventions, though cheap and do-able and good, will not bring</w:t>
        </w:r>
      </w:ins>
      <w:ins w:id="46" w:author="Tim Hallett" w:date="2015-01-28T08:58:00Z">
        <w:r w:rsidR="00802DB7">
          <w:t xml:space="preserve"> the largest impacts.</w:t>
        </w:r>
      </w:ins>
      <w:ins w:id="47" w:author="Tim Hallett" w:date="2015-01-28T09:00:00Z">
        <w:r w:rsidR="00B07EAE">
          <w:t xml:space="preserve"> Large </w:t>
        </w:r>
        <w:proofErr w:type="gramStart"/>
        <w:r w:rsidR="00B07EAE">
          <w:t>number of deaths exist</w:t>
        </w:r>
        <w:proofErr w:type="gramEnd"/>
        <w:r w:rsidR="00B07EAE">
          <w:t xml:space="preserve"> outside the clinic among persons never diagnosed. </w:t>
        </w:r>
      </w:ins>
    </w:p>
    <w:p w14:paraId="491965D3" w14:textId="77777777" w:rsidR="00FC45D6" w:rsidRDefault="00FC45D6" w:rsidP="00A81127">
      <w:pPr>
        <w:pStyle w:val="normal0"/>
        <w:numPr>
          <w:ilvl w:val="0"/>
          <w:numId w:val="24"/>
        </w:numPr>
        <w:rPr>
          <w:ins w:id="48" w:author="Tim Hallett" w:date="2015-01-28T09:35:00Z"/>
        </w:rPr>
      </w:pPr>
      <w:ins w:id="49" w:author="Tim Hallett" w:date="2015-01-28T09:35:00Z">
        <w:r>
          <w:t>Data from ALPHA Network (</w:t>
        </w:r>
        <w:proofErr w:type="gramStart"/>
        <w:r>
          <w:t xml:space="preserve">CITe </w:t>
        </w:r>
      </w:ins>
      <w:ins w:id="50" w:author="Tim Hallett" w:date="2015-01-31T11:12:00Z">
        <w:r w:rsidR="005926DE">
          <w:t>;</w:t>
        </w:r>
        <w:proofErr w:type="gramEnd"/>
        <w:r w:rsidR="005926DE">
          <w:t xml:space="preserve"> </w:t>
        </w:r>
      </w:ins>
      <w:ins w:id="51" w:author="Tim Hallett" w:date="2015-01-28T09:35:00Z">
        <w:r>
          <w:t>hoW?) confirms that picture.</w:t>
        </w:r>
      </w:ins>
    </w:p>
    <w:p w14:paraId="6E643926" w14:textId="77777777" w:rsidR="00FC45D6" w:rsidRDefault="00FC45D6" w:rsidP="00A81127">
      <w:pPr>
        <w:pStyle w:val="normal0"/>
        <w:numPr>
          <w:ilvl w:val="0"/>
          <w:numId w:val="24"/>
        </w:numPr>
        <w:rPr>
          <w:ins w:id="52" w:author="Tim Hallett" w:date="2015-01-28T09:35:00Z"/>
        </w:rPr>
      </w:pPr>
      <w:ins w:id="53" w:author="Tim Hallett" w:date="2015-01-28T09:35:00Z">
        <w:r>
          <w:t>M&amp;E of cascade, as well as treatment guideliens should consider this point carefully. The effectiveness of a treatment program is only as good as the HIV testing program!</w:t>
        </w:r>
      </w:ins>
    </w:p>
    <w:p w14:paraId="15F15D6B" w14:textId="77777777" w:rsidR="0025713A" w:rsidRDefault="00B07EAE" w:rsidP="00A81127">
      <w:pPr>
        <w:pStyle w:val="normal0"/>
        <w:numPr>
          <w:ilvl w:val="0"/>
          <w:numId w:val="24"/>
        </w:numPr>
        <w:rPr>
          <w:ins w:id="54" w:author="Tim Hallett" w:date="2015-01-28T09:06:00Z"/>
        </w:rPr>
      </w:pPr>
      <w:ins w:id="55" w:author="Tim Hallett" w:date="2015-01-28T09:00:00Z">
        <w:r>
          <w:t xml:space="preserve">Neither of the above approaches would </w:t>
        </w:r>
      </w:ins>
      <w:ins w:id="56" w:author="Tim Hallett" w:date="2015-01-28T09:01:00Z">
        <w:r w:rsidR="0025713A">
          <w:t xml:space="preserve">reduce this. For the largest impact, massive outreach is required </w:t>
        </w:r>
      </w:ins>
      <w:ins w:id="57" w:author="Tim Hallett" w:date="2015-01-31T11:13:00Z">
        <w:r w:rsidR="005926DE">
          <w:t xml:space="preserve">– no free lunch - </w:t>
        </w:r>
      </w:ins>
      <w:ins w:id="58" w:author="Tim Hallett" w:date="2015-01-28T09:01:00Z">
        <w:r w:rsidR="0025713A">
          <w:t>and this will attract massive cost.</w:t>
        </w:r>
      </w:ins>
      <w:ins w:id="59" w:author="Tim Hallett" w:date="2015-01-31T11:35:00Z">
        <w:r w:rsidR="00380A3E">
          <w:t xml:space="preserve"> There is also an EQUITY dimension – should programs continue to improve care for those (wealthier? More urban? More educated?</w:t>
        </w:r>
      </w:ins>
      <w:ins w:id="60" w:author="Tim Hallett" w:date="2015-01-31T11:36:00Z">
        <w:r w:rsidR="00380A3E">
          <w:t xml:space="preserve"> DATA on this?</w:t>
        </w:r>
      </w:ins>
      <w:ins w:id="61" w:author="Tim Hallett" w:date="2015-01-31T11:35:00Z">
        <w:r w:rsidR="00380A3E">
          <w:t xml:space="preserve">) </w:t>
        </w:r>
        <w:proofErr w:type="gramStart"/>
        <w:r w:rsidR="00380A3E">
          <w:t>population</w:t>
        </w:r>
        <w:proofErr w:type="gramEnd"/>
        <w:r w:rsidR="00380A3E">
          <w:t xml:space="preserve"> that can more readily link to care, or seek to bring the whole </w:t>
        </w:r>
      </w:ins>
      <w:ins w:id="62" w:author="Tim Hallett" w:date="2015-01-31T11:36:00Z">
        <w:r w:rsidR="00380A3E">
          <w:t>population</w:t>
        </w:r>
      </w:ins>
      <w:ins w:id="63" w:author="Tim Hallett" w:date="2015-01-31T11:35:00Z">
        <w:r w:rsidR="00380A3E">
          <w:t xml:space="preserve"> </w:t>
        </w:r>
      </w:ins>
      <w:ins w:id="64" w:author="Tim Hallett" w:date="2015-01-31T11:36:00Z">
        <w:r w:rsidR="00380A3E">
          <w:t>to a standard of care?</w:t>
        </w:r>
      </w:ins>
    </w:p>
    <w:p w14:paraId="67999A06" w14:textId="77777777" w:rsidR="0025713A" w:rsidRDefault="0025713A" w:rsidP="00A81127">
      <w:pPr>
        <w:pStyle w:val="normal0"/>
        <w:numPr>
          <w:ilvl w:val="0"/>
          <w:numId w:val="24"/>
        </w:numPr>
        <w:rPr>
          <w:ins w:id="65" w:author="Tim Hallett" w:date="2015-01-28T09:03:00Z"/>
        </w:rPr>
      </w:pPr>
      <w:ins w:id="66" w:author="Tim Hallett" w:date="2015-01-28T09:01:00Z">
        <w:r>
          <w:t xml:space="preserve">The exact </w:t>
        </w:r>
        <w:proofErr w:type="gramStart"/>
        <w:r>
          <w:t>size of that cost is unknown and seem</w:t>
        </w:r>
        <w:proofErr w:type="gramEnd"/>
        <w:r>
          <w:t xml:space="preserve"> quite variable among studies.  Ultimately, the cost depends on how much demand creation is required and how convenient testing and linkage can become. It will be useful to improve how these costs are understood and approaches developed to keep costs low.</w:t>
        </w:r>
      </w:ins>
    </w:p>
    <w:p w14:paraId="0AB6D550" w14:textId="77777777" w:rsidR="0025713A" w:rsidRDefault="0025713A" w:rsidP="00A81127">
      <w:pPr>
        <w:pStyle w:val="normal0"/>
        <w:numPr>
          <w:ilvl w:val="0"/>
          <w:numId w:val="24"/>
        </w:numPr>
        <w:rPr>
          <w:ins w:id="67" w:author="Tim Hallett" w:date="2015-01-28T08:58:00Z"/>
        </w:rPr>
      </w:pPr>
      <w:ins w:id="68" w:author="Tim Hallett" w:date="2015-01-28T09:03:00Z">
        <w:r>
          <w:t xml:space="preserve">For instance, other exampels of HBCT (e.g Ruanne Linkage pilot and in Lancet HIV and Jenny’s paper) find high rates of linkages and lower cost than assumed here, </w:t>
        </w:r>
      </w:ins>
      <w:ins w:id="69" w:author="Tim Hallett" w:date="2015-01-28T09:04:00Z">
        <w:r>
          <w:t>which</w:t>
        </w:r>
      </w:ins>
      <w:ins w:id="70" w:author="Tim Hallett" w:date="2015-01-28T09:03:00Z">
        <w:r>
          <w:t xml:space="preserve"> in South </w:t>
        </w:r>
      </w:ins>
      <w:ins w:id="71" w:author="Tim Hallett" w:date="2015-01-28T09:04:00Z">
        <w:r>
          <w:t>Africa arguably makes such an intervention cost-effective under the WHO criteria  (AND HOW DOES IT FAIR AGAINST THE 0.5GDP THRESHOLD</w:t>
        </w:r>
      </w:ins>
      <w:ins w:id="72" w:author="Tim Hallett" w:date="2015-01-28T09:42:00Z">
        <w:r w:rsidR="00A33B2C">
          <w:t>??</w:t>
        </w:r>
      </w:ins>
      <w:ins w:id="73" w:author="Tim Hallett" w:date="2015-01-28T09:04:00Z">
        <w:r>
          <w:t>).</w:t>
        </w:r>
      </w:ins>
    </w:p>
    <w:p w14:paraId="23221E94" w14:textId="77777777" w:rsidR="00802DB7" w:rsidRDefault="00802DB7" w:rsidP="00A81127">
      <w:pPr>
        <w:pStyle w:val="normal0"/>
        <w:rPr>
          <w:ins w:id="74" w:author="Tim Hallett" w:date="2015-01-28T08:58:00Z"/>
        </w:rPr>
      </w:pPr>
    </w:p>
    <w:p w14:paraId="6EFBD64D" w14:textId="77777777" w:rsidR="00802DB7" w:rsidRDefault="00802DB7" w:rsidP="00A81127">
      <w:pPr>
        <w:pStyle w:val="normal0"/>
        <w:rPr>
          <w:ins w:id="75" w:author="Tim Hallett" w:date="2015-01-28T09:04:00Z"/>
        </w:rPr>
      </w:pPr>
    </w:p>
    <w:p w14:paraId="4E592D33" w14:textId="77777777" w:rsidR="0025713A" w:rsidRDefault="0025713A" w:rsidP="00A81127">
      <w:pPr>
        <w:pStyle w:val="normal0"/>
        <w:numPr>
          <w:ilvl w:val="0"/>
          <w:numId w:val="24"/>
        </w:numPr>
        <w:rPr>
          <w:ins w:id="76" w:author="Tim Hallett" w:date="2015-01-28T09:32:00Z"/>
        </w:rPr>
      </w:pPr>
      <w:ins w:id="77" w:author="Tim Hallett" w:date="2015-01-28T09:05:00Z">
        <w:r>
          <w:t xml:space="preserve">The wider point is that </w:t>
        </w:r>
        <w:proofErr w:type="gramStart"/>
        <w:r>
          <w:t>its</w:t>
        </w:r>
        <w:proofErr w:type="gramEnd"/>
        <w:r>
          <w:t xml:space="preserve"> hard to compare</w:t>
        </w:r>
        <w:r w:rsidR="005E53E2">
          <w:t xml:space="preserve"> </w:t>
        </w:r>
        <w:r>
          <w:t xml:space="preserve">one intervention done in a trial to others (as no two interventions are quite the same) and hard to extrapolate to other settings (as the underlying causes of impact and cost – balance between program and underlyng population behaviorus etc) is </w:t>
        </w:r>
      </w:ins>
      <w:ins w:id="78" w:author="Tim Hallett" w:date="2015-01-28T09:06:00Z">
        <w:r>
          <w:t>unknown</w:t>
        </w:r>
      </w:ins>
      <w:ins w:id="79" w:author="Tim Hallett" w:date="2015-01-28T09:05:00Z">
        <w:r>
          <w:t>.</w:t>
        </w:r>
      </w:ins>
      <w:ins w:id="80" w:author="Tim Hallett" w:date="2015-01-28T09:06:00Z">
        <w:r>
          <w:t xml:space="preserve"> So, this is all a rough guide.</w:t>
        </w:r>
      </w:ins>
    </w:p>
    <w:p w14:paraId="4E27E6A7" w14:textId="77777777" w:rsidR="005E53E2" w:rsidRDefault="005E53E2" w:rsidP="00A81127">
      <w:pPr>
        <w:pStyle w:val="normal0"/>
        <w:numPr>
          <w:ilvl w:val="0"/>
          <w:numId w:val="24"/>
        </w:numPr>
        <w:rPr>
          <w:ins w:id="81" w:author="Tim Hallett" w:date="2015-01-28T09:32:00Z"/>
        </w:rPr>
      </w:pPr>
      <w:ins w:id="82" w:author="Tim Hallett" w:date="2015-01-28T09:32:00Z">
        <w:r>
          <w:t xml:space="preserve">The issue of patient health care seeking behaviour also confounds </w:t>
        </w:r>
      </w:ins>
      <w:ins w:id="83" w:author="Tim Hallett" w:date="2015-01-28T09:40:00Z">
        <w:r w:rsidR="00A67774">
          <w:t>our estimated impact of interventions. We have previously hig</w:t>
        </w:r>
        <w:r w:rsidR="00F4012B">
          <w:t xml:space="preserve">hlighted this as an issue and we have been able to make some inferences on that through confrongint the model with the AMPATH data </w:t>
        </w:r>
      </w:ins>
      <w:ins w:id="84" w:author="Tim Hallett" w:date="2015-01-28T09:41:00Z">
        <w:r w:rsidR="00F4012B">
          <w:t>–</w:t>
        </w:r>
      </w:ins>
      <w:ins w:id="85" w:author="Tim Hallett" w:date="2015-01-28T09:40:00Z">
        <w:r w:rsidR="00F4012B">
          <w:t xml:space="preserve"> e</w:t>
        </w:r>
        <w:proofErr w:type="gramStart"/>
        <w:r w:rsidR="00F4012B">
          <w:t>.</w:t>
        </w:r>
      </w:ins>
      <w:ins w:id="86" w:author="Tim Hallett" w:date="2015-01-28T09:41:00Z">
        <w:r w:rsidR="00F4012B">
          <w:t>.g</w:t>
        </w:r>
        <w:proofErr w:type="gramEnd"/>
        <w:r w:rsidR="00F4012B">
          <w:t xml:space="preserve"> we find ??? </w:t>
        </w:r>
        <w:proofErr w:type="gramStart"/>
        <w:r w:rsidR="00F4012B">
          <w:t>proportions</w:t>
        </w:r>
        <w:proofErr w:type="gramEnd"/>
        <w:r w:rsidR="00F4012B">
          <w:t xml:space="preserve"> of person starting ART that are connecting for first time..</w:t>
        </w:r>
        <w:r w:rsidR="005E2ED4">
          <w:t xml:space="preserve"> However, little is known on this still </w:t>
        </w:r>
      </w:ins>
      <w:ins w:id="87" w:author="Tim Hallett" w:date="2015-01-31T11:26:00Z">
        <w:r w:rsidR="00593816">
          <w:t xml:space="preserve">(-- and is another driver of uncerainity here) </w:t>
        </w:r>
      </w:ins>
      <w:ins w:id="88" w:author="Tim Hallett" w:date="2015-01-28T09:41:00Z">
        <w:r w:rsidR="005E2ED4">
          <w:t xml:space="preserve">and undersanding this remains a major priority for work to </w:t>
        </w:r>
      </w:ins>
      <w:ins w:id="89" w:author="Tim Hallett" w:date="2015-01-28T09:42:00Z">
        <w:r w:rsidR="005E2ED4">
          <w:t>strengthen</w:t>
        </w:r>
      </w:ins>
      <w:ins w:id="90" w:author="Tim Hallett" w:date="2015-01-28T09:41:00Z">
        <w:r w:rsidR="005E2ED4">
          <w:t xml:space="preserve"> </w:t>
        </w:r>
      </w:ins>
      <w:ins w:id="91" w:author="Tim Hallett" w:date="2015-01-28T09:42:00Z">
        <w:r w:rsidR="005E2ED4">
          <w:t>the impact of</w:t>
        </w:r>
        <w:r w:rsidR="005E5713">
          <w:t xml:space="preserve"> health systems, more generally.</w:t>
        </w:r>
      </w:ins>
    </w:p>
    <w:p w14:paraId="6BC8686F" w14:textId="77777777" w:rsidR="005E53E2" w:rsidRDefault="005E53E2" w:rsidP="00A81127">
      <w:pPr>
        <w:pStyle w:val="normal0"/>
        <w:ind w:left="720"/>
        <w:rPr>
          <w:ins w:id="92" w:author="Tim Hallett" w:date="2015-01-28T09:06:00Z"/>
        </w:rPr>
      </w:pPr>
    </w:p>
    <w:p w14:paraId="025B6D61" w14:textId="77777777" w:rsidR="007F1979" w:rsidRDefault="007F1979" w:rsidP="00A81127">
      <w:pPr>
        <w:pStyle w:val="normal0"/>
        <w:rPr>
          <w:ins w:id="93" w:author="Tim Hallett" w:date="2015-01-28T09:33:00Z"/>
        </w:rPr>
      </w:pPr>
    </w:p>
    <w:p w14:paraId="087FC9E1" w14:textId="77777777" w:rsidR="009E098E" w:rsidRDefault="005E53E2" w:rsidP="00A81127">
      <w:pPr>
        <w:pStyle w:val="normal0"/>
        <w:numPr>
          <w:ilvl w:val="0"/>
          <w:numId w:val="24"/>
        </w:numPr>
        <w:rPr>
          <w:ins w:id="94" w:author="Tim Hallett" w:date="2015-01-29T09:33:00Z"/>
        </w:rPr>
      </w:pPr>
      <w:ins w:id="95" w:author="Tim Hallett" w:date="2015-01-28T09:33:00Z">
        <w:r>
          <w:t>Extrapolation</w:t>
        </w:r>
      </w:ins>
      <w:ins w:id="96" w:author="Tim Hallett" w:date="2015-01-28T09:34:00Z">
        <w:r w:rsidR="00FC45D6">
          <w:t xml:space="preserve"> to other places</w:t>
        </w:r>
        <w:proofErr w:type="gramStart"/>
        <w:r w:rsidR="00FC45D6">
          <w:t>.</w:t>
        </w:r>
      </w:ins>
      <w:ins w:id="97" w:author="Tim Hallett" w:date="2015-01-28T09:38:00Z">
        <w:r w:rsidR="009E098E">
          <w:t>-</w:t>
        </w:r>
        <w:proofErr w:type="gramEnd"/>
        <w:r w:rsidR="009E098E">
          <w:t xml:space="preserve">-- perhaps possible in general terms. We have benefit from the detailed AMPATH data but the general picture of a mature program with relatielt frequency </w:t>
        </w:r>
        <w:r w:rsidR="009E098E">
          <w:lastRenderedPageBreak/>
          <w:t xml:space="preserve">care </w:t>
        </w:r>
      </w:ins>
      <w:ins w:id="98" w:author="Tim Hallett" w:date="2015-01-28T09:39:00Z">
        <w:r w:rsidR="009E098E">
          <w:t>seeking</w:t>
        </w:r>
      </w:ins>
      <w:ins w:id="99" w:author="Tim Hallett" w:date="2015-01-28T09:38:00Z">
        <w:r w:rsidR="009E098E">
          <w:t xml:space="preserve"> </w:t>
        </w:r>
      </w:ins>
      <w:ins w:id="100" w:author="Tim Hallett" w:date="2015-01-28T09:39:00Z">
        <w:r w:rsidR="009E098E">
          <w:t xml:space="preserve">and </w:t>
        </w:r>
        <w:proofErr w:type="gramStart"/>
        <w:r w:rsidR="00A67774">
          <w:t>drop-out</w:t>
        </w:r>
        <w:proofErr w:type="gramEnd"/>
        <w:r w:rsidR="00A67774">
          <w:t xml:space="preserve"> from ART is common. However the balance will be expected to change over time, and the relativr impact and costs of itnerventions will be modulated by health care seeking behaiorund and local conditions, </w:t>
        </w:r>
      </w:ins>
      <w:ins w:id="101" w:author="Tim Hallett" w:date="2015-01-28T09:40:00Z">
        <w:r w:rsidR="00A67774">
          <w:t>will probably dominate the analysis.</w:t>
        </w:r>
      </w:ins>
    </w:p>
    <w:p w14:paraId="29707397" w14:textId="77777777" w:rsidR="00EE3458" w:rsidRDefault="00EE3458" w:rsidP="00A81127">
      <w:pPr>
        <w:pStyle w:val="normal0"/>
        <w:numPr>
          <w:ilvl w:val="0"/>
          <w:numId w:val="24"/>
        </w:numPr>
        <w:rPr>
          <w:ins w:id="102" w:author="Tim Hallett" w:date="2015-01-28T09:40:00Z"/>
        </w:rPr>
      </w:pPr>
      <w:ins w:id="103" w:author="Tim Hallett" w:date="2015-01-29T09:33:00Z">
        <w:r>
          <w:t xml:space="preserve">Findings of other moelling work, which relied on routinely available data on national programs at aggregated level, have been in broad agreement </w:t>
        </w:r>
      </w:ins>
      <w:ins w:id="104" w:author="Tim Hallett" w:date="2015-01-29T09:34:00Z">
        <w:r>
          <w:t>–</w:t>
        </w:r>
      </w:ins>
      <w:ins w:id="105" w:author="Tim Hallett" w:date="2015-01-29T09:33:00Z">
        <w:r>
          <w:t xml:space="preserve"> although </w:t>
        </w:r>
      </w:ins>
      <w:ins w:id="106" w:author="Tim Hallett" w:date="2015-01-29T09:34:00Z">
        <w:r>
          <w:t xml:space="preserve">these have not been able to </w:t>
        </w:r>
        <w:r w:rsidR="00F8376F">
          <w:t>examine the same range of itnerventions options that we have no</w:t>
        </w:r>
        <w:r w:rsidR="00A04275">
          <w:t>r</w:t>
        </w:r>
        <w:r w:rsidR="00F8376F">
          <w:t xml:space="preserve"> be grounded in the data from the</w:t>
        </w:r>
        <w:r w:rsidR="00A04275">
          <w:t xml:space="preserve"> operations of a single program, nor benefit from the linkage of longitudiianl data from community outreach and </w:t>
        </w:r>
      </w:ins>
      <w:ins w:id="107" w:author="Tim Hallett" w:date="2015-01-29T09:35:00Z">
        <w:r w:rsidR="00A04275">
          <w:t>clinical</w:t>
        </w:r>
      </w:ins>
      <w:ins w:id="108" w:author="Tim Hallett" w:date="2015-01-29T09:34:00Z">
        <w:r w:rsidR="00A04275">
          <w:t xml:space="preserve"> data.</w:t>
        </w:r>
      </w:ins>
    </w:p>
    <w:p w14:paraId="5A0F30D3" w14:textId="77777777" w:rsidR="00A67774" w:rsidRDefault="00A67774" w:rsidP="00A81127">
      <w:pPr>
        <w:pStyle w:val="normal0"/>
        <w:ind w:left="720"/>
        <w:rPr>
          <w:ins w:id="109" w:author="Tim Hallett" w:date="2015-01-28T09:38:00Z"/>
        </w:rPr>
      </w:pPr>
    </w:p>
    <w:p w14:paraId="13D0FC76" w14:textId="77777777" w:rsidR="005E53E2" w:rsidRDefault="009E098E" w:rsidP="00A81127">
      <w:pPr>
        <w:pStyle w:val="normal0"/>
        <w:numPr>
          <w:ilvl w:val="0"/>
          <w:numId w:val="24"/>
        </w:numPr>
        <w:rPr>
          <w:ins w:id="110" w:author="Tim Hallett" w:date="2015-01-28T09:33:00Z"/>
        </w:rPr>
      </w:pPr>
      <w:ins w:id="111" w:author="Tim Hallett" w:date="2015-01-28T09:38:00Z">
        <w:r>
          <w:t xml:space="preserve">Many Contries moving ahead (e.g. Brazil – UTT: Rwanda; Imm ART) and it will be import to evaluate.  </w:t>
        </w:r>
      </w:ins>
    </w:p>
    <w:p w14:paraId="537208F1" w14:textId="77777777" w:rsidR="005E53E2" w:rsidRDefault="005E53E2" w:rsidP="00A81127">
      <w:pPr>
        <w:pStyle w:val="normal0"/>
        <w:rPr>
          <w:ins w:id="112" w:author="Tim Hallett" w:date="2015-01-28T09:36:00Z"/>
        </w:rPr>
      </w:pPr>
    </w:p>
    <w:p w14:paraId="58CDE9BB" w14:textId="77777777" w:rsidR="00AB71EF" w:rsidRDefault="009E098E" w:rsidP="00A81127">
      <w:pPr>
        <w:pStyle w:val="normal0"/>
        <w:numPr>
          <w:ilvl w:val="0"/>
          <w:numId w:val="24"/>
        </w:numPr>
        <w:rPr>
          <w:ins w:id="113" w:author="Tim Hallett" w:date="2015-01-28T09:48:00Z"/>
        </w:rPr>
      </w:pPr>
      <w:ins w:id="114" w:author="Tim Hallett" w:date="2015-01-28T09:36:00Z">
        <w:r>
          <w:t xml:space="preserve">UNAIDS 90-90-90 </w:t>
        </w:r>
        <w:proofErr w:type="gramStart"/>
        <w:r>
          <w:t>thing</w:t>
        </w:r>
        <w:proofErr w:type="gramEnd"/>
        <w:r>
          <w:t xml:space="preserve"> </w:t>
        </w:r>
      </w:ins>
      <w:ins w:id="115" w:author="Tim Hallett" w:date="2015-01-28T09:37:00Z">
        <w:r>
          <w:t>–</w:t>
        </w:r>
      </w:ins>
      <w:ins w:id="116" w:author="Tim Hallett" w:date="2015-01-28T09:36:00Z">
        <w:r>
          <w:t xml:space="preserve"> urgent </w:t>
        </w:r>
      </w:ins>
      <w:ins w:id="117" w:author="Tim Hallett" w:date="2015-01-28T09:37:00Z">
        <w:r>
          <w:t>aim for everything all at once.</w:t>
        </w:r>
      </w:ins>
      <w:ins w:id="118" w:author="Tim Hallett" w:date="2015-01-28T09:38:00Z">
        <w:r>
          <w:t xml:space="preserve"> WHO treatment guidelines</w:t>
        </w:r>
      </w:ins>
      <w:ins w:id="119" w:author="Tim Hallett" w:date="2015-01-28T09:44:00Z">
        <w:r w:rsidR="00AB71EF">
          <w:t xml:space="preserve"> have been focussed on threshold for initation and paient monitoring and with recommendations focussed on clinical evidence. WHO tretmet guidelines not include testing. But our results suggest that, in fact, programs need to either </w:t>
        </w:r>
      </w:ins>
      <w:ins w:id="120" w:author="Tim Hallett" w:date="2015-01-31T11:27:00Z">
        <w:r w:rsidR="00593816">
          <w:t>s</w:t>
        </w:r>
      </w:ins>
      <w:ins w:id="121" w:author="Tim Hallett" w:date="2015-01-28T09:46:00Z">
        <w:r w:rsidR="00AB71EF">
          <w:t>trengthen thieir cascade</w:t>
        </w:r>
      </w:ins>
      <w:ins w:id="122" w:author="Tim Hallett" w:date="2015-01-31T11:27:00Z">
        <w:r w:rsidR="00593816">
          <w:t>, especially on the pre-ART side</w:t>
        </w:r>
      </w:ins>
      <w:ins w:id="123" w:author="Tim Hallett" w:date="2015-01-28T09:47:00Z">
        <w:r w:rsidR="00AB71EF">
          <w:t>; or, radically simplify care and provide treatment to all</w:t>
        </w:r>
      </w:ins>
      <w:ins w:id="124" w:author="Tim Hallett" w:date="2015-01-31T11:28:00Z">
        <w:r w:rsidR="00593816">
          <w:t xml:space="preserve"> presenting</w:t>
        </w:r>
      </w:ins>
      <w:ins w:id="125" w:author="Tim Hallett" w:date="2015-01-28T09:47:00Z">
        <w:r w:rsidR="00AB71EF">
          <w:t xml:space="preserve">; and then to achieve the greatest impact to include large outreach programs. Expandiing outreach whilst </w:t>
        </w:r>
        <w:proofErr w:type="gramStart"/>
        <w:r w:rsidR="00AB71EF">
          <w:t>weaknesses remains</w:t>
        </w:r>
        <w:proofErr w:type="gramEnd"/>
        <w:r w:rsidR="00AB71EF">
          <w:t xml:space="preserve"> risks </w:t>
        </w:r>
      </w:ins>
      <w:ins w:id="126" w:author="Tim Hallett" w:date="2015-01-28T09:48:00Z">
        <w:r w:rsidR="00613E5B">
          <w:t>faling to get maximum impact from invesmtnet.</w:t>
        </w:r>
      </w:ins>
    </w:p>
    <w:p w14:paraId="6E8C7F27" w14:textId="77777777" w:rsidR="00613E5B" w:rsidRDefault="00613E5B" w:rsidP="00A81127">
      <w:pPr>
        <w:pStyle w:val="normal0"/>
        <w:ind w:left="720"/>
        <w:rPr>
          <w:ins w:id="127" w:author="Tim Hallett" w:date="2015-01-28T09:37:00Z"/>
        </w:rPr>
      </w:pPr>
    </w:p>
    <w:p w14:paraId="1EF6DB4E" w14:textId="4BB4B23B" w:rsidR="009E098E" w:rsidRDefault="0096628B" w:rsidP="00A81127">
      <w:pPr>
        <w:pStyle w:val="normal0"/>
        <w:rPr>
          <w:ins w:id="128" w:author="Tim Hallett" w:date="2015-01-28T09:37:00Z"/>
        </w:rPr>
      </w:pPr>
      <w:r>
        <w:t>(</w:t>
      </w:r>
      <w:proofErr w:type="gramStart"/>
      <w:r>
        <w:t>make</w:t>
      </w:r>
      <w:proofErr w:type="gramEnd"/>
      <w:r>
        <w:t xml:space="preserve"> discussion point around HBCT if not done already).</w:t>
      </w:r>
    </w:p>
    <w:p w14:paraId="7F47F49B" w14:textId="77777777" w:rsidR="007F1979" w:rsidRPr="00F93973" w:rsidRDefault="007F1979" w:rsidP="00A81127">
      <w:pPr>
        <w:pStyle w:val="normal0"/>
      </w:pPr>
    </w:p>
    <w:p w14:paraId="067FE422" w14:textId="77777777" w:rsidR="00747E08" w:rsidRPr="00A81127" w:rsidRDefault="00BE1B57" w:rsidP="007A68B7">
      <w:pPr>
        <w:pStyle w:val="normal0"/>
        <w:ind w:firstLine="720"/>
        <w:rPr>
          <w:strike/>
        </w:rPr>
      </w:pPr>
      <w:r w:rsidRPr="00A81127">
        <w:rPr>
          <w:strike/>
        </w:rPr>
        <w:t xml:space="preserve">These results </w:t>
      </w:r>
      <w:r w:rsidR="00BA097D" w:rsidRPr="00A81127">
        <w:rPr>
          <w:strike/>
        </w:rPr>
        <w:t>indicate</w:t>
      </w:r>
      <w:r w:rsidR="002D5362" w:rsidRPr="00A81127">
        <w:rPr>
          <w:strike/>
        </w:rPr>
        <w:t xml:space="preserve"> that within a</w:t>
      </w:r>
      <w:r w:rsidR="00025424" w:rsidRPr="00A81127">
        <w:rPr>
          <w:strike/>
        </w:rPr>
        <w:t>n ART programme in Kenya</w:t>
      </w:r>
      <w:r w:rsidR="00376AC0" w:rsidRPr="00A81127">
        <w:rPr>
          <w:strike/>
        </w:rPr>
        <w:t xml:space="preserve"> and</w:t>
      </w:r>
      <w:r w:rsidR="00025424" w:rsidRPr="00A81127">
        <w:rPr>
          <w:strike/>
        </w:rPr>
        <w:t xml:space="preserve"> under our baseline</w:t>
      </w:r>
      <w:r w:rsidR="00376AC0" w:rsidRPr="00A81127">
        <w:rPr>
          <w:strike/>
        </w:rPr>
        <w:t xml:space="preserve"> conditions</w:t>
      </w:r>
      <w:r w:rsidR="00BA097D" w:rsidRPr="00A81127">
        <w:rPr>
          <w:strike/>
        </w:rPr>
        <w:t>,</w:t>
      </w:r>
      <w:r w:rsidR="00FC6E36" w:rsidRPr="00A81127">
        <w:rPr>
          <w:strike/>
        </w:rPr>
        <w:t xml:space="preserve"> care is suboptimal</w:t>
      </w:r>
      <w:r w:rsidR="00773AEC" w:rsidRPr="00A81127">
        <w:rPr>
          <w:strike/>
        </w:rPr>
        <w:t>.</w:t>
      </w:r>
      <w:r w:rsidR="0022749A" w:rsidRPr="00A81127">
        <w:rPr>
          <w:strike/>
        </w:rPr>
        <w:t xml:space="preserve"> </w:t>
      </w:r>
      <w:r w:rsidR="009F6EC2" w:rsidRPr="00A81127">
        <w:rPr>
          <w:strike/>
        </w:rPr>
        <w:t xml:space="preserve">When assessing HIV-related deaths </w:t>
      </w:r>
      <w:r w:rsidR="00C13972" w:rsidRPr="00A81127">
        <w:rPr>
          <w:strike/>
        </w:rPr>
        <w:t>at</w:t>
      </w:r>
      <w:r w:rsidR="009F6EC2" w:rsidRPr="00A81127">
        <w:rPr>
          <w:strike/>
        </w:rPr>
        <w:t xml:space="preserve"> the </w:t>
      </w:r>
      <w:r w:rsidR="00FE50EC" w:rsidRPr="00A81127">
        <w:rPr>
          <w:strike/>
        </w:rPr>
        <w:t>community-level</w:t>
      </w:r>
      <w:r w:rsidR="004530C8" w:rsidRPr="00A81127">
        <w:rPr>
          <w:strike/>
        </w:rPr>
        <w:t xml:space="preserve">, </w:t>
      </w:r>
      <w:r w:rsidR="005D2F86" w:rsidRPr="00A81127">
        <w:rPr>
          <w:strike/>
        </w:rPr>
        <w:t>among</w:t>
      </w:r>
      <w:r w:rsidR="004530C8" w:rsidRPr="00A81127">
        <w:rPr>
          <w:strike/>
        </w:rPr>
        <w:t xml:space="preserve"> all individuals,</w:t>
      </w:r>
      <w:r w:rsidR="009F6EC2" w:rsidRPr="00A81127">
        <w:rPr>
          <w:strike/>
        </w:rPr>
        <w:t xml:space="preserve"> the majority of deaths </w:t>
      </w:r>
      <w:r w:rsidR="00E80AC6" w:rsidRPr="00A81127">
        <w:rPr>
          <w:strike/>
        </w:rPr>
        <w:t>were</w:t>
      </w:r>
      <w:r w:rsidR="009F6EC2" w:rsidRPr="00A81127">
        <w:rPr>
          <w:strike/>
        </w:rPr>
        <w:t xml:space="preserve"> attributable to patients who never initiate</w:t>
      </w:r>
      <w:r w:rsidR="00E80AC6" w:rsidRPr="00A81127">
        <w:rPr>
          <w:strike/>
        </w:rPr>
        <w:t>d</w:t>
      </w:r>
      <w:r w:rsidR="009F6EC2" w:rsidRPr="00A81127">
        <w:rPr>
          <w:strike/>
        </w:rPr>
        <w:t xml:space="preserve"> ART and in particular to patients who were aware of their HIV-status but due to failing</w:t>
      </w:r>
      <w:r w:rsidR="007E4669" w:rsidRPr="00A81127">
        <w:rPr>
          <w:strike/>
        </w:rPr>
        <w:t>s</w:t>
      </w:r>
      <w:r w:rsidR="009F6EC2" w:rsidRPr="00A81127">
        <w:rPr>
          <w:strike/>
        </w:rPr>
        <w:t xml:space="preserve"> of pre-ART care, did not initiate treatment (figure 2, left).</w:t>
      </w:r>
      <w:r w:rsidR="007E4669" w:rsidRPr="00A81127">
        <w:rPr>
          <w:strike/>
        </w:rPr>
        <w:t xml:space="preserve"> However, when the same scenario </w:t>
      </w:r>
      <w:r w:rsidR="00182D46" w:rsidRPr="00A81127">
        <w:rPr>
          <w:strike/>
        </w:rPr>
        <w:t>was</w:t>
      </w:r>
      <w:r w:rsidR="007E4669" w:rsidRPr="00A81127">
        <w:rPr>
          <w:strike/>
        </w:rPr>
        <w:t xml:space="preserve"> considered from the </w:t>
      </w:r>
      <w:r w:rsidR="00FE50EC" w:rsidRPr="00A81127">
        <w:rPr>
          <w:strike/>
        </w:rPr>
        <w:t>clinic-level</w:t>
      </w:r>
      <w:r w:rsidR="007E4669" w:rsidRPr="00A81127">
        <w:rPr>
          <w:strike/>
        </w:rPr>
        <w:t>,</w:t>
      </w:r>
      <w:r w:rsidR="00161ABE" w:rsidRPr="00A81127">
        <w:rPr>
          <w:strike/>
        </w:rPr>
        <w:t xml:space="preserve"> among all individuals who had contact with the clinic yet suffered an HIV-related death (figure 2, right), the 19% of individuals who never engage</w:t>
      </w:r>
      <w:r w:rsidR="00182D46" w:rsidRPr="00A81127">
        <w:rPr>
          <w:strike/>
        </w:rPr>
        <w:t>d</w:t>
      </w:r>
      <w:r w:rsidR="00161ABE" w:rsidRPr="00A81127">
        <w:rPr>
          <w:strike/>
        </w:rPr>
        <w:t xml:space="preserve"> with care (from the left-hand figure) </w:t>
      </w:r>
      <w:r w:rsidR="00780F71" w:rsidRPr="00A81127">
        <w:rPr>
          <w:strike/>
        </w:rPr>
        <w:t>was</w:t>
      </w:r>
      <w:r w:rsidR="00161ABE" w:rsidRPr="00A81127">
        <w:rPr>
          <w:strike/>
        </w:rPr>
        <w:t xml:space="preserve"> absent. Additionally, the clinic-level view indicates that 35% of deceased patients had initiated ART; however, </w:t>
      </w:r>
      <w:r w:rsidR="00F24705" w:rsidRPr="00A81127">
        <w:rPr>
          <w:strike/>
        </w:rPr>
        <w:t>stepping back to the community-level view, only 24% initiated ART prior to death.</w:t>
      </w:r>
      <w:r w:rsidR="007C2956" w:rsidRPr="00A81127">
        <w:rPr>
          <w:strike/>
        </w:rPr>
        <w:t xml:space="preserve"> </w:t>
      </w:r>
      <w:r w:rsidR="00F24705" w:rsidRPr="00A81127">
        <w:rPr>
          <w:strike/>
        </w:rPr>
        <w:t xml:space="preserve">These results highlight the major </w:t>
      </w:r>
      <w:r w:rsidR="00747E08" w:rsidRPr="00A81127">
        <w:rPr>
          <w:strike/>
        </w:rPr>
        <w:t xml:space="preserve">limitation of </w:t>
      </w:r>
      <w:r w:rsidR="00F24705" w:rsidRPr="00A81127">
        <w:rPr>
          <w:strike/>
        </w:rPr>
        <w:t xml:space="preserve">clinic-level data: only patients who contact the clinic are accounted for. </w:t>
      </w:r>
      <w:r w:rsidR="00747E08" w:rsidRPr="00A81127">
        <w:rPr>
          <w:strike/>
        </w:rPr>
        <w:t>Consequently</w:t>
      </w:r>
      <w:r w:rsidR="00F24705" w:rsidRPr="00A81127">
        <w:rPr>
          <w:strike/>
        </w:rPr>
        <w:t xml:space="preserve">, </w:t>
      </w:r>
      <w:r w:rsidR="007C2956" w:rsidRPr="00A81127">
        <w:rPr>
          <w:strike/>
        </w:rPr>
        <w:t xml:space="preserve">masking </w:t>
      </w:r>
      <w:r w:rsidR="00747E08" w:rsidRPr="00A81127">
        <w:rPr>
          <w:strike/>
        </w:rPr>
        <w:t>a major</w:t>
      </w:r>
      <w:r w:rsidR="00E40461" w:rsidRPr="00A81127">
        <w:rPr>
          <w:strike/>
        </w:rPr>
        <w:t xml:space="preserve"> deficiency in care and</w:t>
      </w:r>
      <w:r w:rsidR="00747E08" w:rsidRPr="00A81127">
        <w:rPr>
          <w:strike/>
        </w:rPr>
        <w:t xml:space="preserve"> cause of mortality</w:t>
      </w:r>
      <w:r w:rsidR="007C2956" w:rsidRPr="00A81127">
        <w:rPr>
          <w:strike/>
        </w:rPr>
        <w:t>.</w:t>
      </w:r>
      <w:r w:rsidR="00747E08" w:rsidRPr="00A81127">
        <w:rPr>
          <w:strike/>
        </w:rPr>
        <w:t xml:space="preserve"> </w:t>
      </w:r>
    </w:p>
    <w:p w14:paraId="735FAFB6" w14:textId="77777777" w:rsidR="00BA097D" w:rsidRPr="00A81127" w:rsidRDefault="00BA097D" w:rsidP="007C2956">
      <w:pPr>
        <w:pStyle w:val="normal0"/>
        <w:rPr>
          <w:strike/>
        </w:rPr>
      </w:pPr>
    </w:p>
    <w:p w14:paraId="38E4BE45" w14:textId="77777777" w:rsidR="002D5362" w:rsidRPr="00A81127" w:rsidRDefault="00F679B0" w:rsidP="001327D0">
      <w:pPr>
        <w:pStyle w:val="normal0"/>
        <w:ind w:firstLine="720"/>
        <w:rPr>
          <w:strike/>
        </w:rPr>
      </w:pPr>
      <w:r w:rsidRPr="00A81127">
        <w:rPr>
          <w:strike/>
        </w:rPr>
        <w:t xml:space="preserve">Intervening </w:t>
      </w:r>
      <w:r w:rsidR="00DE6731" w:rsidRPr="00A81127">
        <w:rPr>
          <w:strike/>
        </w:rPr>
        <w:t xml:space="preserve">at various points in care with individual interventions </w:t>
      </w:r>
      <w:r w:rsidR="008F6B85" w:rsidRPr="00A81127">
        <w:rPr>
          <w:strike/>
        </w:rPr>
        <w:t xml:space="preserve">illustrates </w:t>
      </w:r>
      <w:r w:rsidR="00DE6731" w:rsidRPr="00A81127">
        <w:rPr>
          <w:strike/>
        </w:rPr>
        <w:t xml:space="preserve">that HIV-testing and pre-ART retention are </w:t>
      </w:r>
      <w:r w:rsidR="00907D20" w:rsidRPr="00A81127">
        <w:rPr>
          <w:strike/>
        </w:rPr>
        <w:t>suboptimal</w:t>
      </w:r>
      <w:r w:rsidR="00DE6731" w:rsidRPr="00A81127">
        <w:rPr>
          <w:strike/>
        </w:rPr>
        <w:t xml:space="preserve">, as interventions </w:t>
      </w:r>
      <w:r w:rsidR="00A522D1" w:rsidRPr="00A81127">
        <w:rPr>
          <w:strike/>
        </w:rPr>
        <w:t>targeting</w:t>
      </w:r>
      <w:r w:rsidR="00DE6731" w:rsidRPr="00A81127">
        <w:rPr>
          <w:strike/>
        </w:rPr>
        <w:t xml:space="preserve"> </w:t>
      </w:r>
      <w:r w:rsidR="008F6B85" w:rsidRPr="00A81127">
        <w:rPr>
          <w:strike/>
        </w:rPr>
        <w:t>those areas</w:t>
      </w:r>
      <w:r w:rsidR="00DE6731" w:rsidRPr="00A81127">
        <w:rPr>
          <w:strike/>
        </w:rPr>
        <w:t xml:space="preserve">, such as HBCT or Improved Care, </w:t>
      </w:r>
      <w:r w:rsidR="007E2C2C" w:rsidRPr="00A81127">
        <w:rPr>
          <w:strike/>
        </w:rPr>
        <w:t>were</w:t>
      </w:r>
      <w:r w:rsidR="00DE6731" w:rsidRPr="00A81127">
        <w:rPr>
          <w:strike/>
        </w:rPr>
        <w:t xml:space="preserve"> highly impactful</w:t>
      </w:r>
      <w:r w:rsidR="00A522D1" w:rsidRPr="00A81127">
        <w:rPr>
          <w:strike/>
        </w:rPr>
        <w:t xml:space="preserve"> (figure 3)</w:t>
      </w:r>
      <w:r w:rsidR="00DE6731" w:rsidRPr="00A81127">
        <w:rPr>
          <w:strike/>
        </w:rPr>
        <w:t>. In contrast, removing pre-ART care all together (Immediate ART) and additionally actively seeking individuals (Universal Test &amp; Treat) avert</w:t>
      </w:r>
      <w:r w:rsidR="00E020A7" w:rsidRPr="00A81127">
        <w:rPr>
          <w:strike/>
        </w:rPr>
        <w:t>ed</w:t>
      </w:r>
      <w:r w:rsidR="00DE6731" w:rsidRPr="00A81127">
        <w:rPr>
          <w:strike/>
        </w:rPr>
        <w:t xml:space="preserve"> the most DALYs between 2010 and 2030</w:t>
      </w:r>
      <w:r w:rsidR="009A3304" w:rsidRPr="00A81127">
        <w:rPr>
          <w:strike/>
        </w:rPr>
        <w:t>(</w:t>
      </w:r>
      <w:r w:rsidR="00AF1334" w:rsidRPr="00A81127">
        <w:rPr>
          <w:strike/>
        </w:rPr>
        <w:t xml:space="preserve">3.62m and </w:t>
      </w:r>
      <w:r w:rsidR="009A3304" w:rsidRPr="00A81127">
        <w:rPr>
          <w:strike/>
        </w:rPr>
        <w:t>5.59m DALYs averted,</w:t>
      </w:r>
      <w:r w:rsidR="00AF1334" w:rsidRPr="00A81127">
        <w:rPr>
          <w:strike/>
        </w:rPr>
        <w:t xml:space="preserve"> 32% and</w:t>
      </w:r>
      <w:r w:rsidR="009A3304" w:rsidRPr="00A81127">
        <w:rPr>
          <w:strike/>
        </w:rPr>
        <w:t xml:space="preserve"> 50% of MAI</w:t>
      </w:r>
      <w:r w:rsidR="00924319" w:rsidRPr="00A81127">
        <w:rPr>
          <w:strike/>
        </w:rPr>
        <w:t>, respectively</w:t>
      </w:r>
      <w:r w:rsidR="009A3304" w:rsidRPr="00A81127">
        <w:rPr>
          <w:strike/>
        </w:rPr>
        <w:t>)</w:t>
      </w:r>
      <w:r w:rsidR="00DE6731" w:rsidRPr="00A81127">
        <w:rPr>
          <w:strike/>
        </w:rPr>
        <w:t xml:space="preserve">; however, these interventions </w:t>
      </w:r>
      <w:r w:rsidR="007723F5" w:rsidRPr="00A81127">
        <w:rPr>
          <w:strike/>
        </w:rPr>
        <w:t>were</w:t>
      </w:r>
      <w:r w:rsidR="00DE6731" w:rsidRPr="00A81127">
        <w:rPr>
          <w:strike/>
        </w:rPr>
        <w:t xml:space="preserve"> </w:t>
      </w:r>
      <w:r w:rsidR="009479F3" w:rsidRPr="00A81127">
        <w:rPr>
          <w:strike/>
        </w:rPr>
        <w:t xml:space="preserve">the most </w:t>
      </w:r>
      <w:r w:rsidR="00DE6731" w:rsidRPr="00A81127">
        <w:rPr>
          <w:strike/>
        </w:rPr>
        <w:t xml:space="preserve">expensive to </w:t>
      </w:r>
      <w:proofErr w:type="gramStart"/>
      <w:r w:rsidR="00DE6731" w:rsidRPr="00A81127">
        <w:rPr>
          <w:strike/>
        </w:rPr>
        <w:t>implement</w:t>
      </w:r>
      <w:r w:rsidR="00924319" w:rsidRPr="00A81127">
        <w:rPr>
          <w:strike/>
        </w:rPr>
        <w:t>(</w:t>
      </w:r>
      <w:proofErr w:type="gramEnd"/>
      <w:r w:rsidR="00924319" w:rsidRPr="00A81127">
        <w:rPr>
          <w:strike/>
        </w:rPr>
        <w:t>$1.64b and $4.27b</w:t>
      </w:r>
      <w:r w:rsidR="00955623" w:rsidRPr="00A81127">
        <w:rPr>
          <w:strike/>
        </w:rPr>
        <w:t>, respectively</w:t>
      </w:r>
      <w:r w:rsidR="00924319" w:rsidRPr="00A81127">
        <w:rPr>
          <w:strike/>
        </w:rPr>
        <w:t>)</w:t>
      </w:r>
      <w:r w:rsidR="00DE6731" w:rsidRPr="00A81127">
        <w:rPr>
          <w:strike/>
        </w:rPr>
        <w:t xml:space="preserve">. </w:t>
      </w:r>
      <w:commentRangeStart w:id="129"/>
      <w:r w:rsidR="00DE6731" w:rsidRPr="00A81127">
        <w:rPr>
          <w:strike/>
        </w:rPr>
        <w:t>F</w:t>
      </w:r>
      <w:r w:rsidRPr="00A81127">
        <w:rPr>
          <w:strike/>
        </w:rPr>
        <w:t xml:space="preserve">rom analysis of these individual </w:t>
      </w:r>
      <w:r w:rsidR="00CD599C" w:rsidRPr="00A81127">
        <w:rPr>
          <w:strike/>
        </w:rPr>
        <w:t>strategies</w:t>
      </w:r>
      <w:r w:rsidRPr="00A81127">
        <w:rPr>
          <w:strike/>
        </w:rPr>
        <w:t>, no single large-impact low-cost intervention</w:t>
      </w:r>
      <w:r w:rsidR="00DE6731" w:rsidRPr="00A81127">
        <w:rPr>
          <w:strike/>
        </w:rPr>
        <w:t xml:space="preserve"> was identified</w:t>
      </w:r>
      <w:r w:rsidR="00D86A28" w:rsidRPr="00A81127">
        <w:rPr>
          <w:strike/>
        </w:rPr>
        <w:t>,</w:t>
      </w:r>
      <w:r w:rsidRPr="00A81127">
        <w:rPr>
          <w:strike/>
        </w:rPr>
        <w:t xml:space="preserve"> </w:t>
      </w:r>
      <w:commentRangeEnd w:id="129"/>
      <w:r w:rsidR="00E22793" w:rsidRPr="00A81127">
        <w:rPr>
          <w:rStyle w:val="CommentReference"/>
          <w:strike/>
        </w:rPr>
        <w:commentReference w:id="129"/>
      </w:r>
      <w:r w:rsidR="00D86A28" w:rsidRPr="00A81127">
        <w:rPr>
          <w:rStyle w:val="CommentReference"/>
          <w:strike/>
        </w:rPr>
        <w:t>w</w:t>
      </w:r>
      <w:r w:rsidR="00D86A28" w:rsidRPr="00A81127">
        <w:rPr>
          <w:strike/>
        </w:rPr>
        <w:t>ith</w:t>
      </w:r>
      <w:r w:rsidRPr="00A81127">
        <w:rPr>
          <w:strike/>
        </w:rPr>
        <w:t xml:space="preserve"> high impact interventions </w:t>
      </w:r>
      <w:r w:rsidR="00D86A28" w:rsidRPr="00A81127">
        <w:rPr>
          <w:strike/>
        </w:rPr>
        <w:t xml:space="preserve">having a </w:t>
      </w:r>
      <w:r w:rsidRPr="00A81127">
        <w:rPr>
          <w:strike/>
        </w:rPr>
        <w:t xml:space="preserve">high cost per DALY averted and </w:t>
      </w:r>
      <w:r w:rsidR="00D86A28" w:rsidRPr="00A81127">
        <w:rPr>
          <w:strike/>
        </w:rPr>
        <w:t>low cost interventions hav</w:t>
      </w:r>
      <w:r w:rsidR="00CD599C" w:rsidRPr="00A81127">
        <w:rPr>
          <w:strike/>
        </w:rPr>
        <w:t>ing a low cost per DALY averted</w:t>
      </w:r>
      <w:r w:rsidR="00537A46" w:rsidRPr="00A81127">
        <w:rPr>
          <w:strike/>
        </w:rPr>
        <w:t>. Additionally, w</w:t>
      </w:r>
      <w:r w:rsidR="00EA7FA2" w:rsidRPr="00A81127">
        <w:rPr>
          <w:strike/>
        </w:rPr>
        <w:t>e identified a combination of six interventions that when applied simultaneously improve</w:t>
      </w:r>
      <w:r w:rsidR="00C012F1" w:rsidRPr="00A81127">
        <w:rPr>
          <w:strike/>
        </w:rPr>
        <w:t>d</w:t>
      </w:r>
      <w:r w:rsidR="00EA7FA2" w:rsidRPr="00A81127">
        <w:rPr>
          <w:strike/>
        </w:rPr>
        <w:t xml:space="preserve"> patient outcomes</w:t>
      </w:r>
      <w:r w:rsidR="00537A46" w:rsidRPr="00A81127">
        <w:rPr>
          <w:strike/>
        </w:rPr>
        <w:t xml:space="preserve"> </w:t>
      </w:r>
      <w:r w:rsidR="00EA7FA2" w:rsidRPr="00A81127">
        <w:rPr>
          <w:strike/>
        </w:rPr>
        <w:t>at a cost of $353 per DALY averted</w:t>
      </w:r>
      <w:r w:rsidR="00894DB3" w:rsidRPr="00A81127">
        <w:rPr>
          <w:strike/>
        </w:rPr>
        <w:t xml:space="preserve"> compared to baseline</w:t>
      </w:r>
      <w:r w:rsidR="00EA7FA2" w:rsidRPr="00A81127">
        <w:rPr>
          <w:strike/>
        </w:rPr>
        <w:t xml:space="preserve">. </w:t>
      </w:r>
      <w:r w:rsidR="00FA79B7" w:rsidRPr="00A81127">
        <w:rPr>
          <w:strike/>
        </w:rPr>
        <w:t>This combination strengthened</w:t>
      </w:r>
      <w:r w:rsidR="00FA295E" w:rsidRPr="00A81127">
        <w:rPr>
          <w:strike/>
        </w:rPr>
        <w:t xml:space="preserve"> care at multiple points and is potentially as impactful as the Universal Test and Treat </w:t>
      </w:r>
      <w:r w:rsidR="00A43C59" w:rsidRPr="00A81127">
        <w:rPr>
          <w:strike/>
        </w:rPr>
        <w:t>strategy</w:t>
      </w:r>
      <w:r w:rsidR="00FA295E" w:rsidRPr="00A81127">
        <w:rPr>
          <w:strike/>
        </w:rPr>
        <w:t xml:space="preserve"> but with a lower average cost-effectiveness ratio.</w:t>
      </w:r>
    </w:p>
    <w:p w14:paraId="3A643F4C" w14:textId="77777777" w:rsidR="00615625" w:rsidRDefault="00615625" w:rsidP="0086036A">
      <w:pPr>
        <w:pStyle w:val="normal0"/>
      </w:pPr>
    </w:p>
    <w:p w14:paraId="32DD2578" w14:textId="2F226487" w:rsidR="00272A02" w:rsidRPr="00A81127" w:rsidRDefault="00EA489D" w:rsidP="00341D62">
      <w:pPr>
        <w:pStyle w:val="normal0"/>
        <w:ind w:firstLine="720"/>
        <w:rPr>
          <w:strike/>
        </w:rPr>
      </w:pPr>
      <w:r w:rsidRPr="00A81127">
        <w:rPr>
          <w:strike/>
        </w:rPr>
        <w:t xml:space="preserve">This work indicates that it is imperative for ART programmes to evaluate patient outcomes </w:t>
      </w:r>
      <w:r w:rsidRPr="00A81127">
        <w:rPr>
          <w:strike/>
        </w:rPr>
        <w:lastRenderedPageBreak/>
        <w:t xml:space="preserve">from the population perspective. The </w:t>
      </w:r>
      <w:r w:rsidR="00FF056D" w:rsidRPr="00A81127">
        <w:rPr>
          <w:strike/>
        </w:rPr>
        <w:t xml:space="preserve">clinic-level view </w:t>
      </w:r>
      <w:r w:rsidR="008B1D49" w:rsidRPr="00A81127">
        <w:rPr>
          <w:strike/>
        </w:rPr>
        <w:t xml:space="preserve">is </w:t>
      </w:r>
      <w:r w:rsidRPr="00A81127">
        <w:rPr>
          <w:strike/>
        </w:rPr>
        <w:t>biased, as on</w:t>
      </w:r>
      <w:r w:rsidR="00E667F8" w:rsidRPr="00A81127">
        <w:rPr>
          <w:strike/>
        </w:rPr>
        <w:t xml:space="preserve">ly individuals who have had contact </w:t>
      </w:r>
      <w:r w:rsidRPr="00A81127">
        <w:rPr>
          <w:strike/>
        </w:rPr>
        <w:t xml:space="preserve">with the clinic are accounted for. </w:t>
      </w:r>
      <w:r w:rsidR="00E667F8" w:rsidRPr="00A81127">
        <w:rPr>
          <w:strike/>
        </w:rPr>
        <w:t xml:space="preserve">Thus, to fully understand where deficiencies in care are leading to lives being lost to HIV, </w:t>
      </w:r>
      <w:r w:rsidR="00FF056D" w:rsidRPr="00A81127">
        <w:rPr>
          <w:strike/>
        </w:rPr>
        <w:t>the entire community must be fully represented</w:t>
      </w:r>
      <w:r w:rsidR="00E667F8" w:rsidRPr="00A81127">
        <w:rPr>
          <w:strike/>
        </w:rPr>
        <w:t xml:space="preserve">. </w:t>
      </w:r>
      <w:r w:rsidR="009C5095" w:rsidRPr="00A81127">
        <w:rPr>
          <w:strike/>
        </w:rPr>
        <w:t xml:space="preserve">This poses significant challenges for HIV care </w:t>
      </w:r>
      <w:r w:rsidR="009378A7" w:rsidRPr="00A81127">
        <w:rPr>
          <w:strike/>
        </w:rPr>
        <w:t>providers,</w:t>
      </w:r>
      <w:r w:rsidR="00FF056D" w:rsidRPr="00A81127">
        <w:rPr>
          <w:strike/>
        </w:rPr>
        <w:t xml:space="preserve"> as assessing community-</w:t>
      </w:r>
      <w:r w:rsidR="009C5095" w:rsidRPr="00A81127">
        <w:rPr>
          <w:strike/>
        </w:rPr>
        <w:t>level outcomes, particular</w:t>
      </w:r>
      <w:r w:rsidR="00E8776E" w:rsidRPr="00A81127">
        <w:rPr>
          <w:strike/>
        </w:rPr>
        <w:t>ly</w:t>
      </w:r>
      <w:r w:rsidR="009C5095" w:rsidRPr="00A81127">
        <w:rPr>
          <w:strike/>
        </w:rPr>
        <w:t xml:space="preserve"> among individuals with no prior engagement in care, is both financially and logistically </w:t>
      </w:r>
      <w:r w:rsidR="009378A7" w:rsidRPr="00A81127">
        <w:rPr>
          <w:strike/>
        </w:rPr>
        <w:t>testing</w:t>
      </w:r>
      <w:r w:rsidR="009C5095" w:rsidRPr="00A81127">
        <w:rPr>
          <w:strike/>
        </w:rPr>
        <w:t>.</w:t>
      </w:r>
      <w:r w:rsidR="004D2013" w:rsidRPr="00A81127">
        <w:rPr>
          <w:strike/>
        </w:rPr>
        <w:t xml:space="preserve"> Additionally, as ART programmes consider </w:t>
      </w:r>
      <w:r w:rsidR="00C261F3" w:rsidRPr="00A81127">
        <w:rPr>
          <w:strike/>
        </w:rPr>
        <w:t xml:space="preserve">intervening </w:t>
      </w:r>
      <w:r w:rsidR="004D2013" w:rsidRPr="00A81127">
        <w:rPr>
          <w:strike/>
        </w:rPr>
        <w:t>to improve care, many current</w:t>
      </w:r>
      <w:r w:rsidR="00FF056D" w:rsidRPr="00A81127">
        <w:rPr>
          <w:strike/>
        </w:rPr>
        <w:t>ly available</w:t>
      </w:r>
      <w:r w:rsidR="004D2013" w:rsidRPr="00A81127">
        <w:rPr>
          <w:strike/>
        </w:rPr>
        <w:t xml:space="preserve"> interventions only ta</w:t>
      </w:r>
      <w:r w:rsidR="00FB28BC" w:rsidRPr="00A81127">
        <w:rPr>
          <w:strike/>
        </w:rPr>
        <w:t>r</w:t>
      </w:r>
      <w:r w:rsidR="004D2013" w:rsidRPr="00A81127">
        <w:rPr>
          <w:strike/>
        </w:rPr>
        <w:t>get one aspect of care</w:t>
      </w:r>
      <w:r w:rsidR="004D2013" w:rsidRPr="00A81127">
        <w:rPr>
          <w:strike/>
        </w:rPr>
        <w:fldChar w:fldCharType="begin"/>
      </w:r>
      <w:r w:rsidR="007C5B93">
        <w:rPr>
          <w:strike/>
        </w:rPr>
        <w:instrText xml:space="preserve"> ADDIN PAPERS2_CITATIONS &lt;citation&gt;&lt;uuid&gt;0E25F321-964B-4D97-A007-34B5799AAEDF&lt;/uuid&gt;&lt;priority&gt;33&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D2013" w:rsidRPr="00A81127">
        <w:rPr>
          <w:strike/>
        </w:rPr>
        <w:fldChar w:fldCharType="separate"/>
      </w:r>
      <w:r w:rsidR="004D2013" w:rsidRPr="00A81127">
        <w:rPr>
          <w:strike/>
          <w:lang w:val="en-US"/>
        </w:rPr>
        <w:t>{Kilmarx:2013iy, Barnighausen:2011cb</w:t>
      </w:r>
      <w:r w:rsidR="004D2013" w:rsidRPr="00A81127">
        <w:rPr>
          <w:strike/>
        </w:rPr>
        <w:fldChar w:fldCharType="end"/>
      </w:r>
      <w:r w:rsidR="004D2013" w:rsidRPr="00A81127">
        <w:rPr>
          <w:strike/>
        </w:rPr>
        <w:t>,</w:t>
      </w:r>
      <w:r w:rsidR="004D2013" w:rsidRPr="00A81127">
        <w:rPr>
          <w:strike/>
        </w:rPr>
        <w:fldChar w:fldCharType="begin"/>
      </w:r>
      <w:r w:rsidR="007C5B93">
        <w:rPr>
          <w:strike/>
        </w:rPr>
        <w:instrText xml:space="preserve"> ADDIN PAPERS2_CITATIONS &lt;citation&gt;&lt;uuid&gt;A350155A-8A80-46EB-9F66-BD9200EEAF17&lt;/uuid&gt;&lt;priority&gt;34&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4D2013" w:rsidRPr="00A81127">
        <w:rPr>
          <w:strike/>
        </w:rPr>
        <w:fldChar w:fldCharType="separate"/>
      </w:r>
      <w:r w:rsidR="004D2013" w:rsidRPr="00A81127">
        <w:rPr>
          <w:strike/>
          <w:lang w:val="en-US"/>
        </w:rPr>
        <w:t>Govindasamy:2014fa}</w:t>
      </w:r>
      <w:r w:rsidR="004D2013" w:rsidRPr="00A81127">
        <w:rPr>
          <w:strike/>
        </w:rPr>
        <w:fldChar w:fldCharType="end"/>
      </w:r>
      <w:r w:rsidR="004D2013" w:rsidRPr="00A81127">
        <w:rPr>
          <w:strike/>
        </w:rPr>
        <w:t xml:space="preserve">. </w:t>
      </w:r>
      <w:r w:rsidR="00B8471C" w:rsidRPr="00A81127">
        <w:rPr>
          <w:strike/>
        </w:rPr>
        <w:t xml:space="preserve">Our results </w:t>
      </w:r>
      <w:r w:rsidR="00D81B25" w:rsidRPr="00A81127">
        <w:rPr>
          <w:strike/>
        </w:rPr>
        <w:t xml:space="preserve">deduce that a single intervention strategy provides </w:t>
      </w:r>
      <w:r w:rsidR="002A668D" w:rsidRPr="00A81127">
        <w:rPr>
          <w:strike/>
        </w:rPr>
        <w:t xml:space="preserve">limited </w:t>
      </w:r>
      <w:r w:rsidR="00341D62" w:rsidRPr="00A81127">
        <w:rPr>
          <w:strike/>
        </w:rPr>
        <w:t xml:space="preserve">benefit, as </w:t>
      </w:r>
      <w:r w:rsidR="004D2013" w:rsidRPr="00A81127">
        <w:rPr>
          <w:strike/>
        </w:rPr>
        <w:t xml:space="preserve">any </w:t>
      </w:r>
      <w:r w:rsidR="00341D62" w:rsidRPr="00A81127">
        <w:rPr>
          <w:strike/>
        </w:rPr>
        <w:t xml:space="preserve">individual </w:t>
      </w:r>
      <w:r w:rsidR="004D2013" w:rsidRPr="00A81127">
        <w:rPr>
          <w:strike/>
        </w:rPr>
        <w:t>intervention</w:t>
      </w:r>
      <w:r w:rsidR="00D37554" w:rsidRPr="00A81127">
        <w:rPr>
          <w:strike/>
        </w:rPr>
        <w:t>s enacted</w:t>
      </w:r>
      <w:r w:rsidR="004D2013" w:rsidRPr="00A81127">
        <w:rPr>
          <w:strike/>
        </w:rPr>
        <w:t xml:space="preserve"> will be attenuated by downstream deficiencies in care, and also limited by any upstream constraints.</w:t>
      </w:r>
      <w:r w:rsidR="00E8776E" w:rsidRPr="00A81127">
        <w:rPr>
          <w:strike/>
        </w:rPr>
        <w:t xml:space="preserve"> </w:t>
      </w:r>
      <w:r w:rsidR="004D2013" w:rsidRPr="00A81127">
        <w:rPr>
          <w:strike/>
        </w:rPr>
        <w:t>For instance, interventions targeting linkage to care will be constrained by the number of i</w:t>
      </w:r>
      <w:r w:rsidR="0059161B" w:rsidRPr="00A81127">
        <w:rPr>
          <w:strike/>
        </w:rPr>
        <w:t xml:space="preserve">ndividuals who attempt to link and </w:t>
      </w:r>
      <w:r w:rsidR="00587E47" w:rsidRPr="00A81127">
        <w:rPr>
          <w:strike/>
        </w:rPr>
        <w:t xml:space="preserve">further </w:t>
      </w:r>
      <w:r w:rsidR="0059161B" w:rsidRPr="00A81127">
        <w:rPr>
          <w:strike/>
        </w:rPr>
        <w:t>capped by downstream losses from pre-ART and ART care.</w:t>
      </w:r>
      <w:r w:rsidR="00216099" w:rsidRPr="00A81127">
        <w:rPr>
          <w:strike/>
        </w:rPr>
        <w:t xml:space="preserve"> Thus</w:t>
      </w:r>
      <w:r w:rsidR="00341D62" w:rsidRPr="00A81127">
        <w:rPr>
          <w:strike/>
        </w:rPr>
        <w:t xml:space="preserve"> as our results corroborate</w:t>
      </w:r>
      <w:r w:rsidR="00216099" w:rsidRPr="00A81127">
        <w:rPr>
          <w:strike/>
        </w:rPr>
        <w:t xml:space="preserve">, care must be strengthened </w:t>
      </w:r>
      <w:r w:rsidR="00872D3A" w:rsidRPr="00A81127">
        <w:rPr>
          <w:strike/>
        </w:rPr>
        <w:t xml:space="preserve">by intervening </w:t>
      </w:r>
      <w:r w:rsidR="00341D62" w:rsidRPr="00A81127">
        <w:rPr>
          <w:strike/>
        </w:rPr>
        <w:t xml:space="preserve">at multiple </w:t>
      </w:r>
      <w:r w:rsidR="00226A37" w:rsidRPr="00A81127">
        <w:rPr>
          <w:strike/>
        </w:rPr>
        <w:t xml:space="preserve">points with </w:t>
      </w:r>
      <w:r w:rsidR="00341D62" w:rsidRPr="00A81127">
        <w:rPr>
          <w:strike/>
        </w:rPr>
        <w:t xml:space="preserve">a combination of interventions </w:t>
      </w:r>
      <w:r w:rsidR="00216099" w:rsidRPr="00A81127">
        <w:rPr>
          <w:strike/>
        </w:rPr>
        <w:t>to fully realise the benefits afforded by ART</w:t>
      </w:r>
      <w:r w:rsidR="00070268" w:rsidRPr="00A81127">
        <w:rPr>
          <w:strike/>
        </w:rPr>
        <w:t>.</w:t>
      </w:r>
      <w:r w:rsidR="00733C70" w:rsidRPr="00A81127">
        <w:rPr>
          <w:strike/>
        </w:rPr>
        <w:t xml:space="preserve"> </w:t>
      </w:r>
      <w:r w:rsidR="00226A37" w:rsidRPr="00A81127">
        <w:rPr>
          <w:strike/>
        </w:rPr>
        <w:t>Although</w:t>
      </w:r>
      <w:r w:rsidR="00733C70" w:rsidRPr="00A81127">
        <w:rPr>
          <w:strike/>
        </w:rPr>
        <w:t xml:space="preserve"> interventions utilising an immediate ART strategy</w:t>
      </w:r>
      <w:r w:rsidR="00226A37" w:rsidRPr="00A81127">
        <w:rPr>
          <w:strike/>
        </w:rPr>
        <w:t xml:space="preserve"> provide </w:t>
      </w:r>
      <w:r w:rsidR="00B13C0C" w:rsidRPr="00A81127">
        <w:rPr>
          <w:strike/>
        </w:rPr>
        <w:t xml:space="preserve">the largest improvement </w:t>
      </w:r>
      <w:r w:rsidR="004C000F" w:rsidRPr="00A81127">
        <w:rPr>
          <w:strike/>
        </w:rPr>
        <w:t>in</w:t>
      </w:r>
      <w:r w:rsidR="00B13C0C" w:rsidRPr="00A81127">
        <w:rPr>
          <w:strike/>
        </w:rPr>
        <w:t xml:space="preserve"> patient outcomes, </w:t>
      </w:r>
      <w:r w:rsidR="00DE2511" w:rsidRPr="00A81127">
        <w:rPr>
          <w:strike/>
        </w:rPr>
        <w:t>these gains</w:t>
      </w:r>
      <w:r w:rsidR="00CD1852" w:rsidRPr="00A81127">
        <w:rPr>
          <w:strike/>
        </w:rPr>
        <w:t xml:space="preserve"> are brought</w:t>
      </w:r>
      <w:r w:rsidR="00816B98" w:rsidRPr="00A81127">
        <w:rPr>
          <w:strike/>
        </w:rPr>
        <w:t xml:space="preserve"> about</w:t>
      </w:r>
      <w:r w:rsidR="00CD1852" w:rsidRPr="00A81127">
        <w:rPr>
          <w:strike/>
        </w:rPr>
        <w:t xml:space="preserve"> through circumnavigating</w:t>
      </w:r>
      <w:r w:rsidR="00733C70" w:rsidRPr="00A81127">
        <w:rPr>
          <w:strike/>
        </w:rPr>
        <w:t xml:space="preserve"> the operational challenges of pre-ART care by removing it, potentially </w:t>
      </w:r>
      <w:r w:rsidR="00B13C0C" w:rsidRPr="00A81127">
        <w:rPr>
          <w:strike/>
        </w:rPr>
        <w:t>depriving</w:t>
      </w:r>
      <w:r w:rsidR="001F69B3" w:rsidRPr="00A81127">
        <w:rPr>
          <w:strike/>
        </w:rPr>
        <w:t xml:space="preserve"> </w:t>
      </w:r>
      <w:r w:rsidR="00733C70" w:rsidRPr="00A81127">
        <w:rPr>
          <w:strike/>
        </w:rPr>
        <w:t>patients of its ancillary benefits</w:t>
      </w:r>
      <w:r w:rsidR="00733C70" w:rsidRPr="00A81127">
        <w:rPr>
          <w:strike/>
        </w:rPr>
        <w:fldChar w:fldCharType="begin"/>
      </w:r>
      <w:r w:rsidR="00733C70" w:rsidRPr="00A81127">
        <w:rPr>
          <w:strike/>
        </w:rPr>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733C70" w:rsidRPr="00A81127">
        <w:rPr>
          <w:strike/>
        </w:rPr>
        <w:fldChar w:fldCharType="separate"/>
      </w:r>
      <w:r w:rsidR="00733C70" w:rsidRPr="00A81127">
        <w:rPr>
          <w:strike/>
          <w:lang w:val="en-US"/>
        </w:rPr>
        <w:t>{Burtle:2012kw,</w:t>
      </w:r>
      <w:r w:rsidR="00733C70" w:rsidRPr="00A81127">
        <w:rPr>
          <w:strike/>
        </w:rPr>
        <w:fldChar w:fldCharType="end"/>
      </w:r>
      <w:r w:rsidR="00733C70" w:rsidRPr="00A81127">
        <w:rPr>
          <w:strike/>
        </w:rPr>
        <w:fldChar w:fldCharType="begin"/>
      </w:r>
      <w:r w:rsidR="00733C70" w:rsidRPr="00A81127">
        <w:rPr>
          <w:strike/>
        </w:rPr>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733C70" w:rsidRPr="00A81127">
        <w:rPr>
          <w:strike/>
        </w:rPr>
        <w:fldChar w:fldCharType="separate"/>
      </w:r>
      <w:r w:rsidR="00733C70" w:rsidRPr="00A81127">
        <w:rPr>
          <w:strike/>
          <w:lang w:val="en-US"/>
        </w:rPr>
        <w:t>Govindasamy:2014fa}</w:t>
      </w:r>
      <w:r w:rsidR="00733C70" w:rsidRPr="00A81127">
        <w:rPr>
          <w:strike/>
        </w:rPr>
        <w:fldChar w:fldCharType="end"/>
      </w:r>
      <w:r w:rsidR="005343A7" w:rsidRPr="00A81127">
        <w:rPr>
          <w:strike/>
        </w:rPr>
        <w:t>.</w:t>
      </w:r>
    </w:p>
    <w:p w14:paraId="68F344C8" w14:textId="77777777" w:rsidR="00615625" w:rsidRDefault="00615625" w:rsidP="00615625">
      <w:pPr>
        <w:pStyle w:val="normal0"/>
        <w:ind w:firstLine="720"/>
      </w:pPr>
    </w:p>
    <w:p w14:paraId="57A2A4D7" w14:textId="5D3EB73A" w:rsidR="005F2329" w:rsidRPr="00A81127" w:rsidRDefault="005151F0" w:rsidP="005F2329">
      <w:pPr>
        <w:pStyle w:val="normal0"/>
        <w:ind w:firstLine="359"/>
        <w:rPr>
          <w:strike/>
        </w:rPr>
      </w:pPr>
      <w:r w:rsidRPr="00A81127">
        <w:rPr>
          <w:strike/>
        </w:rPr>
        <w:t xml:space="preserve">This model was predominantly calibrated using a longitudinal dataset provided by AMPATH of western Kenya. However, only the </w:t>
      </w:r>
      <w:r w:rsidR="0011508B" w:rsidRPr="00A81127">
        <w:rPr>
          <w:strike/>
        </w:rPr>
        <w:t>clinic</w:t>
      </w:r>
      <w:r w:rsidR="00DB1747" w:rsidRPr="00A81127">
        <w:rPr>
          <w:strike/>
        </w:rPr>
        <w:t>al</w:t>
      </w:r>
      <w:r w:rsidR="0011508B" w:rsidRPr="00A81127">
        <w:rPr>
          <w:strike/>
        </w:rPr>
        <w:t xml:space="preserve"> </w:t>
      </w:r>
      <w:r w:rsidRPr="00A81127">
        <w:rPr>
          <w:strike/>
        </w:rPr>
        <w:t>elements of HIV care wer</w:t>
      </w:r>
      <w:r w:rsidR="002A743D" w:rsidRPr="00A81127">
        <w:rPr>
          <w:strike/>
        </w:rPr>
        <w:t>e calibrated to AMPATH data. N</w:t>
      </w:r>
      <w:r w:rsidRPr="00A81127">
        <w:rPr>
          <w:strike/>
        </w:rPr>
        <w:t>ational estimates o</w:t>
      </w:r>
      <w:r w:rsidR="002A743D" w:rsidRPr="00A81127">
        <w:rPr>
          <w:strike/>
        </w:rPr>
        <w:t>f incidence were used to drive and replicate the epidemic before model results were then validated against further national estimates of prevalence, AIDS-related deaths and ART coverage</w:t>
      </w:r>
      <w:r w:rsidR="002A743D" w:rsidRPr="00A81127">
        <w:rPr>
          <w:strike/>
        </w:rPr>
        <w:fldChar w:fldCharType="begin"/>
      </w:r>
      <w:r w:rsidR="007C5B93">
        <w:rPr>
          <w:strike/>
        </w:rPr>
        <w:instrText xml:space="preserve"> ADDIN PAPERS2_CITATIONS &lt;citation&gt;&lt;uuid&gt;DB2281FA-2840-4287-A39E-C46B746A2514&lt;/uuid&gt;&lt;priority&gt;36&lt;/priority&gt;&lt;publications&gt;&lt;publication&gt;&lt;accepted_date&gt;99201400001200000000200000&lt;/accepted_date&gt;&lt;title&gt;Spectrum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Institute&lt;/lastName&gt;&lt;/author&gt;&lt;/authors&gt;&lt;/publication&gt;&lt;publication&gt;&lt;publication_date&gt;99201400001200000000200000&lt;/publication_date&gt;&lt;startpage&gt;1&lt;/startpage&gt;&lt;title&gt;Kenya AIDS Indicator Survey - 2007&lt;/title&gt;&lt;uuid&gt;286B6A68-D713-43BF-B306-05C92C09DA48&lt;/uuid&gt;&lt;subtype&gt;403&lt;/subtype&gt;&lt;endpage&gt;303&lt;/endpage&gt;&lt;type&gt;400&lt;/type&gt;&lt;url&gt;http://nascop.or.ke/library/3d/Official_KAIS_Report_20091.pdf&lt;/url&gt;&lt;bundle&gt;&lt;publication&gt;&lt;url&gt;http://nascop.or.ke&lt;/url&gt;&lt;title&gt;KAIS&lt;/title&gt;&lt;type&gt;-300&lt;/type&gt;&lt;subtype&gt;-300&lt;/subtype&gt;&lt;uuid&gt;74678A4B-B568-4DE6-817E-786E92007DFC&lt;/uuid&gt;&lt;/publication&gt;&lt;/bundle&gt;&lt;authors&gt;&lt;author&gt;&lt;lastName&gt;KAIS&lt;/lastName&gt;&lt;/author&gt;&lt;/authors&gt;&lt;/publication&gt;&lt;publication&gt;&lt;type&gt;400&lt;/type&gt;&lt;publication_date&gt;99201200001200000000200000&lt;/publication_date&gt;&lt;title&gt;Kenya AIDS Epidemic update 2011&lt;/title&gt;&lt;url&gt;http://www.unaids.org/en/dataanalysis/knowyourresponse/countryprogressreports/2012countries/ce_KE_Narrative_Report.pdf&lt;/url&gt;&lt;subtype&gt;403&lt;/subtype&gt;&lt;uuid&gt;148CB42E-E5DC-4884-808B-07649603377C&lt;/uuid&gt;&lt;bundle&gt;&lt;publication&gt;&lt;title&gt;UNAIDS&lt;/title&gt;&lt;type&gt;-100&lt;/type&gt;&lt;subtype&gt;-100&lt;/subtype&gt;&lt;uuid&gt;510EC51C-E6B6-4FDB-ACE6-AEF7DD4A03E1&lt;/uuid&gt;&lt;/publication&gt;&lt;/bundle&gt;&lt;authors&gt;&lt;author&gt;&lt;lastName&gt;NASCOP&lt;/lastName&gt;&lt;/author&gt;&lt;author&gt;&lt;lastName&gt;NACC&lt;/lastName&gt;&lt;/author&gt;&lt;/authors&gt;&lt;/publication&gt;&lt;/publications&gt;&lt;cites&gt;&lt;/cites&gt;&lt;/citation&gt;</w:instrText>
      </w:r>
      <w:r w:rsidR="002A743D" w:rsidRPr="00A81127">
        <w:rPr>
          <w:strike/>
        </w:rPr>
        <w:fldChar w:fldCharType="separate"/>
      </w:r>
      <w:r w:rsidR="002A743D" w:rsidRPr="00A81127">
        <w:rPr>
          <w:strike/>
          <w:lang w:val="en-US"/>
        </w:rPr>
        <w:t>{Spectrum:tl, KAIS:2014ux, NASCOP:2012tp}</w:t>
      </w:r>
      <w:r w:rsidR="002A743D" w:rsidRPr="00A81127">
        <w:rPr>
          <w:strike/>
        </w:rPr>
        <w:fldChar w:fldCharType="end"/>
      </w:r>
      <w:r w:rsidR="002A743D" w:rsidRPr="00A81127">
        <w:rPr>
          <w:strike/>
        </w:rPr>
        <w:t>.</w:t>
      </w:r>
      <w:r w:rsidR="0035788B" w:rsidRPr="00A81127">
        <w:rPr>
          <w:strike/>
        </w:rPr>
        <w:t xml:space="preserve"> Additionally, our baseline scenario does not include a HBCT component unlike the current programme at AMPATH.</w:t>
      </w:r>
      <w:r w:rsidR="002A743D" w:rsidRPr="00A81127">
        <w:rPr>
          <w:strike/>
        </w:rPr>
        <w:t xml:space="preserve"> Consequently, </w:t>
      </w:r>
      <w:r w:rsidR="0035788B" w:rsidRPr="00A81127">
        <w:rPr>
          <w:strike/>
        </w:rPr>
        <w:t>this</w:t>
      </w:r>
      <w:r w:rsidR="002A743D" w:rsidRPr="00A81127">
        <w:rPr>
          <w:strike/>
        </w:rPr>
        <w:t xml:space="preserve"> model deviates from directly describing the state of care at AMPATH</w:t>
      </w:r>
      <w:r w:rsidR="0035788B" w:rsidRPr="00A81127">
        <w:rPr>
          <w:strike/>
        </w:rPr>
        <w:t xml:space="preserve"> to more broadly capturing the probable state of care in Kenya</w:t>
      </w:r>
      <w:r w:rsidR="002A743D" w:rsidRPr="00A81127">
        <w:rPr>
          <w:strike/>
        </w:rPr>
        <w:t>.</w:t>
      </w:r>
      <w:r w:rsidR="00230CBA" w:rsidRPr="00A81127">
        <w:rPr>
          <w:strike/>
        </w:rPr>
        <w:t xml:space="preserve"> </w:t>
      </w:r>
      <w:r w:rsidR="00C3101D" w:rsidRPr="00A81127">
        <w:rPr>
          <w:strike/>
        </w:rPr>
        <w:t>Thus, t</w:t>
      </w:r>
      <w:r w:rsidR="00221D4E" w:rsidRPr="00A81127">
        <w:rPr>
          <w:strike/>
        </w:rPr>
        <w:t xml:space="preserve">he generalisability of these results to other ART programmes and elsewhere in sub-Saharan Africa remains open to debate. </w:t>
      </w:r>
      <w:r w:rsidR="00C3101D" w:rsidRPr="00A81127">
        <w:rPr>
          <w:strike/>
        </w:rPr>
        <w:t>With</w:t>
      </w:r>
      <w:r w:rsidR="00B324E9" w:rsidRPr="00A81127">
        <w:rPr>
          <w:strike/>
        </w:rPr>
        <w:t xml:space="preserve"> limited data of this type currently available, insight </w:t>
      </w:r>
      <w:r w:rsidR="003202C5" w:rsidRPr="00A81127">
        <w:rPr>
          <w:strike/>
        </w:rPr>
        <w:t xml:space="preserve">into </w:t>
      </w:r>
      <w:r w:rsidR="00B324E9" w:rsidRPr="00A81127">
        <w:rPr>
          <w:strike/>
        </w:rPr>
        <w:t>the state of care in other sub</w:t>
      </w:r>
      <w:r w:rsidR="009D1961" w:rsidRPr="00A81127">
        <w:rPr>
          <w:strike/>
        </w:rPr>
        <w:t>-Saharan countries</w:t>
      </w:r>
      <w:r w:rsidR="003202C5" w:rsidRPr="00A81127">
        <w:rPr>
          <w:strike/>
        </w:rPr>
        <w:t xml:space="preserve"> is restricted</w:t>
      </w:r>
      <w:r w:rsidR="009D1961" w:rsidRPr="00A81127">
        <w:rPr>
          <w:strike/>
        </w:rPr>
        <w:t xml:space="preserve">. </w:t>
      </w:r>
      <w:r w:rsidR="00B324E9" w:rsidRPr="00A81127">
        <w:rPr>
          <w:strike/>
        </w:rPr>
        <w:t xml:space="preserve">A similar </w:t>
      </w:r>
      <w:r w:rsidR="00DD041D" w:rsidRPr="00A81127">
        <w:rPr>
          <w:strike/>
        </w:rPr>
        <w:t xml:space="preserve">modelling study </w:t>
      </w:r>
      <w:r w:rsidR="00B324E9" w:rsidRPr="00A81127">
        <w:rPr>
          <w:strike/>
        </w:rPr>
        <w:t xml:space="preserve">recently </w:t>
      </w:r>
      <w:r w:rsidR="00DD041D" w:rsidRPr="00A81127">
        <w:rPr>
          <w:strike/>
        </w:rPr>
        <w:t xml:space="preserve">found that improving the re-initiation of ART in a treatment programme </w:t>
      </w:r>
      <w:r w:rsidR="00FA7950" w:rsidRPr="00A81127">
        <w:rPr>
          <w:strike/>
        </w:rPr>
        <w:t xml:space="preserve">in South Africa </w:t>
      </w:r>
      <w:r w:rsidR="00DD041D" w:rsidRPr="00A81127">
        <w:rPr>
          <w:strike/>
        </w:rPr>
        <w:t>was a highly cost-effective intervention</w:t>
      </w:r>
      <w:r w:rsidR="00DD041D" w:rsidRPr="00A81127">
        <w:rPr>
          <w:strike/>
        </w:rPr>
        <w:fldChar w:fldCharType="begin"/>
      </w:r>
      <w:r w:rsidR="007C5B93">
        <w:rPr>
          <w:strike/>
        </w:rPr>
        <w:instrText xml:space="preserve"> ADDIN PAPERS2_CITATIONS &lt;citation&gt;&lt;uuid&gt;B316F7BF-045F-4774-8C03-F34432F21D00&lt;/uuid&gt;&lt;priority&gt;37&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DD041D" w:rsidRPr="00A81127">
        <w:rPr>
          <w:strike/>
        </w:rPr>
        <w:fldChar w:fldCharType="separate"/>
      </w:r>
      <w:r w:rsidR="00DD041D" w:rsidRPr="00A81127">
        <w:rPr>
          <w:strike/>
          <w:lang w:val="en-US"/>
        </w:rPr>
        <w:t>{Klein:2014ho}</w:t>
      </w:r>
      <w:r w:rsidR="00DD041D" w:rsidRPr="00A81127">
        <w:rPr>
          <w:strike/>
        </w:rPr>
        <w:fldChar w:fldCharType="end"/>
      </w:r>
      <w:r w:rsidR="00DD041D" w:rsidRPr="00A81127">
        <w:rPr>
          <w:strike/>
        </w:rPr>
        <w:t xml:space="preserve">. </w:t>
      </w:r>
      <w:r w:rsidR="00AF3BF7" w:rsidRPr="00A81127">
        <w:rPr>
          <w:strike/>
        </w:rPr>
        <w:t xml:space="preserve">This leads us to speculate that a larger proportion of individuals are initiating ART in </w:t>
      </w:r>
      <w:r w:rsidR="00510929" w:rsidRPr="00A81127">
        <w:rPr>
          <w:strike/>
        </w:rPr>
        <w:t xml:space="preserve">South Africa as our model results indicate that </w:t>
      </w:r>
      <w:r w:rsidR="000067A3" w:rsidRPr="00A81127">
        <w:rPr>
          <w:strike/>
        </w:rPr>
        <w:t xml:space="preserve">a similar intervention was not particularly impactful. </w:t>
      </w:r>
      <w:r w:rsidR="003846CE" w:rsidRPr="00A81127">
        <w:rPr>
          <w:strike/>
        </w:rPr>
        <w:t>However</w:t>
      </w:r>
      <w:r w:rsidR="000067A3" w:rsidRPr="00A81127">
        <w:rPr>
          <w:strike/>
        </w:rPr>
        <w:t xml:space="preserve">, this type of intervention becomes </w:t>
      </w:r>
      <w:r w:rsidR="007776EC" w:rsidRPr="00A81127">
        <w:rPr>
          <w:strike/>
        </w:rPr>
        <w:t xml:space="preserve">nearly 5-fold </w:t>
      </w:r>
      <w:r w:rsidR="000067A3" w:rsidRPr="00A81127">
        <w:rPr>
          <w:strike/>
        </w:rPr>
        <w:t xml:space="preserve">more powerful if upstream care </w:t>
      </w:r>
      <w:r w:rsidR="0063146D" w:rsidRPr="00A81127">
        <w:rPr>
          <w:strike/>
        </w:rPr>
        <w:t>is</w:t>
      </w:r>
      <w:r w:rsidR="007776EC" w:rsidRPr="00A81127">
        <w:rPr>
          <w:strike/>
        </w:rPr>
        <w:t xml:space="preserve"> </w:t>
      </w:r>
      <w:proofErr w:type="gramStart"/>
      <w:r w:rsidR="005C322F" w:rsidRPr="00A81127">
        <w:rPr>
          <w:strike/>
        </w:rPr>
        <w:t>flawless</w:t>
      </w:r>
      <w:r w:rsidR="000067A3" w:rsidRPr="00A81127">
        <w:rPr>
          <w:strike/>
        </w:rPr>
        <w:t>[</w:t>
      </w:r>
      <w:proofErr w:type="gramEnd"/>
      <w:r w:rsidR="000067A3" w:rsidRPr="00A81127">
        <w:rPr>
          <w:i/>
          <w:strike/>
        </w:rPr>
        <w:t xml:space="preserve">results </w:t>
      </w:r>
      <w:r w:rsidR="00C41D38" w:rsidRPr="00A81127">
        <w:rPr>
          <w:i/>
          <w:strike/>
        </w:rPr>
        <w:t>not</w:t>
      </w:r>
      <w:r w:rsidR="000067A3" w:rsidRPr="00A81127">
        <w:rPr>
          <w:i/>
          <w:strike/>
        </w:rPr>
        <w:t xml:space="preserve"> shown (in Leaks.docx)</w:t>
      </w:r>
      <w:r w:rsidR="000067A3" w:rsidRPr="00A81127">
        <w:rPr>
          <w:strike/>
        </w:rPr>
        <w:t>].</w:t>
      </w:r>
      <w:r w:rsidR="002D7F02" w:rsidRPr="00A81127">
        <w:rPr>
          <w:strike/>
        </w:rPr>
        <w:t xml:space="preserve"> In another mathematical model investigating</w:t>
      </w:r>
      <w:r w:rsidR="00DD041D" w:rsidRPr="00A81127">
        <w:rPr>
          <w:strike/>
        </w:rPr>
        <w:t xml:space="preserve"> HIV testing strategies in South Africa, Bendavid </w:t>
      </w:r>
      <w:r w:rsidR="00DD041D" w:rsidRPr="00A81127">
        <w:rPr>
          <w:i/>
          <w:strike/>
        </w:rPr>
        <w:t>et al</w:t>
      </w:r>
      <w:r w:rsidR="002D7F02" w:rsidRPr="00A81127">
        <w:rPr>
          <w:strike/>
        </w:rPr>
        <w:t>. demonstrate</w:t>
      </w:r>
      <w:r w:rsidR="00DD041D" w:rsidRPr="00A81127">
        <w:rPr>
          <w:strike/>
        </w:rPr>
        <w:t xml:space="preserve"> that implementing a universal test and treat strategy with enhanced linkage and retention in care would nearly double the survival benefits of a strategy with current linkage and retention rates</w:t>
      </w:r>
      <w:r w:rsidR="00DD041D" w:rsidRPr="00A81127">
        <w:rPr>
          <w:strike/>
        </w:rPr>
        <w:fldChar w:fldCharType="begin"/>
      </w:r>
      <w:r w:rsidR="007C5B93">
        <w:rPr>
          <w:strike/>
        </w:rPr>
        <w:instrText xml:space="preserve"> ADDIN PAPERS2_CITATIONS &lt;citation&gt;&lt;uuid&gt;A9D23F4C-9AF1-4C13-B2B4-91E6FF921CD6&lt;/uuid&gt;&lt;priority&gt;38&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A81127">
        <w:rPr>
          <w:strike/>
        </w:rPr>
        <w:fldChar w:fldCharType="separate"/>
      </w:r>
      <w:r w:rsidR="00DD041D" w:rsidRPr="00A81127">
        <w:rPr>
          <w:strike/>
          <w:lang w:val="en-US"/>
        </w:rPr>
        <w:t>{Bendavid:2010gu}</w:t>
      </w:r>
      <w:r w:rsidR="00DD041D" w:rsidRPr="00A81127">
        <w:rPr>
          <w:strike/>
        </w:rPr>
        <w:fldChar w:fldCharType="end"/>
      </w:r>
      <w:r w:rsidR="00DD041D" w:rsidRPr="00A81127">
        <w:rPr>
          <w:strike/>
        </w:rPr>
        <w:t xml:space="preserve">. Status quo linkage rates were 67% compared to 60% in </w:t>
      </w:r>
      <w:r w:rsidR="002D7F02" w:rsidRPr="00A81127">
        <w:rPr>
          <w:strike/>
        </w:rPr>
        <w:t>our</w:t>
      </w:r>
      <w:r w:rsidR="00DD041D" w:rsidRPr="00A81127">
        <w:rPr>
          <w:strike/>
        </w:rPr>
        <w:t xml:space="preserve"> results, further illustrating the importance of successfully linking patients to care</w:t>
      </w:r>
      <w:r w:rsidR="00DD041D" w:rsidRPr="00A81127">
        <w:rPr>
          <w:strike/>
        </w:rPr>
        <w:fldChar w:fldCharType="begin"/>
      </w:r>
      <w:r w:rsidR="007C5B93">
        <w:rPr>
          <w:strike/>
        </w:rPr>
        <w:instrText xml:space="preserve"> ADDIN PAPERS2_CITATIONS &lt;citation&gt;&lt;uuid&gt;439E0B8F-008C-4FEF-ABF1-C24FB5C59CBF&lt;/uuid&gt;&lt;priority&gt;39&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A81127">
        <w:rPr>
          <w:strike/>
        </w:rPr>
        <w:fldChar w:fldCharType="separate"/>
      </w:r>
      <w:r w:rsidR="00DD041D" w:rsidRPr="00A81127">
        <w:rPr>
          <w:strike/>
          <w:lang w:val="en-US"/>
        </w:rPr>
        <w:t>{Bendavid:2010gu}</w:t>
      </w:r>
      <w:r w:rsidR="00DD041D" w:rsidRPr="00A81127">
        <w:rPr>
          <w:strike/>
        </w:rPr>
        <w:fldChar w:fldCharType="end"/>
      </w:r>
      <w:r w:rsidR="00DD041D" w:rsidRPr="00A81127">
        <w:rPr>
          <w:strike/>
        </w:rPr>
        <w:t>.</w:t>
      </w:r>
    </w:p>
    <w:p w14:paraId="159AB36F" w14:textId="77777777" w:rsidR="00272A02" w:rsidRDefault="00272A02" w:rsidP="0086036A">
      <w:pPr>
        <w:pStyle w:val="normal0"/>
      </w:pPr>
    </w:p>
    <w:p w14:paraId="6AE26F4E" w14:textId="4F0AF398" w:rsidR="006618DD" w:rsidRPr="00A81127" w:rsidRDefault="00C224AE" w:rsidP="00615625">
      <w:pPr>
        <w:pStyle w:val="normal0"/>
        <w:ind w:firstLine="359"/>
        <w:rPr>
          <w:strike/>
        </w:rPr>
      </w:pPr>
      <w:r w:rsidRPr="00A81127">
        <w:rPr>
          <w:strike/>
        </w:rPr>
        <w:t>While t</w:t>
      </w:r>
      <w:r w:rsidR="003867BA" w:rsidRPr="00A81127">
        <w:rPr>
          <w:strike/>
        </w:rPr>
        <w:t xml:space="preserve">his work discusses individual interventions </w:t>
      </w:r>
      <w:r w:rsidR="0042504D" w:rsidRPr="00A81127">
        <w:rPr>
          <w:strike/>
        </w:rPr>
        <w:t>targe</w:t>
      </w:r>
      <w:r w:rsidR="00E45EF5" w:rsidRPr="00A81127">
        <w:rPr>
          <w:strike/>
        </w:rPr>
        <w:t>ting specific aspects of care</w:t>
      </w:r>
      <w:r w:rsidR="003867BA" w:rsidRPr="00A81127">
        <w:rPr>
          <w:strike/>
        </w:rPr>
        <w:t xml:space="preserve">, there are often </w:t>
      </w:r>
      <w:r w:rsidR="00E45EF5" w:rsidRPr="00A81127">
        <w:rPr>
          <w:strike/>
        </w:rPr>
        <w:t xml:space="preserve">substantial </w:t>
      </w:r>
      <w:r w:rsidR="003867BA" w:rsidRPr="00A81127">
        <w:rPr>
          <w:strike/>
        </w:rPr>
        <w:t xml:space="preserve">differences </w:t>
      </w:r>
      <w:r w:rsidR="008531DE" w:rsidRPr="00A81127">
        <w:rPr>
          <w:strike/>
        </w:rPr>
        <w:t>between two interventions of the same, or similar, name</w:t>
      </w:r>
      <w:r w:rsidR="008D77D6" w:rsidRPr="00A81127">
        <w:rPr>
          <w:strike/>
        </w:rPr>
        <w:fldChar w:fldCharType="begin"/>
      </w:r>
      <w:r w:rsidR="007C5B93">
        <w:rPr>
          <w:strike/>
        </w:rPr>
        <w:instrText xml:space="preserve"> ADDIN PAPERS2_CITATIONS &lt;citation&gt;&lt;uuid&gt;F8419761-FD7C-4171-9066-29C598F82937&lt;/uuid&gt;&lt;priority&gt;40&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8D77D6" w:rsidRPr="00A81127">
        <w:rPr>
          <w:strike/>
        </w:rPr>
        <w:fldChar w:fldCharType="separate"/>
      </w:r>
      <w:r w:rsidR="008D77D6" w:rsidRPr="00A81127">
        <w:rPr>
          <w:strike/>
          <w:lang w:val="en-US"/>
        </w:rPr>
        <w:t>{Barnighausen:2011cb}</w:t>
      </w:r>
      <w:r w:rsidR="008D77D6" w:rsidRPr="00A81127">
        <w:rPr>
          <w:strike/>
        </w:rPr>
        <w:fldChar w:fldCharType="end"/>
      </w:r>
      <w:r w:rsidR="003867BA" w:rsidRPr="00A81127">
        <w:rPr>
          <w:strike/>
        </w:rPr>
        <w:t>.</w:t>
      </w:r>
      <w:r w:rsidRPr="00A81127">
        <w:rPr>
          <w:strike/>
        </w:rPr>
        <w:t xml:space="preserve"> For </w:t>
      </w:r>
      <w:r w:rsidR="003759E8" w:rsidRPr="00A81127">
        <w:rPr>
          <w:strike/>
        </w:rPr>
        <w:t>example</w:t>
      </w:r>
      <w:r w:rsidRPr="00A81127">
        <w:rPr>
          <w:strike/>
        </w:rPr>
        <w:t>,</w:t>
      </w:r>
      <w:r w:rsidR="003759E8" w:rsidRPr="00A81127">
        <w:rPr>
          <w:strike/>
        </w:rPr>
        <w:t xml:space="preserve"> </w:t>
      </w:r>
      <w:r w:rsidR="00525D24" w:rsidRPr="00A81127">
        <w:rPr>
          <w:strike/>
        </w:rPr>
        <w:t xml:space="preserve">in regard to </w:t>
      </w:r>
      <w:r w:rsidR="003759E8" w:rsidRPr="00A81127">
        <w:rPr>
          <w:strike/>
        </w:rPr>
        <w:t xml:space="preserve">HBCT, two such interventions have been trialled in different locations in sub-Saharan Africa with </w:t>
      </w:r>
      <w:r w:rsidR="00525D24" w:rsidRPr="00A81127">
        <w:rPr>
          <w:strike/>
        </w:rPr>
        <w:t xml:space="preserve">contrasting </w:t>
      </w:r>
      <w:r w:rsidR="003759E8" w:rsidRPr="00A81127">
        <w:rPr>
          <w:strike/>
        </w:rPr>
        <w:t>results.</w:t>
      </w:r>
      <w:r w:rsidR="00582AB8" w:rsidRPr="00A81127">
        <w:rPr>
          <w:strike/>
        </w:rPr>
        <w:t xml:space="preserve"> </w:t>
      </w:r>
      <w:r w:rsidR="00B7641A" w:rsidRPr="00A81127">
        <w:rPr>
          <w:strike/>
        </w:rPr>
        <w:t>An intense HBCT intervention was tested in Kwazulu-Natal involving home-based HIV-testing followed by immediate POC CD4 testing and follow-up visits to facilitate linkage and adherence to care</w:t>
      </w:r>
      <w:r w:rsidR="002454A8" w:rsidRPr="00A81127">
        <w:rPr>
          <w:strike/>
        </w:rPr>
        <w:fldChar w:fldCharType="begin"/>
      </w:r>
      <w:r w:rsidR="007C5B93">
        <w:rPr>
          <w:strike/>
        </w:rPr>
        <w:instrText xml:space="preserve"> ADDIN PAPERS2_CITATIONS &lt;citation&gt;&lt;uuid&gt;53A6260C-FF6B-4BCB-9ABC-EC87472162F8&lt;/uuid&gt;&lt;priority&gt;41&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2454A8" w:rsidRPr="00A81127">
        <w:rPr>
          <w:strike/>
        </w:rPr>
        <w:fldChar w:fldCharType="separate"/>
      </w:r>
      <w:r w:rsidR="002454A8" w:rsidRPr="00A81127">
        <w:rPr>
          <w:strike/>
          <w:lang w:val="en-US"/>
        </w:rPr>
        <w:t>{vanRooyen:2013gy}</w:t>
      </w:r>
      <w:r w:rsidR="002454A8" w:rsidRPr="00A81127">
        <w:rPr>
          <w:strike/>
        </w:rPr>
        <w:fldChar w:fldCharType="end"/>
      </w:r>
      <w:r w:rsidR="00B7641A" w:rsidRPr="00A81127">
        <w:rPr>
          <w:strike/>
        </w:rPr>
        <w:t>.</w:t>
      </w:r>
      <w:r w:rsidR="00427583" w:rsidRPr="00A81127">
        <w:rPr>
          <w:strike/>
        </w:rPr>
        <w:t xml:space="preserve"> This intervention achieved 91% coverage of the community and within six months, 96% of newly diagnosed individuals had been linked to care</w:t>
      </w:r>
      <w:r w:rsidR="00427583" w:rsidRPr="00A81127">
        <w:rPr>
          <w:strike/>
        </w:rPr>
        <w:fldChar w:fldCharType="begin"/>
      </w:r>
      <w:r w:rsidR="007C5B93">
        <w:rPr>
          <w:strike/>
        </w:rPr>
        <w:instrText xml:space="preserve"> ADDIN PAPERS2_CITATIONS &lt;citation&gt;&lt;uuid&gt;5CD9A569-85D3-42E0-ADF5-94FE05F33F6C&lt;/uuid&gt;&lt;priority&gt;42&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427583" w:rsidRPr="00A81127">
        <w:rPr>
          <w:strike/>
        </w:rPr>
        <w:fldChar w:fldCharType="separate"/>
      </w:r>
      <w:r w:rsidR="00427583" w:rsidRPr="00A81127">
        <w:rPr>
          <w:strike/>
          <w:lang w:val="en-US"/>
        </w:rPr>
        <w:t>{vanRooyen:2013gy}</w:t>
      </w:r>
      <w:r w:rsidR="00427583" w:rsidRPr="00A81127">
        <w:rPr>
          <w:strike/>
        </w:rPr>
        <w:fldChar w:fldCharType="end"/>
      </w:r>
      <w:r w:rsidR="00427583" w:rsidRPr="00A81127">
        <w:rPr>
          <w:strike/>
        </w:rPr>
        <w:t xml:space="preserve">. In contrast, </w:t>
      </w:r>
      <w:r w:rsidR="005E5D58" w:rsidRPr="00A81127">
        <w:rPr>
          <w:strike/>
        </w:rPr>
        <w:t>an HBCT intervention trialled at another AMPATH site in Kenya, achieved coverage of 88% of the population</w:t>
      </w:r>
      <w:r w:rsidR="00810A95" w:rsidRPr="00A81127">
        <w:rPr>
          <w:strike/>
        </w:rPr>
        <w:t>,</w:t>
      </w:r>
      <w:r w:rsidR="005E5D58" w:rsidRPr="00A81127">
        <w:rPr>
          <w:strike/>
        </w:rPr>
        <w:t xml:space="preserve"> but among newly diagnosed individuals only 15% had been linked to care over a median of 3.4 years since diagnosis</w:t>
      </w:r>
      <w:r w:rsidR="00810A95" w:rsidRPr="00A81127">
        <w:rPr>
          <w:strike/>
        </w:rPr>
        <w:fldChar w:fldCharType="begin"/>
      </w:r>
      <w:r w:rsidR="007C5B93">
        <w:rPr>
          <w:strike/>
        </w:rPr>
        <w:instrText xml:space="preserve"> ADDIN PAPERS2_CITATIONS &lt;citation&gt;&lt;uuid&gt;88D185FA-2F76-4A0A-B1AB-B4BF6912FEC5&lt;/uuid&gt;&lt;priority&gt;43&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810A95" w:rsidRPr="00A81127">
        <w:rPr>
          <w:strike/>
        </w:rPr>
        <w:fldChar w:fldCharType="separate"/>
      </w:r>
      <w:r w:rsidR="00810A95" w:rsidRPr="00A81127">
        <w:rPr>
          <w:strike/>
          <w:lang w:val="en-US"/>
        </w:rPr>
        <w:t>{Genberg:2015cd}</w:t>
      </w:r>
      <w:r w:rsidR="00810A95" w:rsidRPr="00A81127">
        <w:rPr>
          <w:strike/>
        </w:rPr>
        <w:fldChar w:fldCharType="end"/>
      </w:r>
      <w:r w:rsidR="005E5D58" w:rsidRPr="00A81127">
        <w:rPr>
          <w:strike/>
        </w:rPr>
        <w:t>.</w:t>
      </w:r>
      <w:r w:rsidR="009A32A8" w:rsidRPr="00A81127">
        <w:rPr>
          <w:strike/>
        </w:rPr>
        <w:t xml:space="preserve"> The difference in linkage rates between the </w:t>
      </w:r>
      <w:r w:rsidR="009A32A8" w:rsidRPr="00A81127">
        <w:rPr>
          <w:strike/>
        </w:rPr>
        <w:lastRenderedPageBreak/>
        <w:t>two interventions is likely a result of the former involving</w:t>
      </w:r>
      <w:r w:rsidR="0029787C" w:rsidRPr="00A81127">
        <w:rPr>
          <w:strike/>
        </w:rPr>
        <w:t xml:space="preserve"> a combination of</w:t>
      </w:r>
      <w:r w:rsidR="009A32A8" w:rsidRPr="00A81127">
        <w:rPr>
          <w:strike/>
        </w:rPr>
        <w:t xml:space="preserve"> POC CD4 testing and follow-up visits to motivate indiv</w:t>
      </w:r>
      <w:r w:rsidR="00997A22" w:rsidRPr="00A81127">
        <w:rPr>
          <w:strike/>
        </w:rPr>
        <w:t>iduals to link</w:t>
      </w:r>
      <w:r w:rsidR="006739CB" w:rsidRPr="00A81127">
        <w:rPr>
          <w:strike/>
        </w:rPr>
        <w:t xml:space="preserve">. </w:t>
      </w:r>
      <w:r w:rsidR="00217349" w:rsidRPr="00A81127">
        <w:rPr>
          <w:strike/>
        </w:rPr>
        <w:t>Together with our results</w:t>
      </w:r>
      <w:r w:rsidR="00C309E6" w:rsidRPr="00A81127">
        <w:rPr>
          <w:strike/>
        </w:rPr>
        <w:t>,</w:t>
      </w:r>
      <w:r w:rsidR="00217349" w:rsidRPr="00A81127">
        <w:rPr>
          <w:strike/>
        </w:rPr>
        <w:t xml:space="preserve"> </w:t>
      </w:r>
      <w:r w:rsidR="009715C0" w:rsidRPr="00A81127">
        <w:rPr>
          <w:strike/>
        </w:rPr>
        <w:t>demonstrating the limited impact of HBCT in the absence of POC CD4 or perfect linkage</w:t>
      </w:r>
      <w:r w:rsidR="00E52388" w:rsidRPr="00A81127">
        <w:rPr>
          <w:strike/>
        </w:rPr>
        <w:t>, this</w:t>
      </w:r>
      <w:r w:rsidR="009715C0" w:rsidRPr="00A81127">
        <w:rPr>
          <w:strike/>
        </w:rPr>
        <w:t xml:space="preserve"> provide</w:t>
      </w:r>
      <w:r w:rsidR="00E52388" w:rsidRPr="00A81127">
        <w:rPr>
          <w:strike/>
        </w:rPr>
        <w:t>s</w:t>
      </w:r>
      <w:r w:rsidR="009715C0" w:rsidRPr="00A81127">
        <w:rPr>
          <w:strike/>
        </w:rPr>
        <w:t xml:space="preserve"> evidence to suggest that</w:t>
      </w:r>
      <w:r w:rsidR="005B38E1" w:rsidRPr="00A81127">
        <w:rPr>
          <w:strike/>
        </w:rPr>
        <w:t xml:space="preserve"> </w:t>
      </w:r>
      <w:r w:rsidR="009715C0" w:rsidRPr="00A81127">
        <w:rPr>
          <w:strike/>
        </w:rPr>
        <w:t>HBCT alone is</w:t>
      </w:r>
      <w:r w:rsidR="00641DA0" w:rsidRPr="00A81127">
        <w:rPr>
          <w:strike/>
        </w:rPr>
        <w:t xml:space="preserve"> </w:t>
      </w:r>
      <w:r w:rsidR="009715C0" w:rsidRPr="00A81127">
        <w:rPr>
          <w:strike/>
        </w:rPr>
        <w:t xml:space="preserve">not capable of generating the impact that it was </w:t>
      </w:r>
      <w:r w:rsidR="005F310F" w:rsidRPr="00A81127">
        <w:rPr>
          <w:strike/>
        </w:rPr>
        <w:t>designed</w:t>
      </w:r>
      <w:r w:rsidR="009715C0" w:rsidRPr="00A81127">
        <w:rPr>
          <w:strike/>
        </w:rPr>
        <w:t xml:space="preserve"> to achieve.</w:t>
      </w:r>
    </w:p>
    <w:p w14:paraId="0BD4F634" w14:textId="77777777" w:rsidR="006618DD" w:rsidRPr="00A81127" w:rsidRDefault="006618DD" w:rsidP="00A60C56">
      <w:pPr>
        <w:pStyle w:val="normal0"/>
        <w:ind w:firstLine="720"/>
        <w:rPr>
          <w:strike/>
        </w:rPr>
      </w:pPr>
    </w:p>
    <w:p w14:paraId="03F5EDE7" w14:textId="77777777" w:rsidR="002C6106" w:rsidRPr="00A81127" w:rsidRDefault="0059185C" w:rsidP="00A60C56">
      <w:pPr>
        <w:pStyle w:val="normal0"/>
        <w:ind w:firstLine="720"/>
        <w:rPr>
          <w:strike/>
        </w:rPr>
      </w:pPr>
      <w:r w:rsidRPr="00A81127">
        <w:rPr>
          <w:strike/>
        </w:rPr>
        <w:t>Overall</w:t>
      </w:r>
      <w:r w:rsidR="005928FC" w:rsidRPr="00A81127">
        <w:rPr>
          <w:strike/>
        </w:rPr>
        <w:t>, the</w:t>
      </w:r>
      <w:r w:rsidR="006618DD" w:rsidRPr="00A81127">
        <w:rPr>
          <w:strike/>
        </w:rPr>
        <w:t xml:space="preserve"> results of these analyses resonate with the health losses reported in many ART-programmes and thus reaffirm the link between patient outcomes and suboptimal care.</w:t>
      </w:r>
      <w:r w:rsidR="005C000A" w:rsidRPr="00A81127">
        <w:rPr>
          <w:strike/>
        </w:rPr>
        <w:t xml:space="preserve"> When c</w:t>
      </w:r>
      <w:r w:rsidR="00A60C56" w:rsidRPr="00A81127">
        <w:rPr>
          <w:strike/>
        </w:rPr>
        <w:t xml:space="preserve">onsidering the distribution of care experience among </w:t>
      </w:r>
      <w:r w:rsidR="005C000A" w:rsidRPr="00A81127">
        <w:rPr>
          <w:strike/>
        </w:rPr>
        <w:t xml:space="preserve">HIV-related deaths in the entire </w:t>
      </w:r>
      <w:proofErr w:type="gramStart"/>
      <w:r w:rsidR="005C000A" w:rsidRPr="00A81127">
        <w:rPr>
          <w:strike/>
        </w:rPr>
        <w:t>population</w:t>
      </w:r>
      <w:r w:rsidR="0025030B" w:rsidRPr="00A81127">
        <w:rPr>
          <w:strike/>
        </w:rPr>
        <w:t>(</w:t>
      </w:r>
      <w:proofErr w:type="gramEnd"/>
      <w:r w:rsidR="0025030B" w:rsidRPr="00A81127">
        <w:rPr>
          <w:strike/>
        </w:rPr>
        <w:t>figure 2</w:t>
      </w:r>
      <w:r w:rsidR="005C000A" w:rsidRPr="00A81127">
        <w:rPr>
          <w:strike/>
        </w:rPr>
        <w:t>, left</w:t>
      </w:r>
      <w:r w:rsidR="0025030B" w:rsidRPr="00A81127">
        <w:rPr>
          <w:strike/>
        </w:rPr>
        <w:t>), 19% of individuals were never diagnosed and 57% failed to initiate ART before death.</w:t>
      </w:r>
      <w:r w:rsidR="00A56CFF" w:rsidRPr="00A81127">
        <w:rPr>
          <w:strike/>
        </w:rPr>
        <w:t xml:space="preserve"> These results are in agreement with data from ALPHA sites in Rakai, Uganda, which indicate that around ~20% of deaths in 2011 </w:t>
      </w:r>
      <w:r w:rsidR="00E97007" w:rsidRPr="00A81127">
        <w:rPr>
          <w:strike/>
        </w:rPr>
        <w:t>were among undiagnosed individua</w:t>
      </w:r>
      <w:r w:rsidR="00A56CFF" w:rsidRPr="00A81127">
        <w:rPr>
          <w:strike/>
        </w:rPr>
        <w:t xml:space="preserve">ls and ~50% were among individuals tested but who never initiated </w:t>
      </w:r>
      <w:proofErr w:type="gramStart"/>
      <w:r w:rsidR="00A56CFF" w:rsidRPr="00A81127">
        <w:rPr>
          <w:strike/>
        </w:rPr>
        <w:t>ART[</w:t>
      </w:r>
      <w:proofErr w:type="gramEnd"/>
      <w:r w:rsidR="00A56CFF" w:rsidRPr="00A81127">
        <w:rPr>
          <w:i/>
          <w:strike/>
          <w:color w:val="0000FF"/>
        </w:rPr>
        <w:t>Slaymaker (only going off the Paris slides here – can’t find the relevant paper)</w:t>
      </w:r>
      <w:r w:rsidR="00A56CFF" w:rsidRPr="00A81127">
        <w:rPr>
          <w:strike/>
        </w:rPr>
        <w:t>].</w:t>
      </w:r>
      <w:r w:rsidR="005C000A" w:rsidRPr="00A81127">
        <w:rPr>
          <w:strike/>
        </w:rPr>
        <w:t xml:space="preserve"> This reinforces our results, indicating </w:t>
      </w:r>
      <w:r w:rsidR="0004292E" w:rsidRPr="00A81127">
        <w:rPr>
          <w:strike/>
        </w:rPr>
        <w:t>that mortality is</w:t>
      </w:r>
      <w:r w:rsidR="005C000A" w:rsidRPr="00A81127">
        <w:rPr>
          <w:strike/>
        </w:rPr>
        <w:t xml:space="preserve"> chiefly</w:t>
      </w:r>
      <w:r w:rsidR="0004292E" w:rsidRPr="00A81127">
        <w:rPr>
          <w:strike/>
        </w:rPr>
        <w:t xml:space="preserve"> occurring outside the clinic.</w:t>
      </w:r>
    </w:p>
    <w:p w14:paraId="0CB47590" w14:textId="77777777" w:rsidR="0004292E" w:rsidRPr="00A81127" w:rsidRDefault="0004292E" w:rsidP="00A60C56">
      <w:pPr>
        <w:pStyle w:val="normal0"/>
        <w:ind w:firstLine="720"/>
        <w:rPr>
          <w:strike/>
        </w:rPr>
      </w:pPr>
    </w:p>
    <w:p w14:paraId="020EC319" w14:textId="77777777" w:rsidR="00686B32" w:rsidRPr="00A81127" w:rsidRDefault="0004292E" w:rsidP="0079710C">
      <w:pPr>
        <w:pStyle w:val="normal0"/>
        <w:ind w:firstLine="720"/>
        <w:rPr>
          <w:strike/>
        </w:rPr>
      </w:pPr>
      <w:r w:rsidRPr="00A81127">
        <w:rPr>
          <w:strike/>
        </w:rPr>
        <w:t xml:space="preserve">Additionally, we illustrated that </w:t>
      </w:r>
      <w:r w:rsidR="009E3B14" w:rsidRPr="00A81127">
        <w:rPr>
          <w:strike/>
        </w:rPr>
        <w:t xml:space="preserve">no single </w:t>
      </w:r>
      <w:r w:rsidR="003A5024" w:rsidRPr="00A81127">
        <w:rPr>
          <w:strike/>
        </w:rPr>
        <w:t>intervention provide</w:t>
      </w:r>
      <w:r w:rsidR="009F20C8" w:rsidRPr="00A81127">
        <w:rPr>
          <w:strike/>
        </w:rPr>
        <w:t>d</w:t>
      </w:r>
      <w:r w:rsidR="003A5024" w:rsidRPr="00A81127">
        <w:rPr>
          <w:strike/>
        </w:rPr>
        <w:t xml:space="preserve"> </w:t>
      </w:r>
      <w:r w:rsidR="003F292F" w:rsidRPr="00A81127">
        <w:rPr>
          <w:strike/>
        </w:rPr>
        <w:t xml:space="preserve">large </w:t>
      </w:r>
      <w:r w:rsidR="003A5024" w:rsidRPr="00A81127">
        <w:rPr>
          <w:strike/>
        </w:rPr>
        <w:t>gains in patient outcomes without incurring significant costs.</w:t>
      </w:r>
      <w:r w:rsidR="00DD7CD7" w:rsidRPr="00A81127">
        <w:rPr>
          <w:strike/>
        </w:rPr>
        <w:t xml:space="preserve"> </w:t>
      </w:r>
      <w:r w:rsidR="00BC595A" w:rsidRPr="00A81127">
        <w:rPr>
          <w:strike/>
        </w:rPr>
        <w:t xml:space="preserve">The most impactful intervention, Universal Test &amp; Treat, </w:t>
      </w:r>
      <w:r w:rsidR="009F20C8" w:rsidRPr="00A81127">
        <w:rPr>
          <w:strike/>
        </w:rPr>
        <w:t xml:space="preserve">averted </w:t>
      </w:r>
      <w:r w:rsidR="00BC595A" w:rsidRPr="00A81127">
        <w:rPr>
          <w:strike/>
        </w:rPr>
        <w:t xml:space="preserve">5.59m DALYS </w:t>
      </w:r>
      <w:r w:rsidR="00E931F3" w:rsidRPr="00A81127">
        <w:rPr>
          <w:strike/>
        </w:rPr>
        <w:t xml:space="preserve">at a cost of $4.27b </w:t>
      </w:r>
      <w:r w:rsidR="00D73630" w:rsidRPr="00A81127">
        <w:rPr>
          <w:strike/>
        </w:rPr>
        <w:t xml:space="preserve">($763.86 per DALY averted). However, when compared to the maximum attainable impact scenario, in which all infected individuals are placed onto ART from 2010 onwards with perfect </w:t>
      </w:r>
      <w:r w:rsidR="0042504D" w:rsidRPr="00A81127">
        <w:rPr>
          <w:strike/>
        </w:rPr>
        <w:t>adherence</w:t>
      </w:r>
      <w:r w:rsidR="00D73630" w:rsidRPr="00A81127">
        <w:rPr>
          <w:strike/>
        </w:rPr>
        <w:t xml:space="preserve"> and retention in care, the Universal Test &amp; Treat intervention </w:t>
      </w:r>
      <w:r w:rsidR="009F20C8" w:rsidRPr="00A81127">
        <w:rPr>
          <w:strike/>
        </w:rPr>
        <w:t>averted</w:t>
      </w:r>
      <w:r w:rsidR="00D73630" w:rsidRPr="00A81127">
        <w:rPr>
          <w:strike/>
        </w:rPr>
        <w:t xml:space="preserve"> 50% of the MAI. This scenario illustrates the lowest number of DALYs that will accrue given baseline care </w:t>
      </w:r>
      <w:r w:rsidR="0029685A" w:rsidRPr="00A81127">
        <w:rPr>
          <w:strike/>
        </w:rPr>
        <w:t xml:space="preserve">prior to </w:t>
      </w:r>
      <w:r w:rsidR="00D73630" w:rsidRPr="00A81127">
        <w:rPr>
          <w:strike/>
        </w:rPr>
        <w:t>2010</w:t>
      </w:r>
      <w:r w:rsidR="007F7C15" w:rsidRPr="00A81127">
        <w:rPr>
          <w:strike/>
        </w:rPr>
        <w:t>, as averting 100% of DALYs accrued between 2010 and 2030 at baseline is an impossibility.</w:t>
      </w:r>
      <w:r w:rsidR="001C702B" w:rsidRPr="00A81127">
        <w:rPr>
          <w:strike/>
        </w:rPr>
        <w:t xml:space="preserve"> </w:t>
      </w:r>
      <w:r w:rsidR="00892F40" w:rsidRPr="00A81127">
        <w:rPr>
          <w:strike/>
        </w:rPr>
        <w:t>Obtaining an MAI value higher than 50% would require the combination of a Universal Test &amp; Treat strategy with ART adherence and outreach interventions to prevent long-term losses from ART care.</w:t>
      </w:r>
      <w:r w:rsidR="0059185C" w:rsidRPr="00A81127">
        <w:rPr>
          <w:strike/>
        </w:rPr>
        <w:t xml:space="preserve"> </w:t>
      </w:r>
      <w:r w:rsidR="001C702B" w:rsidRPr="00A81127">
        <w:rPr>
          <w:strike/>
        </w:rPr>
        <w:t>However</w:t>
      </w:r>
      <w:r w:rsidR="00005D41" w:rsidRPr="00A81127">
        <w:rPr>
          <w:strike/>
        </w:rPr>
        <w:t xml:space="preserve">, through the use of a combination of interventions </w:t>
      </w:r>
      <w:r w:rsidR="0042504D" w:rsidRPr="00A81127">
        <w:rPr>
          <w:strike/>
        </w:rPr>
        <w:t>targeting</w:t>
      </w:r>
      <w:r w:rsidR="00005D41" w:rsidRPr="00A81127">
        <w:rPr>
          <w:strike/>
        </w:rPr>
        <w:t xml:space="preserve"> </w:t>
      </w:r>
      <w:r w:rsidR="00546B4A" w:rsidRPr="00A81127">
        <w:rPr>
          <w:strike/>
        </w:rPr>
        <w:t xml:space="preserve">both </w:t>
      </w:r>
      <w:r w:rsidR="00005D41" w:rsidRPr="00A81127">
        <w:rPr>
          <w:strike/>
        </w:rPr>
        <w:t>pre-ART and ART care</w:t>
      </w:r>
      <w:r w:rsidR="00546B4A" w:rsidRPr="00A81127">
        <w:rPr>
          <w:strike/>
        </w:rPr>
        <w:t>, 88% of the DALYs averted by the Universal Test and Treat intervention can be achieved at 44% of the cost per DALY averted (</w:t>
      </w:r>
      <w:r w:rsidR="004F314A" w:rsidRPr="00A81127">
        <w:rPr>
          <w:strike/>
        </w:rPr>
        <w:t>table 3</w:t>
      </w:r>
      <w:r w:rsidR="0059185C" w:rsidRPr="00A81127">
        <w:rPr>
          <w:strike/>
        </w:rPr>
        <w:t>)</w:t>
      </w:r>
      <w:r w:rsidR="00255586" w:rsidRPr="00A81127">
        <w:rPr>
          <w:strike/>
        </w:rPr>
        <w:t>.</w:t>
      </w:r>
      <w:r w:rsidR="00D6526B" w:rsidRPr="00A81127">
        <w:rPr>
          <w:strike/>
        </w:rPr>
        <w:t xml:space="preserve"> Yet, this combination of interventions </w:t>
      </w:r>
      <w:r w:rsidR="00FB5948" w:rsidRPr="00A81127">
        <w:rPr>
          <w:strike/>
        </w:rPr>
        <w:t>was</w:t>
      </w:r>
      <w:r w:rsidR="00D6526B" w:rsidRPr="00A81127">
        <w:rPr>
          <w:strike/>
        </w:rPr>
        <w:t xml:space="preserve"> only able to avert 39% o</w:t>
      </w:r>
      <w:r w:rsidR="00E91FA6" w:rsidRPr="00A81127">
        <w:rPr>
          <w:strike/>
        </w:rPr>
        <w:t>f the maximum attainable impact;</w:t>
      </w:r>
      <w:r w:rsidR="00D6526B" w:rsidRPr="00A81127">
        <w:rPr>
          <w:strike/>
        </w:rPr>
        <w:t xml:space="preserve"> due to the lack of any interventions </w:t>
      </w:r>
      <w:r w:rsidR="0042504D" w:rsidRPr="00A81127">
        <w:rPr>
          <w:strike/>
        </w:rPr>
        <w:t>targeting</w:t>
      </w:r>
      <w:r w:rsidR="00D6526B" w:rsidRPr="00A81127">
        <w:rPr>
          <w:strike/>
        </w:rPr>
        <w:t xml:space="preserve"> HIV-testing</w:t>
      </w:r>
      <w:r w:rsidR="00355C53" w:rsidRPr="00A81127">
        <w:rPr>
          <w:strike/>
        </w:rPr>
        <w:t xml:space="preserve">, </w:t>
      </w:r>
      <w:r w:rsidR="00D6526B" w:rsidRPr="00A81127">
        <w:rPr>
          <w:strike/>
        </w:rPr>
        <w:t>as these ha</w:t>
      </w:r>
      <w:r w:rsidR="00355C53" w:rsidRPr="00A81127">
        <w:rPr>
          <w:strike/>
        </w:rPr>
        <w:t>ve a high cost per DALY averted (table 3)</w:t>
      </w:r>
      <w:r w:rsidR="00D6526B" w:rsidRPr="00A81127">
        <w:rPr>
          <w:strike/>
        </w:rPr>
        <w:t>. Consequently, t</w:t>
      </w:r>
      <w:r w:rsidRPr="00A81127">
        <w:rPr>
          <w:strike/>
        </w:rPr>
        <w:t>his indicates that intervening at multiple points to strengthen care is almost as effective as removing pre-ART care in its entirety</w:t>
      </w:r>
      <w:r w:rsidR="000D2A31" w:rsidRPr="00A81127">
        <w:rPr>
          <w:strike/>
        </w:rPr>
        <w:t xml:space="preserve">, such as in the Immediate ART or Universal Test &amp; Treat </w:t>
      </w:r>
      <w:r w:rsidR="0059185C" w:rsidRPr="00A81127">
        <w:rPr>
          <w:strike/>
        </w:rPr>
        <w:t xml:space="preserve">strategies, but without depriving patients of the ancillary benefits </w:t>
      </w:r>
      <w:r w:rsidR="00043932" w:rsidRPr="00A81127">
        <w:rPr>
          <w:strike/>
        </w:rPr>
        <w:t>provided by</w:t>
      </w:r>
      <w:r w:rsidR="0059185C" w:rsidRPr="00A81127">
        <w:rPr>
          <w:strike/>
        </w:rPr>
        <w:t xml:space="preserve"> pre-ART care</w:t>
      </w:r>
      <w:r w:rsidR="000D2A31" w:rsidRPr="00A81127">
        <w:rPr>
          <w:strike/>
        </w:rPr>
        <w:t>.</w:t>
      </w:r>
      <w:r w:rsidR="00E52B39" w:rsidRPr="00A81127">
        <w:rPr>
          <w:strike/>
        </w:rPr>
        <w:t xml:space="preserve"> However, little is known about the long-term impacts of immediate ART on patient retention and adherence; but the recently published early results of the RapIT trial in South Africa evaluating the effect of immediate ART initiation on ART uptake illustrate that 88% of enrolled patients were virally suppressed six months after treatment </w:t>
      </w:r>
      <w:proofErr w:type="gramStart"/>
      <w:r w:rsidR="00E52B39" w:rsidRPr="00A81127">
        <w:rPr>
          <w:strike/>
        </w:rPr>
        <w:t>initiation[</w:t>
      </w:r>
      <w:proofErr w:type="gramEnd"/>
      <w:r w:rsidR="00E52B39" w:rsidRPr="00A81127">
        <w:rPr>
          <w:i/>
          <w:strike/>
          <w:color w:val="FF0000"/>
        </w:rPr>
        <w:t>Rosen et al.</w:t>
      </w:r>
      <w:r w:rsidR="00DE2511" w:rsidRPr="00A81127">
        <w:rPr>
          <w:i/>
          <w:strike/>
          <w:color w:val="FF0000"/>
        </w:rPr>
        <w:t xml:space="preserve"> (2015).</w:t>
      </w:r>
      <w:r w:rsidR="00E52B39" w:rsidRPr="00A81127">
        <w:rPr>
          <w:i/>
          <w:strike/>
          <w:color w:val="FF0000"/>
        </w:rPr>
        <w:t xml:space="preserve"> Confidential. Unpublished</w:t>
      </w:r>
      <w:r w:rsidR="00E52B39" w:rsidRPr="00A81127">
        <w:rPr>
          <w:strike/>
        </w:rPr>
        <w:t>].</w:t>
      </w:r>
    </w:p>
    <w:p w14:paraId="0B5F48E3" w14:textId="77777777" w:rsidR="00C22FA6" w:rsidRPr="00A81127" w:rsidRDefault="00C22FA6" w:rsidP="00686B32">
      <w:pPr>
        <w:pStyle w:val="normal0"/>
        <w:ind w:firstLine="720"/>
        <w:rPr>
          <w:strike/>
        </w:rPr>
      </w:pPr>
    </w:p>
    <w:p w14:paraId="617BE5C9" w14:textId="3E65892B" w:rsidR="00E104C3" w:rsidRPr="00A81127" w:rsidRDefault="00C22FA6" w:rsidP="00C04CD1">
      <w:pPr>
        <w:pStyle w:val="normal0"/>
        <w:ind w:firstLine="720"/>
        <w:rPr>
          <w:strike/>
        </w:rPr>
      </w:pPr>
      <w:r w:rsidRPr="00A81127">
        <w:rPr>
          <w:strike/>
        </w:rPr>
        <w:t xml:space="preserve">Interestingly, the distribution of care experience among deceased individuals when </w:t>
      </w:r>
      <w:r w:rsidR="00ED536F" w:rsidRPr="00A81127">
        <w:rPr>
          <w:strike/>
        </w:rPr>
        <w:t xml:space="preserve">the combination </w:t>
      </w:r>
      <w:r w:rsidRPr="00A81127">
        <w:rPr>
          <w:strike/>
        </w:rPr>
        <w:t xml:space="preserve">of interventions </w:t>
      </w:r>
      <w:r w:rsidR="00745D86" w:rsidRPr="00A81127">
        <w:rPr>
          <w:strike/>
        </w:rPr>
        <w:t xml:space="preserve">was </w:t>
      </w:r>
      <w:r w:rsidR="00E9309E" w:rsidRPr="00A81127">
        <w:rPr>
          <w:strike/>
        </w:rPr>
        <w:t xml:space="preserve">compared </w:t>
      </w:r>
      <w:r w:rsidR="00ED536F" w:rsidRPr="00A81127">
        <w:rPr>
          <w:strike/>
        </w:rPr>
        <w:t>to</w:t>
      </w:r>
      <w:r w:rsidRPr="00A81127">
        <w:rPr>
          <w:strike/>
        </w:rPr>
        <w:t xml:space="preserve"> </w:t>
      </w:r>
      <w:r w:rsidR="00E9309E" w:rsidRPr="00A81127">
        <w:rPr>
          <w:strike/>
        </w:rPr>
        <w:t xml:space="preserve">a </w:t>
      </w:r>
      <w:r w:rsidRPr="00A81127">
        <w:rPr>
          <w:strike/>
        </w:rPr>
        <w:t xml:space="preserve">Universal Test &amp; Treat </w:t>
      </w:r>
      <w:r w:rsidR="00E9309E" w:rsidRPr="00A81127">
        <w:rPr>
          <w:strike/>
        </w:rPr>
        <w:t xml:space="preserve">strategy </w:t>
      </w:r>
      <w:r w:rsidRPr="00A81127">
        <w:rPr>
          <w:strike/>
        </w:rPr>
        <w:t>highlights</w:t>
      </w:r>
      <w:r w:rsidR="00E9309E" w:rsidRPr="00A81127">
        <w:rPr>
          <w:strike/>
        </w:rPr>
        <w:t>,</w:t>
      </w:r>
      <w:r w:rsidRPr="00A81127">
        <w:rPr>
          <w:strike/>
        </w:rPr>
        <w:t xml:space="preserve"> how both strategies significantly reduce</w:t>
      </w:r>
      <w:r w:rsidR="00745D86" w:rsidRPr="00A81127">
        <w:rPr>
          <w:strike/>
        </w:rPr>
        <w:t>d</w:t>
      </w:r>
      <w:r w:rsidRPr="00A81127">
        <w:rPr>
          <w:strike/>
        </w:rPr>
        <w:t xml:space="preserve"> HIV mortality</w:t>
      </w:r>
      <w:r w:rsidR="00347F2E" w:rsidRPr="00A81127">
        <w:rPr>
          <w:strike/>
        </w:rPr>
        <w:t xml:space="preserve"> in comparison to baseline,</w:t>
      </w:r>
      <w:r w:rsidRPr="00A81127">
        <w:rPr>
          <w:strike/>
        </w:rPr>
        <w:t xml:space="preserve"> but </w:t>
      </w:r>
      <w:r w:rsidR="00770CB9" w:rsidRPr="00A81127">
        <w:rPr>
          <w:strike/>
        </w:rPr>
        <w:t xml:space="preserve">through different </w:t>
      </w:r>
      <w:proofErr w:type="gramStart"/>
      <w:r w:rsidR="003A3FD3" w:rsidRPr="00A81127">
        <w:rPr>
          <w:strike/>
        </w:rPr>
        <w:t>mechanisms</w:t>
      </w:r>
      <w:r w:rsidR="00770CB9" w:rsidRPr="00A81127">
        <w:rPr>
          <w:strike/>
        </w:rPr>
        <w:t>(</w:t>
      </w:r>
      <w:proofErr w:type="gramEnd"/>
      <w:r w:rsidR="00770CB9" w:rsidRPr="00A81127">
        <w:rPr>
          <w:strike/>
        </w:rPr>
        <w:t xml:space="preserve">figure </w:t>
      </w:r>
      <w:r w:rsidR="00DE71B5" w:rsidRPr="00A81127">
        <w:rPr>
          <w:strike/>
        </w:rPr>
        <w:t>4</w:t>
      </w:r>
      <w:r w:rsidR="00770CB9" w:rsidRPr="00A81127">
        <w:rPr>
          <w:strike/>
        </w:rPr>
        <w:t>).</w:t>
      </w:r>
      <w:r w:rsidR="000701E1" w:rsidRPr="00A81127">
        <w:rPr>
          <w:strike/>
        </w:rPr>
        <w:t xml:space="preserve"> We see that the combination of interventions </w:t>
      </w:r>
      <w:r w:rsidR="009B6972" w:rsidRPr="00A81127">
        <w:rPr>
          <w:strike/>
        </w:rPr>
        <w:t>was</w:t>
      </w:r>
      <w:r w:rsidR="000701E1" w:rsidRPr="00A81127">
        <w:rPr>
          <w:strike/>
        </w:rPr>
        <w:t xml:space="preserve"> able to reduce the proportion of HIV-related deaths among individuals who were diagnosed but never initiated ART, but as none of the interventions enhance HIV-testing a similar proportion of individuals decease</w:t>
      </w:r>
      <w:r w:rsidR="002246D7" w:rsidRPr="00A81127">
        <w:rPr>
          <w:strike/>
        </w:rPr>
        <w:t>,</w:t>
      </w:r>
      <w:r w:rsidR="000701E1" w:rsidRPr="00A81127">
        <w:rPr>
          <w:strike/>
        </w:rPr>
        <w:t xml:space="preserve"> without being diagnosed</w:t>
      </w:r>
      <w:r w:rsidR="002246D7" w:rsidRPr="00A81127">
        <w:rPr>
          <w:strike/>
        </w:rPr>
        <w:t>,</w:t>
      </w:r>
      <w:r w:rsidR="000701E1" w:rsidRPr="00A81127">
        <w:rPr>
          <w:strike/>
        </w:rPr>
        <w:t xml:space="preserve"> to the baseline scenario.</w:t>
      </w:r>
      <w:r w:rsidR="0022518A" w:rsidRPr="00A81127">
        <w:rPr>
          <w:strike/>
        </w:rPr>
        <w:t xml:space="preserve"> In contrast, in the Universal Test &amp; Treat intervention only 13% of individuals who suffered an HIV-related death never initiated ART</w:t>
      </w:r>
      <w:r w:rsidR="00677BF5" w:rsidRPr="00A81127">
        <w:rPr>
          <w:strike/>
        </w:rPr>
        <w:t>;</w:t>
      </w:r>
      <w:r w:rsidR="00327F22" w:rsidRPr="00A81127">
        <w:rPr>
          <w:strike/>
        </w:rPr>
        <w:t xml:space="preserve"> with the vast majority (51%) lost from ART care before death.</w:t>
      </w:r>
      <w:r w:rsidR="00975BB8" w:rsidRPr="00A81127">
        <w:rPr>
          <w:strike/>
        </w:rPr>
        <w:t xml:space="preserve"> Therefore, the total person-time spent on ART</w:t>
      </w:r>
      <w:r w:rsidR="00B119F2" w:rsidRPr="00A81127">
        <w:rPr>
          <w:strike/>
        </w:rPr>
        <w:t xml:space="preserve"> </w:t>
      </w:r>
      <w:r w:rsidR="00975BB8" w:rsidRPr="00A81127">
        <w:rPr>
          <w:strike/>
        </w:rPr>
        <w:t>by individuals in the Universal Test &amp; Treat intervention exceed</w:t>
      </w:r>
      <w:r w:rsidR="00920268" w:rsidRPr="00A81127">
        <w:rPr>
          <w:strike/>
        </w:rPr>
        <w:t>ed</w:t>
      </w:r>
      <w:r w:rsidR="00975BB8" w:rsidRPr="00A81127">
        <w:rPr>
          <w:strike/>
        </w:rPr>
        <w:t xml:space="preserve"> that of individuals in the combination intervention </w:t>
      </w:r>
      <w:r w:rsidR="00975BB8" w:rsidRPr="00A81127">
        <w:rPr>
          <w:strike/>
        </w:rPr>
        <w:lastRenderedPageBreak/>
        <w:t>scenario, this is reflected by the increased cost of Universal Test &amp; Treat and the larger proportion of cost t</w:t>
      </w:r>
      <w:r w:rsidR="009C303D" w:rsidRPr="00A81127">
        <w:rPr>
          <w:strike/>
        </w:rPr>
        <w:t>hat is attributable to ART care. Consequently, the combination of interventions results in fewer person-years on ART, reducing the likelihood of resistance through failure to adhere to treatment</w:t>
      </w:r>
      <w:r w:rsidR="009C303D" w:rsidRPr="00A81127">
        <w:rPr>
          <w:strike/>
        </w:rPr>
        <w:fldChar w:fldCharType="begin"/>
      </w:r>
      <w:r w:rsidR="007C5B93">
        <w:rPr>
          <w:strike/>
        </w:rPr>
        <w:instrText xml:space="preserve"> ADDIN PAPERS2_CITATIONS &lt;citation&gt;&lt;uuid&gt;5AE397C7-48AC-4CE5-9C66-7CDFCDBF39F8&lt;/uuid&gt;&lt;priority&gt;44&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9C303D" w:rsidRPr="00A81127">
        <w:rPr>
          <w:strike/>
        </w:rPr>
        <w:fldChar w:fldCharType="separate"/>
      </w:r>
      <w:r w:rsidR="009C303D" w:rsidRPr="00A81127">
        <w:rPr>
          <w:strike/>
          <w:lang w:val="en-US"/>
        </w:rPr>
        <w:t>{Oyugi:2007fs}</w:t>
      </w:r>
      <w:r w:rsidR="009C303D" w:rsidRPr="00A81127">
        <w:rPr>
          <w:strike/>
        </w:rPr>
        <w:fldChar w:fldCharType="end"/>
      </w:r>
      <w:r w:rsidR="009C303D" w:rsidRPr="00A81127">
        <w:rPr>
          <w:strike/>
        </w:rPr>
        <w:t xml:space="preserve">. </w:t>
      </w:r>
      <w:r w:rsidR="00817A72" w:rsidRPr="00A81127">
        <w:rPr>
          <w:strike/>
        </w:rPr>
        <w:t>An alternative category of interventions recently hypothesised</w:t>
      </w:r>
      <w:r w:rsidR="00D92572" w:rsidRPr="00A81127">
        <w:rPr>
          <w:strike/>
        </w:rPr>
        <w:t xml:space="preserve"> to improve patient outcomes and reduce costs,</w:t>
      </w:r>
      <w:r w:rsidR="00817A72" w:rsidRPr="00A81127">
        <w:rPr>
          <w:strike/>
        </w:rPr>
        <w:t xml:space="preserve"> is that of tiered care, </w:t>
      </w:r>
      <w:r w:rsidR="00DF1288" w:rsidRPr="00A81127">
        <w:rPr>
          <w:strike/>
        </w:rPr>
        <w:t>using patient strata to determine the provision of care services</w:t>
      </w:r>
      <w:r w:rsidR="008735E2" w:rsidRPr="00A81127">
        <w:rPr>
          <w:strike/>
        </w:rPr>
        <w:t>.</w:t>
      </w:r>
      <w:r w:rsidR="006C0DB6" w:rsidRPr="00A81127">
        <w:rPr>
          <w:strike/>
        </w:rPr>
        <w:t xml:space="preserve"> </w:t>
      </w:r>
      <w:r w:rsidR="003D7107" w:rsidRPr="00A81127">
        <w:rPr>
          <w:strike/>
        </w:rPr>
        <w:t xml:space="preserve">For example, </w:t>
      </w:r>
      <w:r w:rsidR="00DF1288" w:rsidRPr="00A81127">
        <w:rPr>
          <w:strike/>
        </w:rPr>
        <w:t xml:space="preserve">Babigumira </w:t>
      </w:r>
      <w:r w:rsidR="00DF1288" w:rsidRPr="00A81127">
        <w:rPr>
          <w:i/>
          <w:strike/>
        </w:rPr>
        <w:t>et al.</w:t>
      </w:r>
      <w:r w:rsidR="00DF1288" w:rsidRPr="00A81127">
        <w:rPr>
          <w:strike/>
        </w:rPr>
        <w:t xml:space="preserve"> (2011), </w:t>
      </w:r>
      <w:r w:rsidR="003D7107" w:rsidRPr="00A81127">
        <w:rPr>
          <w:strike/>
        </w:rPr>
        <w:t xml:space="preserve">implementing a </w:t>
      </w:r>
      <w:r w:rsidR="00DF1288" w:rsidRPr="00A81127">
        <w:rPr>
          <w:strike/>
        </w:rPr>
        <w:t>task-shifting intervention for eligible patients at an HIV clinic in Kampala, Uganda</w:t>
      </w:r>
      <w:r w:rsidR="00DF1288" w:rsidRPr="00A81127">
        <w:rPr>
          <w:strike/>
        </w:rPr>
        <w:fldChar w:fldCharType="begin"/>
      </w:r>
      <w:r w:rsidR="007C5B93">
        <w:rPr>
          <w:strike/>
        </w:rPr>
        <w:instrText xml:space="preserve"> ADDIN PAPERS2_CITATIONS &lt;citation&gt;&lt;uuid&gt;7629D181-19E3-4732-9878-D98F4D6C6EF7&lt;/uuid&gt;&lt;priority&gt;45&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A81127">
        <w:rPr>
          <w:strike/>
        </w:rPr>
        <w:fldChar w:fldCharType="separate"/>
      </w:r>
      <w:r w:rsidR="00DF1288" w:rsidRPr="00A81127">
        <w:rPr>
          <w:strike/>
          <w:lang w:val="en-US"/>
        </w:rPr>
        <w:t>{Babigumira:2011gg}</w:t>
      </w:r>
      <w:r w:rsidR="00DF1288" w:rsidRPr="00A81127">
        <w:rPr>
          <w:strike/>
        </w:rPr>
        <w:fldChar w:fldCharType="end"/>
      </w:r>
      <w:r w:rsidR="00DF1288" w:rsidRPr="00A81127">
        <w:rPr>
          <w:strike/>
        </w:rPr>
        <w:t>. Eligibility criteria</w:t>
      </w:r>
      <w:r w:rsidR="00D92572" w:rsidRPr="00A81127">
        <w:rPr>
          <w:strike/>
        </w:rPr>
        <w:t xml:space="preserve"> </w:t>
      </w:r>
      <w:r w:rsidR="00DF1288" w:rsidRPr="00A81127">
        <w:rPr>
          <w:strike/>
        </w:rPr>
        <w:t xml:space="preserve">selected adherent, healthy </w:t>
      </w:r>
      <w:r w:rsidR="00D92572" w:rsidRPr="00A81127">
        <w:rPr>
          <w:strike/>
        </w:rPr>
        <w:t xml:space="preserve">randomised </w:t>
      </w:r>
      <w:r w:rsidR="00DF1288" w:rsidRPr="00A81127">
        <w:rPr>
          <w:strike/>
        </w:rPr>
        <w:t>patients on ART to switch from monthly physician visits to seeing a physician every six months and picking up medication from a pharmacy on a monthly basis. No significant difference in clinical outcomes was observed and the annual cost of care decreased by 20% for patients attending physician visits every six months</w:t>
      </w:r>
      <w:r w:rsidR="00DF1288" w:rsidRPr="00A81127">
        <w:rPr>
          <w:strike/>
        </w:rPr>
        <w:fldChar w:fldCharType="begin"/>
      </w:r>
      <w:r w:rsidR="007C5B93">
        <w:rPr>
          <w:strike/>
        </w:rPr>
        <w:instrText xml:space="preserve"> ADDIN PAPERS2_CITATIONS &lt;citation&gt;&lt;uuid&gt;F4AF3E4E-78FD-4DFA-A30C-3228C6C5E7BC&lt;/uuid&gt;&lt;priority&gt;46&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A81127">
        <w:rPr>
          <w:strike/>
        </w:rPr>
        <w:fldChar w:fldCharType="separate"/>
      </w:r>
      <w:r w:rsidR="00DF1288" w:rsidRPr="00A81127">
        <w:rPr>
          <w:strike/>
          <w:lang w:val="en-US"/>
        </w:rPr>
        <w:t>{Babigumira:2011gg}</w:t>
      </w:r>
      <w:r w:rsidR="00DF1288" w:rsidRPr="00A81127">
        <w:rPr>
          <w:strike/>
        </w:rPr>
        <w:fldChar w:fldCharType="end"/>
      </w:r>
      <w:r w:rsidR="00DF1288" w:rsidRPr="00A81127">
        <w:rPr>
          <w:strike/>
        </w:rPr>
        <w:t xml:space="preserve">. This type of tiered intervention, selecting adherent patients to be monitored more infrequently, illustrates how care can </w:t>
      </w:r>
      <w:r w:rsidR="00D92572" w:rsidRPr="00A81127">
        <w:rPr>
          <w:strike/>
        </w:rPr>
        <w:t>be stratified between patients.</w:t>
      </w:r>
    </w:p>
    <w:p w14:paraId="692B3F20" w14:textId="77777777" w:rsidR="00727013" w:rsidRPr="00A81127" w:rsidRDefault="00727013" w:rsidP="0086036A">
      <w:pPr>
        <w:pStyle w:val="normal0"/>
        <w:rPr>
          <w:strike/>
        </w:rPr>
      </w:pPr>
    </w:p>
    <w:p w14:paraId="3B21ADDB" w14:textId="77777777" w:rsidR="001363E9" w:rsidRPr="00A81127" w:rsidRDefault="00D17502" w:rsidP="009F1741">
      <w:pPr>
        <w:pStyle w:val="normal0"/>
        <w:rPr>
          <w:strike/>
        </w:rPr>
      </w:pPr>
      <w:commentRangeStart w:id="130"/>
      <w:r w:rsidRPr="00A81127">
        <w:rPr>
          <w:strike/>
        </w:rPr>
        <w:tab/>
        <w:t xml:space="preserve">The motivating stimuli </w:t>
      </w:r>
      <w:r w:rsidR="0005462D" w:rsidRPr="00A81127">
        <w:rPr>
          <w:strike/>
        </w:rPr>
        <w:t>driving</w:t>
      </w:r>
      <w:r w:rsidRPr="00A81127">
        <w:rPr>
          <w:strike/>
        </w:rPr>
        <w:t xml:space="preserve"> </w:t>
      </w:r>
      <w:r w:rsidR="00D22909" w:rsidRPr="00A81127">
        <w:rPr>
          <w:strike/>
        </w:rPr>
        <w:t>HIV-infected individuals</w:t>
      </w:r>
      <w:r w:rsidRPr="00A81127">
        <w:rPr>
          <w:strike/>
        </w:rPr>
        <w:t xml:space="preserve"> to seek care are not </w:t>
      </w:r>
      <w:r w:rsidR="00D22909" w:rsidRPr="00A81127">
        <w:rPr>
          <w:strike/>
        </w:rPr>
        <w:t xml:space="preserve">yet </w:t>
      </w:r>
      <w:r w:rsidRPr="00A81127">
        <w:rPr>
          <w:strike/>
        </w:rPr>
        <w:t>fully understood.</w:t>
      </w:r>
      <w:r w:rsidR="00D22909" w:rsidRPr="00A81127">
        <w:rPr>
          <w:strike/>
        </w:rPr>
        <w:t xml:space="preserve"> </w:t>
      </w:r>
      <w:r w:rsidR="00F62E51" w:rsidRPr="00A81127">
        <w:rPr>
          <w:strike/>
        </w:rPr>
        <w:t>With</w:t>
      </w:r>
      <w:r w:rsidR="00D22909" w:rsidRPr="00A81127">
        <w:rPr>
          <w:strike/>
        </w:rPr>
        <w:t xml:space="preserve"> progress </w:t>
      </w:r>
      <w:r w:rsidR="00F62E51" w:rsidRPr="00A81127">
        <w:rPr>
          <w:strike/>
        </w:rPr>
        <w:t xml:space="preserve">being </w:t>
      </w:r>
      <w:r w:rsidR="00D22909" w:rsidRPr="00A81127">
        <w:rPr>
          <w:strike/>
        </w:rPr>
        <w:t xml:space="preserve">made in other </w:t>
      </w:r>
      <w:proofErr w:type="gramStart"/>
      <w:r w:rsidR="00D22909" w:rsidRPr="00A81127">
        <w:rPr>
          <w:strike/>
        </w:rPr>
        <w:t>fields{</w:t>
      </w:r>
      <w:proofErr w:type="gramEnd"/>
      <w:r w:rsidR="00D22909" w:rsidRPr="00A81127">
        <w:rPr>
          <w:strike/>
        </w:rPr>
        <w:t>Buregyeya:2011fi, Salaniponi:2000tc, Pronyk:2001uk},</w:t>
      </w:r>
      <w:r w:rsidR="00F62E51" w:rsidRPr="00A81127">
        <w:rPr>
          <w:strike/>
        </w:rPr>
        <w:t xml:space="preserve"> it is hoped that new insights into HIV health-care seeking behaviour will follow</w:t>
      </w:r>
      <w:r w:rsidR="009A1BF9" w:rsidRPr="00A81127">
        <w:rPr>
          <w:strike/>
        </w:rPr>
        <w:t>{Burns:2014jz}</w:t>
      </w:r>
      <w:r w:rsidR="00F62E51" w:rsidRPr="00A81127">
        <w:rPr>
          <w:strike/>
        </w:rPr>
        <w:t>.</w:t>
      </w:r>
      <w:commentRangeEnd w:id="130"/>
      <w:r w:rsidR="00D91055" w:rsidRPr="00A81127">
        <w:rPr>
          <w:rStyle w:val="CommentReference"/>
          <w:strike/>
        </w:rPr>
        <w:commentReference w:id="130"/>
      </w:r>
      <w:r w:rsidR="00AE1406" w:rsidRPr="00A81127">
        <w:rPr>
          <w:strike/>
        </w:rPr>
        <w:t xml:space="preserve"> </w:t>
      </w:r>
      <w:r w:rsidR="009C6E59" w:rsidRPr="00A81127">
        <w:rPr>
          <w:strike/>
        </w:rPr>
        <w:t>Furthermore, the generalisability of these results to other settings remains undetermined; but for progress to be made in assessing the current state of care along with strategies to resolve deficiencies, individual-level longitudinal data</w:t>
      </w:r>
      <w:r w:rsidR="009A1BF9" w:rsidRPr="00A81127">
        <w:rPr>
          <w:strike/>
        </w:rPr>
        <w:t xml:space="preserve"> similar to data provided by AMPATH will be required.</w:t>
      </w:r>
      <w:r w:rsidR="00F31908" w:rsidRPr="00A81127">
        <w:rPr>
          <w:strike/>
        </w:rPr>
        <w:t xml:space="preserve"> </w:t>
      </w:r>
      <w:r w:rsidR="001363E9" w:rsidRPr="00A81127">
        <w:rPr>
          <w:strike/>
        </w:rPr>
        <w:t>While a mathematical model can demonstrate the impact of a combination of interventions, it remains to be seen how such a strategy would be implemented by a real-world ART programme. For instance, it may be preferable</w:t>
      </w:r>
      <w:r w:rsidR="00646197" w:rsidRPr="00A81127">
        <w:rPr>
          <w:strike/>
        </w:rPr>
        <w:t xml:space="preserve"> to distribute intervention implementation over time </w:t>
      </w:r>
      <w:r w:rsidR="00F31908" w:rsidRPr="00A81127">
        <w:rPr>
          <w:strike/>
        </w:rPr>
        <w:t xml:space="preserve">as part of a </w:t>
      </w:r>
      <w:r w:rsidR="00646197" w:rsidRPr="00A81127">
        <w:rPr>
          <w:strike/>
        </w:rPr>
        <w:t>graded response.</w:t>
      </w:r>
      <w:r w:rsidR="00F31908" w:rsidRPr="00A81127">
        <w:rPr>
          <w:strike/>
        </w:rPr>
        <w:t xml:space="preserve"> Finally, </w:t>
      </w:r>
      <w:r w:rsidR="00AD609A" w:rsidRPr="00A81127">
        <w:rPr>
          <w:strike/>
        </w:rPr>
        <w:t xml:space="preserve">the estimates of costs used in this model are predominantly based on findings from a large-scale multi-country analysis, but the true scalability of these costs and their representation of the cost of intervention execution are debatable. </w:t>
      </w:r>
    </w:p>
    <w:p w14:paraId="16176E5F" w14:textId="77777777" w:rsidR="004833E2" w:rsidRPr="00A81127" w:rsidRDefault="004833E2" w:rsidP="004833E2">
      <w:pPr>
        <w:pStyle w:val="normal0"/>
        <w:rPr>
          <w:strike/>
        </w:rPr>
      </w:pPr>
    </w:p>
    <w:p w14:paraId="26DB28CC" w14:textId="033AF6E6" w:rsidR="00B63212" w:rsidRDefault="004833E2" w:rsidP="005E25F9">
      <w:pPr>
        <w:pStyle w:val="normal0"/>
        <w:ind w:firstLine="720"/>
        <w:rPr>
          <w:strike/>
        </w:rPr>
      </w:pPr>
      <w:r w:rsidRPr="00A81127">
        <w:rPr>
          <w:strike/>
        </w:rPr>
        <w:t xml:space="preserve">Our results indicate that in Kenya, the effectiveness of current ART-programmes can be improved. While interventions targeting HIV testing and pre-ART retention </w:t>
      </w:r>
      <w:r w:rsidR="00920268" w:rsidRPr="00A81127">
        <w:rPr>
          <w:strike/>
        </w:rPr>
        <w:t>were</w:t>
      </w:r>
      <w:r w:rsidRPr="00A81127">
        <w:rPr>
          <w:strike/>
        </w:rPr>
        <w:t xml:space="preserve"> highly impactful, losses from care </w:t>
      </w:r>
      <w:r w:rsidR="00F64F4D" w:rsidRPr="00A81127">
        <w:rPr>
          <w:strike/>
        </w:rPr>
        <w:t>occurred</w:t>
      </w:r>
      <w:r w:rsidRPr="00A81127">
        <w:rPr>
          <w:strike/>
        </w:rPr>
        <w:t xml:space="preserve"> throughout</w:t>
      </w:r>
      <w:r w:rsidR="005E690B" w:rsidRPr="00A81127">
        <w:rPr>
          <w:strike/>
        </w:rPr>
        <w:t>,</w:t>
      </w:r>
      <w:r w:rsidRPr="00A81127">
        <w:rPr>
          <w:strike/>
        </w:rPr>
        <w:t xml:space="preserve"> leading to suboptimal treatment outcomes for patients. In this setting, our results show that a combination of interventions targeting multiple points of care is a cost-effective way to strengthen current ART-programmes. Consequently, we feel that this analysis will help shape the discourse around the cascade and interventions that are formulated, evaluated and rolled-out to improve the impact of ART programmes in sub-Saharan Africa.</w:t>
      </w:r>
    </w:p>
    <w:p w14:paraId="081E81FE" w14:textId="77777777" w:rsidR="005E25F9" w:rsidRPr="005E25F9" w:rsidRDefault="005E25F9" w:rsidP="005E25F9">
      <w:pPr>
        <w:pStyle w:val="normal0"/>
        <w:rPr>
          <w:strike/>
        </w:rPr>
      </w:pPr>
    </w:p>
    <w:p w14:paraId="40B8EC62" w14:textId="77777777" w:rsidR="00354BF3" w:rsidRDefault="0004446E">
      <w:pPr>
        <w:pStyle w:val="Heading1"/>
        <w:contextualSpacing w:val="0"/>
      </w:pPr>
      <w:r>
        <w:t>Acknowledgements</w:t>
      </w:r>
      <w:bookmarkStart w:id="131" w:name="h.pbwlevpo3yu5" w:colFirst="0" w:colLast="0"/>
      <w:bookmarkEnd w:id="131"/>
    </w:p>
    <w:p w14:paraId="11513004" w14:textId="77777777" w:rsidR="00354BF3" w:rsidRDefault="0004446E">
      <w:pPr>
        <w:pStyle w:val="Heading1"/>
        <w:contextualSpacing w:val="0"/>
      </w:pPr>
      <w:r>
        <w:t>References</w:t>
      </w:r>
      <w:bookmarkStart w:id="132" w:name="h.i9jxy126drmb" w:colFirst="0" w:colLast="0"/>
      <w:bookmarkEnd w:id="132"/>
    </w:p>
    <w:p w14:paraId="72ABB6B5" w14:textId="77777777" w:rsidR="00C07325" w:rsidRDefault="0004446E" w:rsidP="004047B1">
      <w:pPr>
        <w:pStyle w:val="Heading1"/>
        <w:contextualSpacing w:val="0"/>
      </w:pPr>
      <w:r>
        <w:t>Figure Legends</w:t>
      </w:r>
    </w:p>
    <w:p w14:paraId="408D32DE" w14:textId="77777777" w:rsidR="00C07325" w:rsidRPr="00A520E1" w:rsidRDefault="0004446E">
      <w:pPr>
        <w:pStyle w:val="normal0"/>
        <w:contextualSpacing w:val="0"/>
        <w:rPr>
          <w:sz w:val="16"/>
          <w:szCs w:val="16"/>
        </w:rPr>
      </w:pPr>
      <w:r w:rsidRPr="00A520E1">
        <w:rPr>
          <w:b/>
          <w:i/>
          <w:sz w:val="16"/>
          <w:szCs w:val="16"/>
        </w:rPr>
        <w:lastRenderedPageBreak/>
        <w:t>Figure 1</w:t>
      </w:r>
      <w:r w:rsidRPr="00A520E1">
        <w:rPr>
          <w:i/>
          <w:sz w:val="16"/>
          <w:szCs w:val="16"/>
        </w:rPr>
        <w:t xml:space="preserve"> </w:t>
      </w:r>
      <w:r w:rsidR="00643039" w:rsidRPr="00A520E1">
        <w:rPr>
          <w:i/>
          <w:sz w:val="16"/>
          <w:szCs w:val="16"/>
        </w:rPr>
        <w:t xml:space="preserve">– </w:t>
      </w:r>
      <w:r w:rsidR="00A520E1" w:rsidRPr="00A520E1">
        <w:rPr>
          <w:i/>
          <w:sz w:val="16"/>
          <w:szCs w:val="16"/>
        </w:rPr>
        <w:t>Flow diagram representing the operational steps involved in navigating an ART-programme.</w:t>
      </w:r>
    </w:p>
    <w:p w14:paraId="03E544E5" w14:textId="77777777"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Care experience of patients suffering HIV-related deaths between 2010 and 2030.</w:t>
      </w:r>
    </w:p>
    <w:p w14:paraId="0D90BB4B" w14:textId="77777777"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proofErr w:type="gramStart"/>
      <w:r w:rsidR="00A520E1" w:rsidRPr="00A520E1">
        <w:rPr>
          <w:i/>
          <w:sz w:val="16"/>
          <w:szCs w:val="16"/>
        </w:rPr>
        <w:t>DALYs</w:t>
      </w:r>
      <w:proofErr w:type="gramEnd"/>
      <w:r w:rsidR="00A520E1" w:rsidRPr="00A520E1">
        <w:rPr>
          <w:i/>
          <w:sz w:val="16"/>
          <w:szCs w:val="16"/>
        </w:rPr>
        <w:t xml:space="preserve"> averted and additional cost of care for individual interventions between 2010 and 2030.</w:t>
      </w:r>
    </w:p>
    <w:p w14:paraId="046DE545" w14:textId="77777777"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 xml:space="preserve">Care experience of deceased individuals who suffered an HIV-related death between 2010 and 2030. </w:t>
      </w:r>
    </w:p>
    <w:p w14:paraId="07014450" w14:textId="77777777"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14:paraId="56A66609" w14:textId="77777777" w:rsidR="00C07325" w:rsidRPr="00A520E1" w:rsidRDefault="00194932">
      <w:pPr>
        <w:pStyle w:val="normal0"/>
        <w:contextualSpacing w:val="0"/>
        <w:rPr>
          <w:i/>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A520E1" w:rsidRPr="00A520E1">
        <w:rPr>
          <w:i/>
          <w:sz w:val="16"/>
          <w:szCs w:val="16"/>
        </w:rPr>
        <w:t>Summary of individual interventions designed to target various aspects of care.</w:t>
      </w:r>
    </w:p>
    <w:p w14:paraId="48A55138" w14:textId="77777777"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proofErr w:type="gramStart"/>
      <w:r w:rsidR="00A520E1" w:rsidRPr="00A520E1">
        <w:rPr>
          <w:i/>
          <w:sz w:val="16"/>
          <w:szCs w:val="16"/>
        </w:rPr>
        <w:t>DALYs</w:t>
      </w:r>
      <w:proofErr w:type="gramEnd"/>
      <w:r w:rsidR="00A520E1" w:rsidRPr="00A520E1">
        <w:rPr>
          <w:i/>
          <w:sz w:val="16"/>
          <w:szCs w:val="16"/>
        </w:rPr>
        <w:t xml:space="preserve"> averted and additional cost of care for individuals interventions between 2010 and 2030.</w:t>
      </w:r>
    </w:p>
    <w:p w14:paraId="0929A50B" w14:textId="77777777"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w:t>
      </w:r>
      <w:proofErr w:type="gramStart"/>
      <w:r w:rsidRPr="00A520E1">
        <w:rPr>
          <w:i/>
          <w:sz w:val="16"/>
          <w:szCs w:val="16"/>
        </w:rPr>
        <w:t>DALYs</w:t>
      </w:r>
      <w:proofErr w:type="gramEnd"/>
      <w:r w:rsidRPr="00A520E1">
        <w:rPr>
          <w:i/>
          <w:sz w:val="16"/>
          <w:szCs w:val="16"/>
        </w:rPr>
        <w:t xml:space="preserve"> averted and additional cost of implementing a combination of interventions between 2010 and 2030.</w:t>
      </w:r>
    </w:p>
    <w:p w14:paraId="1DAD465A" w14:textId="77777777" w:rsidR="00C07325" w:rsidRDefault="0004446E">
      <w:pPr>
        <w:pStyle w:val="Heading1"/>
        <w:contextualSpacing w:val="0"/>
      </w:pPr>
      <w:bookmarkStart w:id="133" w:name="h.n9mfvkja78ix" w:colFirst="0" w:colLast="0"/>
      <w:bookmarkEnd w:id="133"/>
      <w:r>
        <w:t>Supporting Information</w:t>
      </w:r>
    </w:p>
    <w:p w14:paraId="1B70BCBF" w14:textId="77777777" w:rsidR="00842F3E" w:rsidRPr="00156A8A" w:rsidRDefault="00E3215F" w:rsidP="00156A8A">
      <w:pPr>
        <w:pStyle w:val="normal0"/>
      </w:pPr>
      <w:r>
        <w:t>See appendix.</w:t>
      </w:r>
    </w:p>
    <w:p w14:paraId="4F059AE4" w14:textId="77777777" w:rsidR="00FD78CE" w:rsidRPr="00DB2702" w:rsidRDefault="00FD78CE" w:rsidP="00DB2702">
      <w:pPr>
        <w:pStyle w:val="ListParagraph"/>
        <w:rPr>
          <w:lang w:val="en-AU"/>
        </w:rPr>
      </w:pPr>
    </w:p>
    <w:p w14:paraId="2513FCD0"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Tim Hallett" w:date="2015-01-26T15:02:00Z" w:initials="TH">
    <w:p w14:paraId="516BDDA4" w14:textId="77777777" w:rsidR="007C5B93" w:rsidRDefault="007C5B93">
      <w:pPr>
        <w:pStyle w:val="CommentText"/>
      </w:pPr>
      <w:r>
        <w:rPr>
          <w:rStyle w:val="CommentReference"/>
        </w:rPr>
        <w:annotationRef/>
      </w:r>
      <w:r w:rsidRPr="00101524">
        <w:rPr>
          <w:highlight w:val="yellow"/>
        </w:rPr>
        <w:t>I have reworded. A little clumsy in places and needing the detail. But I think this is the storyline to stick to, through the whole paper.</w:t>
      </w:r>
    </w:p>
  </w:comment>
  <w:comment w:id="6" w:author="Tim Hallett" w:date="2015-01-26T15:40:00Z" w:initials="TH">
    <w:p w14:paraId="7E478828" w14:textId="77777777" w:rsidR="007C5B93" w:rsidRDefault="007C5B93">
      <w:pPr>
        <w:pStyle w:val="CommentText"/>
      </w:pPr>
      <w:r>
        <w:rPr>
          <w:rStyle w:val="CommentReference"/>
        </w:rPr>
        <w:annotationRef/>
      </w:r>
      <w:r>
        <w:t>Rough edits to reshape this. See what you think. Original version had a lot of dense detail that I think the reader doesn't need to fully know about in order to understand where we are coming from. The introductiono doesn't always need to be a review and I tihnk for PloS Med, this style might be more eye-catching.</w:t>
      </w:r>
    </w:p>
  </w:comment>
  <w:comment w:id="7" w:author="Jack Olney" w:date="2015-02-09T13:16:00Z" w:initials="JO">
    <w:p w14:paraId="305B0427" w14:textId="3A882616" w:rsidR="007C5B93" w:rsidRDefault="007C5B93">
      <w:pPr>
        <w:pStyle w:val="CommentText"/>
      </w:pPr>
      <w:r>
        <w:rPr>
          <w:rStyle w:val="CommentReference"/>
        </w:rPr>
        <w:annotationRef/>
      </w:r>
      <w:r>
        <w:rPr>
          <w:rStyle w:val="CommentReference"/>
        </w:rPr>
        <w:t>I have only limited evidence of poorly performing interventions. We want to illustrate how interventions don’t achieve maximum impact due to upstream/downstream constrictions but that is difficult to demonstrate without a model.</w:t>
      </w:r>
    </w:p>
  </w:comment>
  <w:comment w:id="9" w:author="Jack Olney" w:date="2015-02-09T16:32:00Z" w:initials="JO">
    <w:p w14:paraId="3CFDBE1B" w14:textId="7A12C2EF" w:rsidR="007C5B93" w:rsidRDefault="007C5B93">
      <w:pPr>
        <w:pStyle w:val="CommentText"/>
      </w:pPr>
      <w:r>
        <w:rPr>
          <w:rStyle w:val="CommentReference"/>
        </w:rPr>
        <w:annotationRef/>
      </w:r>
      <w:r>
        <w:t xml:space="preserve">This isn’t included in the baseline scenario. We played around with including a 2.5x increase in CD4 decline after ART dropout as one of the sensitivity analysis levers last year but it never made it into the baseline (it was based on a paper by Pablo Tebas JID (2002)) </w:t>
      </w:r>
    </w:p>
  </w:comment>
  <w:comment w:id="13" w:author="Jack Olney" w:date="2015-02-11T10:13:00Z" w:initials="JO">
    <w:p w14:paraId="312D73DA" w14:textId="73DD34B8" w:rsidR="007C5B93" w:rsidRDefault="007C5B93">
      <w:pPr>
        <w:pStyle w:val="CommentText"/>
      </w:pPr>
      <w:r>
        <w:rPr>
          <w:rStyle w:val="CommentReference"/>
        </w:rPr>
        <w:annotationRef/>
      </w:r>
      <w:r>
        <w:t>Don’t have coverage estimate here. Wachira (2013) HBCT paper says 96% HBCT coverage but catchment is not solely port victoria.</w:t>
      </w:r>
    </w:p>
  </w:comment>
  <w:comment w:id="18" w:author="Tim Hallett" w:date="2015-01-08T11:48:00Z" w:initials="TH">
    <w:p w14:paraId="02240058" w14:textId="77777777" w:rsidR="007C5B93" w:rsidRDefault="007C5B93" w:rsidP="00260E0F">
      <w:pPr>
        <w:pStyle w:val="CommentText"/>
      </w:pPr>
      <w:r>
        <w:rPr>
          <w:rStyle w:val="CommentReference"/>
        </w:rPr>
        <w:annotationRef/>
      </w:r>
      <w:r>
        <w:t>How can we justify this? The work of Jenny and Ruanne suggest some cost here, doesn’t it?</w:t>
      </w:r>
    </w:p>
  </w:comment>
  <w:comment w:id="19" w:author="Jack Olney" w:date="2015-01-08T12:33:00Z" w:initials="JO">
    <w:p w14:paraId="3A2DE505" w14:textId="77777777" w:rsidR="007C5B93" w:rsidRDefault="007C5B93">
      <w:pPr>
        <w:pStyle w:val="CommentText"/>
      </w:pPr>
      <w:r>
        <w:rPr>
          <w:rStyle w:val="CommentReference"/>
        </w:rPr>
        <w:annotationRef/>
      </w:r>
      <w:r>
        <w:t>To me, I always imagined this intervention as something like a txt message reminder to attend a clinic with minimal costs. I don’t see any costs specific to linkage in Ruanne and Jenny’s work – but linkage is taken care of by POC CD4 tests in that trial.</w:t>
      </w:r>
    </w:p>
  </w:comment>
  <w:comment w:id="20" w:author="Jack Olney" w:date="2015-02-11T13:41:00Z" w:initials="JO">
    <w:p w14:paraId="4105EF78" w14:textId="7C198B1F" w:rsidR="007C5B93" w:rsidRDefault="007C5B93">
      <w:pPr>
        <w:pStyle w:val="CommentText"/>
      </w:pPr>
      <w:r>
        <w:rPr>
          <w:rStyle w:val="CommentReference"/>
        </w:rPr>
        <w:annotationRef/>
      </w:r>
      <w:r>
        <w:t xml:space="preserve">My mistake, I was looking at the wrong version of the code. Current results for ‘max’ scenario include 100% linkage, so it all occurs at the home-visit, you get dx and put immediately onto ART then and there. </w:t>
      </w:r>
    </w:p>
  </w:comment>
  <w:comment w:id="21" w:author="Jack Olney" w:date="2015-02-11T14:00:00Z" w:initials="JO">
    <w:p w14:paraId="1A102A90" w14:textId="137A124F" w:rsidR="007C5B93" w:rsidRDefault="007C5B93">
      <w:pPr>
        <w:pStyle w:val="CommentText"/>
      </w:pPr>
      <w:r>
        <w:rPr>
          <w:rStyle w:val="CommentReference"/>
        </w:rPr>
        <w:annotationRef/>
      </w:r>
      <w:r>
        <w:rPr>
          <w:rStyle w:val="CommentReference"/>
        </w:rPr>
        <w:t xml:space="preserve">This applies to persons at any point in care, when intervention is applied, when they have an encounter with care, among HIV-positive persons 20% fail to start ART immediately (and so head for a CD4 test), a further 20% refuse ART and are lost from care. </w:t>
      </w:r>
    </w:p>
  </w:comment>
  <w:comment w:id="26" w:author="Jack Olney" w:date="2015-02-11T17:27:00Z" w:initials="JO">
    <w:p w14:paraId="2C4B849C" w14:textId="0CFFCD1C" w:rsidR="007C5B93" w:rsidRDefault="007C5B93">
      <w:pPr>
        <w:pStyle w:val="CommentText"/>
      </w:pPr>
      <w:r>
        <w:rPr>
          <w:rStyle w:val="CommentReference"/>
        </w:rPr>
        <w:annotationRef/>
      </w:r>
      <w:r>
        <w:t xml:space="preserve">Calculated as the total in fig2b / total fig2a </w:t>
      </w:r>
    </w:p>
  </w:comment>
  <w:comment w:id="27" w:author="Jack Olney" w:date="2015-02-11T16:30:00Z" w:initials="JO">
    <w:p w14:paraId="7C85611E" w14:textId="7D37429A" w:rsidR="007C5B93" w:rsidRDefault="007C5B93">
      <w:pPr>
        <w:pStyle w:val="CommentText"/>
      </w:pPr>
      <w:r>
        <w:rPr>
          <w:rStyle w:val="CommentReference"/>
        </w:rPr>
        <w:annotationRef/>
      </w:r>
      <w:r>
        <w:t>Label (a) and (b)??</w:t>
      </w:r>
    </w:p>
  </w:comment>
  <w:comment w:id="28" w:author="Tim Hallett" w:date="2015-01-26T16:41:00Z" w:initials="TH">
    <w:p w14:paraId="00C64D7A" w14:textId="77777777" w:rsidR="007C5B93" w:rsidRDefault="007C5B93">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29" w:author="Jack Olney" w:date="2015-02-11T17:31:00Z" w:initials="JO">
    <w:p w14:paraId="4D3929B7" w14:textId="5065CB13" w:rsidR="007C5B93" w:rsidRDefault="007C5B93">
      <w:pPr>
        <w:pStyle w:val="CommentText"/>
      </w:pPr>
      <w:r>
        <w:rPr>
          <w:rStyle w:val="CommentReference"/>
        </w:rPr>
        <w:annotationRef/>
      </w:r>
      <w:r>
        <w:t>Orange segment (on left hand side) is people who may or may not have had contact with clinic prior to HIV-related death. I’ve adjusted text to account for this and done an additional calculation (only 17% AIDS deaths among people who test but don’t show up at the clinic but 33% AIDS deaths among people who never test and don’t show up)</w:t>
      </w:r>
    </w:p>
  </w:comment>
  <w:comment w:id="30" w:author="Tim Hallett" w:date="2015-01-26T16:44:00Z" w:initials="TH">
    <w:p w14:paraId="52970415" w14:textId="77777777" w:rsidR="007C5B93" w:rsidRDefault="007C5B93">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31" w:author="Jack Olney" w:date="2015-02-11T17:32:00Z" w:initials="JO">
    <w:p w14:paraId="6D7671B4" w14:textId="0A2DF893" w:rsidR="007C5B93" w:rsidRDefault="007C5B93">
      <w:pPr>
        <w:pStyle w:val="CommentText"/>
      </w:pPr>
      <w:r>
        <w:rPr>
          <w:rStyle w:val="CommentReference"/>
        </w:rPr>
        <w:annotationRef/>
      </w:r>
      <w:r>
        <w:t>Can do. The pie on the right is just the pie on the left, minus the 19%. But its an important point to make. Happy to look at change in this over time though. Something like a stacked bar for each year?</w:t>
      </w:r>
    </w:p>
  </w:comment>
  <w:comment w:id="33" w:author="Tim Hallett" w:date="2015-01-29T09:40:00Z" w:initials="TH">
    <w:p w14:paraId="19D125CB" w14:textId="77777777" w:rsidR="007C5B93" w:rsidRDefault="007C5B93">
      <w:pPr>
        <w:pStyle w:val="CommentText"/>
      </w:pPr>
      <w:r>
        <w:rPr>
          <w:rStyle w:val="CommentReference"/>
        </w:rPr>
        <w:annotationRef/>
      </w:r>
      <w:r>
        <w:t xml:space="preserve">Lots of good thoughts and nice points in here. </w:t>
      </w:r>
    </w:p>
    <w:p w14:paraId="07A3A5CE" w14:textId="77777777" w:rsidR="007C5B93" w:rsidRDefault="007C5B93">
      <w:pPr>
        <w:pStyle w:val="CommentText"/>
      </w:pPr>
    </w:p>
    <w:p w14:paraId="2C1C8722" w14:textId="77777777" w:rsidR="007C5B93" w:rsidRDefault="007C5B93">
      <w:pPr>
        <w:pStyle w:val="CommentText"/>
      </w:pPr>
      <w:r>
        <w:t xml:space="preserve">I have porposed a organisation </w:t>
      </w:r>
      <w:proofErr w:type="gramStart"/>
      <w:r>
        <w:t>of  paragraphs</w:t>
      </w:r>
      <w:proofErr w:type="gramEnd"/>
      <w:r>
        <w:t xml:space="preserve"> an give the bullet points. Please coud you develop the language –bring in some of the details you have below but keeping it concise. Again, any big plots points that you think I have missed, add back in. And the references of course! But, I think I am happy with the overall structure.</w:t>
      </w:r>
    </w:p>
  </w:comment>
  <w:comment w:id="36" w:author="Tim Hallett" w:date="2015-01-31T11:12:00Z" w:initials="TH">
    <w:p w14:paraId="5D78FF23" w14:textId="77777777" w:rsidR="007C5B93" w:rsidRDefault="007C5B93">
      <w:pPr>
        <w:pStyle w:val="CommentText"/>
      </w:pPr>
      <w:ins w:id="37" w:author="Tim Hallett" w:date="2015-01-28T09:31:00Z">
        <w:r>
          <w:rPr>
            <w:rStyle w:val="CommentReference"/>
          </w:rPr>
          <w:annotationRef/>
        </w:r>
      </w:ins>
      <w:r>
        <w:t>This is why I was asking for the simulation where we turn of transmission benefits and we can still see if Immiidate ART comes out well. (I don’t think we have clinicl benefits for starting abov 350 anyway). I think that would be an additional analysis to do and talk about in the result section (but not add a whole graph for).</w:t>
      </w:r>
    </w:p>
  </w:comment>
  <w:comment w:id="129" w:author="Jack Olney" w:date="2015-01-13T14:52:00Z" w:initials="JO">
    <w:p w14:paraId="05E0CF1D" w14:textId="77777777" w:rsidR="007C5B93" w:rsidRDefault="007C5B93">
      <w:pPr>
        <w:pStyle w:val="CommentText"/>
      </w:pPr>
      <w:r>
        <w:rPr>
          <w:rStyle w:val="CommentReference"/>
        </w:rPr>
        <w:annotationRef/>
      </w:r>
      <w:r>
        <w:t>From Jeff’s earlier comment: do we have a threshold for “high-impact” and “low-cost” or should I be choosing one based on the results?</w:t>
      </w:r>
    </w:p>
  </w:comment>
  <w:comment w:id="130" w:author="Jack Olney" w:date="2015-01-14T13:34:00Z" w:initials="JO">
    <w:p w14:paraId="1C764682" w14:textId="77777777" w:rsidR="007C5B93" w:rsidRDefault="007C5B93">
      <w:pPr>
        <w:pStyle w:val="CommentText"/>
      </w:pPr>
      <w:r>
        <w:rPr>
          <w:rStyle w:val="CommentReference"/>
        </w:rPr>
        <w:annotationRef/>
      </w:r>
      <w:r>
        <w:t>Thinking we could insert a few sentences here on tx-seeking behaviour and the extent to which it impacts our findings…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42D33" w14:textId="77777777" w:rsidR="007C5B93" w:rsidRDefault="007C5B93">
      <w:pPr>
        <w:spacing w:line="240" w:lineRule="auto"/>
      </w:pPr>
      <w:r>
        <w:separator/>
      </w:r>
    </w:p>
  </w:endnote>
  <w:endnote w:type="continuationSeparator" w:id="0">
    <w:p w14:paraId="5C5D240A" w14:textId="77777777" w:rsidR="007C5B93" w:rsidRDefault="007C5B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D70B2" w14:textId="77777777" w:rsidR="007C5B93" w:rsidRDefault="007C5B93">
    <w:pPr>
      <w:pStyle w:val="normal0"/>
      <w:contextualSpacing w:val="0"/>
      <w:jc w:val="right"/>
    </w:pPr>
    <w:r>
      <w:fldChar w:fldCharType="begin"/>
    </w:r>
    <w:r>
      <w:instrText>PAGE</w:instrText>
    </w:r>
    <w:r>
      <w:fldChar w:fldCharType="separate"/>
    </w:r>
    <w:r w:rsidR="00C96EDD">
      <w:rPr>
        <w:noProof/>
      </w:rPr>
      <w:t>13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F9A4C" w14:textId="77777777" w:rsidR="007C5B93" w:rsidRDefault="007C5B93">
      <w:pPr>
        <w:spacing w:line="240" w:lineRule="auto"/>
      </w:pPr>
      <w:r>
        <w:separator/>
      </w:r>
    </w:p>
  </w:footnote>
  <w:footnote w:type="continuationSeparator" w:id="0">
    <w:p w14:paraId="30EC218D" w14:textId="77777777" w:rsidR="007C5B93" w:rsidRDefault="007C5B93">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44E8"/>
    <w:rsid w:val="00005868"/>
    <w:rsid w:val="00005D41"/>
    <w:rsid w:val="000067A3"/>
    <w:rsid w:val="000078DC"/>
    <w:rsid w:val="00007CE2"/>
    <w:rsid w:val="00007F1E"/>
    <w:rsid w:val="00012FA5"/>
    <w:rsid w:val="000131FE"/>
    <w:rsid w:val="000142F0"/>
    <w:rsid w:val="000163BB"/>
    <w:rsid w:val="00020169"/>
    <w:rsid w:val="00020CAB"/>
    <w:rsid w:val="00021165"/>
    <w:rsid w:val="00022076"/>
    <w:rsid w:val="00022671"/>
    <w:rsid w:val="0002399E"/>
    <w:rsid w:val="00025076"/>
    <w:rsid w:val="00025424"/>
    <w:rsid w:val="00025528"/>
    <w:rsid w:val="000272A0"/>
    <w:rsid w:val="0002793C"/>
    <w:rsid w:val="00027CF8"/>
    <w:rsid w:val="00030752"/>
    <w:rsid w:val="00030B2E"/>
    <w:rsid w:val="0003444E"/>
    <w:rsid w:val="00034DA7"/>
    <w:rsid w:val="000368EB"/>
    <w:rsid w:val="00037A7A"/>
    <w:rsid w:val="00040C91"/>
    <w:rsid w:val="00042244"/>
    <w:rsid w:val="0004292E"/>
    <w:rsid w:val="00043932"/>
    <w:rsid w:val="0004446E"/>
    <w:rsid w:val="00050041"/>
    <w:rsid w:val="00050EEC"/>
    <w:rsid w:val="00054429"/>
    <w:rsid w:val="0005462D"/>
    <w:rsid w:val="000561EF"/>
    <w:rsid w:val="000568D2"/>
    <w:rsid w:val="00056AEA"/>
    <w:rsid w:val="000579C4"/>
    <w:rsid w:val="00064033"/>
    <w:rsid w:val="0006463D"/>
    <w:rsid w:val="0006590A"/>
    <w:rsid w:val="00066725"/>
    <w:rsid w:val="000668B5"/>
    <w:rsid w:val="000701E1"/>
    <w:rsid w:val="00070268"/>
    <w:rsid w:val="000719B2"/>
    <w:rsid w:val="00072B60"/>
    <w:rsid w:val="000743C3"/>
    <w:rsid w:val="0007490C"/>
    <w:rsid w:val="00077847"/>
    <w:rsid w:val="00077FCA"/>
    <w:rsid w:val="00081DF7"/>
    <w:rsid w:val="00082814"/>
    <w:rsid w:val="000836CC"/>
    <w:rsid w:val="0008374E"/>
    <w:rsid w:val="000849D0"/>
    <w:rsid w:val="00084F40"/>
    <w:rsid w:val="00085684"/>
    <w:rsid w:val="00092AF9"/>
    <w:rsid w:val="000930CF"/>
    <w:rsid w:val="00093701"/>
    <w:rsid w:val="00094B15"/>
    <w:rsid w:val="00094F4B"/>
    <w:rsid w:val="00095110"/>
    <w:rsid w:val="00096253"/>
    <w:rsid w:val="000975E0"/>
    <w:rsid w:val="00097F4A"/>
    <w:rsid w:val="000A17A4"/>
    <w:rsid w:val="000A1D6D"/>
    <w:rsid w:val="000A32D1"/>
    <w:rsid w:val="000A34EF"/>
    <w:rsid w:val="000A4E60"/>
    <w:rsid w:val="000A5C17"/>
    <w:rsid w:val="000A5E0A"/>
    <w:rsid w:val="000A7B97"/>
    <w:rsid w:val="000A7EBA"/>
    <w:rsid w:val="000B3728"/>
    <w:rsid w:val="000B5114"/>
    <w:rsid w:val="000B6F6D"/>
    <w:rsid w:val="000B7D47"/>
    <w:rsid w:val="000C105B"/>
    <w:rsid w:val="000C780B"/>
    <w:rsid w:val="000D0A61"/>
    <w:rsid w:val="000D19DC"/>
    <w:rsid w:val="000D2531"/>
    <w:rsid w:val="000D2A31"/>
    <w:rsid w:val="000D2E06"/>
    <w:rsid w:val="000D3359"/>
    <w:rsid w:val="000D3766"/>
    <w:rsid w:val="000D4D53"/>
    <w:rsid w:val="000D579C"/>
    <w:rsid w:val="000D68A1"/>
    <w:rsid w:val="000E0AFF"/>
    <w:rsid w:val="000E0E3E"/>
    <w:rsid w:val="000E1E45"/>
    <w:rsid w:val="000E21C0"/>
    <w:rsid w:val="000E482F"/>
    <w:rsid w:val="000E7443"/>
    <w:rsid w:val="000E7B35"/>
    <w:rsid w:val="000E7F28"/>
    <w:rsid w:val="000F1B57"/>
    <w:rsid w:val="000F21AB"/>
    <w:rsid w:val="000F627B"/>
    <w:rsid w:val="000F780B"/>
    <w:rsid w:val="001014BC"/>
    <w:rsid w:val="00101524"/>
    <w:rsid w:val="00102E35"/>
    <w:rsid w:val="00104405"/>
    <w:rsid w:val="00104667"/>
    <w:rsid w:val="00106475"/>
    <w:rsid w:val="001068CE"/>
    <w:rsid w:val="001069F6"/>
    <w:rsid w:val="00106E5C"/>
    <w:rsid w:val="0011085E"/>
    <w:rsid w:val="0011200D"/>
    <w:rsid w:val="001121E5"/>
    <w:rsid w:val="00114499"/>
    <w:rsid w:val="00114919"/>
    <w:rsid w:val="00114D34"/>
    <w:rsid w:val="0011508B"/>
    <w:rsid w:val="00115A1A"/>
    <w:rsid w:val="0011631F"/>
    <w:rsid w:val="00116B57"/>
    <w:rsid w:val="00117745"/>
    <w:rsid w:val="00122C70"/>
    <w:rsid w:val="00123199"/>
    <w:rsid w:val="00123640"/>
    <w:rsid w:val="00123D9B"/>
    <w:rsid w:val="00125444"/>
    <w:rsid w:val="00125660"/>
    <w:rsid w:val="00125F41"/>
    <w:rsid w:val="001266DD"/>
    <w:rsid w:val="001268B7"/>
    <w:rsid w:val="00126B36"/>
    <w:rsid w:val="00126F8A"/>
    <w:rsid w:val="001306C1"/>
    <w:rsid w:val="001327D0"/>
    <w:rsid w:val="00132863"/>
    <w:rsid w:val="00132E94"/>
    <w:rsid w:val="0013403D"/>
    <w:rsid w:val="0013591A"/>
    <w:rsid w:val="001363E9"/>
    <w:rsid w:val="0013673B"/>
    <w:rsid w:val="00137AD9"/>
    <w:rsid w:val="00140BDD"/>
    <w:rsid w:val="0014225F"/>
    <w:rsid w:val="0014426F"/>
    <w:rsid w:val="00146EC1"/>
    <w:rsid w:val="001474DD"/>
    <w:rsid w:val="001477F8"/>
    <w:rsid w:val="00147C94"/>
    <w:rsid w:val="00151234"/>
    <w:rsid w:val="00152DB9"/>
    <w:rsid w:val="001534AC"/>
    <w:rsid w:val="00154A85"/>
    <w:rsid w:val="00156166"/>
    <w:rsid w:val="00156A8A"/>
    <w:rsid w:val="001602F8"/>
    <w:rsid w:val="00160B94"/>
    <w:rsid w:val="00161ABE"/>
    <w:rsid w:val="00161FB4"/>
    <w:rsid w:val="00162A1B"/>
    <w:rsid w:val="00165D56"/>
    <w:rsid w:val="001672BD"/>
    <w:rsid w:val="00167999"/>
    <w:rsid w:val="00170342"/>
    <w:rsid w:val="00170691"/>
    <w:rsid w:val="00170B8A"/>
    <w:rsid w:val="00170F02"/>
    <w:rsid w:val="00172D15"/>
    <w:rsid w:val="00173ACA"/>
    <w:rsid w:val="0017493E"/>
    <w:rsid w:val="00175503"/>
    <w:rsid w:val="0017595E"/>
    <w:rsid w:val="0017631F"/>
    <w:rsid w:val="00176F5B"/>
    <w:rsid w:val="0017700D"/>
    <w:rsid w:val="00177AC2"/>
    <w:rsid w:val="00180E2A"/>
    <w:rsid w:val="0018155D"/>
    <w:rsid w:val="00181A12"/>
    <w:rsid w:val="00181EEC"/>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F58"/>
    <w:rsid w:val="001A03FD"/>
    <w:rsid w:val="001A13EB"/>
    <w:rsid w:val="001A164C"/>
    <w:rsid w:val="001A48BB"/>
    <w:rsid w:val="001A5729"/>
    <w:rsid w:val="001A645D"/>
    <w:rsid w:val="001A6559"/>
    <w:rsid w:val="001B025F"/>
    <w:rsid w:val="001B1F08"/>
    <w:rsid w:val="001B3A5A"/>
    <w:rsid w:val="001B6DB5"/>
    <w:rsid w:val="001C0651"/>
    <w:rsid w:val="001C1E4E"/>
    <w:rsid w:val="001C5876"/>
    <w:rsid w:val="001C5E01"/>
    <w:rsid w:val="001C6E99"/>
    <w:rsid w:val="001C702B"/>
    <w:rsid w:val="001D0685"/>
    <w:rsid w:val="001D1637"/>
    <w:rsid w:val="001D63F1"/>
    <w:rsid w:val="001D6C96"/>
    <w:rsid w:val="001D6EB6"/>
    <w:rsid w:val="001E0633"/>
    <w:rsid w:val="001E1488"/>
    <w:rsid w:val="001E181A"/>
    <w:rsid w:val="001E69CF"/>
    <w:rsid w:val="001E7E5D"/>
    <w:rsid w:val="001F1BA6"/>
    <w:rsid w:val="001F2381"/>
    <w:rsid w:val="001F29F6"/>
    <w:rsid w:val="001F402A"/>
    <w:rsid w:val="001F4337"/>
    <w:rsid w:val="001F452B"/>
    <w:rsid w:val="001F5128"/>
    <w:rsid w:val="001F64AD"/>
    <w:rsid w:val="001F69B3"/>
    <w:rsid w:val="001F7766"/>
    <w:rsid w:val="0020005E"/>
    <w:rsid w:val="0020238E"/>
    <w:rsid w:val="00203796"/>
    <w:rsid w:val="002050E6"/>
    <w:rsid w:val="00211E69"/>
    <w:rsid w:val="00213BA7"/>
    <w:rsid w:val="00213D06"/>
    <w:rsid w:val="00215887"/>
    <w:rsid w:val="00215C6B"/>
    <w:rsid w:val="00216099"/>
    <w:rsid w:val="002161BE"/>
    <w:rsid w:val="00216F7C"/>
    <w:rsid w:val="00217349"/>
    <w:rsid w:val="00217EF3"/>
    <w:rsid w:val="00221079"/>
    <w:rsid w:val="00221D4E"/>
    <w:rsid w:val="00222D8A"/>
    <w:rsid w:val="002233F5"/>
    <w:rsid w:val="002239FE"/>
    <w:rsid w:val="00223A30"/>
    <w:rsid w:val="00223A5B"/>
    <w:rsid w:val="00223ED9"/>
    <w:rsid w:val="002246D7"/>
    <w:rsid w:val="0022518A"/>
    <w:rsid w:val="002263BF"/>
    <w:rsid w:val="00226A37"/>
    <w:rsid w:val="0022749A"/>
    <w:rsid w:val="00227824"/>
    <w:rsid w:val="0023038A"/>
    <w:rsid w:val="00230C24"/>
    <w:rsid w:val="00230CBA"/>
    <w:rsid w:val="00232094"/>
    <w:rsid w:val="00235911"/>
    <w:rsid w:val="002423B1"/>
    <w:rsid w:val="002427ED"/>
    <w:rsid w:val="00242D00"/>
    <w:rsid w:val="00242D83"/>
    <w:rsid w:val="002432FB"/>
    <w:rsid w:val="00243366"/>
    <w:rsid w:val="00243C83"/>
    <w:rsid w:val="002454A8"/>
    <w:rsid w:val="0025030B"/>
    <w:rsid w:val="00250EBB"/>
    <w:rsid w:val="0025281A"/>
    <w:rsid w:val="00252ABD"/>
    <w:rsid w:val="00252C81"/>
    <w:rsid w:val="00252F0F"/>
    <w:rsid w:val="0025473D"/>
    <w:rsid w:val="00255586"/>
    <w:rsid w:val="00256872"/>
    <w:rsid w:val="0025713A"/>
    <w:rsid w:val="00257425"/>
    <w:rsid w:val="00260E0F"/>
    <w:rsid w:val="00261ECA"/>
    <w:rsid w:val="00262DB4"/>
    <w:rsid w:val="00263DD3"/>
    <w:rsid w:val="002640CF"/>
    <w:rsid w:val="002640F5"/>
    <w:rsid w:val="00264446"/>
    <w:rsid w:val="00265DE7"/>
    <w:rsid w:val="0026648C"/>
    <w:rsid w:val="00270291"/>
    <w:rsid w:val="0027079E"/>
    <w:rsid w:val="002707B2"/>
    <w:rsid w:val="00270CC0"/>
    <w:rsid w:val="002716E1"/>
    <w:rsid w:val="00272A02"/>
    <w:rsid w:val="00273411"/>
    <w:rsid w:val="0027347F"/>
    <w:rsid w:val="0027485B"/>
    <w:rsid w:val="0027665A"/>
    <w:rsid w:val="002769C8"/>
    <w:rsid w:val="002769F6"/>
    <w:rsid w:val="00281945"/>
    <w:rsid w:val="00284B34"/>
    <w:rsid w:val="00285061"/>
    <w:rsid w:val="002860EE"/>
    <w:rsid w:val="00286A2A"/>
    <w:rsid w:val="00287FD3"/>
    <w:rsid w:val="00290CED"/>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234"/>
    <w:rsid w:val="002B3765"/>
    <w:rsid w:val="002B3CC7"/>
    <w:rsid w:val="002B5981"/>
    <w:rsid w:val="002B5DF0"/>
    <w:rsid w:val="002C1191"/>
    <w:rsid w:val="002C28CD"/>
    <w:rsid w:val="002C3CC0"/>
    <w:rsid w:val="002C43B4"/>
    <w:rsid w:val="002C514D"/>
    <w:rsid w:val="002C5287"/>
    <w:rsid w:val="002C6106"/>
    <w:rsid w:val="002C7B61"/>
    <w:rsid w:val="002D0219"/>
    <w:rsid w:val="002D123B"/>
    <w:rsid w:val="002D3E6A"/>
    <w:rsid w:val="002D3EF0"/>
    <w:rsid w:val="002D4305"/>
    <w:rsid w:val="002D47C2"/>
    <w:rsid w:val="002D52B3"/>
    <w:rsid w:val="002D5362"/>
    <w:rsid w:val="002D5BC2"/>
    <w:rsid w:val="002D5E18"/>
    <w:rsid w:val="002D5E1F"/>
    <w:rsid w:val="002D671B"/>
    <w:rsid w:val="002D7F02"/>
    <w:rsid w:val="002E0C47"/>
    <w:rsid w:val="002E37E0"/>
    <w:rsid w:val="002E3DB5"/>
    <w:rsid w:val="002E3F13"/>
    <w:rsid w:val="002E5D8F"/>
    <w:rsid w:val="002E66D9"/>
    <w:rsid w:val="002F02C5"/>
    <w:rsid w:val="002F08AC"/>
    <w:rsid w:val="002F1D75"/>
    <w:rsid w:val="002F46BE"/>
    <w:rsid w:val="002F54A4"/>
    <w:rsid w:val="002F73E8"/>
    <w:rsid w:val="002F76C4"/>
    <w:rsid w:val="002F77C0"/>
    <w:rsid w:val="002F7974"/>
    <w:rsid w:val="002F7CF1"/>
    <w:rsid w:val="002F7DE8"/>
    <w:rsid w:val="0030017E"/>
    <w:rsid w:val="0030084D"/>
    <w:rsid w:val="003017E1"/>
    <w:rsid w:val="0030371A"/>
    <w:rsid w:val="00306122"/>
    <w:rsid w:val="00306244"/>
    <w:rsid w:val="00306347"/>
    <w:rsid w:val="00306FCC"/>
    <w:rsid w:val="003070A9"/>
    <w:rsid w:val="00307A9A"/>
    <w:rsid w:val="00307B44"/>
    <w:rsid w:val="00310935"/>
    <w:rsid w:val="00310F86"/>
    <w:rsid w:val="003127C8"/>
    <w:rsid w:val="003129D0"/>
    <w:rsid w:val="00312FF8"/>
    <w:rsid w:val="00313C77"/>
    <w:rsid w:val="003149AB"/>
    <w:rsid w:val="003151FE"/>
    <w:rsid w:val="0031542D"/>
    <w:rsid w:val="00316690"/>
    <w:rsid w:val="003178D4"/>
    <w:rsid w:val="00317BD5"/>
    <w:rsid w:val="003202C5"/>
    <w:rsid w:val="00321465"/>
    <w:rsid w:val="0032296A"/>
    <w:rsid w:val="0032451F"/>
    <w:rsid w:val="00327729"/>
    <w:rsid w:val="00327F22"/>
    <w:rsid w:val="00327F8B"/>
    <w:rsid w:val="0033045E"/>
    <w:rsid w:val="00331EA3"/>
    <w:rsid w:val="00333989"/>
    <w:rsid w:val="00333BE0"/>
    <w:rsid w:val="00334432"/>
    <w:rsid w:val="003346D4"/>
    <w:rsid w:val="00334A51"/>
    <w:rsid w:val="00336896"/>
    <w:rsid w:val="003408E0"/>
    <w:rsid w:val="00341091"/>
    <w:rsid w:val="00341D62"/>
    <w:rsid w:val="00342F86"/>
    <w:rsid w:val="00343D00"/>
    <w:rsid w:val="00343FC7"/>
    <w:rsid w:val="00347F2E"/>
    <w:rsid w:val="00353E5D"/>
    <w:rsid w:val="00354BF3"/>
    <w:rsid w:val="00355044"/>
    <w:rsid w:val="003551C2"/>
    <w:rsid w:val="0035532A"/>
    <w:rsid w:val="003559E4"/>
    <w:rsid w:val="00355C53"/>
    <w:rsid w:val="003562D8"/>
    <w:rsid w:val="003574C4"/>
    <w:rsid w:val="0035786F"/>
    <w:rsid w:val="0035788B"/>
    <w:rsid w:val="003578C3"/>
    <w:rsid w:val="00360CB9"/>
    <w:rsid w:val="00361C67"/>
    <w:rsid w:val="00361DF5"/>
    <w:rsid w:val="00362523"/>
    <w:rsid w:val="0036417C"/>
    <w:rsid w:val="00364D17"/>
    <w:rsid w:val="00366A02"/>
    <w:rsid w:val="003700D0"/>
    <w:rsid w:val="00371B21"/>
    <w:rsid w:val="00371D8A"/>
    <w:rsid w:val="00373DFD"/>
    <w:rsid w:val="00374EF6"/>
    <w:rsid w:val="003750F6"/>
    <w:rsid w:val="003759E8"/>
    <w:rsid w:val="00376AC0"/>
    <w:rsid w:val="00380A3E"/>
    <w:rsid w:val="00383A3C"/>
    <w:rsid w:val="003846CE"/>
    <w:rsid w:val="003855F4"/>
    <w:rsid w:val="003867BA"/>
    <w:rsid w:val="00393086"/>
    <w:rsid w:val="0039619B"/>
    <w:rsid w:val="00396BFC"/>
    <w:rsid w:val="003A149C"/>
    <w:rsid w:val="003A1623"/>
    <w:rsid w:val="003A1A60"/>
    <w:rsid w:val="003A3FD3"/>
    <w:rsid w:val="003A4313"/>
    <w:rsid w:val="003A4CF6"/>
    <w:rsid w:val="003A5024"/>
    <w:rsid w:val="003A6AD8"/>
    <w:rsid w:val="003A7870"/>
    <w:rsid w:val="003B057D"/>
    <w:rsid w:val="003B1471"/>
    <w:rsid w:val="003B210B"/>
    <w:rsid w:val="003B277D"/>
    <w:rsid w:val="003B4B55"/>
    <w:rsid w:val="003C1757"/>
    <w:rsid w:val="003C24B4"/>
    <w:rsid w:val="003C38BA"/>
    <w:rsid w:val="003C4147"/>
    <w:rsid w:val="003C54DF"/>
    <w:rsid w:val="003C5F5D"/>
    <w:rsid w:val="003C7913"/>
    <w:rsid w:val="003D1177"/>
    <w:rsid w:val="003D129B"/>
    <w:rsid w:val="003D16E4"/>
    <w:rsid w:val="003D1B96"/>
    <w:rsid w:val="003D202E"/>
    <w:rsid w:val="003D30D0"/>
    <w:rsid w:val="003D6534"/>
    <w:rsid w:val="003D7107"/>
    <w:rsid w:val="003E0A20"/>
    <w:rsid w:val="003E1A4D"/>
    <w:rsid w:val="003E286E"/>
    <w:rsid w:val="003E3225"/>
    <w:rsid w:val="003E4DF3"/>
    <w:rsid w:val="003E68BB"/>
    <w:rsid w:val="003F2142"/>
    <w:rsid w:val="003F292F"/>
    <w:rsid w:val="003F4573"/>
    <w:rsid w:val="003F50D4"/>
    <w:rsid w:val="003F7677"/>
    <w:rsid w:val="003F7CFE"/>
    <w:rsid w:val="00400358"/>
    <w:rsid w:val="004023C7"/>
    <w:rsid w:val="004047B1"/>
    <w:rsid w:val="00404FAE"/>
    <w:rsid w:val="0040759C"/>
    <w:rsid w:val="004127D1"/>
    <w:rsid w:val="00412CB8"/>
    <w:rsid w:val="00414BA8"/>
    <w:rsid w:val="00416625"/>
    <w:rsid w:val="00417A12"/>
    <w:rsid w:val="00420B7E"/>
    <w:rsid w:val="0042172B"/>
    <w:rsid w:val="004218CB"/>
    <w:rsid w:val="00421D0D"/>
    <w:rsid w:val="0042205C"/>
    <w:rsid w:val="0042504D"/>
    <w:rsid w:val="00427583"/>
    <w:rsid w:val="0042767A"/>
    <w:rsid w:val="004328D2"/>
    <w:rsid w:val="00432B64"/>
    <w:rsid w:val="00433B30"/>
    <w:rsid w:val="0043408B"/>
    <w:rsid w:val="00434293"/>
    <w:rsid w:val="004379FC"/>
    <w:rsid w:val="004401D1"/>
    <w:rsid w:val="00441BE0"/>
    <w:rsid w:val="00445954"/>
    <w:rsid w:val="00450E1D"/>
    <w:rsid w:val="004530C8"/>
    <w:rsid w:val="004556D6"/>
    <w:rsid w:val="0045606F"/>
    <w:rsid w:val="00461FC2"/>
    <w:rsid w:val="00464172"/>
    <w:rsid w:val="00464315"/>
    <w:rsid w:val="00465F37"/>
    <w:rsid w:val="00466802"/>
    <w:rsid w:val="004706DF"/>
    <w:rsid w:val="004711ED"/>
    <w:rsid w:val="004716A3"/>
    <w:rsid w:val="00471EE6"/>
    <w:rsid w:val="00475760"/>
    <w:rsid w:val="00475FFF"/>
    <w:rsid w:val="00477795"/>
    <w:rsid w:val="00480626"/>
    <w:rsid w:val="00480FDA"/>
    <w:rsid w:val="004810CF"/>
    <w:rsid w:val="00481592"/>
    <w:rsid w:val="004822B9"/>
    <w:rsid w:val="004833E2"/>
    <w:rsid w:val="004858C4"/>
    <w:rsid w:val="00485C99"/>
    <w:rsid w:val="004866F2"/>
    <w:rsid w:val="00486743"/>
    <w:rsid w:val="0049009F"/>
    <w:rsid w:val="004906B6"/>
    <w:rsid w:val="004939A3"/>
    <w:rsid w:val="00496A39"/>
    <w:rsid w:val="00496CFC"/>
    <w:rsid w:val="004A0375"/>
    <w:rsid w:val="004A07F2"/>
    <w:rsid w:val="004A136A"/>
    <w:rsid w:val="004A3A3B"/>
    <w:rsid w:val="004A59FC"/>
    <w:rsid w:val="004A6FC4"/>
    <w:rsid w:val="004A75A5"/>
    <w:rsid w:val="004B0BC1"/>
    <w:rsid w:val="004B226E"/>
    <w:rsid w:val="004B3C80"/>
    <w:rsid w:val="004B3F81"/>
    <w:rsid w:val="004B422D"/>
    <w:rsid w:val="004B488C"/>
    <w:rsid w:val="004B4A15"/>
    <w:rsid w:val="004B54D1"/>
    <w:rsid w:val="004B773F"/>
    <w:rsid w:val="004C000F"/>
    <w:rsid w:val="004C03E5"/>
    <w:rsid w:val="004C0ADF"/>
    <w:rsid w:val="004C2572"/>
    <w:rsid w:val="004C326F"/>
    <w:rsid w:val="004D0BCA"/>
    <w:rsid w:val="004D2013"/>
    <w:rsid w:val="004D21DE"/>
    <w:rsid w:val="004D3BDD"/>
    <w:rsid w:val="004D3CC9"/>
    <w:rsid w:val="004D3F34"/>
    <w:rsid w:val="004D698E"/>
    <w:rsid w:val="004D6F89"/>
    <w:rsid w:val="004E02B2"/>
    <w:rsid w:val="004E074A"/>
    <w:rsid w:val="004E1258"/>
    <w:rsid w:val="004E6BA3"/>
    <w:rsid w:val="004F0DA8"/>
    <w:rsid w:val="004F15AD"/>
    <w:rsid w:val="004F314A"/>
    <w:rsid w:val="004F32FB"/>
    <w:rsid w:val="004F6DEA"/>
    <w:rsid w:val="004F6E4D"/>
    <w:rsid w:val="004F739D"/>
    <w:rsid w:val="004F7A14"/>
    <w:rsid w:val="00501AD9"/>
    <w:rsid w:val="005022FA"/>
    <w:rsid w:val="005050FE"/>
    <w:rsid w:val="0050562A"/>
    <w:rsid w:val="00505EA7"/>
    <w:rsid w:val="005067F2"/>
    <w:rsid w:val="005075C0"/>
    <w:rsid w:val="00507E9F"/>
    <w:rsid w:val="00510929"/>
    <w:rsid w:val="0051143C"/>
    <w:rsid w:val="00512474"/>
    <w:rsid w:val="005143BB"/>
    <w:rsid w:val="005151F0"/>
    <w:rsid w:val="00517DDF"/>
    <w:rsid w:val="005200C7"/>
    <w:rsid w:val="00520EB9"/>
    <w:rsid w:val="005218F7"/>
    <w:rsid w:val="00522CC2"/>
    <w:rsid w:val="005230D1"/>
    <w:rsid w:val="00523478"/>
    <w:rsid w:val="0052356D"/>
    <w:rsid w:val="0052453F"/>
    <w:rsid w:val="00525D24"/>
    <w:rsid w:val="00530514"/>
    <w:rsid w:val="00530DBA"/>
    <w:rsid w:val="00531E22"/>
    <w:rsid w:val="005324B1"/>
    <w:rsid w:val="005325F8"/>
    <w:rsid w:val="00532DB0"/>
    <w:rsid w:val="00533DB5"/>
    <w:rsid w:val="005343A7"/>
    <w:rsid w:val="00535F88"/>
    <w:rsid w:val="005375D6"/>
    <w:rsid w:val="00537652"/>
    <w:rsid w:val="00537A46"/>
    <w:rsid w:val="00540227"/>
    <w:rsid w:val="00541F0D"/>
    <w:rsid w:val="00546659"/>
    <w:rsid w:val="00546B4A"/>
    <w:rsid w:val="005523D4"/>
    <w:rsid w:val="00552800"/>
    <w:rsid w:val="00553F19"/>
    <w:rsid w:val="0055480B"/>
    <w:rsid w:val="00554D45"/>
    <w:rsid w:val="00555157"/>
    <w:rsid w:val="005554A3"/>
    <w:rsid w:val="00555EB7"/>
    <w:rsid w:val="005561CF"/>
    <w:rsid w:val="00557B8F"/>
    <w:rsid w:val="005601F1"/>
    <w:rsid w:val="0056081D"/>
    <w:rsid w:val="00560F58"/>
    <w:rsid w:val="0056226B"/>
    <w:rsid w:val="00562710"/>
    <w:rsid w:val="00565AAF"/>
    <w:rsid w:val="00565D98"/>
    <w:rsid w:val="00570832"/>
    <w:rsid w:val="0057217D"/>
    <w:rsid w:val="00576CB8"/>
    <w:rsid w:val="0057784F"/>
    <w:rsid w:val="005802F1"/>
    <w:rsid w:val="0058085E"/>
    <w:rsid w:val="00582AB8"/>
    <w:rsid w:val="00585782"/>
    <w:rsid w:val="00585EA9"/>
    <w:rsid w:val="0058601E"/>
    <w:rsid w:val="005878BC"/>
    <w:rsid w:val="00587E47"/>
    <w:rsid w:val="0059161B"/>
    <w:rsid w:val="0059185C"/>
    <w:rsid w:val="00592529"/>
    <w:rsid w:val="005926DE"/>
    <w:rsid w:val="005928FC"/>
    <w:rsid w:val="00593816"/>
    <w:rsid w:val="00597A76"/>
    <w:rsid w:val="00597C4F"/>
    <w:rsid w:val="005A14B3"/>
    <w:rsid w:val="005A1D2B"/>
    <w:rsid w:val="005A20F7"/>
    <w:rsid w:val="005A278E"/>
    <w:rsid w:val="005A29DC"/>
    <w:rsid w:val="005A3DD8"/>
    <w:rsid w:val="005A49AF"/>
    <w:rsid w:val="005A580B"/>
    <w:rsid w:val="005A6820"/>
    <w:rsid w:val="005B38E1"/>
    <w:rsid w:val="005B464A"/>
    <w:rsid w:val="005B609B"/>
    <w:rsid w:val="005B6993"/>
    <w:rsid w:val="005B715B"/>
    <w:rsid w:val="005B723F"/>
    <w:rsid w:val="005C000A"/>
    <w:rsid w:val="005C16F2"/>
    <w:rsid w:val="005C2C89"/>
    <w:rsid w:val="005C322F"/>
    <w:rsid w:val="005C3BD1"/>
    <w:rsid w:val="005C3DDE"/>
    <w:rsid w:val="005C3FB9"/>
    <w:rsid w:val="005C7644"/>
    <w:rsid w:val="005D0911"/>
    <w:rsid w:val="005D0D15"/>
    <w:rsid w:val="005D2BA8"/>
    <w:rsid w:val="005D2F86"/>
    <w:rsid w:val="005D5B00"/>
    <w:rsid w:val="005D6B13"/>
    <w:rsid w:val="005D6B7C"/>
    <w:rsid w:val="005E1B0C"/>
    <w:rsid w:val="005E1FB5"/>
    <w:rsid w:val="005E22E8"/>
    <w:rsid w:val="005E25F9"/>
    <w:rsid w:val="005E2ED4"/>
    <w:rsid w:val="005E3E3B"/>
    <w:rsid w:val="005E4B54"/>
    <w:rsid w:val="005E53E2"/>
    <w:rsid w:val="005E5713"/>
    <w:rsid w:val="005E5D58"/>
    <w:rsid w:val="005E690B"/>
    <w:rsid w:val="005E6959"/>
    <w:rsid w:val="005F2329"/>
    <w:rsid w:val="005F25F9"/>
    <w:rsid w:val="005F310F"/>
    <w:rsid w:val="005F423B"/>
    <w:rsid w:val="005F5B67"/>
    <w:rsid w:val="005F5DBF"/>
    <w:rsid w:val="005F6614"/>
    <w:rsid w:val="00602EC9"/>
    <w:rsid w:val="006047BC"/>
    <w:rsid w:val="00606123"/>
    <w:rsid w:val="006071CB"/>
    <w:rsid w:val="0061056F"/>
    <w:rsid w:val="00613E5B"/>
    <w:rsid w:val="00614004"/>
    <w:rsid w:val="006141FF"/>
    <w:rsid w:val="00615625"/>
    <w:rsid w:val="00616568"/>
    <w:rsid w:val="00617337"/>
    <w:rsid w:val="00617BBE"/>
    <w:rsid w:val="00621232"/>
    <w:rsid w:val="00621D75"/>
    <w:rsid w:val="0062304C"/>
    <w:rsid w:val="00623179"/>
    <w:rsid w:val="00623F65"/>
    <w:rsid w:val="0062659A"/>
    <w:rsid w:val="00627D30"/>
    <w:rsid w:val="0063026B"/>
    <w:rsid w:val="0063067F"/>
    <w:rsid w:val="006310EC"/>
    <w:rsid w:val="00631265"/>
    <w:rsid w:val="0063146D"/>
    <w:rsid w:val="00631F27"/>
    <w:rsid w:val="006344E7"/>
    <w:rsid w:val="00635B1B"/>
    <w:rsid w:val="0063655C"/>
    <w:rsid w:val="00636C97"/>
    <w:rsid w:val="00636D6B"/>
    <w:rsid w:val="006413C1"/>
    <w:rsid w:val="00641DA0"/>
    <w:rsid w:val="0064237F"/>
    <w:rsid w:val="006424CD"/>
    <w:rsid w:val="00643039"/>
    <w:rsid w:val="006442BD"/>
    <w:rsid w:val="006444A3"/>
    <w:rsid w:val="00646197"/>
    <w:rsid w:val="006461D7"/>
    <w:rsid w:val="006500B6"/>
    <w:rsid w:val="0065099A"/>
    <w:rsid w:val="0065122A"/>
    <w:rsid w:val="00651790"/>
    <w:rsid w:val="0065207C"/>
    <w:rsid w:val="0065227D"/>
    <w:rsid w:val="00652BD5"/>
    <w:rsid w:val="00654006"/>
    <w:rsid w:val="00654E21"/>
    <w:rsid w:val="00655C47"/>
    <w:rsid w:val="00655F42"/>
    <w:rsid w:val="00656E57"/>
    <w:rsid w:val="006604E0"/>
    <w:rsid w:val="00660A72"/>
    <w:rsid w:val="006611E3"/>
    <w:rsid w:val="00661890"/>
    <w:rsid w:val="006618DD"/>
    <w:rsid w:val="00662242"/>
    <w:rsid w:val="006648E5"/>
    <w:rsid w:val="00667D91"/>
    <w:rsid w:val="00670078"/>
    <w:rsid w:val="00670850"/>
    <w:rsid w:val="00671327"/>
    <w:rsid w:val="006739CB"/>
    <w:rsid w:val="00674501"/>
    <w:rsid w:val="006748B9"/>
    <w:rsid w:val="006767A5"/>
    <w:rsid w:val="00676A3D"/>
    <w:rsid w:val="00677BF5"/>
    <w:rsid w:val="00680636"/>
    <w:rsid w:val="00684ABD"/>
    <w:rsid w:val="00685240"/>
    <w:rsid w:val="0068532A"/>
    <w:rsid w:val="006859B1"/>
    <w:rsid w:val="00686B32"/>
    <w:rsid w:val="006878C3"/>
    <w:rsid w:val="0069196C"/>
    <w:rsid w:val="00694835"/>
    <w:rsid w:val="006A0974"/>
    <w:rsid w:val="006A1983"/>
    <w:rsid w:val="006A27D9"/>
    <w:rsid w:val="006A404E"/>
    <w:rsid w:val="006A4A37"/>
    <w:rsid w:val="006A4EB5"/>
    <w:rsid w:val="006A5827"/>
    <w:rsid w:val="006A5D56"/>
    <w:rsid w:val="006A63B2"/>
    <w:rsid w:val="006A74F6"/>
    <w:rsid w:val="006A7F50"/>
    <w:rsid w:val="006B075B"/>
    <w:rsid w:val="006B0F3B"/>
    <w:rsid w:val="006B2C19"/>
    <w:rsid w:val="006B3430"/>
    <w:rsid w:val="006B54AF"/>
    <w:rsid w:val="006B558F"/>
    <w:rsid w:val="006B5C43"/>
    <w:rsid w:val="006B7962"/>
    <w:rsid w:val="006C0DB6"/>
    <w:rsid w:val="006C1277"/>
    <w:rsid w:val="006C5AAE"/>
    <w:rsid w:val="006C7349"/>
    <w:rsid w:val="006C7A41"/>
    <w:rsid w:val="006D081F"/>
    <w:rsid w:val="006D17ED"/>
    <w:rsid w:val="006D45B8"/>
    <w:rsid w:val="006D4728"/>
    <w:rsid w:val="006D49FE"/>
    <w:rsid w:val="006D5C1A"/>
    <w:rsid w:val="006D7990"/>
    <w:rsid w:val="006E02E3"/>
    <w:rsid w:val="006E0775"/>
    <w:rsid w:val="006E1625"/>
    <w:rsid w:val="006E177A"/>
    <w:rsid w:val="006E29A5"/>
    <w:rsid w:val="006E3BBA"/>
    <w:rsid w:val="006E4A55"/>
    <w:rsid w:val="006E5160"/>
    <w:rsid w:val="006E641A"/>
    <w:rsid w:val="006E6D28"/>
    <w:rsid w:val="006E71B4"/>
    <w:rsid w:val="006F08E1"/>
    <w:rsid w:val="006F0F8D"/>
    <w:rsid w:val="006F18A9"/>
    <w:rsid w:val="006F38DD"/>
    <w:rsid w:val="006F5F24"/>
    <w:rsid w:val="006F6266"/>
    <w:rsid w:val="00700E14"/>
    <w:rsid w:val="00703151"/>
    <w:rsid w:val="00704298"/>
    <w:rsid w:val="00704A3E"/>
    <w:rsid w:val="007105E8"/>
    <w:rsid w:val="00710658"/>
    <w:rsid w:val="00711528"/>
    <w:rsid w:val="00711586"/>
    <w:rsid w:val="007118E0"/>
    <w:rsid w:val="00712178"/>
    <w:rsid w:val="007125CC"/>
    <w:rsid w:val="00712AD7"/>
    <w:rsid w:val="0071355C"/>
    <w:rsid w:val="00714162"/>
    <w:rsid w:val="00716EFA"/>
    <w:rsid w:val="007268DB"/>
    <w:rsid w:val="00727013"/>
    <w:rsid w:val="00730026"/>
    <w:rsid w:val="007300B5"/>
    <w:rsid w:val="007318FD"/>
    <w:rsid w:val="0073350E"/>
    <w:rsid w:val="0073374E"/>
    <w:rsid w:val="00733C70"/>
    <w:rsid w:val="007342E9"/>
    <w:rsid w:val="007354EE"/>
    <w:rsid w:val="00735965"/>
    <w:rsid w:val="007371ED"/>
    <w:rsid w:val="00737397"/>
    <w:rsid w:val="00741DE2"/>
    <w:rsid w:val="0074222F"/>
    <w:rsid w:val="00742DEC"/>
    <w:rsid w:val="0074500F"/>
    <w:rsid w:val="0074516D"/>
    <w:rsid w:val="00745D86"/>
    <w:rsid w:val="00746D9D"/>
    <w:rsid w:val="00747E08"/>
    <w:rsid w:val="007523A0"/>
    <w:rsid w:val="0075253B"/>
    <w:rsid w:val="0075263A"/>
    <w:rsid w:val="00753813"/>
    <w:rsid w:val="0075421A"/>
    <w:rsid w:val="007547E8"/>
    <w:rsid w:val="0075481C"/>
    <w:rsid w:val="00754E74"/>
    <w:rsid w:val="0075563A"/>
    <w:rsid w:val="00757637"/>
    <w:rsid w:val="00761A04"/>
    <w:rsid w:val="0076234E"/>
    <w:rsid w:val="007628D2"/>
    <w:rsid w:val="00763132"/>
    <w:rsid w:val="0076557A"/>
    <w:rsid w:val="00765D34"/>
    <w:rsid w:val="00766C6C"/>
    <w:rsid w:val="0077069E"/>
    <w:rsid w:val="00770CB9"/>
    <w:rsid w:val="007712A1"/>
    <w:rsid w:val="007723F5"/>
    <w:rsid w:val="007734BB"/>
    <w:rsid w:val="00773AEC"/>
    <w:rsid w:val="00773DB8"/>
    <w:rsid w:val="00775877"/>
    <w:rsid w:val="007776EC"/>
    <w:rsid w:val="00777774"/>
    <w:rsid w:val="0078049A"/>
    <w:rsid w:val="0078052A"/>
    <w:rsid w:val="00780F71"/>
    <w:rsid w:val="00781129"/>
    <w:rsid w:val="00782244"/>
    <w:rsid w:val="00784AEC"/>
    <w:rsid w:val="00786BEE"/>
    <w:rsid w:val="0079199F"/>
    <w:rsid w:val="00793925"/>
    <w:rsid w:val="0079511E"/>
    <w:rsid w:val="0079522C"/>
    <w:rsid w:val="0079710C"/>
    <w:rsid w:val="007A0199"/>
    <w:rsid w:val="007A08D0"/>
    <w:rsid w:val="007A1174"/>
    <w:rsid w:val="007A3664"/>
    <w:rsid w:val="007A51FF"/>
    <w:rsid w:val="007A592A"/>
    <w:rsid w:val="007A6561"/>
    <w:rsid w:val="007A68B7"/>
    <w:rsid w:val="007A7709"/>
    <w:rsid w:val="007B0187"/>
    <w:rsid w:val="007B3010"/>
    <w:rsid w:val="007B37CF"/>
    <w:rsid w:val="007B4ADA"/>
    <w:rsid w:val="007B60A3"/>
    <w:rsid w:val="007C1410"/>
    <w:rsid w:val="007C2956"/>
    <w:rsid w:val="007C44B8"/>
    <w:rsid w:val="007C51E8"/>
    <w:rsid w:val="007C5B93"/>
    <w:rsid w:val="007C68EC"/>
    <w:rsid w:val="007C6DC7"/>
    <w:rsid w:val="007D1DD9"/>
    <w:rsid w:val="007D2470"/>
    <w:rsid w:val="007D3E7A"/>
    <w:rsid w:val="007D52B1"/>
    <w:rsid w:val="007D5472"/>
    <w:rsid w:val="007D5486"/>
    <w:rsid w:val="007D57AE"/>
    <w:rsid w:val="007D5D94"/>
    <w:rsid w:val="007D6AFD"/>
    <w:rsid w:val="007D79B4"/>
    <w:rsid w:val="007E11C5"/>
    <w:rsid w:val="007E1DF4"/>
    <w:rsid w:val="007E2B59"/>
    <w:rsid w:val="007E2C2C"/>
    <w:rsid w:val="007E311F"/>
    <w:rsid w:val="007E3CA9"/>
    <w:rsid w:val="007E4669"/>
    <w:rsid w:val="007E5075"/>
    <w:rsid w:val="007E648F"/>
    <w:rsid w:val="007E7EBB"/>
    <w:rsid w:val="007F02EC"/>
    <w:rsid w:val="007F0D88"/>
    <w:rsid w:val="007F0DE3"/>
    <w:rsid w:val="007F1979"/>
    <w:rsid w:val="007F2149"/>
    <w:rsid w:val="007F33D1"/>
    <w:rsid w:val="007F3A8F"/>
    <w:rsid w:val="007F4A1A"/>
    <w:rsid w:val="007F5D46"/>
    <w:rsid w:val="007F6458"/>
    <w:rsid w:val="007F7C15"/>
    <w:rsid w:val="00802DB7"/>
    <w:rsid w:val="00804528"/>
    <w:rsid w:val="00804A10"/>
    <w:rsid w:val="00805411"/>
    <w:rsid w:val="008054EE"/>
    <w:rsid w:val="00805A46"/>
    <w:rsid w:val="00806273"/>
    <w:rsid w:val="00810040"/>
    <w:rsid w:val="00810A95"/>
    <w:rsid w:val="00810B11"/>
    <w:rsid w:val="00811619"/>
    <w:rsid w:val="0081488A"/>
    <w:rsid w:val="00816109"/>
    <w:rsid w:val="00816574"/>
    <w:rsid w:val="0081693F"/>
    <w:rsid w:val="00816B98"/>
    <w:rsid w:val="008170B2"/>
    <w:rsid w:val="00817A72"/>
    <w:rsid w:val="00817B46"/>
    <w:rsid w:val="008217F5"/>
    <w:rsid w:val="00822607"/>
    <w:rsid w:val="00822706"/>
    <w:rsid w:val="00822C85"/>
    <w:rsid w:val="008230DA"/>
    <w:rsid w:val="00823189"/>
    <w:rsid w:val="00823F2E"/>
    <w:rsid w:val="00824C31"/>
    <w:rsid w:val="00825171"/>
    <w:rsid w:val="008265E2"/>
    <w:rsid w:val="00827D20"/>
    <w:rsid w:val="0083146C"/>
    <w:rsid w:val="00831663"/>
    <w:rsid w:val="00832B1B"/>
    <w:rsid w:val="008337DC"/>
    <w:rsid w:val="00836859"/>
    <w:rsid w:val="008403D4"/>
    <w:rsid w:val="008413C4"/>
    <w:rsid w:val="00842F3E"/>
    <w:rsid w:val="0084321A"/>
    <w:rsid w:val="00843798"/>
    <w:rsid w:val="0084548A"/>
    <w:rsid w:val="00850165"/>
    <w:rsid w:val="0085108C"/>
    <w:rsid w:val="008513BB"/>
    <w:rsid w:val="008522D0"/>
    <w:rsid w:val="008529A1"/>
    <w:rsid w:val="008531DE"/>
    <w:rsid w:val="00855801"/>
    <w:rsid w:val="00855834"/>
    <w:rsid w:val="00856AB4"/>
    <w:rsid w:val="0086002F"/>
    <w:rsid w:val="00860250"/>
    <w:rsid w:val="0086036A"/>
    <w:rsid w:val="00860B8B"/>
    <w:rsid w:val="00861764"/>
    <w:rsid w:val="00862604"/>
    <w:rsid w:val="008638A5"/>
    <w:rsid w:val="00863A5E"/>
    <w:rsid w:val="0086569F"/>
    <w:rsid w:val="008666BF"/>
    <w:rsid w:val="00870DC3"/>
    <w:rsid w:val="00872585"/>
    <w:rsid w:val="00872D3A"/>
    <w:rsid w:val="008735E2"/>
    <w:rsid w:val="00873E21"/>
    <w:rsid w:val="00873F55"/>
    <w:rsid w:val="00874A1F"/>
    <w:rsid w:val="00875403"/>
    <w:rsid w:val="00876C31"/>
    <w:rsid w:val="0087707C"/>
    <w:rsid w:val="0088011B"/>
    <w:rsid w:val="00882069"/>
    <w:rsid w:val="00882B34"/>
    <w:rsid w:val="00882F43"/>
    <w:rsid w:val="00883152"/>
    <w:rsid w:val="00883C0A"/>
    <w:rsid w:val="00886737"/>
    <w:rsid w:val="00886C5B"/>
    <w:rsid w:val="0089031F"/>
    <w:rsid w:val="00892F40"/>
    <w:rsid w:val="0089303D"/>
    <w:rsid w:val="00893E6A"/>
    <w:rsid w:val="0089420B"/>
    <w:rsid w:val="00894DB3"/>
    <w:rsid w:val="008963DB"/>
    <w:rsid w:val="008A2DDA"/>
    <w:rsid w:val="008A6055"/>
    <w:rsid w:val="008A70DF"/>
    <w:rsid w:val="008A7247"/>
    <w:rsid w:val="008A7EB0"/>
    <w:rsid w:val="008B0834"/>
    <w:rsid w:val="008B1D49"/>
    <w:rsid w:val="008B1D5C"/>
    <w:rsid w:val="008B1F84"/>
    <w:rsid w:val="008B2B8C"/>
    <w:rsid w:val="008B35C5"/>
    <w:rsid w:val="008B3A33"/>
    <w:rsid w:val="008B4C19"/>
    <w:rsid w:val="008B4D80"/>
    <w:rsid w:val="008B5425"/>
    <w:rsid w:val="008B679C"/>
    <w:rsid w:val="008B75EC"/>
    <w:rsid w:val="008C0A2C"/>
    <w:rsid w:val="008C316C"/>
    <w:rsid w:val="008C3ADF"/>
    <w:rsid w:val="008C4A5D"/>
    <w:rsid w:val="008C5A52"/>
    <w:rsid w:val="008C5FE3"/>
    <w:rsid w:val="008C6488"/>
    <w:rsid w:val="008C7C9C"/>
    <w:rsid w:val="008C7E05"/>
    <w:rsid w:val="008D1793"/>
    <w:rsid w:val="008D305E"/>
    <w:rsid w:val="008D410E"/>
    <w:rsid w:val="008D6464"/>
    <w:rsid w:val="008D7529"/>
    <w:rsid w:val="008D77D6"/>
    <w:rsid w:val="008E005D"/>
    <w:rsid w:val="008E009C"/>
    <w:rsid w:val="008E0F95"/>
    <w:rsid w:val="008E1D0F"/>
    <w:rsid w:val="008E2DC6"/>
    <w:rsid w:val="008E50A3"/>
    <w:rsid w:val="008E54C1"/>
    <w:rsid w:val="008E6CF6"/>
    <w:rsid w:val="008E7748"/>
    <w:rsid w:val="008F028E"/>
    <w:rsid w:val="008F309F"/>
    <w:rsid w:val="008F3386"/>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8DC"/>
    <w:rsid w:val="00907D20"/>
    <w:rsid w:val="00910518"/>
    <w:rsid w:val="0091290F"/>
    <w:rsid w:val="00915663"/>
    <w:rsid w:val="00916969"/>
    <w:rsid w:val="00920268"/>
    <w:rsid w:val="009233D8"/>
    <w:rsid w:val="00923C1A"/>
    <w:rsid w:val="00924319"/>
    <w:rsid w:val="00925742"/>
    <w:rsid w:val="00930519"/>
    <w:rsid w:val="0093097C"/>
    <w:rsid w:val="00930A39"/>
    <w:rsid w:val="009327D3"/>
    <w:rsid w:val="009327DB"/>
    <w:rsid w:val="009328CB"/>
    <w:rsid w:val="00933CD1"/>
    <w:rsid w:val="009345AC"/>
    <w:rsid w:val="00934DEB"/>
    <w:rsid w:val="00935178"/>
    <w:rsid w:val="009357BE"/>
    <w:rsid w:val="009378A7"/>
    <w:rsid w:val="00937CC3"/>
    <w:rsid w:val="00940364"/>
    <w:rsid w:val="00943332"/>
    <w:rsid w:val="009441FF"/>
    <w:rsid w:val="009446EC"/>
    <w:rsid w:val="009450D2"/>
    <w:rsid w:val="00946D0B"/>
    <w:rsid w:val="009479F3"/>
    <w:rsid w:val="0095084A"/>
    <w:rsid w:val="0095197A"/>
    <w:rsid w:val="00955623"/>
    <w:rsid w:val="00955B6E"/>
    <w:rsid w:val="009613B4"/>
    <w:rsid w:val="00962A36"/>
    <w:rsid w:val="00963ABF"/>
    <w:rsid w:val="00964ACA"/>
    <w:rsid w:val="00965EF7"/>
    <w:rsid w:val="0096628B"/>
    <w:rsid w:val="00971178"/>
    <w:rsid w:val="009715C0"/>
    <w:rsid w:val="00972879"/>
    <w:rsid w:val="009735FA"/>
    <w:rsid w:val="00975133"/>
    <w:rsid w:val="00975BB8"/>
    <w:rsid w:val="0097628D"/>
    <w:rsid w:val="00977CEA"/>
    <w:rsid w:val="009802AC"/>
    <w:rsid w:val="009807F0"/>
    <w:rsid w:val="00983C8D"/>
    <w:rsid w:val="00984261"/>
    <w:rsid w:val="009864F5"/>
    <w:rsid w:val="00986C14"/>
    <w:rsid w:val="0098759A"/>
    <w:rsid w:val="0099021A"/>
    <w:rsid w:val="00990FFC"/>
    <w:rsid w:val="00991531"/>
    <w:rsid w:val="00995FFC"/>
    <w:rsid w:val="009974AE"/>
    <w:rsid w:val="00997A22"/>
    <w:rsid w:val="009A1BF9"/>
    <w:rsid w:val="009A32A8"/>
    <w:rsid w:val="009A3304"/>
    <w:rsid w:val="009A349B"/>
    <w:rsid w:val="009A3AF0"/>
    <w:rsid w:val="009A41EC"/>
    <w:rsid w:val="009A4A35"/>
    <w:rsid w:val="009A5760"/>
    <w:rsid w:val="009A799E"/>
    <w:rsid w:val="009B233A"/>
    <w:rsid w:val="009B2545"/>
    <w:rsid w:val="009B31EA"/>
    <w:rsid w:val="009B5221"/>
    <w:rsid w:val="009B6972"/>
    <w:rsid w:val="009B6EF3"/>
    <w:rsid w:val="009C0116"/>
    <w:rsid w:val="009C1672"/>
    <w:rsid w:val="009C1FEE"/>
    <w:rsid w:val="009C303D"/>
    <w:rsid w:val="009C3563"/>
    <w:rsid w:val="009C37D2"/>
    <w:rsid w:val="009C3D53"/>
    <w:rsid w:val="009C4A17"/>
    <w:rsid w:val="009C5095"/>
    <w:rsid w:val="009C55F2"/>
    <w:rsid w:val="009C6BD8"/>
    <w:rsid w:val="009C6E59"/>
    <w:rsid w:val="009D10F5"/>
    <w:rsid w:val="009D1961"/>
    <w:rsid w:val="009D42F3"/>
    <w:rsid w:val="009D52D5"/>
    <w:rsid w:val="009D68C5"/>
    <w:rsid w:val="009E098E"/>
    <w:rsid w:val="009E09A3"/>
    <w:rsid w:val="009E1FCE"/>
    <w:rsid w:val="009E2775"/>
    <w:rsid w:val="009E3B14"/>
    <w:rsid w:val="009E4CC4"/>
    <w:rsid w:val="009E514A"/>
    <w:rsid w:val="009E57DC"/>
    <w:rsid w:val="009E5FD3"/>
    <w:rsid w:val="009F1741"/>
    <w:rsid w:val="009F20C8"/>
    <w:rsid w:val="009F2D5B"/>
    <w:rsid w:val="009F4271"/>
    <w:rsid w:val="009F5137"/>
    <w:rsid w:val="009F534E"/>
    <w:rsid w:val="009F57AE"/>
    <w:rsid w:val="009F6605"/>
    <w:rsid w:val="009F6EC2"/>
    <w:rsid w:val="009F7BE1"/>
    <w:rsid w:val="00A00DC5"/>
    <w:rsid w:val="00A01E96"/>
    <w:rsid w:val="00A024D8"/>
    <w:rsid w:val="00A03FAA"/>
    <w:rsid w:val="00A04275"/>
    <w:rsid w:val="00A04965"/>
    <w:rsid w:val="00A05B2C"/>
    <w:rsid w:val="00A07127"/>
    <w:rsid w:val="00A07B3E"/>
    <w:rsid w:val="00A10D5C"/>
    <w:rsid w:val="00A12333"/>
    <w:rsid w:val="00A12A18"/>
    <w:rsid w:val="00A156DE"/>
    <w:rsid w:val="00A20A7D"/>
    <w:rsid w:val="00A23F0E"/>
    <w:rsid w:val="00A27213"/>
    <w:rsid w:val="00A3168C"/>
    <w:rsid w:val="00A319B9"/>
    <w:rsid w:val="00A31BBF"/>
    <w:rsid w:val="00A333AF"/>
    <w:rsid w:val="00A33B2C"/>
    <w:rsid w:val="00A34923"/>
    <w:rsid w:val="00A34BC5"/>
    <w:rsid w:val="00A37390"/>
    <w:rsid w:val="00A414EC"/>
    <w:rsid w:val="00A43C59"/>
    <w:rsid w:val="00A44243"/>
    <w:rsid w:val="00A47F16"/>
    <w:rsid w:val="00A503C4"/>
    <w:rsid w:val="00A516E0"/>
    <w:rsid w:val="00A520E1"/>
    <w:rsid w:val="00A522D1"/>
    <w:rsid w:val="00A5255F"/>
    <w:rsid w:val="00A54D7D"/>
    <w:rsid w:val="00A54E32"/>
    <w:rsid w:val="00A5693B"/>
    <w:rsid w:val="00A56CFF"/>
    <w:rsid w:val="00A56DB2"/>
    <w:rsid w:val="00A57263"/>
    <w:rsid w:val="00A573DB"/>
    <w:rsid w:val="00A60C56"/>
    <w:rsid w:val="00A613AB"/>
    <w:rsid w:val="00A63E61"/>
    <w:rsid w:val="00A65134"/>
    <w:rsid w:val="00A6541D"/>
    <w:rsid w:val="00A65531"/>
    <w:rsid w:val="00A657FC"/>
    <w:rsid w:val="00A65ECB"/>
    <w:rsid w:val="00A66476"/>
    <w:rsid w:val="00A67220"/>
    <w:rsid w:val="00A672DF"/>
    <w:rsid w:val="00A67774"/>
    <w:rsid w:val="00A67C82"/>
    <w:rsid w:val="00A67FE9"/>
    <w:rsid w:val="00A70AB2"/>
    <w:rsid w:val="00A73558"/>
    <w:rsid w:val="00A73F62"/>
    <w:rsid w:val="00A745BE"/>
    <w:rsid w:val="00A7693A"/>
    <w:rsid w:val="00A81102"/>
    <w:rsid w:val="00A81127"/>
    <w:rsid w:val="00A81F8F"/>
    <w:rsid w:val="00A8362A"/>
    <w:rsid w:val="00A84BA1"/>
    <w:rsid w:val="00A84BFC"/>
    <w:rsid w:val="00A8578F"/>
    <w:rsid w:val="00A85A79"/>
    <w:rsid w:val="00A86169"/>
    <w:rsid w:val="00A8718C"/>
    <w:rsid w:val="00A8785B"/>
    <w:rsid w:val="00A90C85"/>
    <w:rsid w:val="00A91BB0"/>
    <w:rsid w:val="00A9434F"/>
    <w:rsid w:val="00A961A6"/>
    <w:rsid w:val="00A9709A"/>
    <w:rsid w:val="00A9765B"/>
    <w:rsid w:val="00AA0CEE"/>
    <w:rsid w:val="00AA0E87"/>
    <w:rsid w:val="00AA1340"/>
    <w:rsid w:val="00AA1724"/>
    <w:rsid w:val="00AA1A0E"/>
    <w:rsid w:val="00AA59F4"/>
    <w:rsid w:val="00AA64A7"/>
    <w:rsid w:val="00AA6FCC"/>
    <w:rsid w:val="00AB0E2B"/>
    <w:rsid w:val="00AB15F7"/>
    <w:rsid w:val="00AB273A"/>
    <w:rsid w:val="00AB5856"/>
    <w:rsid w:val="00AB5A03"/>
    <w:rsid w:val="00AB633C"/>
    <w:rsid w:val="00AB6C8F"/>
    <w:rsid w:val="00AB71EF"/>
    <w:rsid w:val="00AC062C"/>
    <w:rsid w:val="00AC3D6E"/>
    <w:rsid w:val="00AC4055"/>
    <w:rsid w:val="00AC5CFC"/>
    <w:rsid w:val="00AC5D06"/>
    <w:rsid w:val="00AC6D3C"/>
    <w:rsid w:val="00AD0662"/>
    <w:rsid w:val="00AD2A29"/>
    <w:rsid w:val="00AD367A"/>
    <w:rsid w:val="00AD4F28"/>
    <w:rsid w:val="00AD5424"/>
    <w:rsid w:val="00AD55FF"/>
    <w:rsid w:val="00AD5751"/>
    <w:rsid w:val="00AD609A"/>
    <w:rsid w:val="00AD6215"/>
    <w:rsid w:val="00AD6ADA"/>
    <w:rsid w:val="00AE1406"/>
    <w:rsid w:val="00AE2590"/>
    <w:rsid w:val="00AE2860"/>
    <w:rsid w:val="00AE3077"/>
    <w:rsid w:val="00AE464D"/>
    <w:rsid w:val="00AE6276"/>
    <w:rsid w:val="00AF005C"/>
    <w:rsid w:val="00AF1334"/>
    <w:rsid w:val="00AF15BF"/>
    <w:rsid w:val="00AF17FE"/>
    <w:rsid w:val="00AF3BF7"/>
    <w:rsid w:val="00AF6206"/>
    <w:rsid w:val="00B01560"/>
    <w:rsid w:val="00B03809"/>
    <w:rsid w:val="00B04E4D"/>
    <w:rsid w:val="00B07EAE"/>
    <w:rsid w:val="00B10991"/>
    <w:rsid w:val="00B118F3"/>
    <w:rsid w:val="00B119AB"/>
    <w:rsid w:val="00B119F2"/>
    <w:rsid w:val="00B123B8"/>
    <w:rsid w:val="00B12760"/>
    <w:rsid w:val="00B13C0C"/>
    <w:rsid w:val="00B13D43"/>
    <w:rsid w:val="00B14FC9"/>
    <w:rsid w:val="00B155F3"/>
    <w:rsid w:val="00B15622"/>
    <w:rsid w:val="00B1707F"/>
    <w:rsid w:val="00B17BC3"/>
    <w:rsid w:val="00B2068A"/>
    <w:rsid w:val="00B20888"/>
    <w:rsid w:val="00B20A26"/>
    <w:rsid w:val="00B20CF4"/>
    <w:rsid w:val="00B222BB"/>
    <w:rsid w:val="00B2391B"/>
    <w:rsid w:val="00B246DB"/>
    <w:rsid w:val="00B2491B"/>
    <w:rsid w:val="00B25FEF"/>
    <w:rsid w:val="00B2600C"/>
    <w:rsid w:val="00B266C0"/>
    <w:rsid w:val="00B27764"/>
    <w:rsid w:val="00B30876"/>
    <w:rsid w:val="00B30B10"/>
    <w:rsid w:val="00B31A7A"/>
    <w:rsid w:val="00B31F8B"/>
    <w:rsid w:val="00B324E9"/>
    <w:rsid w:val="00B347CC"/>
    <w:rsid w:val="00B374B6"/>
    <w:rsid w:val="00B37566"/>
    <w:rsid w:val="00B40D06"/>
    <w:rsid w:val="00B40F0F"/>
    <w:rsid w:val="00B44CE5"/>
    <w:rsid w:val="00B460A4"/>
    <w:rsid w:val="00B501CC"/>
    <w:rsid w:val="00B511B8"/>
    <w:rsid w:val="00B511F3"/>
    <w:rsid w:val="00B5131C"/>
    <w:rsid w:val="00B519F0"/>
    <w:rsid w:val="00B52FB2"/>
    <w:rsid w:val="00B53D32"/>
    <w:rsid w:val="00B54C4A"/>
    <w:rsid w:val="00B55127"/>
    <w:rsid w:val="00B57784"/>
    <w:rsid w:val="00B57AE9"/>
    <w:rsid w:val="00B614D7"/>
    <w:rsid w:val="00B6198D"/>
    <w:rsid w:val="00B62B64"/>
    <w:rsid w:val="00B63212"/>
    <w:rsid w:val="00B63CE2"/>
    <w:rsid w:val="00B64C08"/>
    <w:rsid w:val="00B65BFD"/>
    <w:rsid w:val="00B6698A"/>
    <w:rsid w:val="00B66A30"/>
    <w:rsid w:val="00B66DAA"/>
    <w:rsid w:val="00B71067"/>
    <w:rsid w:val="00B73B3D"/>
    <w:rsid w:val="00B7451F"/>
    <w:rsid w:val="00B7495C"/>
    <w:rsid w:val="00B74C63"/>
    <w:rsid w:val="00B7641A"/>
    <w:rsid w:val="00B76A09"/>
    <w:rsid w:val="00B77C83"/>
    <w:rsid w:val="00B77D1E"/>
    <w:rsid w:val="00B80D12"/>
    <w:rsid w:val="00B831E9"/>
    <w:rsid w:val="00B83DD4"/>
    <w:rsid w:val="00B8471C"/>
    <w:rsid w:val="00B852AE"/>
    <w:rsid w:val="00B86568"/>
    <w:rsid w:val="00B90493"/>
    <w:rsid w:val="00B91B97"/>
    <w:rsid w:val="00B91ED6"/>
    <w:rsid w:val="00B92F5C"/>
    <w:rsid w:val="00B94220"/>
    <w:rsid w:val="00B960EE"/>
    <w:rsid w:val="00BA097D"/>
    <w:rsid w:val="00BA195A"/>
    <w:rsid w:val="00BA2DFC"/>
    <w:rsid w:val="00BA31FF"/>
    <w:rsid w:val="00BA3641"/>
    <w:rsid w:val="00BA3915"/>
    <w:rsid w:val="00BA475C"/>
    <w:rsid w:val="00BA5925"/>
    <w:rsid w:val="00BA6022"/>
    <w:rsid w:val="00BA7771"/>
    <w:rsid w:val="00BB0E0E"/>
    <w:rsid w:val="00BB128B"/>
    <w:rsid w:val="00BB1697"/>
    <w:rsid w:val="00BB16FB"/>
    <w:rsid w:val="00BB2D4E"/>
    <w:rsid w:val="00BB3896"/>
    <w:rsid w:val="00BB4DB6"/>
    <w:rsid w:val="00BB50E4"/>
    <w:rsid w:val="00BB5BF0"/>
    <w:rsid w:val="00BB7331"/>
    <w:rsid w:val="00BB778B"/>
    <w:rsid w:val="00BB7CFA"/>
    <w:rsid w:val="00BC00B6"/>
    <w:rsid w:val="00BC08A9"/>
    <w:rsid w:val="00BC1782"/>
    <w:rsid w:val="00BC249D"/>
    <w:rsid w:val="00BC3639"/>
    <w:rsid w:val="00BC595A"/>
    <w:rsid w:val="00BD2421"/>
    <w:rsid w:val="00BD3B57"/>
    <w:rsid w:val="00BD48BE"/>
    <w:rsid w:val="00BE19DA"/>
    <w:rsid w:val="00BE1AC9"/>
    <w:rsid w:val="00BE1B57"/>
    <w:rsid w:val="00BE1FFF"/>
    <w:rsid w:val="00BE303D"/>
    <w:rsid w:val="00BE5BA0"/>
    <w:rsid w:val="00BE6800"/>
    <w:rsid w:val="00BE6FB5"/>
    <w:rsid w:val="00BF022B"/>
    <w:rsid w:val="00BF0B23"/>
    <w:rsid w:val="00BF2B13"/>
    <w:rsid w:val="00BF311B"/>
    <w:rsid w:val="00BF448F"/>
    <w:rsid w:val="00BF66CB"/>
    <w:rsid w:val="00C012F1"/>
    <w:rsid w:val="00C02BC5"/>
    <w:rsid w:val="00C04CD1"/>
    <w:rsid w:val="00C050B1"/>
    <w:rsid w:val="00C06B81"/>
    <w:rsid w:val="00C07325"/>
    <w:rsid w:val="00C10061"/>
    <w:rsid w:val="00C10848"/>
    <w:rsid w:val="00C10CE0"/>
    <w:rsid w:val="00C12616"/>
    <w:rsid w:val="00C12B4D"/>
    <w:rsid w:val="00C12B56"/>
    <w:rsid w:val="00C13972"/>
    <w:rsid w:val="00C14A51"/>
    <w:rsid w:val="00C20F04"/>
    <w:rsid w:val="00C212CF"/>
    <w:rsid w:val="00C224AE"/>
    <w:rsid w:val="00C22FA6"/>
    <w:rsid w:val="00C24BC0"/>
    <w:rsid w:val="00C261F3"/>
    <w:rsid w:val="00C2662C"/>
    <w:rsid w:val="00C26C56"/>
    <w:rsid w:val="00C26C9B"/>
    <w:rsid w:val="00C300C6"/>
    <w:rsid w:val="00C309E6"/>
    <w:rsid w:val="00C30C3A"/>
    <w:rsid w:val="00C3101D"/>
    <w:rsid w:val="00C31328"/>
    <w:rsid w:val="00C31F36"/>
    <w:rsid w:val="00C32E12"/>
    <w:rsid w:val="00C33EF9"/>
    <w:rsid w:val="00C35F0E"/>
    <w:rsid w:val="00C36161"/>
    <w:rsid w:val="00C376C4"/>
    <w:rsid w:val="00C4070D"/>
    <w:rsid w:val="00C41D38"/>
    <w:rsid w:val="00C426AB"/>
    <w:rsid w:val="00C426FD"/>
    <w:rsid w:val="00C42CE7"/>
    <w:rsid w:val="00C439B4"/>
    <w:rsid w:val="00C446FE"/>
    <w:rsid w:val="00C4478F"/>
    <w:rsid w:val="00C44F9F"/>
    <w:rsid w:val="00C47595"/>
    <w:rsid w:val="00C47763"/>
    <w:rsid w:val="00C47AE6"/>
    <w:rsid w:val="00C47E8C"/>
    <w:rsid w:val="00C50325"/>
    <w:rsid w:val="00C531C6"/>
    <w:rsid w:val="00C5390B"/>
    <w:rsid w:val="00C546EA"/>
    <w:rsid w:val="00C54A27"/>
    <w:rsid w:val="00C56971"/>
    <w:rsid w:val="00C57BAD"/>
    <w:rsid w:val="00C6065D"/>
    <w:rsid w:val="00C60BF7"/>
    <w:rsid w:val="00C60CF2"/>
    <w:rsid w:val="00C61321"/>
    <w:rsid w:val="00C62D36"/>
    <w:rsid w:val="00C6316C"/>
    <w:rsid w:val="00C640F5"/>
    <w:rsid w:val="00C6643D"/>
    <w:rsid w:val="00C70ECD"/>
    <w:rsid w:val="00C72FE8"/>
    <w:rsid w:val="00C74596"/>
    <w:rsid w:val="00C7745D"/>
    <w:rsid w:val="00C7791E"/>
    <w:rsid w:val="00C77FA1"/>
    <w:rsid w:val="00C80B22"/>
    <w:rsid w:val="00C81A26"/>
    <w:rsid w:val="00C829F0"/>
    <w:rsid w:val="00C83274"/>
    <w:rsid w:val="00C8345E"/>
    <w:rsid w:val="00C848F2"/>
    <w:rsid w:val="00C8562C"/>
    <w:rsid w:val="00C8583B"/>
    <w:rsid w:val="00C9034E"/>
    <w:rsid w:val="00C90535"/>
    <w:rsid w:val="00C90A81"/>
    <w:rsid w:val="00C90B09"/>
    <w:rsid w:val="00C90C94"/>
    <w:rsid w:val="00C91AD7"/>
    <w:rsid w:val="00C93904"/>
    <w:rsid w:val="00C93972"/>
    <w:rsid w:val="00C93FD7"/>
    <w:rsid w:val="00C94EC6"/>
    <w:rsid w:val="00C95470"/>
    <w:rsid w:val="00C95C8A"/>
    <w:rsid w:val="00C966BB"/>
    <w:rsid w:val="00C96EDD"/>
    <w:rsid w:val="00CA15E4"/>
    <w:rsid w:val="00CA26FC"/>
    <w:rsid w:val="00CA6639"/>
    <w:rsid w:val="00CA6B3E"/>
    <w:rsid w:val="00CB12F5"/>
    <w:rsid w:val="00CB1A4B"/>
    <w:rsid w:val="00CB2595"/>
    <w:rsid w:val="00CB2B80"/>
    <w:rsid w:val="00CB7064"/>
    <w:rsid w:val="00CC2846"/>
    <w:rsid w:val="00CC4678"/>
    <w:rsid w:val="00CD08A6"/>
    <w:rsid w:val="00CD1135"/>
    <w:rsid w:val="00CD1852"/>
    <w:rsid w:val="00CD36DC"/>
    <w:rsid w:val="00CD4136"/>
    <w:rsid w:val="00CD4CA2"/>
    <w:rsid w:val="00CD4E2F"/>
    <w:rsid w:val="00CD4FEF"/>
    <w:rsid w:val="00CD599C"/>
    <w:rsid w:val="00CD67BC"/>
    <w:rsid w:val="00CE154D"/>
    <w:rsid w:val="00CE24C7"/>
    <w:rsid w:val="00CE50C8"/>
    <w:rsid w:val="00CE743E"/>
    <w:rsid w:val="00CE7DA8"/>
    <w:rsid w:val="00CE7ECB"/>
    <w:rsid w:val="00CF1E3F"/>
    <w:rsid w:val="00CF3A9F"/>
    <w:rsid w:val="00CF43BE"/>
    <w:rsid w:val="00CF5154"/>
    <w:rsid w:val="00CF5AC3"/>
    <w:rsid w:val="00CF7B3E"/>
    <w:rsid w:val="00D000F2"/>
    <w:rsid w:val="00D06617"/>
    <w:rsid w:val="00D06E7D"/>
    <w:rsid w:val="00D10AB5"/>
    <w:rsid w:val="00D13971"/>
    <w:rsid w:val="00D13E7C"/>
    <w:rsid w:val="00D1473D"/>
    <w:rsid w:val="00D14C58"/>
    <w:rsid w:val="00D1596C"/>
    <w:rsid w:val="00D15A02"/>
    <w:rsid w:val="00D162C7"/>
    <w:rsid w:val="00D16AC2"/>
    <w:rsid w:val="00D16C7C"/>
    <w:rsid w:val="00D17502"/>
    <w:rsid w:val="00D17D28"/>
    <w:rsid w:val="00D21063"/>
    <w:rsid w:val="00D225D0"/>
    <w:rsid w:val="00D22909"/>
    <w:rsid w:val="00D22B70"/>
    <w:rsid w:val="00D22C45"/>
    <w:rsid w:val="00D23EF9"/>
    <w:rsid w:val="00D3021A"/>
    <w:rsid w:val="00D31246"/>
    <w:rsid w:val="00D31466"/>
    <w:rsid w:val="00D32D6D"/>
    <w:rsid w:val="00D35A95"/>
    <w:rsid w:val="00D36D32"/>
    <w:rsid w:val="00D36F26"/>
    <w:rsid w:val="00D37554"/>
    <w:rsid w:val="00D4071A"/>
    <w:rsid w:val="00D417EC"/>
    <w:rsid w:val="00D42EC2"/>
    <w:rsid w:val="00D43662"/>
    <w:rsid w:val="00D44CCB"/>
    <w:rsid w:val="00D45337"/>
    <w:rsid w:val="00D4591C"/>
    <w:rsid w:val="00D46ED4"/>
    <w:rsid w:val="00D51A6F"/>
    <w:rsid w:val="00D544CC"/>
    <w:rsid w:val="00D54BAB"/>
    <w:rsid w:val="00D55C44"/>
    <w:rsid w:val="00D5677F"/>
    <w:rsid w:val="00D610B9"/>
    <w:rsid w:val="00D63496"/>
    <w:rsid w:val="00D6526B"/>
    <w:rsid w:val="00D652D1"/>
    <w:rsid w:val="00D7101E"/>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90E05"/>
    <w:rsid w:val="00D91055"/>
    <w:rsid w:val="00D92572"/>
    <w:rsid w:val="00D92CEC"/>
    <w:rsid w:val="00D93832"/>
    <w:rsid w:val="00D977D0"/>
    <w:rsid w:val="00DA2FFD"/>
    <w:rsid w:val="00DA48FC"/>
    <w:rsid w:val="00DA5FEE"/>
    <w:rsid w:val="00DA7062"/>
    <w:rsid w:val="00DA76E5"/>
    <w:rsid w:val="00DB1747"/>
    <w:rsid w:val="00DB26C3"/>
    <w:rsid w:val="00DB2702"/>
    <w:rsid w:val="00DB4040"/>
    <w:rsid w:val="00DB43BF"/>
    <w:rsid w:val="00DB5092"/>
    <w:rsid w:val="00DB606C"/>
    <w:rsid w:val="00DB6AE2"/>
    <w:rsid w:val="00DC0292"/>
    <w:rsid w:val="00DC26BC"/>
    <w:rsid w:val="00DC3546"/>
    <w:rsid w:val="00DC69AB"/>
    <w:rsid w:val="00DC6D09"/>
    <w:rsid w:val="00DC71C7"/>
    <w:rsid w:val="00DD041D"/>
    <w:rsid w:val="00DD0ED8"/>
    <w:rsid w:val="00DD19A4"/>
    <w:rsid w:val="00DD50AD"/>
    <w:rsid w:val="00DD50D7"/>
    <w:rsid w:val="00DD6E18"/>
    <w:rsid w:val="00DD6F48"/>
    <w:rsid w:val="00DD7CD7"/>
    <w:rsid w:val="00DE0084"/>
    <w:rsid w:val="00DE1736"/>
    <w:rsid w:val="00DE20FA"/>
    <w:rsid w:val="00DE2511"/>
    <w:rsid w:val="00DE29DA"/>
    <w:rsid w:val="00DE4C44"/>
    <w:rsid w:val="00DE5773"/>
    <w:rsid w:val="00DE5BDE"/>
    <w:rsid w:val="00DE623E"/>
    <w:rsid w:val="00DE6731"/>
    <w:rsid w:val="00DE71B5"/>
    <w:rsid w:val="00DE7875"/>
    <w:rsid w:val="00DF1288"/>
    <w:rsid w:val="00DF1540"/>
    <w:rsid w:val="00DF27F5"/>
    <w:rsid w:val="00DF34CA"/>
    <w:rsid w:val="00DF58DC"/>
    <w:rsid w:val="00DF6639"/>
    <w:rsid w:val="00DF7A95"/>
    <w:rsid w:val="00E002D5"/>
    <w:rsid w:val="00E019FB"/>
    <w:rsid w:val="00E020A7"/>
    <w:rsid w:val="00E0392E"/>
    <w:rsid w:val="00E04C0C"/>
    <w:rsid w:val="00E104C3"/>
    <w:rsid w:val="00E1075D"/>
    <w:rsid w:val="00E11504"/>
    <w:rsid w:val="00E1150C"/>
    <w:rsid w:val="00E13411"/>
    <w:rsid w:val="00E1353D"/>
    <w:rsid w:val="00E14801"/>
    <w:rsid w:val="00E149A7"/>
    <w:rsid w:val="00E1524C"/>
    <w:rsid w:val="00E201C6"/>
    <w:rsid w:val="00E20D19"/>
    <w:rsid w:val="00E214D3"/>
    <w:rsid w:val="00E216EC"/>
    <w:rsid w:val="00E2195F"/>
    <w:rsid w:val="00E21A23"/>
    <w:rsid w:val="00E22649"/>
    <w:rsid w:val="00E22793"/>
    <w:rsid w:val="00E233F1"/>
    <w:rsid w:val="00E237A5"/>
    <w:rsid w:val="00E25017"/>
    <w:rsid w:val="00E259EF"/>
    <w:rsid w:val="00E309E3"/>
    <w:rsid w:val="00E30A03"/>
    <w:rsid w:val="00E30EDE"/>
    <w:rsid w:val="00E3164B"/>
    <w:rsid w:val="00E3215F"/>
    <w:rsid w:val="00E33FD4"/>
    <w:rsid w:val="00E34FC2"/>
    <w:rsid w:val="00E35464"/>
    <w:rsid w:val="00E358FB"/>
    <w:rsid w:val="00E37D8D"/>
    <w:rsid w:val="00E40461"/>
    <w:rsid w:val="00E45B14"/>
    <w:rsid w:val="00E45EF5"/>
    <w:rsid w:val="00E46406"/>
    <w:rsid w:val="00E46413"/>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66FC"/>
    <w:rsid w:val="00E667C6"/>
    <w:rsid w:val="00E667F8"/>
    <w:rsid w:val="00E6692B"/>
    <w:rsid w:val="00E67F3F"/>
    <w:rsid w:val="00E734AC"/>
    <w:rsid w:val="00E74747"/>
    <w:rsid w:val="00E757ED"/>
    <w:rsid w:val="00E75DA8"/>
    <w:rsid w:val="00E76998"/>
    <w:rsid w:val="00E76DDA"/>
    <w:rsid w:val="00E80580"/>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171B"/>
    <w:rsid w:val="00EA4880"/>
    <w:rsid w:val="00EA489D"/>
    <w:rsid w:val="00EA6179"/>
    <w:rsid w:val="00EA6B9A"/>
    <w:rsid w:val="00EA7FA2"/>
    <w:rsid w:val="00EB26C2"/>
    <w:rsid w:val="00EB2C4C"/>
    <w:rsid w:val="00EB32B6"/>
    <w:rsid w:val="00EB60E1"/>
    <w:rsid w:val="00EC1D9C"/>
    <w:rsid w:val="00EC4DEC"/>
    <w:rsid w:val="00EC5470"/>
    <w:rsid w:val="00EC6711"/>
    <w:rsid w:val="00EC6B1C"/>
    <w:rsid w:val="00EC7070"/>
    <w:rsid w:val="00EC7251"/>
    <w:rsid w:val="00ED1925"/>
    <w:rsid w:val="00ED25ED"/>
    <w:rsid w:val="00ED39DB"/>
    <w:rsid w:val="00ED536F"/>
    <w:rsid w:val="00ED5B03"/>
    <w:rsid w:val="00ED5B0A"/>
    <w:rsid w:val="00ED5EB8"/>
    <w:rsid w:val="00ED7BDF"/>
    <w:rsid w:val="00EE03D3"/>
    <w:rsid w:val="00EE1409"/>
    <w:rsid w:val="00EE1939"/>
    <w:rsid w:val="00EE3458"/>
    <w:rsid w:val="00EE46C5"/>
    <w:rsid w:val="00EE515B"/>
    <w:rsid w:val="00EE63B4"/>
    <w:rsid w:val="00EE6BE4"/>
    <w:rsid w:val="00EF0A6D"/>
    <w:rsid w:val="00EF0B1C"/>
    <w:rsid w:val="00EF20F0"/>
    <w:rsid w:val="00EF2C18"/>
    <w:rsid w:val="00EF2D9F"/>
    <w:rsid w:val="00EF438D"/>
    <w:rsid w:val="00EF537F"/>
    <w:rsid w:val="00EF5D19"/>
    <w:rsid w:val="00EF6D79"/>
    <w:rsid w:val="00EF72B4"/>
    <w:rsid w:val="00EF74A0"/>
    <w:rsid w:val="00EF7955"/>
    <w:rsid w:val="00F035BF"/>
    <w:rsid w:val="00F039DC"/>
    <w:rsid w:val="00F051CA"/>
    <w:rsid w:val="00F06617"/>
    <w:rsid w:val="00F069F9"/>
    <w:rsid w:val="00F07DCD"/>
    <w:rsid w:val="00F07DE8"/>
    <w:rsid w:val="00F11115"/>
    <w:rsid w:val="00F11B24"/>
    <w:rsid w:val="00F12271"/>
    <w:rsid w:val="00F13940"/>
    <w:rsid w:val="00F14A22"/>
    <w:rsid w:val="00F152D6"/>
    <w:rsid w:val="00F1568F"/>
    <w:rsid w:val="00F20709"/>
    <w:rsid w:val="00F20DD0"/>
    <w:rsid w:val="00F24045"/>
    <w:rsid w:val="00F24371"/>
    <w:rsid w:val="00F24588"/>
    <w:rsid w:val="00F24705"/>
    <w:rsid w:val="00F257E8"/>
    <w:rsid w:val="00F2745C"/>
    <w:rsid w:val="00F3008D"/>
    <w:rsid w:val="00F30180"/>
    <w:rsid w:val="00F305F5"/>
    <w:rsid w:val="00F3078A"/>
    <w:rsid w:val="00F30E57"/>
    <w:rsid w:val="00F31908"/>
    <w:rsid w:val="00F32B96"/>
    <w:rsid w:val="00F34684"/>
    <w:rsid w:val="00F37011"/>
    <w:rsid w:val="00F4012B"/>
    <w:rsid w:val="00F40A60"/>
    <w:rsid w:val="00F40FB4"/>
    <w:rsid w:val="00F42244"/>
    <w:rsid w:val="00F425A0"/>
    <w:rsid w:val="00F4283D"/>
    <w:rsid w:val="00F4371A"/>
    <w:rsid w:val="00F442E2"/>
    <w:rsid w:val="00F44A2E"/>
    <w:rsid w:val="00F4689A"/>
    <w:rsid w:val="00F4760A"/>
    <w:rsid w:val="00F5020F"/>
    <w:rsid w:val="00F53DC6"/>
    <w:rsid w:val="00F53FC7"/>
    <w:rsid w:val="00F542BC"/>
    <w:rsid w:val="00F5470E"/>
    <w:rsid w:val="00F549AE"/>
    <w:rsid w:val="00F5541D"/>
    <w:rsid w:val="00F56414"/>
    <w:rsid w:val="00F604CE"/>
    <w:rsid w:val="00F62E51"/>
    <w:rsid w:val="00F64F4D"/>
    <w:rsid w:val="00F664EE"/>
    <w:rsid w:val="00F679B0"/>
    <w:rsid w:val="00F70F56"/>
    <w:rsid w:val="00F724FD"/>
    <w:rsid w:val="00F72B03"/>
    <w:rsid w:val="00F73914"/>
    <w:rsid w:val="00F76461"/>
    <w:rsid w:val="00F76D0E"/>
    <w:rsid w:val="00F80766"/>
    <w:rsid w:val="00F8182E"/>
    <w:rsid w:val="00F81EE6"/>
    <w:rsid w:val="00F826AE"/>
    <w:rsid w:val="00F8376F"/>
    <w:rsid w:val="00F83FD3"/>
    <w:rsid w:val="00F84BF4"/>
    <w:rsid w:val="00F85B84"/>
    <w:rsid w:val="00F85FCE"/>
    <w:rsid w:val="00F8633B"/>
    <w:rsid w:val="00F93973"/>
    <w:rsid w:val="00F961AA"/>
    <w:rsid w:val="00F97CD8"/>
    <w:rsid w:val="00FA201D"/>
    <w:rsid w:val="00FA295E"/>
    <w:rsid w:val="00FA2EC4"/>
    <w:rsid w:val="00FA3909"/>
    <w:rsid w:val="00FA459C"/>
    <w:rsid w:val="00FA46DC"/>
    <w:rsid w:val="00FA490E"/>
    <w:rsid w:val="00FA558F"/>
    <w:rsid w:val="00FA5C4B"/>
    <w:rsid w:val="00FA5EF8"/>
    <w:rsid w:val="00FA6B1B"/>
    <w:rsid w:val="00FA7322"/>
    <w:rsid w:val="00FA7950"/>
    <w:rsid w:val="00FA79B7"/>
    <w:rsid w:val="00FB00B3"/>
    <w:rsid w:val="00FB1953"/>
    <w:rsid w:val="00FB28BC"/>
    <w:rsid w:val="00FB38A5"/>
    <w:rsid w:val="00FB43A9"/>
    <w:rsid w:val="00FB5790"/>
    <w:rsid w:val="00FB5948"/>
    <w:rsid w:val="00FB69AF"/>
    <w:rsid w:val="00FB6A87"/>
    <w:rsid w:val="00FB6AF5"/>
    <w:rsid w:val="00FC1ECD"/>
    <w:rsid w:val="00FC2629"/>
    <w:rsid w:val="00FC323A"/>
    <w:rsid w:val="00FC3A05"/>
    <w:rsid w:val="00FC3D79"/>
    <w:rsid w:val="00FC45D6"/>
    <w:rsid w:val="00FC5D0C"/>
    <w:rsid w:val="00FC61AF"/>
    <w:rsid w:val="00FC637B"/>
    <w:rsid w:val="00FC6E36"/>
    <w:rsid w:val="00FC7103"/>
    <w:rsid w:val="00FD0D6F"/>
    <w:rsid w:val="00FD1119"/>
    <w:rsid w:val="00FD1474"/>
    <w:rsid w:val="00FD3AED"/>
    <w:rsid w:val="00FD3F56"/>
    <w:rsid w:val="00FD5E65"/>
    <w:rsid w:val="00FD676C"/>
    <w:rsid w:val="00FD6BAE"/>
    <w:rsid w:val="00FD78CE"/>
    <w:rsid w:val="00FE0150"/>
    <w:rsid w:val="00FE0E4E"/>
    <w:rsid w:val="00FE2262"/>
    <w:rsid w:val="00FE38BD"/>
    <w:rsid w:val="00FE50EC"/>
    <w:rsid w:val="00FE5942"/>
    <w:rsid w:val="00FE5E1E"/>
    <w:rsid w:val="00FF056D"/>
    <w:rsid w:val="00FF060A"/>
    <w:rsid w:val="00FF1D10"/>
    <w:rsid w:val="00FF3126"/>
    <w:rsid w:val="00FF3D99"/>
    <w:rsid w:val="00FF665D"/>
    <w:rsid w:val="00FF7008"/>
    <w:rsid w:val="00FF76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7D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BD762C-12A2-FC4A-823E-2F6E75C93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4120</TotalTime>
  <Pages>17</Pages>
  <Words>31569</Words>
  <Characters>179946</Characters>
  <Application>Microsoft Macintosh Word</Application>
  <DocSecurity>0</DocSecurity>
  <Lines>1499</Lines>
  <Paragraphs>422</Paragraphs>
  <ScaleCrop>false</ScaleCrop>
  <Company/>
  <LinksUpToDate>false</LinksUpToDate>
  <CharactersWithSpaces>211093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1217</cp:revision>
  <cp:lastPrinted>2015-01-15T09:08:00Z</cp:lastPrinted>
  <dcterms:created xsi:type="dcterms:W3CDTF">2015-01-06T10:07:00Z</dcterms:created>
  <dcterms:modified xsi:type="dcterms:W3CDTF">2015-02-13T13:00:00Z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citations="49" publications="36"/&gt;&lt;/info&gt;PAPERS2_INFO_END</vt:lpwstr>
  </property>
</Properties>
</file>