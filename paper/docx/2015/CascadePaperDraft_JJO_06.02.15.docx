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proofErr w:type="gramStart"/>
      <w:r w:rsidR="00B31A7A">
        <w:lastRenderedPageBreak/>
        <w:t>active</w:t>
      </w:r>
      <w:proofErr w:type="gramEnd"/>
      <w:r w:rsidR="00B31A7A">
        <w:t xml:space="preser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w:t>
      </w:r>
      <w:proofErr w:type="gramStart"/>
      <w:r>
        <w:rPr>
          <w:lang w:val="en-US"/>
        </w:rPr>
        <w:t>:2013bv</w:t>
      </w:r>
      <w:proofErr w:type="gramEnd"/>
      <w:r>
        <w:rPr>
          <w:lang w:val="en-US"/>
        </w:rPr>
        <w:t>,</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w:t>
      </w:r>
      <w:proofErr w:type="gramStart"/>
      <w:r w:rsidR="001D0685">
        <w:rPr>
          <w:lang w:val="en-US"/>
        </w:rPr>
        <w:t>:2013bv</w:t>
      </w:r>
      <w:proofErr w:type="gramEnd"/>
      <w:r w:rsidR="001D0685">
        <w:rPr>
          <w:lang w:val="en-US"/>
        </w:rPr>
        <w:t>}</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030B2E" w:rsidRDefault="00030B2E"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030B2E" w:rsidRPr="00B7495C" w:rsidRDefault="00030B2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1BD78ED8"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030B2E" w:rsidRPr="00B7495C" w:rsidRDefault="00030B2E"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B77199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31DA1C1"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A81B14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C79A17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3B3FE0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B258D7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DACBA7B"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67AC5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5330EB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2C79504"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E436E3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BE83FA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hideMark/>
          </w:tcPr>
          <w:p w14:paraId="65B9A525"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hideMark/>
          </w:tcPr>
          <w:p w14:paraId="1E01723B"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hideMark/>
          </w:tcPr>
          <w:p w14:paraId="38880997"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hideMark/>
          </w:tcPr>
          <w:p w14:paraId="55E4BC9F"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hideMark/>
          </w:tcPr>
          <w:p w14:paraId="432506A3"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hideMark/>
          </w:tcPr>
          <w:p w14:paraId="7E7C841C"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hideMark/>
          </w:tcPr>
          <w:p w14:paraId="55A5735D"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hideMark/>
          </w:tcPr>
          <w:p w14:paraId="47478D0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hideMark/>
          </w:tcPr>
          <w:p w14:paraId="1EFA2202"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hideMark/>
          </w:tcPr>
          <w:p w14:paraId="7CF75FB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hideMark/>
          </w:tcPr>
          <w:p w14:paraId="392104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hideMark/>
          </w:tcPr>
          <w:p w14:paraId="42C95F9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hideMark/>
          </w:tcPr>
          <w:p w14:paraId="0F989BFC"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6CA4CC2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hideMark/>
          </w:tcPr>
          <w:p w14:paraId="09395B4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786E609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hideMark/>
          </w:tcPr>
          <w:p w14:paraId="3D7D7A5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hideMark/>
          </w:tcPr>
          <w:p w14:paraId="11CB600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hideMark/>
          </w:tcPr>
          <w:p w14:paraId="7A1C9A6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hideMark/>
          </w:tcPr>
          <w:p w14:paraId="365C381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hideMark/>
          </w:tcPr>
          <w:p w14:paraId="0AE16A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04B24E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hideMark/>
          </w:tcPr>
          <w:p w14:paraId="476D3543"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hideMark/>
          </w:tcPr>
          <w:p w14:paraId="43A1384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hideMark/>
          </w:tcPr>
          <w:p w14:paraId="61F9CDB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hideMark/>
          </w:tcPr>
          <w:p w14:paraId="4756712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hideMark/>
          </w:tcPr>
          <w:p w14:paraId="5A3EAB9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hideMark/>
          </w:tcPr>
          <w:p w14:paraId="3148DCC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hideMark/>
          </w:tcPr>
          <w:p w14:paraId="534B795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hideMark/>
          </w:tcPr>
          <w:p w14:paraId="117BDD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hideMark/>
          </w:tcPr>
          <w:p w14:paraId="490CB3B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hideMark/>
          </w:tcPr>
          <w:p w14:paraId="07580EF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hideMark/>
          </w:tcPr>
          <w:p w14:paraId="5841C64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hideMark/>
          </w:tcPr>
          <w:p w14:paraId="6E60A1BA"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hideMark/>
          </w:tcPr>
          <w:p w14:paraId="0C295A2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29744E2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hideMark/>
          </w:tcPr>
          <w:p w14:paraId="0C8C1C1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hideMark/>
          </w:tcPr>
          <w:p w14:paraId="761D8F9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hideMark/>
          </w:tcPr>
          <w:p w14:paraId="671B7943"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hideMark/>
          </w:tcPr>
          <w:p w14:paraId="2407E9A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hideMark/>
          </w:tcPr>
          <w:p w14:paraId="5E9BEEE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1F2A07F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hideMark/>
          </w:tcPr>
          <w:p w14:paraId="31188B14"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159C598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hideMark/>
          </w:tcPr>
          <w:p w14:paraId="2A23730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hideMark/>
          </w:tcPr>
          <w:p w14:paraId="2D0084F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hideMark/>
          </w:tcPr>
          <w:p w14:paraId="07FAFFF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hideMark/>
          </w:tcPr>
          <w:p w14:paraId="433B15C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CE743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97E8EE5"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73CAA0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CE743E">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72D2D0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B245C7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CE743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6703A0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A6F05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030B2E" w:rsidRPr="00B7495C" w:rsidRDefault="00030B2E"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030B2E" w:rsidRPr="00B7495C" w:rsidRDefault="00030B2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030B2E" w:rsidRPr="00B7495C" w:rsidRDefault="00030B2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p w14:paraId="3CA4A965" w14:textId="7865E077" w:rsidR="009A349B" w:rsidRDefault="00190836" w:rsidP="003A4CF6">
      <w:pPr>
        <w:pStyle w:val="normal0"/>
      </w:pPr>
      <w:commentRangeStart w:id="27"/>
      <w:commentRangeStart w:id="28"/>
      <w:commentRangeStart w:id="29"/>
      <w:commentRangeStart w:id="30"/>
      <w:commentRangeStart w:id="31"/>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030B2E" w:rsidRPr="00BF66CB" w:rsidRDefault="00030B2E" w:rsidP="00E80833">
                              <w:pPr>
                                <w:pStyle w:val="Subtitle"/>
                                <w:contextualSpacing w:val="0"/>
                              </w:pPr>
                              <w:r>
                                <w:t>Figure 2. Care experience of patients suffering HIV-related deaths between 2010 and 2030.</w:t>
                              </w:r>
                            </w:p>
                            <w:p w14:paraId="508388C1" w14:textId="77777777" w:rsidR="00030B2E" w:rsidRDefault="00030B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030B2E" w:rsidRPr="00BF66CB" w:rsidRDefault="00030B2E" w:rsidP="00E80833">
                        <w:pPr>
                          <w:pStyle w:val="Subtitle"/>
                          <w:contextualSpacing w:val="0"/>
                        </w:pPr>
                        <w:r>
                          <w:t>Figure 2. Care experience of patients suffering HIV-related deaths between 2010 and 2030.</w:t>
                        </w:r>
                      </w:p>
                      <w:p w14:paraId="508388C1" w14:textId="77777777" w:rsidR="00030B2E" w:rsidRDefault="00030B2E"/>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30"/>
      <w:r w:rsidR="00353E5D">
        <w:rPr>
          <w:rStyle w:val="CommentReference"/>
        </w:rPr>
        <w:commentReference w:id="27"/>
      </w:r>
      <w:r w:rsidR="00BB5BF0">
        <w:rPr>
          <w:rStyle w:val="CommentReference"/>
        </w:rPr>
        <w:commentReference w:id="28"/>
      </w:r>
      <w:commentRangeEnd w:id="29"/>
      <w:r w:rsidR="00FD676C">
        <w:rPr>
          <w:rStyle w:val="CommentReference"/>
        </w:rPr>
        <w:commentReference w:id="29"/>
      </w:r>
      <w:r w:rsidR="00156166">
        <w:rPr>
          <w:rStyle w:val="CommentReference"/>
        </w:rPr>
        <w:commentReference w:id="30"/>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7995A5F1" w:rsidR="00030B2E" w:rsidRDefault="00F24588" w:rsidP="00882B34">
      <w:pPr>
        <w:pStyle w:val="normal0"/>
        <w:rPr>
          <w:noProof/>
          <w:lang w:val="en-US"/>
        </w:rPr>
      </w:pPr>
      <w:r>
        <w:rPr>
          <w:noProof/>
          <w:lang w:val="en-US"/>
        </w:rPr>
        <w:tab/>
        <w:t xml:space="preserve">Under an alternative baseline assumption that people will not seek care naturally at a faster rate as </w:t>
      </w:r>
      <w:bookmarkStart w:id="32" w:name="_GoBack"/>
      <w:bookmarkEnd w:id="32"/>
      <w:r>
        <w:rPr>
          <w:noProof/>
          <w:lang w:val="en-US"/>
        </w:rPr>
        <w:t>infection progresses, most intervent</w:t>
      </w:r>
      <w:r w:rsidR="007D57AE">
        <w:rPr>
          <w:noProof/>
          <w:lang w:val="en-US"/>
        </w:rPr>
        <w:t>ions generate greater impact.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lastRenderedPageBreak/>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030B2E" w:rsidRPr="00B7495C" w:rsidRDefault="00030B2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030B2E" w:rsidRPr="00B7495C" w:rsidRDefault="00030B2E"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33" w:name="h.l34fxr5ht8f5" w:colFirst="0" w:colLast="0"/>
      <w:bookmarkEnd w:id="33"/>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030B2E" w:rsidRDefault="00030B2E"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030B2E" w:rsidRPr="00B7495C" w:rsidRDefault="00030B2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030B2E" w:rsidRDefault="00030B2E"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030B2E" w:rsidRPr="00B7495C" w:rsidRDefault="00030B2E"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030B2E" w:rsidRDefault="00030B2E"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030B2E" w:rsidRPr="00B7495C" w:rsidRDefault="00030B2E"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030B2E" w:rsidRDefault="00030B2E"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030B2E" w:rsidRPr="00B7495C" w:rsidRDefault="00030B2E"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030B2E" w:rsidRDefault="00030B2E" w:rsidP="00137AD9">
                              <w:pPr>
                                <w:pStyle w:val="Subtitle"/>
                                <w:contextualSpacing w:val="0"/>
                              </w:pPr>
                              <w:r>
                                <w:t>Figure 4. Care experience of deceased individuals who suffered an HIV-related death between 2010 and 2030.</w:t>
                              </w:r>
                            </w:p>
                            <w:p w14:paraId="3D527C01" w14:textId="77777777" w:rsidR="00030B2E" w:rsidRPr="00B7495C" w:rsidRDefault="00030B2E"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030B2E" w:rsidRDefault="00030B2E" w:rsidP="00137AD9">
                        <w:pPr>
                          <w:pStyle w:val="Subtitle"/>
                          <w:contextualSpacing w:val="0"/>
                        </w:pPr>
                        <w:r>
                          <w:t>Figure 4. Care experience of deceased individuals who suffered an HIV-related death between 2010 and 2030.</w:t>
                        </w:r>
                      </w:p>
                      <w:p w14:paraId="3D527C01" w14:textId="77777777" w:rsidR="00030B2E" w:rsidRPr="00B7495C" w:rsidRDefault="00030B2E"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34"/>
      <w:r w:rsidR="00ED39DB">
        <w:t>D</w:t>
      </w:r>
      <w:r w:rsidR="00615625">
        <w:t>i</w:t>
      </w:r>
      <w:r w:rsidR="00ED39DB">
        <w:t>scussion</w:t>
      </w:r>
      <w:commentRangeEnd w:id="34"/>
      <w:r w:rsidR="00802DB7">
        <w:rPr>
          <w:rStyle w:val="CommentReference"/>
        </w:rPr>
        <w:commentReference w:id="34"/>
      </w:r>
    </w:p>
    <w:p w14:paraId="168344F8" w14:textId="024BA5C5" w:rsidR="007F1979" w:rsidRPr="00804A10" w:rsidRDefault="0006590A" w:rsidP="005878BC">
      <w:pPr>
        <w:pStyle w:val="normal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 xml:space="preserve">ng about greater health benefits by strengthening each part of the </w:t>
      </w:r>
      <w:proofErr w:type="gramStart"/>
      <w:r>
        <w:rPr>
          <w:lang w:val="en-US"/>
        </w:rPr>
        <w:t xml:space="preserve">cascade </w:t>
      </w:r>
      <w:r w:rsidR="00802DB7">
        <w:rPr>
          <w:lang w:val="en-US"/>
        </w:rPr>
        <w:t>,</w:t>
      </w:r>
      <w:proofErr w:type="gramEnd"/>
      <w:r w:rsidR="00802DB7">
        <w:rPr>
          <w:lang w:val="en-US"/>
        </w:rPr>
        <w:t xml:space="preserve"> </w:t>
      </w:r>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p>
    <w:p w14:paraId="44F9A49A" w14:textId="77777777" w:rsidR="00501AD9" w:rsidRDefault="00501AD9" w:rsidP="005878BC">
      <w:pPr>
        <w:pStyle w:val="normal0"/>
      </w:pPr>
    </w:p>
    <w:p w14:paraId="382C7EDD" w14:textId="77777777" w:rsidR="0006590A" w:rsidRDefault="00D43662" w:rsidP="005878BC">
      <w:pPr>
        <w:pStyle w:val="normal0"/>
        <w:numPr>
          <w:ilvl w:val="0"/>
          <w:numId w:val="24"/>
        </w:numPr>
      </w:pPr>
      <w:r>
        <w:t xml:space="preserve">Improvements in the care cascade have long been hoped to be small, feasible, likely inexpensive changes to the operations of a clinic that would yield a large benefit, and leverage the enormous impact already made in ART to generate greater health outcomes. </w:t>
      </w:r>
    </w:p>
    <w:p w14:paraId="1E0BB2BD" w14:textId="77777777" w:rsidR="00D43662" w:rsidRDefault="00D43662" w:rsidP="005878BC">
      <w:pPr>
        <w:pStyle w:val="normal0"/>
        <w:numPr>
          <w:ilvl w:val="0"/>
          <w:numId w:val="24"/>
        </w:numPr>
      </w:pPr>
      <w:r>
        <w:t xml:space="preserve">Whilst we find that to be true to </w:t>
      </w:r>
      <w:proofErr w:type="gramStart"/>
      <w:r>
        <w:t>some  extent</w:t>
      </w:r>
      <w:proofErr w:type="gramEnd"/>
      <w:r>
        <w:t>, the multifaceted nature of the current cascade means that no single cascade intervention has a very large impact.</w:t>
      </w:r>
    </w:p>
    <w:p w14:paraId="41D4B6F4" w14:textId="77777777" w:rsidR="0006590A" w:rsidRDefault="00D43662" w:rsidP="005878BC">
      <w:pPr>
        <w:pStyle w:val="normal0"/>
        <w:numPr>
          <w:ilvl w:val="0"/>
          <w:numId w:val="24"/>
        </w:numPr>
      </w:pPr>
      <w:r>
        <w:t>Trials and other studies that have examined the impact of intervention on t</w:t>
      </w:r>
      <w:r w:rsidR="007E2B59">
        <w:t xml:space="preserve">he cascde have focussed on single </w:t>
      </w:r>
      <w:proofErr w:type="gramStart"/>
      <w:r w:rsidR="007E2B59">
        <w:t>interventons</w:t>
      </w:r>
      <w:proofErr w:type="gramEnd"/>
      <w:r w:rsidR="007E2B59">
        <w:t xml:space="preserve"> as those experiemental designs are not very ameanable to measuring the impact of combinations of changes simultanesouly.</w:t>
      </w:r>
    </w:p>
    <w:p w14:paraId="187B949F" w14:textId="77777777" w:rsidR="0006590A" w:rsidRDefault="007E2B59" w:rsidP="005878BC">
      <w:pPr>
        <w:pStyle w:val="normal0"/>
        <w:numPr>
          <w:ilvl w:val="0"/>
          <w:numId w:val="24"/>
        </w:numPr>
      </w:pPr>
      <w:r>
        <w:t xml:space="preserve">However, </w:t>
      </w:r>
      <w:r w:rsidR="0006590A">
        <w:t>by doing the modelling we</w:t>
      </w:r>
      <w:r>
        <w:t xml:space="preserve"> can see how attractive that a combination set of </w:t>
      </w:r>
      <w:r>
        <w:lastRenderedPageBreak/>
        <w:t>intervention potentially is.</w:t>
      </w:r>
    </w:p>
    <w:p w14:paraId="58015367" w14:textId="77777777" w:rsidR="007E2B59" w:rsidRDefault="007E2B59" w:rsidP="005878BC">
      <w:pPr>
        <w:pStyle w:val="normal0"/>
        <w:numPr>
          <w:ilvl w:val="0"/>
          <w:numId w:val="24"/>
        </w:numPr>
      </w:pPr>
      <w:r>
        <w:t>Everything intervention modelled is based on a real study (appedix) meaning that the impact projected may be realistic. However, studies looking at complete combinations would be needed to confirm these findings – it may be that greater synergies accure giving higher benefits and lower costs, or, instead that the increased complexity of the operations leads to higher cost and less benfits that expected.</w:t>
      </w:r>
    </w:p>
    <w:p w14:paraId="45E986BC" w14:textId="77777777" w:rsidR="00501AD9" w:rsidRDefault="00501AD9" w:rsidP="005878BC">
      <w:pPr>
        <w:pStyle w:val="normal0"/>
        <w:numPr>
          <w:ilvl w:val="0"/>
          <w:numId w:val="24"/>
        </w:numPr>
      </w:pPr>
      <w:r>
        <w:t xml:space="preserve">Further interventions are in the pipeline too. In particular, there has been discussion </w:t>
      </w:r>
      <w:r w:rsidR="00802DB7">
        <w:t xml:space="preserve">about making pre-ART more attractive to patients, which may also be expected to bring benefits. </w:t>
      </w:r>
    </w:p>
    <w:p w14:paraId="2AE2BEDA" w14:textId="77777777" w:rsidR="00501AD9" w:rsidRDefault="00501AD9">
      <w:pPr>
        <w:pStyle w:val="normal0"/>
        <w:pPrChange w:id="35" w:author="Tim Hallett" w:date="2015-01-26T17:29:00Z">
          <w:pPr>
            <w:pStyle w:val="Heading1"/>
            <w:contextualSpacing w:val="0"/>
          </w:pPr>
        </w:pPrChange>
      </w:pPr>
    </w:p>
    <w:p w14:paraId="57C081E4" w14:textId="77777777" w:rsidR="00B07EAE" w:rsidRDefault="00B07EAE">
      <w:pPr>
        <w:pStyle w:val="normal0"/>
        <w:pPrChange w:id="36" w:author="Tim Hallett" w:date="2015-01-26T17:29:00Z">
          <w:pPr>
            <w:pStyle w:val="Heading1"/>
            <w:contextualSpacing w:val="0"/>
          </w:pPr>
        </w:pPrChange>
      </w:pPr>
    </w:p>
    <w:p w14:paraId="0F43F9B9" w14:textId="1F19566D" w:rsidR="00501AD9" w:rsidRDefault="00501AD9">
      <w:pPr>
        <w:pStyle w:val="normal0"/>
        <w:numPr>
          <w:ilvl w:val="0"/>
          <w:numId w:val="24"/>
        </w:numPr>
        <w:rPr>
          <w:ins w:id="37" w:author="Tim Hallett" w:date="2015-01-28T08:57:00Z"/>
        </w:rPr>
        <w:pPrChange w:id="38" w:author="Tim Hallett" w:date="2015-01-28T09:00:00Z">
          <w:pPr>
            <w:pStyle w:val="Heading1"/>
            <w:contextualSpacing w:val="0"/>
          </w:pPr>
        </w:pPrChange>
      </w:pPr>
      <w:r>
        <w:t>Immid</w:t>
      </w:r>
      <w:r w:rsidR="00B07EAE">
        <w:t>iate ART has been talked about</w:t>
      </w:r>
      <w:r w:rsidR="007E2B59">
        <w:t xml:space="preserve"> --- t</w:t>
      </w:r>
      <w:r>
        <w:t>here has been debate about the benefits clinically and on transmission. But, ultimatel</w:t>
      </w:r>
      <w:r w:rsidR="005926DE">
        <w:t>y</w:t>
      </w:r>
      <w:r>
        <w:t xml:space="preserve">t, </w:t>
      </w:r>
      <w:commentRangeStart w:id="39"/>
      <w:r>
        <w:t xml:space="preserve">what we are finding here is that the pragmatic benefits of not loosing someone who presents to care is powerful. </w:t>
      </w:r>
      <w:commentRangeEnd w:id="39"/>
      <w:r w:rsidR="007E2B59">
        <w:rPr>
          <w:rStyle w:val="CommentReference"/>
        </w:rPr>
        <w:commentReference w:id="39"/>
      </w:r>
      <w:r>
        <w:t>This is consistent with the story from {</w:t>
      </w:r>
      <w:proofErr w:type="gramStart"/>
      <w:r>
        <w:t>New</w:t>
      </w:r>
      <w:proofErr w:type="gramEnd"/>
      <w:r>
        <w:t xml:space="preserve"> sydeny rosen trial about same day treat</w:t>
      </w:r>
      <w:r w:rsidR="000B5114">
        <w:t xml:space="preserve"> RapIT</w:t>
      </w:r>
      <w:ins w:id="41" w:author="Tim Hallett" w:date="2015-01-28T08:54:00Z">
        <w:r>
          <w:t xml:space="preserve">}. </w:t>
        </w:r>
      </w:ins>
      <w:ins w:id="42" w:author="Tim Hallett" w:date="2015-01-28T08:57:00Z">
        <w:r w:rsidR="00802DB7">
          <w:t xml:space="preserve">This represents a very different approach to </w:t>
        </w:r>
        <w:proofErr w:type="gramStart"/>
        <w:r w:rsidR="00802DB7">
          <w:t>the strengthen</w:t>
        </w:r>
        <w:proofErr w:type="gramEnd"/>
        <w:r w:rsidR="00802DB7">
          <w:t xml:space="preserve"> the pre-ART route. Under current assumption, these two options have about the same impact and cost and </w:t>
        </w:r>
      </w:ins>
      <w:ins w:id="43" w:author="Tim Hallett" w:date="2015-01-31T11:12:00Z">
        <w:r w:rsidR="005926DE">
          <w:t xml:space="preserve">both </w:t>
        </w:r>
      </w:ins>
      <w:ins w:id="44" w:author="Tim Hallett" w:date="2015-01-28T08:57:00Z">
        <w:r w:rsidR="005926DE">
          <w:t>can be recommended on this basis.</w:t>
        </w:r>
        <w:r w:rsidR="00802DB7">
          <w:t xml:space="preserve"> </w:t>
        </w:r>
      </w:ins>
    </w:p>
    <w:p w14:paraId="3DCFE548" w14:textId="77777777" w:rsidR="00802DB7" w:rsidRDefault="00802DB7">
      <w:pPr>
        <w:pStyle w:val="normal0"/>
        <w:rPr>
          <w:ins w:id="45" w:author="Tim Hallett" w:date="2015-01-28T08:57:00Z"/>
        </w:rPr>
        <w:pPrChange w:id="46" w:author="Tim Hallett" w:date="2015-01-26T17:29:00Z">
          <w:pPr>
            <w:pStyle w:val="Heading1"/>
            <w:contextualSpacing w:val="0"/>
          </w:pPr>
        </w:pPrChange>
      </w:pPr>
    </w:p>
    <w:p w14:paraId="6B9BC209" w14:textId="77777777" w:rsidR="0006590A" w:rsidRDefault="0006590A">
      <w:pPr>
        <w:pStyle w:val="normal0"/>
        <w:rPr>
          <w:ins w:id="47" w:author="Tim Hallett" w:date="2015-01-28T08:53:00Z"/>
        </w:rPr>
        <w:pPrChange w:id="48" w:author="Tim Hallett" w:date="2015-01-26T17:29:00Z">
          <w:pPr>
            <w:pStyle w:val="Heading1"/>
            <w:contextualSpacing w:val="0"/>
          </w:pPr>
        </w:pPrChange>
      </w:pPr>
    </w:p>
    <w:p w14:paraId="516FCD07" w14:textId="77777777" w:rsidR="00FC45D6" w:rsidRDefault="00501AD9">
      <w:pPr>
        <w:pStyle w:val="normal0"/>
        <w:numPr>
          <w:ilvl w:val="0"/>
          <w:numId w:val="24"/>
        </w:numPr>
        <w:rPr>
          <w:ins w:id="49" w:author="Tim Hallett" w:date="2015-01-28T09:35:00Z"/>
        </w:rPr>
        <w:pPrChange w:id="50" w:author="Tim Hallett" w:date="2015-01-28T09:02:00Z">
          <w:pPr>
            <w:pStyle w:val="Heading1"/>
            <w:contextualSpacing w:val="0"/>
          </w:pPr>
        </w:pPrChange>
      </w:pPr>
      <w:ins w:id="51" w:author="Tim Hallett" w:date="2015-01-28T08:53:00Z">
        <w:r>
          <w:t>However, population perspective reveals loci of deaths and clinic-focussed interventions, though cheap and do-able and good, will not bring</w:t>
        </w:r>
      </w:ins>
      <w:ins w:id="52" w:author="Tim Hallett" w:date="2015-01-28T08:58:00Z">
        <w:r w:rsidR="00802DB7">
          <w:t xml:space="preserve"> the largest impacts.</w:t>
        </w:r>
      </w:ins>
      <w:ins w:id="53" w:author="Tim Hallett" w:date="2015-01-28T09:00:00Z">
        <w:r w:rsidR="00B07EAE">
          <w:t xml:space="preserve"> Large </w:t>
        </w:r>
        <w:proofErr w:type="gramStart"/>
        <w:r w:rsidR="00B07EAE">
          <w:t>number of deaths exist</w:t>
        </w:r>
        <w:proofErr w:type="gramEnd"/>
        <w:r w:rsidR="00B07EAE">
          <w:t xml:space="preserve"> outside the clinic among persons never diagnosed. </w:t>
        </w:r>
      </w:ins>
    </w:p>
    <w:p w14:paraId="491965D3" w14:textId="77777777" w:rsidR="00FC45D6" w:rsidRDefault="00FC45D6">
      <w:pPr>
        <w:pStyle w:val="normal0"/>
        <w:numPr>
          <w:ilvl w:val="0"/>
          <w:numId w:val="24"/>
        </w:numPr>
        <w:rPr>
          <w:ins w:id="54" w:author="Tim Hallett" w:date="2015-01-28T09:35:00Z"/>
        </w:rPr>
        <w:pPrChange w:id="55" w:author="Tim Hallett" w:date="2015-01-28T09:02:00Z">
          <w:pPr>
            <w:pStyle w:val="Heading1"/>
            <w:contextualSpacing w:val="0"/>
          </w:pPr>
        </w:pPrChange>
      </w:pPr>
      <w:ins w:id="56" w:author="Tim Hallett" w:date="2015-01-28T09:35:00Z">
        <w:r>
          <w:t>Data from ALPHA Network (</w:t>
        </w:r>
        <w:proofErr w:type="gramStart"/>
        <w:r>
          <w:t xml:space="preserve">CITe </w:t>
        </w:r>
      </w:ins>
      <w:ins w:id="57" w:author="Tim Hallett" w:date="2015-01-31T11:12:00Z">
        <w:r w:rsidR="005926DE">
          <w:t>;</w:t>
        </w:r>
        <w:proofErr w:type="gramEnd"/>
        <w:r w:rsidR="005926DE">
          <w:t xml:space="preserve"> </w:t>
        </w:r>
      </w:ins>
      <w:ins w:id="58" w:author="Tim Hallett" w:date="2015-01-28T09:35:00Z">
        <w:r>
          <w:t>hoW?) confirms that picture.</w:t>
        </w:r>
      </w:ins>
    </w:p>
    <w:p w14:paraId="6E643926" w14:textId="77777777" w:rsidR="00FC45D6" w:rsidRDefault="00FC45D6">
      <w:pPr>
        <w:pStyle w:val="normal0"/>
        <w:numPr>
          <w:ilvl w:val="0"/>
          <w:numId w:val="24"/>
        </w:numPr>
        <w:rPr>
          <w:ins w:id="59" w:author="Tim Hallett" w:date="2015-01-28T09:35:00Z"/>
        </w:rPr>
        <w:pPrChange w:id="60" w:author="Tim Hallett" w:date="2015-01-28T09:35:00Z">
          <w:pPr>
            <w:pStyle w:val="Heading1"/>
            <w:contextualSpacing w:val="0"/>
          </w:pPr>
        </w:pPrChange>
      </w:pPr>
      <w:ins w:id="61"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62" w:author="Tim Hallett" w:date="2015-01-28T09:06:00Z"/>
        </w:rPr>
        <w:pPrChange w:id="63" w:author="Tim Hallett" w:date="2015-01-28T09:02:00Z">
          <w:pPr>
            <w:pStyle w:val="Heading1"/>
            <w:contextualSpacing w:val="0"/>
          </w:pPr>
        </w:pPrChange>
      </w:pPr>
      <w:ins w:id="64" w:author="Tim Hallett" w:date="2015-01-28T09:00:00Z">
        <w:r>
          <w:t xml:space="preserve">Neither of the above approaches would </w:t>
        </w:r>
      </w:ins>
      <w:ins w:id="65" w:author="Tim Hallett" w:date="2015-01-28T09:01:00Z">
        <w:r w:rsidR="0025713A">
          <w:t xml:space="preserve">reduce this. For the largest impact, massive outreach is required </w:t>
        </w:r>
      </w:ins>
      <w:ins w:id="66" w:author="Tim Hallett" w:date="2015-01-31T11:13:00Z">
        <w:r w:rsidR="005926DE">
          <w:t xml:space="preserve">– no free lunch - </w:t>
        </w:r>
      </w:ins>
      <w:ins w:id="67" w:author="Tim Hallett" w:date="2015-01-28T09:01:00Z">
        <w:r w:rsidR="0025713A">
          <w:t>and this will attract massive cost.</w:t>
        </w:r>
      </w:ins>
      <w:ins w:id="68" w:author="Tim Hallett" w:date="2015-01-31T11:35:00Z">
        <w:r w:rsidR="00380A3E">
          <w:t xml:space="preserve"> There is also an EQUITY dimension – should programs continue to improve care for those (wealthier? More urban? More educated?</w:t>
        </w:r>
      </w:ins>
      <w:ins w:id="69" w:author="Tim Hallett" w:date="2015-01-31T11:36:00Z">
        <w:r w:rsidR="00380A3E">
          <w:t xml:space="preserve"> DATA on this?</w:t>
        </w:r>
      </w:ins>
      <w:ins w:id="70" w:author="Tim Hallett" w:date="2015-01-31T11:35:00Z">
        <w:r w:rsidR="00380A3E">
          <w:t xml:space="preserve">) </w:t>
        </w:r>
        <w:proofErr w:type="gramStart"/>
        <w:r w:rsidR="00380A3E">
          <w:t>population</w:t>
        </w:r>
        <w:proofErr w:type="gramEnd"/>
        <w:r w:rsidR="00380A3E">
          <w:t xml:space="preserve"> that can more readily link to care, or seek to bring the whole </w:t>
        </w:r>
      </w:ins>
      <w:ins w:id="71" w:author="Tim Hallett" w:date="2015-01-31T11:36:00Z">
        <w:r w:rsidR="00380A3E">
          <w:t>population</w:t>
        </w:r>
      </w:ins>
      <w:ins w:id="72" w:author="Tim Hallett" w:date="2015-01-31T11:35:00Z">
        <w:r w:rsidR="00380A3E">
          <w:t xml:space="preserve"> </w:t>
        </w:r>
      </w:ins>
      <w:ins w:id="73" w:author="Tim Hallett" w:date="2015-01-31T11:36:00Z">
        <w:r w:rsidR="00380A3E">
          <w:t>to a standard of care?</w:t>
        </w:r>
      </w:ins>
    </w:p>
    <w:p w14:paraId="67999A06" w14:textId="77777777" w:rsidR="0025713A" w:rsidRDefault="0025713A">
      <w:pPr>
        <w:pStyle w:val="normal0"/>
        <w:numPr>
          <w:ilvl w:val="0"/>
          <w:numId w:val="24"/>
        </w:numPr>
        <w:rPr>
          <w:ins w:id="74" w:author="Tim Hallett" w:date="2015-01-28T09:03:00Z"/>
        </w:rPr>
        <w:pPrChange w:id="75" w:author="Tim Hallett" w:date="2015-01-28T09:02:00Z">
          <w:pPr>
            <w:pStyle w:val="Heading1"/>
            <w:contextualSpacing w:val="0"/>
          </w:pPr>
        </w:pPrChange>
      </w:pPr>
      <w:ins w:id="76" w:author="Tim Hallett" w:date="2015-01-28T09:01:00Z">
        <w:r>
          <w:t xml:space="preserve">The exact </w:t>
        </w:r>
        <w:proofErr w:type="gramStart"/>
        <w:r>
          <w:t>size of that cost is unknown and seem</w:t>
        </w:r>
        <w:proofErr w:type="gramEnd"/>
        <w:r>
          <w:t xml:space="preserve">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77" w:author="Tim Hallett" w:date="2015-01-28T08:58:00Z"/>
        </w:rPr>
        <w:pPrChange w:id="78" w:author="Tim Hallett" w:date="2015-01-28T09:02:00Z">
          <w:pPr>
            <w:pStyle w:val="Heading1"/>
            <w:contextualSpacing w:val="0"/>
          </w:pPr>
        </w:pPrChange>
      </w:pPr>
      <w:ins w:id="79" w:author="Tim Hallett" w:date="2015-01-28T09:03:00Z">
        <w:r>
          <w:t xml:space="preserve">For instance, other exampels of HBCT (e.g Ruanne Linkage pilot and in Lancet HIV and Jenny’s paper) find high rates of linkages and lower cost than assumed here, </w:t>
        </w:r>
      </w:ins>
      <w:ins w:id="80" w:author="Tim Hallett" w:date="2015-01-28T09:04:00Z">
        <w:r>
          <w:t>which</w:t>
        </w:r>
      </w:ins>
      <w:ins w:id="81" w:author="Tim Hallett" w:date="2015-01-28T09:03:00Z">
        <w:r>
          <w:t xml:space="preserve"> in South </w:t>
        </w:r>
      </w:ins>
      <w:ins w:id="82" w:author="Tim Hallett" w:date="2015-01-28T09:04:00Z">
        <w:r>
          <w:t>Africa arguably makes such an intervention cost-effective under the WHO criteria  (AND HOW DOES IT FAIR AGAINST THE 0.5GDP THRESHOLD</w:t>
        </w:r>
      </w:ins>
      <w:ins w:id="83" w:author="Tim Hallett" w:date="2015-01-28T09:42:00Z">
        <w:r w:rsidR="00A33B2C">
          <w:t>??</w:t>
        </w:r>
      </w:ins>
      <w:ins w:id="84" w:author="Tim Hallett" w:date="2015-01-28T09:04:00Z">
        <w:r>
          <w:t>).</w:t>
        </w:r>
      </w:ins>
    </w:p>
    <w:p w14:paraId="23221E94" w14:textId="77777777" w:rsidR="00802DB7" w:rsidRDefault="00802DB7">
      <w:pPr>
        <w:pStyle w:val="normal0"/>
        <w:rPr>
          <w:ins w:id="85" w:author="Tim Hallett" w:date="2015-01-28T08:58:00Z"/>
        </w:rPr>
        <w:pPrChange w:id="86" w:author="Tim Hallett" w:date="2015-01-26T17:29:00Z">
          <w:pPr>
            <w:pStyle w:val="Heading1"/>
            <w:contextualSpacing w:val="0"/>
          </w:pPr>
        </w:pPrChange>
      </w:pPr>
    </w:p>
    <w:p w14:paraId="6EFBD64D" w14:textId="77777777" w:rsidR="00802DB7" w:rsidRDefault="00802DB7">
      <w:pPr>
        <w:pStyle w:val="normal0"/>
        <w:rPr>
          <w:ins w:id="87" w:author="Tim Hallett" w:date="2015-01-28T09:04:00Z"/>
        </w:rPr>
        <w:pPrChange w:id="88" w:author="Tim Hallett" w:date="2015-01-26T17:29:00Z">
          <w:pPr>
            <w:pStyle w:val="Heading1"/>
            <w:contextualSpacing w:val="0"/>
          </w:pPr>
        </w:pPrChange>
      </w:pPr>
    </w:p>
    <w:p w14:paraId="4E592D33" w14:textId="77777777" w:rsidR="0025713A" w:rsidRDefault="0025713A">
      <w:pPr>
        <w:pStyle w:val="normal0"/>
        <w:numPr>
          <w:ilvl w:val="0"/>
          <w:numId w:val="24"/>
        </w:numPr>
        <w:rPr>
          <w:ins w:id="89" w:author="Tim Hallett" w:date="2015-01-28T09:32:00Z"/>
        </w:rPr>
        <w:pPrChange w:id="90" w:author="Tim Hallett" w:date="2015-01-28T09:05:00Z">
          <w:pPr>
            <w:pStyle w:val="Heading1"/>
            <w:contextualSpacing w:val="0"/>
          </w:pPr>
        </w:pPrChange>
      </w:pPr>
      <w:ins w:id="91" w:author="Tim Hallett" w:date="2015-01-28T09:05:00Z">
        <w:r>
          <w:t xml:space="preserve">The wider point is that </w:t>
        </w:r>
        <w:proofErr w:type="gramStart"/>
        <w:r>
          <w:t>its</w:t>
        </w:r>
        <w:proofErr w:type="gramEnd"/>
        <w:r>
          <w:t xml:space="preserve">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92" w:author="Tim Hallett" w:date="2015-01-28T09:06:00Z">
        <w:r>
          <w:t>unknown</w:t>
        </w:r>
      </w:ins>
      <w:ins w:id="93" w:author="Tim Hallett" w:date="2015-01-28T09:05:00Z">
        <w:r>
          <w:t>.</w:t>
        </w:r>
      </w:ins>
      <w:ins w:id="94" w:author="Tim Hallett" w:date="2015-01-28T09:06:00Z">
        <w:r>
          <w:t xml:space="preserve"> So, this is all a rough guide.</w:t>
        </w:r>
      </w:ins>
    </w:p>
    <w:p w14:paraId="4E27E6A7" w14:textId="77777777" w:rsidR="005E53E2" w:rsidRDefault="005E53E2">
      <w:pPr>
        <w:pStyle w:val="normal0"/>
        <w:numPr>
          <w:ilvl w:val="0"/>
          <w:numId w:val="24"/>
        </w:numPr>
        <w:rPr>
          <w:ins w:id="95" w:author="Tim Hallett" w:date="2015-01-28T09:32:00Z"/>
        </w:rPr>
        <w:pPrChange w:id="96" w:author="Tim Hallett" w:date="2015-01-28T09:05:00Z">
          <w:pPr>
            <w:pStyle w:val="Heading1"/>
            <w:contextualSpacing w:val="0"/>
          </w:pPr>
        </w:pPrChange>
      </w:pPr>
      <w:ins w:id="97" w:author="Tim Hallett" w:date="2015-01-28T09:32:00Z">
        <w:r>
          <w:t xml:space="preserve">The issue of patient health care seeking behaviour also confounds </w:t>
        </w:r>
      </w:ins>
      <w:ins w:id="98"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99" w:author="Tim Hallett" w:date="2015-01-28T09:41:00Z">
        <w:r w:rsidR="00F4012B">
          <w:t>–</w:t>
        </w:r>
      </w:ins>
      <w:ins w:id="100" w:author="Tim Hallett" w:date="2015-01-28T09:40:00Z">
        <w:r w:rsidR="00F4012B">
          <w:t xml:space="preserve"> e</w:t>
        </w:r>
        <w:proofErr w:type="gramStart"/>
        <w:r w:rsidR="00F4012B">
          <w:t>.</w:t>
        </w:r>
      </w:ins>
      <w:ins w:id="101" w:author="Tim Hallett" w:date="2015-01-28T09:41:00Z">
        <w:r w:rsidR="00F4012B">
          <w:t>.g</w:t>
        </w:r>
        <w:proofErr w:type="gramEnd"/>
        <w:r w:rsidR="00F4012B">
          <w:t xml:space="preserve"> we find ??? </w:t>
        </w:r>
        <w:proofErr w:type="gramStart"/>
        <w:r w:rsidR="00F4012B">
          <w:t>proportions</w:t>
        </w:r>
        <w:proofErr w:type="gramEnd"/>
        <w:r w:rsidR="00F4012B">
          <w:t xml:space="preserve"> of person starting ART that are connecting for first time..</w:t>
        </w:r>
        <w:r w:rsidR="005E2ED4">
          <w:t xml:space="preserve"> However, little is known on this still </w:t>
        </w:r>
      </w:ins>
      <w:ins w:id="102" w:author="Tim Hallett" w:date="2015-01-31T11:26:00Z">
        <w:r w:rsidR="00593816">
          <w:t xml:space="preserve">(-- and is another driver of uncerainity here) </w:t>
        </w:r>
      </w:ins>
      <w:ins w:id="103" w:author="Tim Hallett" w:date="2015-01-28T09:41:00Z">
        <w:r w:rsidR="005E2ED4">
          <w:t xml:space="preserve">and undersanding this remains a major priority for work to </w:t>
        </w:r>
      </w:ins>
      <w:ins w:id="104" w:author="Tim Hallett" w:date="2015-01-28T09:42:00Z">
        <w:r w:rsidR="005E2ED4">
          <w:t>strengthen</w:t>
        </w:r>
      </w:ins>
      <w:ins w:id="105" w:author="Tim Hallett" w:date="2015-01-28T09:41:00Z">
        <w:r w:rsidR="005E2ED4">
          <w:t xml:space="preserve"> </w:t>
        </w:r>
      </w:ins>
      <w:ins w:id="106"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107" w:author="Tim Hallett" w:date="2015-01-28T09:06:00Z"/>
        </w:rPr>
        <w:pPrChange w:id="108" w:author="Tim Hallett" w:date="2015-01-28T09:32:00Z">
          <w:pPr>
            <w:pStyle w:val="Heading1"/>
            <w:contextualSpacing w:val="0"/>
          </w:pPr>
        </w:pPrChange>
      </w:pPr>
    </w:p>
    <w:p w14:paraId="025B6D61" w14:textId="77777777" w:rsidR="007F1979" w:rsidRDefault="007F1979">
      <w:pPr>
        <w:pStyle w:val="normal0"/>
        <w:rPr>
          <w:ins w:id="109" w:author="Tim Hallett" w:date="2015-01-28T09:33:00Z"/>
        </w:rPr>
        <w:pPrChange w:id="110" w:author="Tim Hallett" w:date="2015-01-26T17:29:00Z">
          <w:pPr>
            <w:pStyle w:val="Heading1"/>
            <w:contextualSpacing w:val="0"/>
          </w:pPr>
        </w:pPrChange>
      </w:pPr>
    </w:p>
    <w:p w14:paraId="087FC9E1" w14:textId="77777777" w:rsidR="009E098E" w:rsidRDefault="005E53E2">
      <w:pPr>
        <w:pStyle w:val="normal0"/>
        <w:numPr>
          <w:ilvl w:val="0"/>
          <w:numId w:val="24"/>
        </w:numPr>
        <w:rPr>
          <w:ins w:id="111" w:author="Tim Hallett" w:date="2015-01-29T09:33:00Z"/>
        </w:rPr>
        <w:pPrChange w:id="112" w:author="Tim Hallett" w:date="2015-01-28T09:33:00Z">
          <w:pPr>
            <w:pStyle w:val="Heading1"/>
            <w:contextualSpacing w:val="0"/>
          </w:pPr>
        </w:pPrChange>
      </w:pPr>
      <w:ins w:id="113" w:author="Tim Hallett" w:date="2015-01-28T09:33:00Z">
        <w:r>
          <w:t>Extrapolation</w:t>
        </w:r>
      </w:ins>
      <w:ins w:id="114" w:author="Tim Hallett" w:date="2015-01-28T09:34:00Z">
        <w:r w:rsidR="00FC45D6">
          <w:t xml:space="preserve"> to other places</w:t>
        </w:r>
        <w:proofErr w:type="gramStart"/>
        <w:r w:rsidR="00FC45D6">
          <w:t>.</w:t>
        </w:r>
      </w:ins>
      <w:ins w:id="115" w:author="Tim Hallett" w:date="2015-01-28T09:38:00Z">
        <w:r w:rsidR="009E098E">
          <w:t>-</w:t>
        </w:r>
        <w:proofErr w:type="gramEnd"/>
        <w:r w:rsidR="009E098E">
          <w:t xml:space="preserve">-- perhaps possible in general terms. We have benefit from the detailed AMPATH data but the general picture of a mature program with relatielt frequency care </w:t>
        </w:r>
      </w:ins>
      <w:ins w:id="116" w:author="Tim Hallett" w:date="2015-01-28T09:39:00Z">
        <w:r w:rsidR="009E098E">
          <w:t>seeking</w:t>
        </w:r>
      </w:ins>
      <w:ins w:id="117" w:author="Tim Hallett" w:date="2015-01-28T09:38:00Z">
        <w:r w:rsidR="009E098E">
          <w:t xml:space="preserve"> </w:t>
        </w:r>
      </w:ins>
      <w:ins w:id="118" w:author="Tim Hallett" w:date="2015-01-28T09:39:00Z">
        <w:r w:rsidR="009E098E">
          <w:t xml:space="preserve">and </w:t>
        </w:r>
        <w:proofErr w:type="gramStart"/>
        <w:r w:rsidR="00A67774">
          <w:t>drop-out</w:t>
        </w:r>
        <w:proofErr w:type="gramEnd"/>
        <w:r w:rsidR="00A67774">
          <w:t xml:space="preserve"> from ART is common. However the balance will be expected to change over time, and the relativr impact and costs of itnerventions will be modulated by health care seeking behaiorund and local conditions, </w:t>
        </w:r>
      </w:ins>
      <w:ins w:id="119" w:author="Tim Hallett" w:date="2015-01-28T09:40:00Z">
        <w:r w:rsidR="00A67774">
          <w:t>will probably dominate the analysis.</w:t>
        </w:r>
      </w:ins>
    </w:p>
    <w:p w14:paraId="29707397" w14:textId="77777777" w:rsidR="00EE3458" w:rsidRDefault="00EE3458">
      <w:pPr>
        <w:pStyle w:val="normal0"/>
        <w:numPr>
          <w:ilvl w:val="0"/>
          <w:numId w:val="24"/>
        </w:numPr>
        <w:rPr>
          <w:ins w:id="120" w:author="Tim Hallett" w:date="2015-01-28T09:40:00Z"/>
        </w:rPr>
        <w:pPrChange w:id="121" w:author="Tim Hallett" w:date="2015-01-28T09:33:00Z">
          <w:pPr>
            <w:pStyle w:val="Heading1"/>
            <w:contextualSpacing w:val="0"/>
          </w:pPr>
        </w:pPrChange>
      </w:pPr>
      <w:ins w:id="122" w:author="Tim Hallett" w:date="2015-01-29T09:33:00Z">
        <w:r>
          <w:t xml:space="preserve">Findings of other moelling work, which relied on routinely available data on national programs at aggregated level, have been in broad agreement </w:t>
        </w:r>
      </w:ins>
      <w:ins w:id="123" w:author="Tim Hallett" w:date="2015-01-29T09:34:00Z">
        <w:r>
          <w:t>–</w:t>
        </w:r>
      </w:ins>
      <w:ins w:id="124" w:author="Tim Hallett" w:date="2015-01-29T09:33:00Z">
        <w:r>
          <w:t xml:space="preserve"> although </w:t>
        </w:r>
      </w:ins>
      <w:ins w:id="125"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126" w:author="Tim Hallett" w:date="2015-01-29T09:35:00Z">
        <w:r w:rsidR="00A04275">
          <w:t>clinical</w:t>
        </w:r>
      </w:ins>
      <w:ins w:id="127" w:author="Tim Hallett" w:date="2015-01-29T09:34:00Z">
        <w:r w:rsidR="00A04275">
          <w:t xml:space="preserve"> data.</w:t>
        </w:r>
      </w:ins>
    </w:p>
    <w:p w14:paraId="5A0F30D3" w14:textId="77777777" w:rsidR="00A67774" w:rsidRDefault="00A67774">
      <w:pPr>
        <w:pStyle w:val="normal0"/>
        <w:ind w:left="720"/>
        <w:rPr>
          <w:ins w:id="128" w:author="Tim Hallett" w:date="2015-01-28T09:38:00Z"/>
        </w:rPr>
        <w:pPrChange w:id="129" w:author="Tim Hallett" w:date="2015-01-28T09:41:00Z">
          <w:pPr>
            <w:pStyle w:val="Heading1"/>
            <w:contextualSpacing w:val="0"/>
          </w:pPr>
        </w:pPrChange>
      </w:pPr>
    </w:p>
    <w:p w14:paraId="13D0FC76" w14:textId="77777777" w:rsidR="005E53E2" w:rsidRDefault="009E098E">
      <w:pPr>
        <w:pStyle w:val="normal0"/>
        <w:numPr>
          <w:ilvl w:val="0"/>
          <w:numId w:val="24"/>
        </w:numPr>
        <w:rPr>
          <w:ins w:id="130" w:author="Tim Hallett" w:date="2015-01-28T09:33:00Z"/>
        </w:rPr>
        <w:pPrChange w:id="131" w:author="Tim Hallett" w:date="2015-01-28T09:33:00Z">
          <w:pPr>
            <w:pStyle w:val="Heading1"/>
            <w:contextualSpacing w:val="0"/>
          </w:pPr>
        </w:pPrChange>
      </w:pPr>
      <w:ins w:id="132"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133" w:author="Tim Hallett" w:date="2015-01-28T09:36:00Z"/>
        </w:rPr>
        <w:pPrChange w:id="134" w:author="Tim Hallett" w:date="2015-01-26T17:29:00Z">
          <w:pPr>
            <w:pStyle w:val="Heading1"/>
            <w:contextualSpacing w:val="0"/>
          </w:pPr>
        </w:pPrChange>
      </w:pPr>
    </w:p>
    <w:p w14:paraId="58CDE9BB" w14:textId="77777777" w:rsidR="00AB71EF" w:rsidRDefault="009E098E">
      <w:pPr>
        <w:pStyle w:val="normal0"/>
        <w:numPr>
          <w:ilvl w:val="0"/>
          <w:numId w:val="24"/>
        </w:numPr>
        <w:rPr>
          <w:ins w:id="135" w:author="Tim Hallett" w:date="2015-01-28T09:48:00Z"/>
        </w:rPr>
        <w:pPrChange w:id="136" w:author="Tim Hallett" w:date="2015-01-31T11:27:00Z">
          <w:pPr>
            <w:pStyle w:val="Heading1"/>
            <w:contextualSpacing w:val="0"/>
          </w:pPr>
        </w:pPrChange>
      </w:pPr>
      <w:ins w:id="137" w:author="Tim Hallett" w:date="2015-01-28T09:36:00Z">
        <w:r>
          <w:t xml:space="preserve">UNAIDS 90-90-90 </w:t>
        </w:r>
        <w:proofErr w:type="gramStart"/>
        <w:r>
          <w:t>thing</w:t>
        </w:r>
        <w:proofErr w:type="gramEnd"/>
        <w:r>
          <w:t xml:space="preserve"> </w:t>
        </w:r>
      </w:ins>
      <w:ins w:id="138" w:author="Tim Hallett" w:date="2015-01-28T09:37:00Z">
        <w:r>
          <w:t>–</w:t>
        </w:r>
      </w:ins>
      <w:ins w:id="139" w:author="Tim Hallett" w:date="2015-01-28T09:36:00Z">
        <w:r>
          <w:t xml:space="preserve"> urgent </w:t>
        </w:r>
      </w:ins>
      <w:ins w:id="140" w:author="Tim Hallett" w:date="2015-01-28T09:37:00Z">
        <w:r>
          <w:t>aim for everything all at once.</w:t>
        </w:r>
      </w:ins>
      <w:ins w:id="141" w:author="Tim Hallett" w:date="2015-01-28T09:38:00Z">
        <w:r>
          <w:t xml:space="preserve"> WHO treatment guidelines</w:t>
        </w:r>
      </w:ins>
      <w:ins w:id="142"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143" w:author="Tim Hallett" w:date="2015-01-31T11:27:00Z">
        <w:r w:rsidR="00593816">
          <w:t>s</w:t>
        </w:r>
      </w:ins>
      <w:ins w:id="144" w:author="Tim Hallett" w:date="2015-01-28T09:46:00Z">
        <w:r w:rsidR="00AB71EF">
          <w:t>trengthen thieir cascade</w:t>
        </w:r>
      </w:ins>
      <w:ins w:id="145" w:author="Tim Hallett" w:date="2015-01-31T11:27:00Z">
        <w:r w:rsidR="00593816">
          <w:t>, especially on the pre-ART side</w:t>
        </w:r>
      </w:ins>
      <w:ins w:id="146" w:author="Tim Hallett" w:date="2015-01-28T09:47:00Z">
        <w:r w:rsidR="00AB71EF">
          <w:t>; or, radically simplify care and provide treatment to all</w:t>
        </w:r>
      </w:ins>
      <w:ins w:id="147" w:author="Tim Hallett" w:date="2015-01-31T11:28:00Z">
        <w:r w:rsidR="00593816">
          <w:t xml:space="preserve"> presenting</w:t>
        </w:r>
      </w:ins>
      <w:ins w:id="148" w:author="Tim Hallett" w:date="2015-01-28T09:47:00Z">
        <w:r w:rsidR="00AB71EF">
          <w:t xml:space="preserve">; and then to achieve the greatest impact to include large outreach programs. Expandiing outreach whilst </w:t>
        </w:r>
        <w:proofErr w:type="gramStart"/>
        <w:r w:rsidR="00AB71EF">
          <w:t>weaknesses remains</w:t>
        </w:r>
        <w:proofErr w:type="gramEnd"/>
        <w:r w:rsidR="00AB71EF">
          <w:t xml:space="preserve"> risks </w:t>
        </w:r>
      </w:ins>
      <w:ins w:id="149" w:author="Tim Hallett" w:date="2015-01-28T09:48:00Z">
        <w:r w:rsidR="00613E5B">
          <w:t>faling to get maximum impact from invesmtnet.</w:t>
        </w:r>
      </w:ins>
    </w:p>
    <w:p w14:paraId="6E8C7F27" w14:textId="77777777" w:rsidR="00613E5B" w:rsidRDefault="00613E5B">
      <w:pPr>
        <w:pStyle w:val="normal0"/>
        <w:ind w:left="720"/>
        <w:rPr>
          <w:ins w:id="150" w:author="Tim Hallett" w:date="2015-01-28T09:37:00Z"/>
        </w:rPr>
        <w:pPrChange w:id="151" w:author="Tim Hallett" w:date="2015-01-28T09:46:00Z">
          <w:pPr>
            <w:pStyle w:val="Heading1"/>
            <w:contextualSpacing w:val="0"/>
          </w:pPr>
        </w:pPrChange>
      </w:pPr>
    </w:p>
    <w:p w14:paraId="1EF6DB4E" w14:textId="4BB4B23B" w:rsidR="009E098E" w:rsidRDefault="0096628B">
      <w:pPr>
        <w:pStyle w:val="normal0"/>
        <w:rPr>
          <w:ins w:id="152" w:author="Tim Hallett" w:date="2015-01-28T09:37:00Z"/>
        </w:rPr>
        <w:pPrChange w:id="153" w:author="Tim Hallett" w:date="2015-01-28T09:37:00Z">
          <w:pPr>
            <w:pStyle w:val="normal0"/>
            <w:numPr>
              <w:numId w:val="24"/>
            </w:numPr>
            <w:ind w:left="720" w:hanging="360"/>
          </w:pPr>
        </w:pPrChange>
      </w:pPr>
      <w:r>
        <w:t>(</w:t>
      </w:r>
      <w:proofErr w:type="gramStart"/>
      <w:r>
        <w:t>make</w:t>
      </w:r>
      <w:proofErr w:type="gramEnd"/>
      <w:r>
        <w:t xml:space="preserve"> discussion point around HBCT if not done already).</w:t>
      </w:r>
    </w:p>
    <w:p w14:paraId="7F47F49B" w14:textId="77777777" w:rsidR="007F1979" w:rsidRPr="00F93973" w:rsidRDefault="007F1979">
      <w:pPr>
        <w:pStyle w:val="normal0"/>
        <w:pPrChange w:id="154"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155" w:author="Tim Hallett" w:date="2015-01-28T09:33:00Z">
            <w:rPr/>
          </w:rPrChange>
        </w:rPr>
      </w:pPr>
      <w:r w:rsidRPr="005E53E2">
        <w:rPr>
          <w:strike/>
          <w:rPrChange w:id="156" w:author="Tim Hallett" w:date="2015-01-28T09:33:00Z">
            <w:rPr/>
          </w:rPrChange>
        </w:rPr>
        <w:t xml:space="preserve">These results </w:t>
      </w:r>
      <w:r w:rsidR="00BA097D" w:rsidRPr="005E53E2">
        <w:rPr>
          <w:strike/>
          <w:rPrChange w:id="157" w:author="Tim Hallett" w:date="2015-01-28T09:33:00Z">
            <w:rPr/>
          </w:rPrChange>
        </w:rPr>
        <w:t>indicate</w:t>
      </w:r>
      <w:r w:rsidR="002D5362" w:rsidRPr="005E53E2">
        <w:rPr>
          <w:strike/>
          <w:rPrChange w:id="158" w:author="Tim Hallett" w:date="2015-01-28T09:33:00Z">
            <w:rPr/>
          </w:rPrChange>
        </w:rPr>
        <w:t xml:space="preserve"> that within a</w:t>
      </w:r>
      <w:r w:rsidR="00025424" w:rsidRPr="005E53E2">
        <w:rPr>
          <w:strike/>
          <w:rPrChange w:id="159" w:author="Tim Hallett" w:date="2015-01-28T09:33:00Z">
            <w:rPr/>
          </w:rPrChange>
        </w:rPr>
        <w:t>n ART programme in Kenya</w:t>
      </w:r>
      <w:r w:rsidR="00376AC0" w:rsidRPr="005E53E2">
        <w:rPr>
          <w:strike/>
          <w:rPrChange w:id="160" w:author="Tim Hallett" w:date="2015-01-28T09:33:00Z">
            <w:rPr/>
          </w:rPrChange>
        </w:rPr>
        <w:t xml:space="preserve"> and</w:t>
      </w:r>
      <w:r w:rsidR="00025424" w:rsidRPr="005E53E2">
        <w:rPr>
          <w:strike/>
          <w:rPrChange w:id="161" w:author="Tim Hallett" w:date="2015-01-28T09:33:00Z">
            <w:rPr/>
          </w:rPrChange>
        </w:rPr>
        <w:t xml:space="preserve"> under our baseline</w:t>
      </w:r>
      <w:r w:rsidR="00376AC0" w:rsidRPr="005E53E2">
        <w:rPr>
          <w:strike/>
          <w:rPrChange w:id="162" w:author="Tim Hallett" w:date="2015-01-28T09:33:00Z">
            <w:rPr/>
          </w:rPrChange>
        </w:rPr>
        <w:t xml:space="preserve"> conditions</w:t>
      </w:r>
      <w:r w:rsidR="00BA097D" w:rsidRPr="005E53E2">
        <w:rPr>
          <w:strike/>
          <w:rPrChange w:id="163" w:author="Tim Hallett" w:date="2015-01-28T09:33:00Z">
            <w:rPr/>
          </w:rPrChange>
        </w:rPr>
        <w:t>,</w:t>
      </w:r>
      <w:r w:rsidR="00FC6E36" w:rsidRPr="005E53E2">
        <w:rPr>
          <w:strike/>
          <w:rPrChange w:id="164" w:author="Tim Hallett" w:date="2015-01-28T09:33:00Z">
            <w:rPr/>
          </w:rPrChange>
        </w:rPr>
        <w:t xml:space="preserve"> care is suboptimal</w:t>
      </w:r>
      <w:r w:rsidR="00773AEC" w:rsidRPr="005E53E2">
        <w:rPr>
          <w:strike/>
          <w:rPrChange w:id="165" w:author="Tim Hallett" w:date="2015-01-28T09:33:00Z">
            <w:rPr/>
          </w:rPrChange>
        </w:rPr>
        <w:t>.</w:t>
      </w:r>
      <w:r w:rsidR="0022749A" w:rsidRPr="005E53E2">
        <w:rPr>
          <w:strike/>
          <w:rPrChange w:id="166" w:author="Tim Hallett" w:date="2015-01-28T09:33:00Z">
            <w:rPr/>
          </w:rPrChange>
        </w:rPr>
        <w:t xml:space="preserve"> </w:t>
      </w:r>
      <w:r w:rsidR="009F6EC2" w:rsidRPr="005E53E2">
        <w:rPr>
          <w:strike/>
          <w:rPrChange w:id="167" w:author="Tim Hallett" w:date="2015-01-28T09:33:00Z">
            <w:rPr/>
          </w:rPrChange>
        </w:rPr>
        <w:t xml:space="preserve">When assessing HIV-related deaths </w:t>
      </w:r>
      <w:r w:rsidR="00C13972" w:rsidRPr="005E53E2">
        <w:rPr>
          <w:strike/>
          <w:rPrChange w:id="168" w:author="Tim Hallett" w:date="2015-01-28T09:33:00Z">
            <w:rPr/>
          </w:rPrChange>
        </w:rPr>
        <w:t>at</w:t>
      </w:r>
      <w:r w:rsidR="009F6EC2" w:rsidRPr="005E53E2">
        <w:rPr>
          <w:strike/>
          <w:rPrChange w:id="169" w:author="Tim Hallett" w:date="2015-01-28T09:33:00Z">
            <w:rPr/>
          </w:rPrChange>
        </w:rPr>
        <w:t xml:space="preserve"> the </w:t>
      </w:r>
      <w:r w:rsidR="00FE50EC" w:rsidRPr="005E53E2">
        <w:rPr>
          <w:strike/>
          <w:rPrChange w:id="170" w:author="Tim Hallett" w:date="2015-01-28T09:33:00Z">
            <w:rPr/>
          </w:rPrChange>
        </w:rPr>
        <w:t>community-level</w:t>
      </w:r>
      <w:r w:rsidR="004530C8" w:rsidRPr="005E53E2">
        <w:rPr>
          <w:strike/>
          <w:rPrChange w:id="171" w:author="Tim Hallett" w:date="2015-01-28T09:33:00Z">
            <w:rPr/>
          </w:rPrChange>
        </w:rPr>
        <w:t xml:space="preserve">, </w:t>
      </w:r>
      <w:r w:rsidR="005D2F86" w:rsidRPr="005E53E2">
        <w:rPr>
          <w:strike/>
          <w:rPrChange w:id="172" w:author="Tim Hallett" w:date="2015-01-28T09:33:00Z">
            <w:rPr/>
          </w:rPrChange>
        </w:rPr>
        <w:t>among</w:t>
      </w:r>
      <w:r w:rsidR="004530C8" w:rsidRPr="005E53E2">
        <w:rPr>
          <w:strike/>
          <w:rPrChange w:id="173" w:author="Tim Hallett" w:date="2015-01-28T09:33:00Z">
            <w:rPr/>
          </w:rPrChange>
        </w:rPr>
        <w:t xml:space="preserve"> all individuals,</w:t>
      </w:r>
      <w:r w:rsidR="009F6EC2" w:rsidRPr="005E53E2">
        <w:rPr>
          <w:strike/>
          <w:rPrChange w:id="174" w:author="Tim Hallett" w:date="2015-01-28T09:33:00Z">
            <w:rPr/>
          </w:rPrChange>
        </w:rPr>
        <w:t xml:space="preserve"> the majority of deaths </w:t>
      </w:r>
      <w:r w:rsidR="00E80AC6" w:rsidRPr="005E53E2">
        <w:rPr>
          <w:strike/>
          <w:rPrChange w:id="175" w:author="Tim Hallett" w:date="2015-01-28T09:33:00Z">
            <w:rPr/>
          </w:rPrChange>
        </w:rPr>
        <w:t>were</w:t>
      </w:r>
      <w:r w:rsidR="009F6EC2" w:rsidRPr="005E53E2">
        <w:rPr>
          <w:strike/>
          <w:rPrChange w:id="176" w:author="Tim Hallett" w:date="2015-01-28T09:33:00Z">
            <w:rPr/>
          </w:rPrChange>
        </w:rPr>
        <w:t xml:space="preserve"> attributable to patients who never initiate</w:t>
      </w:r>
      <w:r w:rsidR="00E80AC6" w:rsidRPr="005E53E2">
        <w:rPr>
          <w:strike/>
          <w:rPrChange w:id="177" w:author="Tim Hallett" w:date="2015-01-28T09:33:00Z">
            <w:rPr/>
          </w:rPrChange>
        </w:rPr>
        <w:t>d</w:t>
      </w:r>
      <w:r w:rsidR="009F6EC2" w:rsidRPr="005E53E2">
        <w:rPr>
          <w:strike/>
          <w:rPrChange w:id="178" w:author="Tim Hallett" w:date="2015-01-28T09:33:00Z">
            <w:rPr/>
          </w:rPrChange>
        </w:rPr>
        <w:t xml:space="preserve"> ART and in particular to patients who were aware of their HIV-status but due to failing</w:t>
      </w:r>
      <w:r w:rsidR="007E4669" w:rsidRPr="005E53E2">
        <w:rPr>
          <w:strike/>
          <w:rPrChange w:id="179" w:author="Tim Hallett" w:date="2015-01-28T09:33:00Z">
            <w:rPr/>
          </w:rPrChange>
        </w:rPr>
        <w:t>s</w:t>
      </w:r>
      <w:r w:rsidR="009F6EC2" w:rsidRPr="005E53E2">
        <w:rPr>
          <w:strike/>
          <w:rPrChange w:id="180" w:author="Tim Hallett" w:date="2015-01-28T09:33:00Z">
            <w:rPr/>
          </w:rPrChange>
        </w:rPr>
        <w:t xml:space="preserve"> of pre-ART care, did not initiate treatment (figure 2, left).</w:t>
      </w:r>
      <w:r w:rsidR="007E4669" w:rsidRPr="005E53E2">
        <w:rPr>
          <w:strike/>
          <w:rPrChange w:id="181" w:author="Tim Hallett" w:date="2015-01-28T09:33:00Z">
            <w:rPr/>
          </w:rPrChange>
        </w:rPr>
        <w:t xml:space="preserve"> However, when the same scenario </w:t>
      </w:r>
      <w:r w:rsidR="00182D46" w:rsidRPr="005E53E2">
        <w:rPr>
          <w:strike/>
          <w:rPrChange w:id="182" w:author="Tim Hallett" w:date="2015-01-28T09:33:00Z">
            <w:rPr/>
          </w:rPrChange>
        </w:rPr>
        <w:t>was</w:t>
      </w:r>
      <w:r w:rsidR="007E4669" w:rsidRPr="005E53E2">
        <w:rPr>
          <w:strike/>
          <w:rPrChange w:id="183" w:author="Tim Hallett" w:date="2015-01-28T09:33:00Z">
            <w:rPr/>
          </w:rPrChange>
        </w:rPr>
        <w:t xml:space="preserve"> considered from the </w:t>
      </w:r>
      <w:r w:rsidR="00FE50EC" w:rsidRPr="005E53E2">
        <w:rPr>
          <w:strike/>
          <w:rPrChange w:id="184" w:author="Tim Hallett" w:date="2015-01-28T09:33:00Z">
            <w:rPr/>
          </w:rPrChange>
        </w:rPr>
        <w:t>clinic-level</w:t>
      </w:r>
      <w:r w:rsidR="007E4669" w:rsidRPr="005E53E2">
        <w:rPr>
          <w:strike/>
          <w:rPrChange w:id="185" w:author="Tim Hallett" w:date="2015-01-28T09:33:00Z">
            <w:rPr/>
          </w:rPrChange>
        </w:rPr>
        <w:t>,</w:t>
      </w:r>
      <w:r w:rsidR="00161ABE" w:rsidRPr="005E53E2">
        <w:rPr>
          <w:strike/>
          <w:rPrChange w:id="186"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187" w:author="Tim Hallett" w:date="2015-01-28T09:33:00Z">
            <w:rPr/>
          </w:rPrChange>
        </w:rPr>
        <w:t>d</w:t>
      </w:r>
      <w:r w:rsidR="00161ABE" w:rsidRPr="005E53E2">
        <w:rPr>
          <w:strike/>
          <w:rPrChange w:id="188" w:author="Tim Hallett" w:date="2015-01-28T09:33:00Z">
            <w:rPr/>
          </w:rPrChange>
        </w:rPr>
        <w:t xml:space="preserve"> with care (from the left-hand figure) </w:t>
      </w:r>
      <w:r w:rsidR="00780F71" w:rsidRPr="005E53E2">
        <w:rPr>
          <w:strike/>
          <w:rPrChange w:id="189" w:author="Tim Hallett" w:date="2015-01-28T09:33:00Z">
            <w:rPr/>
          </w:rPrChange>
        </w:rPr>
        <w:t>was</w:t>
      </w:r>
      <w:r w:rsidR="00161ABE" w:rsidRPr="005E53E2">
        <w:rPr>
          <w:strike/>
          <w:rPrChange w:id="190" w:author="Tim Hallett" w:date="2015-01-28T09:33:00Z">
            <w:rPr/>
          </w:rPrChange>
        </w:rPr>
        <w:t xml:space="preserve"> absent. Additionally, the clinic-level view indicates that 35% of deceased patients had initiated ART; however, </w:t>
      </w:r>
      <w:r w:rsidR="00F24705" w:rsidRPr="005E53E2">
        <w:rPr>
          <w:strike/>
          <w:rPrChange w:id="191" w:author="Tim Hallett" w:date="2015-01-28T09:33:00Z">
            <w:rPr/>
          </w:rPrChange>
        </w:rPr>
        <w:t>stepping back to the community-level view, only 24% initiated ART prior to death.</w:t>
      </w:r>
      <w:r w:rsidR="007C2956" w:rsidRPr="005E53E2">
        <w:rPr>
          <w:strike/>
          <w:rPrChange w:id="192" w:author="Tim Hallett" w:date="2015-01-28T09:33:00Z">
            <w:rPr/>
          </w:rPrChange>
        </w:rPr>
        <w:t xml:space="preserve"> </w:t>
      </w:r>
      <w:r w:rsidR="00F24705" w:rsidRPr="005E53E2">
        <w:rPr>
          <w:strike/>
          <w:rPrChange w:id="193" w:author="Tim Hallett" w:date="2015-01-28T09:33:00Z">
            <w:rPr/>
          </w:rPrChange>
        </w:rPr>
        <w:t xml:space="preserve">These results highlight the major </w:t>
      </w:r>
      <w:r w:rsidR="00747E08" w:rsidRPr="005E53E2">
        <w:rPr>
          <w:strike/>
          <w:rPrChange w:id="194" w:author="Tim Hallett" w:date="2015-01-28T09:33:00Z">
            <w:rPr/>
          </w:rPrChange>
        </w:rPr>
        <w:t xml:space="preserve">limitation of </w:t>
      </w:r>
      <w:r w:rsidR="00F24705" w:rsidRPr="005E53E2">
        <w:rPr>
          <w:strike/>
          <w:rPrChange w:id="195" w:author="Tim Hallett" w:date="2015-01-28T09:33:00Z">
            <w:rPr/>
          </w:rPrChange>
        </w:rPr>
        <w:t xml:space="preserve">clinic-level data: only patients who contact the clinic are accounted for. </w:t>
      </w:r>
      <w:r w:rsidR="00747E08" w:rsidRPr="005E53E2">
        <w:rPr>
          <w:strike/>
          <w:rPrChange w:id="196" w:author="Tim Hallett" w:date="2015-01-28T09:33:00Z">
            <w:rPr/>
          </w:rPrChange>
        </w:rPr>
        <w:t>Consequently</w:t>
      </w:r>
      <w:r w:rsidR="00F24705" w:rsidRPr="005E53E2">
        <w:rPr>
          <w:strike/>
          <w:rPrChange w:id="197" w:author="Tim Hallett" w:date="2015-01-28T09:33:00Z">
            <w:rPr/>
          </w:rPrChange>
        </w:rPr>
        <w:t xml:space="preserve">, </w:t>
      </w:r>
      <w:r w:rsidR="007C2956" w:rsidRPr="005E53E2">
        <w:rPr>
          <w:strike/>
          <w:rPrChange w:id="198" w:author="Tim Hallett" w:date="2015-01-28T09:33:00Z">
            <w:rPr/>
          </w:rPrChange>
        </w:rPr>
        <w:t xml:space="preserve">masking </w:t>
      </w:r>
      <w:r w:rsidR="00747E08" w:rsidRPr="005E53E2">
        <w:rPr>
          <w:strike/>
          <w:rPrChange w:id="199" w:author="Tim Hallett" w:date="2015-01-28T09:33:00Z">
            <w:rPr/>
          </w:rPrChange>
        </w:rPr>
        <w:t>a major</w:t>
      </w:r>
      <w:r w:rsidR="00E40461" w:rsidRPr="005E53E2">
        <w:rPr>
          <w:strike/>
          <w:rPrChange w:id="200" w:author="Tim Hallett" w:date="2015-01-28T09:33:00Z">
            <w:rPr/>
          </w:rPrChange>
        </w:rPr>
        <w:t xml:space="preserve"> deficiency in care and</w:t>
      </w:r>
      <w:r w:rsidR="00747E08" w:rsidRPr="005E53E2">
        <w:rPr>
          <w:strike/>
          <w:rPrChange w:id="201" w:author="Tim Hallett" w:date="2015-01-28T09:33:00Z">
            <w:rPr/>
          </w:rPrChange>
        </w:rPr>
        <w:t xml:space="preserve"> cause of mortality</w:t>
      </w:r>
      <w:r w:rsidR="007C2956" w:rsidRPr="005E53E2">
        <w:rPr>
          <w:strike/>
          <w:rPrChange w:id="202" w:author="Tim Hallett" w:date="2015-01-28T09:33:00Z">
            <w:rPr/>
          </w:rPrChange>
        </w:rPr>
        <w:t>.</w:t>
      </w:r>
      <w:r w:rsidR="00747E08" w:rsidRPr="005E53E2">
        <w:rPr>
          <w:strike/>
          <w:rPrChange w:id="203" w:author="Tim Hallett" w:date="2015-01-28T09:33:00Z">
            <w:rPr/>
          </w:rPrChange>
        </w:rPr>
        <w:t xml:space="preserve"> </w:t>
      </w:r>
    </w:p>
    <w:p w14:paraId="735FAFB6" w14:textId="77777777" w:rsidR="00BA097D" w:rsidRPr="005E53E2" w:rsidRDefault="00BA097D" w:rsidP="007C2956">
      <w:pPr>
        <w:pStyle w:val="normal0"/>
        <w:rPr>
          <w:strike/>
          <w:rPrChange w:id="204" w:author="Tim Hallett" w:date="2015-01-28T09:33:00Z">
            <w:rPr/>
          </w:rPrChange>
        </w:rPr>
      </w:pPr>
    </w:p>
    <w:p w14:paraId="38E4BE45" w14:textId="77777777" w:rsidR="002D5362" w:rsidRPr="005E53E2" w:rsidRDefault="00F679B0" w:rsidP="001327D0">
      <w:pPr>
        <w:pStyle w:val="normal0"/>
        <w:ind w:firstLine="720"/>
        <w:rPr>
          <w:strike/>
          <w:rPrChange w:id="205" w:author="Tim Hallett" w:date="2015-01-28T09:33:00Z">
            <w:rPr/>
          </w:rPrChange>
        </w:rPr>
      </w:pPr>
      <w:r w:rsidRPr="005E53E2">
        <w:rPr>
          <w:strike/>
          <w:rPrChange w:id="206" w:author="Tim Hallett" w:date="2015-01-28T09:33:00Z">
            <w:rPr/>
          </w:rPrChange>
        </w:rPr>
        <w:t xml:space="preserve">Intervening </w:t>
      </w:r>
      <w:r w:rsidR="00DE6731" w:rsidRPr="005E53E2">
        <w:rPr>
          <w:strike/>
          <w:rPrChange w:id="207" w:author="Tim Hallett" w:date="2015-01-28T09:33:00Z">
            <w:rPr/>
          </w:rPrChange>
        </w:rPr>
        <w:t xml:space="preserve">at various points in care with individual interventions </w:t>
      </w:r>
      <w:r w:rsidR="008F6B85" w:rsidRPr="005E53E2">
        <w:rPr>
          <w:strike/>
          <w:rPrChange w:id="208" w:author="Tim Hallett" w:date="2015-01-28T09:33:00Z">
            <w:rPr/>
          </w:rPrChange>
        </w:rPr>
        <w:t xml:space="preserve">illustrates </w:t>
      </w:r>
      <w:r w:rsidR="00DE6731" w:rsidRPr="005E53E2">
        <w:rPr>
          <w:strike/>
          <w:rPrChange w:id="209" w:author="Tim Hallett" w:date="2015-01-28T09:33:00Z">
            <w:rPr/>
          </w:rPrChange>
        </w:rPr>
        <w:t xml:space="preserve">that HIV-testing and pre-ART retention are </w:t>
      </w:r>
      <w:r w:rsidR="00907D20" w:rsidRPr="005E53E2">
        <w:rPr>
          <w:strike/>
          <w:rPrChange w:id="210" w:author="Tim Hallett" w:date="2015-01-28T09:33:00Z">
            <w:rPr/>
          </w:rPrChange>
        </w:rPr>
        <w:t>suboptimal</w:t>
      </w:r>
      <w:r w:rsidR="00DE6731" w:rsidRPr="005E53E2">
        <w:rPr>
          <w:strike/>
          <w:rPrChange w:id="211" w:author="Tim Hallett" w:date="2015-01-28T09:33:00Z">
            <w:rPr/>
          </w:rPrChange>
        </w:rPr>
        <w:t xml:space="preserve">, as interventions </w:t>
      </w:r>
      <w:r w:rsidR="00A522D1" w:rsidRPr="005E53E2">
        <w:rPr>
          <w:strike/>
          <w:rPrChange w:id="212" w:author="Tim Hallett" w:date="2015-01-28T09:33:00Z">
            <w:rPr/>
          </w:rPrChange>
        </w:rPr>
        <w:t>targeting</w:t>
      </w:r>
      <w:r w:rsidR="00DE6731" w:rsidRPr="005E53E2">
        <w:rPr>
          <w:strike/>
          <w:rPrChange w:id="213" w:author="Tim Hallett" w:date="2015-01-28T09:33:00Z">
            <w:rPr/>
          </w:rPrChange>
        </w:rPr>
        <w:t xml:space="preserve"> </w:t>
      </w:r>
      <w:r w:rsidR="008F6B85" w:rsidRPr="005E53E2">
        <w:rPr>
          <w:strike/>
          <w:rPrChange w:id="214" w:author="Tim Hallett" w:date="2015-01-28T09:33:00Z">
            <w:rPr/>
          </w:rPrChange>
        </w:rPr>
        <w:t>those areas</w:t>
      </w:r>
      <w:r w:rsidR="00DE6731" w:rsidRPr="005E53E2">
        <w:rPr>
          <w:strike/>
          <w:rPrChange w:id="215" w:author="Tim Hallett" w:date="2015-01-28T09:33:00Z">
            <w:rPr/>
          </w:rPrChange>
        </w:rPr>
        <w:t xml:space="preserve">, such as HBCT or Improved Care, </w:t>
      </w:r>
      <w:r w:rsidR="007E2C2C" w:rsidRPr="005E53E2">
        <w:rPr>
          <w:strike/>
          <w:rPrChange w:id="216" w:author="Tim Hallett" w:date="2015-01-28T09:33:00Z">
            <w:rPr/>
          </w:rPrChange>
        </w:rPr>
        <w:t>were</w:t>
      </w:r>
      <w:r w:rsidR="00DE6731" w:rsidRPr="005E53E2">
        <w:rPr>
          <w:strike/>
          <w:rPrChange w:id="217" w:author="Tim Hallett" w:date="2015-01-28T09:33:00Z">
            <w:rPr/>
          </w:rPrChange>
        </w:rPr>
        <w:t xml:space="preserve"> highly impactful</w:t>
      </w:r>
      <w:r w:rsidR="00A522D1" w:rsidRPr="005E53E2">
        <w:rPr>
          <w:strike/>
          <w:rPrChange w:id="218" w:author="Tim Hallett" w:date="2015-01-28T09:33:00Z">
            <w:rPr/>
          </w:rPrChange>
        </w:rPr>
        <w:t xml:space="preserve"> (figure 3)</w:t>
      </w:r>
      <w:r w:rsidR="00DE6731" w:rsidRPr="005E53E2">
        <w:rPr>
          <w:strike/>
          <w:rPrChange w:id="219" w:author="Tim Hallett" w:date="2015-01-28T09:33:00Z">
            <w:rPr/>
          </w:rPrChange>
        </w:rPr>
        <w:t>. In contrast, removing pre-ART care all together (Immediate ART) and additionally actively seeking individuals (Universal Test &amp; Treat) avert</w:t>
      </w:r>
      <w:r w:rsidR="00E020A7" w:rsidRPr="005E53E2">
        <w:rPr>
          <w:strike/>
          <w:rPrChange w:id="220" w:author="Tim Hallett" w:date="2015-01-28T09:33:00Z">
            <w:rPr/>
          </w:rPrChange>
        </w:rPr>
        <w:t>ed</w:t>
      </w:r>
      <w:r w:rsidR="00DE6731" w:rsidRPr="005E53E2">
        <w:rPr>
          <w:strike/>
          <w:rPrChange w:id="221" w:author="Tim Hallett" w:date="2015-01-28T09:33:00Z">
            <w:rPr/>
          </w:rPrChange>
        </w:rPr>
        <w:t xml:space="preserve"> the most DALYs between 2010 and 2030</w:t>
      </w:r>
      <w:r w:rsidR="009A3304" w:rsidRPr="005E53E2">
        <w:rPr>
          <w:strike/>
          <w:rPrChange w:id="222" w:author="Tim Hallett" w:date="2015-01-28T09:33:00Z">
            <w:rPr/>
          </w:rPrChange>
        </w:rPr>
        <w:t>(</w:t>
      </w:r>
      <w:r w:rsidR="00AF1334" w:rsidRPr="005E53E2">
        <w:rPr>
          <w:strike/>
          <w:rPrChange w:id="223" w:author="Tim Hallett" w:date="2015-01-28T09:33:00Z">
            <w:rPr/>
          </w:rPrChange>
        </w:rPr>
        <w:t xml:space="preserve">3.62m and </w:t>
      </w:r>
      <w:r w:rsidR="009A3304" w:rsidRPr="005E53E2">
        <w:rPr>
          <w:strike/>
          <w:rPrChange w:id="224" w:author="Tim Hallett" w:date="2015-01-28T09:33:00Z">
            <w:rPr/>
          </w:rPrChange>
        </w:rPr>
        <w:t>5.59m DALYs averted,</w:t>
      </w:r>
      <w:r w:rsidR="00AF1334" w:rsidRPr="005E53E2">
        <w:rPr>
          <w:strike/>
          <w:rPrChange w:id="225" w:author="Tim Hallett" w:date="2015-01-28T09:33:00Z">
            <w:rPr/>
          </w:rPrChange>
        </w:rPr>
        <w:t xml:space="preserve"> 32% and</w:t>
      </w:r>
      <w:r w:rsidR="009A3304" w:rsidRPr="005E53E2">
        <w:rPr>
          <w:strike/>
          <w:rPrChange w:id="226" w:author="Tim Hallett" w:date="2015-01-28T09:33:00Z">
            <w:rPr/>
          </w:rPrChange>
        </w:rPr>
        <w:t xml:space="preserve"> 50% of MAI</w:t>
      </w:r>
      <w:r w:rsidR="00924319" w:rsidRPr="005E53E2">
        <w:rPr>
          <w:strike/>
          <w:rPrChange w:id="227" w:author="Tim Hallett" w:date="2015-01-28T09:33:00Z">
            <w:rPr/>
          </w:rPrChange>
        </w:rPr>
        <w:t>, respectively</w:t>
      </w:r>
      <w:r w:rsidR="009A3304" w:rsidRPr="005E53E2">
        <w:rPr>
          <w:strike/>
          <w:rPrChange w:id="228" w:author="Tim Hallett" w:date="2015-01-28T09:33:00Z">
            <w:rPr/>
          </w:rPrChange>
        </w:rPr>
        <w:t>)</w:t>
      </w:r>
      <w:r w:rsidR="00DE6731" w:rsidRPr="005E53E2">
        <w:rPr>
          <w:strike/>
          <w:rPrChange w:id="229" w:author="Tim Hallett" w:date="2015-01-28T09:33:00Z">
            <w:rPr/>
          </w:rPrChange>
        </w:rPr>
        <w:t xml:space="preserve">; however, these interventions </w:t>
      </w:r>
      <w:r w:rsidR="007723F5" w:rsidRPr="005E53E2">
        <w:rPr>
          <w:strike/>
          <w:rPrChange w:id="230" w:author="Tim Hallett" w:date="2015-01-28T09:33:00Z">
            <w:rPr/>
          </w:rPrChange>
        </w:rPr>
        <w:t>were</w:t>
      </w:r>
      <w:r w:rsidR="00DE6731" w:rsidRPr="005E53E2">
        <w:rPr>
          <w:strike/>
          <w:rPrChange w:id="231" w:author="Tim Hallett" w:date="2015-01-28T09:33:00Z">
            <w:rPr/>
          </w:rPrChange>
        </w:rPr>
        <w:t xml:space="preserve"> </w:t>
      </w:r>
      <w:r w:rsidR="009479F3" w:rsidRPr="005E53E2">
        <w:rPr>
          <w:strike/>
          <w:rPrChange w:id="232" w:author="Tim Hallett" w:date="2015-01-28T09:33:00Z">
            <w:rPr/>
          </w:rPrChange>
        </w:rPr>
        <w:t xml:space="preserve">the most </w:t>
      </w:r>
      <w:r w:rsidR="00DE6731" w:rsidRPr="005E53E2">
        <w:rPr>
          <w:strike/>
          <w:rPrChange w:id="233" w:author="Tim Hallett" w:date="2015-01-28T09:33:00Z">
            <w:rPr/>
          </w:rPrChange>
        </w:rPr>
        <w:t xml:space="preserve">expensive to </w:t>
      </w:r>
      <w:proofErr w:type="gramStart"/>
      <w:r w:rsidR="00DE6731" w:rsidRPr="005E53E2">
        <w:rPr>
          <w:strike/>
          <w:rPrChange w:id="234" w:author="Tim Hallett" w:date="2015-01-28T09:33:00Z">
            <w:rPr/>
          </w:rPrChange>
        </w:rPr>
        <w:t>implement</w:t>
      </w:r>
      <w:r w:rsidR="00924319" w:rsidRPr="005E53E2">
        <w:rPr>
          <w:strike/>
          <w:rPrChange w:id="235" w:author="Tim Hallett" w:date="2015-01-28T09:33:00Z">
            <w:rPr/>
          </w:rPrChange>
        </w:rPr>
        <w:t>(</w:t>
      </w:r>
      <w:proofErr w:type="gramEnd"/>
      <w:r w:rsidR="00924319" w:rsidRPr="005E53E2">
        <w:rPr>
          <w:strike/>
          <w:rPrChange w:id="236" w:author="Tim Hallett" w:date="2015-01-28T09:33:00Z">
            <w:rPr/>
          </w:rPrChange>
        </w:rPr>
        <w:t>$1.64b and $4.27b</w:t>
      </w:r>
      <w:r w:rsidR="00955623" w:rsidRPr="005E53E2">
        <w:rPr>
          <w:strike/>
          <w:rPrChange w:id="237" w:author="Tim Hallett" w:date="2015-01-28T09:33:00Z">
            <w:rPr/>
          </w:rPrChange>
        </w:rPr>
        <w:t>, respectively</w:t>
      </w:r>
      <w:r w:rsidR="00924319" w:rsidRPr="005E53E2">
        <w:rPr>
          <w:strike/>
          <w:rPrChange w:id="238" w:author="Tim Hallett" w:date="2015-01-28T09:33:00Z">
            <w:rPr/>
          </w:rPrChange>
        </w:rPr>
        <w:t>)</w:t>
      </w:r>
      <w:r w:rsidR="00DE6731" w:rsidRPr="005E53E2">
        <w:rPr>
          <w:strike/>
          <w:rPrChange w:id="239" w:author="Tim Hallett" w:date="2015-01-28T09:33:00Z">
            <w:rPr/>
          </w:rPrChange>
        </w:rPr>
        <w:t xml:space="preserve">. </w:t>
      </w:r>
      <w:commentRangeStart w:id="240"/>
      <w:r w:rsidR="00DE6731" w:rsidRPr="005E53E2">
        <w:rPr>
          <w:strike/>
          <w:rPrChange w:id="241" w:author="Tim Hallett" w:date="2015-01-28T09:33:00Z">
            <w:rPr/>
          </w:rPrChange>
        </w:rPr>
        <w:t>F</w:t>
      </w:r>
      <w:r w:rsidRPr="005E53E2">
        <w:rPr>
          <w:strike/>
          <w:rPrChange w:id="242" w:author="Tim Hallett" w:date="2015-01-28T09:33:00Z">
            <w:rPr/>
          </w:rPrChange>
        </w:rPr>
        <w:t xml:space="preserve">rom analysis of these individual </w:t>
      </w:r>
      <w:r w:rsidR="00CD599C" w:rsidRPr="005E53E2">
        <w:rPr>
          <w:strike/>
          <w:rPrChange w:id="243" w:author="Tim Hallett" w:date="2015-01-28T09:33:00Z">
            <w:rPr/>
          </w:rPrChange>
        </w:rPr>
        <w:t>strategies</w:t>
      </w:r>
      <w:r w:rsidRPr="005E53E2">
        <w:rPr>
          <w:strike/>
          <w:rPrChange w:id="244" w:author="Tim Hallett" w:date="2015-01-28T09:33:00Z">
            <w:rPr/>
          </w:rPrChange>
        </w:rPr>
        <w:t>, no single large-impact low-cost intervention</w:t>
      </w:r>
      <w:r w:rsidR="00DE6731" w:rsidRPr="005E53E2">
        <w:rPr>
          <w:strike/>
          <w:rPrChange w:id="245" w:author="Tim Hallett" w:date="2015-01-28T09:33:00Z">
            <w:rPr/>
          </w:rPrChange>
        </w:rPr>
        <w:t xml:space="preserve"> was identified</w:t>
      </w:r>
      <w:r w:rsidR="00D86A28" w:rsidRPr="005E53E2">
        <w:rPr>
          <w:strike/>
          <w:rPrChange w:id="246" w:author="Tim Hallett" w:date="2015-01-28T09:33:00Z">
            <w:rPr/>
          </w:rPrChange>
        </w:rPr>
        <w:t>,</w:t>
      </w:r>
      <w:r w:rsidRPr="005E53E2">
        <w:rPr>
          <w:strike/>
          <w:rPrChange w:id="247" w:author="Tim Hallett" w:date="2015-01-28T09:33:00Z">
            <w:rPr/>
          </w:rPrChange>
        </w:rPr>
        <w:t xml:space="preserve"> </w:t>
      </w:r>
      <w:commentRangeEnd w:id="240"/>
      <w:r w:rsidR="00E22793" w:rsidRPr="005E53E2">
        <w:rPr>
          <w:rStyle w:val="CommentReference"/>
          <w:strike/>
          <w:rPrChange w:id="248" w:author="Tim Hallett" w:date="2015-01-28T09:33:00Z">
            <w:rPr>
              <w:rStyle w:val="CommentReference"/>
            </w:rPr>
          </w:rPrChange>
        </w:rPr>
        <w:commentReference w:id="240"/>
      </w:r>
      <w:r w:rsidR="00D86A28" w:rsidRPr="005E53E2">
        <w:rPr>
          <w:rStyle w:val="CommentReference"/>
          <w:strike/>
          <w:rPrChange w:id="249" w:author="Tim Hallett" w:date="2015-01-28T09:33:00Z">
            <w:rPr>
              <w:rStyle w:val="CommentReference"/>
            </w:rPr>
          </w:rPrChange>
        </w:rPr>
        <w:t>w</w:t>
      </w:r>
      <w:r w:rsidR="00D86A28" w:rsidRPr="005E53E2">
        <w:rPr>
          <w:strike/>
          <w:rPrChange w:id="250" w:author="Tim Hallett" w:date="2015-01-28T09:33:00Z">
            <w:rPr/>
          </w:rPrChange>
        </w:rPr>
        <w:t>ith</w:t>
      </w:r>
      <w:r w:rsidRPr="005E53E2">
        <w:rPr>
          <w:strike/>
          <w:rPrChange w:id="251" w:author="Tim Hallett" w:date="2015-01-28T09:33:00Z">
            <w:rPr/>
          </w:rPrChange>
        </w:rPr>
        <w:t xml:space="preserve"> high impact interventions </w:t>
      </w:r>
      <w:r w:rsidR="00D86A28" w:rsidRPr="005E53E2">
        <w:rPr>
          <w:strike/>
          <w:rPrChange w:id="252" w:author="Tim Hallett" w:date="2015-01-28T09:33:00Z">
            <w:rPr/>
          </w:rPrChange>
        </w:rPr>
        <w:t xml:space="preserve">having a </w:t>
      </w:r>
      <w:r w:rsidRPr="005E53E2">
        <w:rPr>
          <w:strike/>
          <w:rPrChange w:id="253" w:author="Tim Hallett" w:date="2015-01-28T09:33:00Z">
            <w:rPr/>
          </w:rPrChange>
        </w:rPr>
        <w:t xml:space="preserve">high cost per DALY averted and </w:t>
      </w:r>
      <w:r w:rsidR="00D86A28" w:rsidRPr="005E53E2">
        <w:rPr>
          <w:strike/>
          <w:rPrChange w:id="254" w:author="Tim Hallett" w:date="2015-01-28T09:33:00Z">
            <w:rPr/>
          </w:rPrChange>
        </w:rPr>
        <w:t>low cost interventions hav</w:t>
      </w:r>
      <w:r w:rsidR="00CD599C" w:rsidRPr="005E53E2">
        <w:rPr>
          <w:strike/>
          <w:rPrChange w:id="255" w:author="Tim Hallett" w:date="2015-01-28T09:33:00Z">
            <w:rPr/>
          </w:rPrChange>
        </w:rPr>
        <w:t>ing a low cost per DALY averted</w:t>
      </w:r>
      <w:r w:rsidR="00537A46" w:rsidRPr="005E53E2">
        <w:rPr>
          <w:strike/>
          <w:rPrChange w:id="256" w:author="Tim Hallett" w:date="2015-01-28T09:33:00Z">
            <w:rPr/>
          </w:rPrChange>
        </w:rPr>
        <w:t>. Additionally, w</w:t>
      </w:r>
      <w:r w:rsidR="00EA7FA2" w:rsidRPr="005E53E2">
        <w:rPr>
          <w:strike/>
          <w:rPrChange w:id="257" w:author="Tim Hallett" w:date="2015-01-28T09:33:00Z">
            <w:rPr/>
          </w:rPrChange>
        </w:rPr>
        <w:t>e identified a combination of six interventions that when applied simultaneously improve</w:t>
      </w:r>
      <w:r w:rsidR="00C012F1" w:rsidRPr="005E53E2">
        <w:rPr>
          <w:strike/>
          <w:rPrChange w:id="258" w:author="Tim Hallett" w:date="2015-01-28T09:33:00Z">
            <w:rPr/>
          </w:rPrChange>
        </w:rPr>
        <w:t>d</w:t>
      </w:r>
      <w:r w:rsidR="00EA7FA2" w:rsidRPr="005E53E2">
        <w:rPr>
          <w:strike/>
          <w:rPrChange w:id="259" w:author="Tim Hallett" w:date="2015-01-28T09:33:00Z">
            <w:rPr/>
          </w:rPrChange>
        </w:rPr>
        <w:t xml:space="preserve"> patient outcomes</w:t>
      </w:r>
      <w:r w:rsidR="00537A46" w:rsidRPr="005E53E2">
        <w:rPr>
          <w:strike/>
          <w:rPrChange w:id="260" w:author="Tim Hallett" w:date="2015-01-28T09:33:00Z">
            <w:rPr/>
          </w:rPrChange>
        </w:rPr>
        <w:t xml:space="preserve"> </w:t>
      </w:r>
      <w:r w:rsidR="00EA7FA2" w:rsidRPr="005E53E2">
        <w:rPr>
          <w:strike/>
          <w:rPrChange w:id="261" w:author="Tim Hallett" w:date="2015-01-28T09:33:00Z">
            <w:rPr/>
          </w:rPrChange>
        </w:rPr>
        <w:t>at a cost of $353 per DALY averted</w:t>
      </w:r>
      <w:r w:rsidR="00894DB3" w:rsidRPr="005E53E2">
        <w:rPr>
          <w:strike/>
          <w:rPrChange w:id="262" w:author="Tim Hallett" w:date="2015-01-28T09:33:00Z">
            <w:rPr/>
          </w:rPrChange>
        </w:rPr>
        <w:t xml:space="preserve"> compared to baseline</w:t>
      </w:r>
      <w:r w:rsidR="00EA7FA2" w:rsidRPr="005E53E2">
        <w:rPr>
          <w:strike/>
          <w:rPrChange w:id="263" w:author="Tim Hallett" w:date="2015-01-28T09:33:00Z">
            <w:rPr/>
          </w:rPrChange>
        </w:rPr>
        <w:t xml:space="preserve">. </w:t>
      </w:r>
      <w:r w:rsidR="00FA79B7" w:rsidRPr="005E53E2">
        <w:rPr>
          <w:strike/>
          <w:rPrChange w:id="264" w:author="Tim Hallett" w:date="2015-01-28T09:33:00Z">
            <w:rPr/>
          </w:rPrChange>
        </w:rPr>
        <w:t>This combination strengthened</w:t>
      </w:r>
      <w:r w:rsidR="00FA295E" w:rsidRPr="005E53E2">
        <w:rPr>
          <w:strike/>
          <w:rPrChange w:id="265" w:author="Tim Hallett" w:date="2015-01-28T09:33:00Z">
            <w:rPr/>
          </w:rPrChange>
        </w:rPr>
        <w:t xml:space="preserve"> care at multiple points and is potentially as impactful as the Universal Test and Treat </w:t>
      </w:r>
      <w:r w:rsidR="00A43C59" w:rsidRPr="005E53E2">
        <w:rPr>
          <w:strike/>
          <w:rPrChange w:id="266" w:author="Tim Hallett" w:date="2015-01-28T09:33:00Z">
            <w:rPr/>
          </w:rPrChange>
        </w:rPr>
        <w:t>strategy</w:t>
      </w:r>
      <w:r w:rsidR="00FA295E" w:rsidRPr="005E53E2">
        <w:rPr>
          <w:strike/>
          <w:rPrChange w:id="267" w:author="Tim Hallett" w:date="2015-01-28T09:33:00Z">
            <w:rPr/>
          </w:rPrChange>
        </w:rPr>
        <w:t xml:space="preserve"> but with a lower average cost-</w:t>
      </w:r>
      <w:r w:rsidR="00FA295E" w:rsidRPr="005E53E2">
        <w:rPr>
          <w:strike/>
          <w:rPrChange w:id="268" w:author="Tim Hallett" w:date="2015-01-28T09:33:00Z">
            <w:rPr/>
          </w:rPrChange>
        </w:rPr>
        <w:lastRenderedPageBreak/>
        <w: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269" w:author="Tim Hallett" w:date="2015-01-28T09:33:00Z">
            <w:rPr/>
          </w:rPrChange>
        </w:rPr>
      </w:pPr>
      <w:r w:rsidRPr="005E53E2">
        <w:rPr>
          <w:strike/>
          <w:rPrChange w:id="270" w:author="Tim Hallett" w:date="2015-01-28T09:33:00Z">
            <w:rPr/>
          </w:rPrChange>
        </w:rPr>
        <w:t xml:space="preserve">This work indicates that it is imperative for ART programmes to evaluate patient outcomes from the population perspective. The </w:t>
      </w:r>
      <w:r w:rsidR="00FF056D" w:rsidRPr="005E53E2">
        <w:rPr>
          <w:strike/>
          <w:rPrChange w:id="271" w:author="Tim Hallett" w:date="2015-01-28T09:33:00Z">
            <w:rPr/>
          </w:rPrChange>
        </w:rPr>
        <w:t xml:space="preserve">clinic-level view </w:t>
      </w:r>
      <w:r w:rsidR="008B1D49" w:rsidRPr="005E53E2">
        <w:rPr>
          <w:strike/>
          <w:rPrChange w:id="272" w:author="Tim Hallett" w:date="2015-01-28T09:33:00Z">
            <w:rPr/>
          </w:rPrChange>
        </w:rPr>
        <w:t xml:space="preserve">is </w:t>
      </w:r>
      <w:r w:rsidRPr="005E53E2">
        <w:rPr>
          <w:strike/>
          <w:rPrChange w:id="273" w:author="Tim Hallett" w:date="2015-01-28T09:33:00Z">
            <w:rPr/>
          </w:rPrChange>
        </w:rPr>
        <w:t>biased, as on</w:t>
      </w:r>
      <w:r w:rsidR="00E667F8" w:rsidRPr="005E53E2">
        <w:rPr>
          <w:strike/>
          <w:rPrChange w:id="274" w:author="Tim Hallett" w:date="2015-01-28T09:33:00Z">
            <w:rPr/>
          </w:rPrChange>
        </w:rPr>
        <w:t xml:space="preserve">ly individuals who have had contact </w:t>
      </w:r>
      <w:r w:rsidRPr="005E53E2">
        <w:rPr>
          <w:strike/>
          <w:rPrChange w:id="275" w:author="Tim Hallett" w:date="2015-01-28T09:33:00Z">
            <w:rPr/>
          </w:rPrChange>
        </w:rPr>
        <w:t xml:space="preserve">with the clinic are accounted for. </w:t>
      </w:r>
      <w:r w:rsidR="00E667F8" w:rsidRPr="005E53E2">
        <w:rPr>
          <w:strike/>
          <w:rPrChange w:id="276" w:author="Tim Hallett" w:date="2015-01-28T09:33:00Z">
            <w:rPr/>
          </w:rPrChange>
        </w:rPr>
        <w:t xml:space="preserve">Thus, to fully understand where deficiencies in care are leading to lives being lost to HIV, </w:t>
      </w:r>
      <w:r w:rsidR="00FF056D" w:rsidRPr="005E53E2">
        <w:rPr>
          <w:strike/>
          <w:rPrChange w:id="277" w:author="Tim Hallett" w:date="2015-01-28T09:33:00Z">
            <w:rPr/>
          </w:rPrChange>
        </w:rPr>
        <w:t>the entire community must be fully represented</w:t>
      </w:r>
      <w:r w:rsidR="00E667F8" w:rsidRPr="005E53E2">
        <w:rPr>
          <w:strike/>
          <w:rPrChange w:id="278" w:author="Tim Hallett" w:date="2015-01-28T09:33:00Z">
            <w:rPr/>
          </w:rPrChange>
        </w:rPr>
        <w:t xml:space="preserve">. </w:t>
      </w:r>
      <w:r w:rsidR="009C5095" w:rsidRPr="005E53E2">
        <w:rPr>
          <w:strike/>
          <w:rPrChange w:id="279" w:author="Tim Hallett" w:date="2015-01-28T09:33:00Z">
            <w:rPr/>
          </w:rPrChange>
        </w:rPr>
        <w:t xml:space="preserve">This poses significant challenges for HIV care </w:t>
      </w:r>
      <w:r w:rsidR="009378A7" w:rsidRPr="005E53E2">
        <w:rPr>
          <w:strike/>
          <w:rPrChange w:id="280" w:author="Tim Hallett" w:date="2015-01-28T09:33:00Z">
            <w:rPr/>
          </w:rPrChange>
        </w:rPr>
        <w:t>providers,</w:t>
      </w:r>
      <w:r w:rsidR="00FF056D" w:rsidRPr="005E53E2">
        <w:rPr>
          <w:strike/>
          <w:rPrChange w:id="281" w:author="Tim Hallett" w:date="2015-01-28T09:33:00Z">
            <w:rPr/>
          </w:rPrChange>
        </w:rPr>
        <w:t xml:space="preserve"> as assessing community-</w:t>
      </w:r>
      <w:r w:rsidR="009C5095" w:rsidRPr="005E53E2">
        <w:rPr>
          <w:strike/>
          <w:rPrChange w:id="282" w:author="Tim Hallett" w:date="2015-01-28T09:33:00Z">
            <w:rPr/>
          </w:rPrChange>
        </w:rPr>
        <w:t>level outcomes, particular</w:t>
      </w:r>
      <w:r w:rsidR="00E8776E" w:rsidRPr="005E53E2">
        <w:rPr>
          <w:strike/>
          <w:rPrChange w:id="283" w:author="Tim Hallett" w:date="2015-01-28T09:33:00Z">
            <w:rPr/>
          </w:rPrChange>
        </w:rPr>
        <w:t>ly</w:t>
      </w:r>
      <w:r w:rsidR="009C5095" w:rsidRPr="005E53E2">
        <w:rPr>
          <w:strike/>
          <w:rPrChange w:id="284" w:author="Tim Hallett" w:date="2015-01-28T09:33:00Z">
            <w:rPr/>
          </w:rPrChange>
        </w:rPr>
        <w:t xml:space="preserve"> among individuals with no prior engagement in care, is both financially and logistically </w:t>
      </w:r>
      <w:r w:rsidR="009378A7" w:rsidRPr="005E53E2">
        <w:rPr>
          <w:strike/>
          <w:rPrChange w:id="285" w:author="Tim Hallett" w:date="2015-01-28T09:33:00Z">
            <w:rPr/>
          </w:rPrChange>
        </w:rPr>
        <w:t>testing</w:t>
      </w:r>
      <w:r w:rsidR="009C5095" w:rsidRPr="005E53E2">
        <w:rPr>
          <w:strike/>
          <w:rPrChange w:id="286" w:author="Tim Hallett" w:date="2015-01-28T09:33:00Z">
            <w:rPr/>
          </w:rPrChange>
        </w:rPr>
        <w:t>.</w:t>
      </w:r>
      <w:r w:rsidR="004D2013" w:rsidRPr="005E53E2">
        <w:rPr>
          <w:strike/>
          <w:rPrChange w:id="287" w:author="Tim Hallett" w:date="2015-01-28T09:33:00Z">
            <w:rPr/>
          </w:rPrChange>
        </w:rPr>
        <w:t xml:space="preserve"> Additionally, as ART programmes consider </w:t>
      </w:r>
      <w:r w:rsidR="00C261F3" w:rsidRPr="005E53E2">
        <w:rPr>
          <w:strike/>
          <w:rPrChange w:id="288" w:author="Tim Hallett" w:date="2015-01-28T09:33:00Z">
            <w:rPr/>
          </w:rPrChange>
        </w:rPr>
        <w:t xml:space="preserve">intervening </w:t>
      </w:r>
      <w:r w:rsidR="004D2013" w:rsidRPr="005E53E2">
        <w:rPr>
          <w:strike/>
          <w:rPrChange w:id="289" w:author="Tim Hallett" w:date="2015-01-28T09:33:00Z">
            <w:rPr/>
          </w:rPrChange>
        </w:rPr>
        <w:t>to improve care, many current</w:t>
      </w:r>
      <w:r w:rsidR="00FF056D" w:rsidRPr="005E53E2">
        <w:rPr>
          <w:strike/>
          <w:rPrChange w:id="290" w:author="Tim Hallett" w:date="2015-01-28T09:33:00Z">
            <w:rPr/>
          </w:rPrChange>
        </w:rPr>
        <w:t>ly available</w:t>
      </w:r>
      <w:r w:rsidR="004D2013" w:rsidRPr="005E53E2">
        <w:rPr>
          <w:strike/>
          <w:rPrChange w:id="291" w:author="Tim Hallett" w:date="2015-01-28T09:33:00Z">
            <w:rPr/>
          </w:rPrChange>
        </w:rPr>
        <w:t xml:space="preserve"> interventions only ta</w:t>
      </w:r>
      <w:r w:rsidR="00FB28BC" w:rsidRPr="005E53E2">
        <w:rPr>
          <w:strike/>
          <w:rPrChange w:id="292" w:author="Tim Hallett" w:date="2015-01-28T09:33:00Z">
            <w:rPr/>
          </w:rPrChange>
        </w:rPr>
        <w:t>r</w:t>
      </w:r>
      <w:r w:rsidR="004D2013" w:rsidRPr="005E53E2">
        <w:rPr>
          <w:strike/>
          <w:rPrChange w:id="293" w:author="Tim Hallett" w:date="2015-01-28T09:33:00Z">
            <w:rPr/>
          </w:rPrChange>
        </w:rPr>
        <w:t>get one aspect of care</w:t>
      </w:r>
      <w:r w:rsidR="004D2013" w:rsidRPr="005E53E2">
        <w:rPr>
          <w:strike/>
          <w:rPrChange w:id="294"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295" w:author="Tim Hallett" w:date="2015-01-28T09:33:00Z">
            <w:rPr/>
          </w:rPrChange>
        </w:rPr>
        <w:fldChar w:fldCharType="separate"/>
      </w:r>
      <w:r w:rsidR="004D2013" w:rsidRPr="005E53E2">
        <w:rPr>
          <w:strike/>
          <w:lang w:val="en-US"/>
          <w:rPrChange w:id="296" w:author="Tim Hallett" w:date="2015-01-28T09:33:00Z">
            <w:rPr>
              <w:lang w:val="en-US"/>
            </w:rPr>
          </w:rPrChange>
        </w:rPr>
        <w:t>{Kilmarx:2013iy, Barnighausen:2011cb</w:t>
      </w:r>
      <w:r w:rsidR="004D2013" w:rsidRPr="005E53E2">
        <w:rPr>
          <w:strike/>
          <w:rPrChange w:id="297" w:author="Tim Hallett" w:date="2015-01-28T09:33:00Z">
            <w:rPr/>
          </w:rPrChange>
        </w:rPr>
        <w:fldChar w:fldCharType="end"/>
      </w:r>
      <w:r w:rsidR="004D2013" w:rsidRPr="005E53E2">
        <w:rPr>
          <w:strike/>
          <w:rPrChange w:id="298" w:author="Tim Hallett" w:date="2015-01-28T09:33:00Z">
            <w:rPr/>
          </w:rPrChange>
        </w:rPr>
        <w:t>,</w:t>
      </w:r>
      <w:r w:rsidR="004D2013" w:rsidRPr="005E53E2">
        <w:rPr>
          <w:strike/>
          <w:rPrChange w:id="299"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300" w:author="Tim Hallett" w:date="2015-01-28T09:33:00Z">
            <w:rPr/>
          </w:rPrChange>
        </w:rPr>
        <w:fldChar w:fldCharType="separate"/>
      </w:r>
      <w:r w:rsidR="004D2013" w:rsidRPr="005E53E2">
        <w:rPr>
          <w:strike/>
          <w:lang w:val="en-US"/>
          <w:rPrChange w:id="301" w:author="Tim Hallett" w:date="2015-01-28T09:33:00Z">
            <w:rPr>
              <w:lang w:val="en-US"/>
            </w:rPr>
          </w:rPrChange>
        </w:rPr>
        <w:t>Govindasamy:2014fa}</w:t>
      </w:r>
      <w:r w:rsidR="004D2013" w:rsidRPr="005E53E2">
        <w:rPr>
          <w:strike/>
          <w:rPrChange w:id="302" w:author="Tim Hallett" w:date="2015-01-28T09:33:00Z">
            <w:rPr/>
          </w:rPrChange>
        </w:rPr>
        <w:fldChar w:fldCharType="end"/>
      </w:r>
      <w:r w:rsidR="004D2013" w:rsidRPr="005E53E2">
        <w:rPr>
          <w:strike/>
          <w:rPrChange w:id="303" w:author="Tim Hallett" w:date="2015-01-28T09:33:00Z">
            <w:rPr/>
          </w:rPrChange>
        </w:rPr>
        <w:t xml:space="preserve">. </w:t>
      </w:r>
      <w:r w:rsidR="00B8471C" w:rsidRPr="005E53E2">
        <w:rPr>
          <w:strike/>
          <w:rPrChange w:id="304" w:author="Tim Hallett" w:date="2015-01-28T09:33:00Z">
            <w:rPr/>
          </w:rPrChange>
        </w:rPr>
        <w:t xml:space="preserve">Our results </w:t>
      </w:r>
      <w:r w:rsidR="00D81B25" w:rsidRPr="005E53E2">
        <w:rPr>
          <w:strike/>
          <w:rPrChange w:id="305" w:author="Tim Hallett" w:date="2015-01-28T09:33:00Z">
            <w:rPr/>
          </w:rPrChange>
        </w:rPr>
        <w:t xml:space="preserve">deduce that a single intervention strategy provides </w:t>
      </w:r>
      <w:r w:rsidR="002A668D" w:rsidRPr="005E53E2">
        <w:rPr>
          <w:strike/>
          <w:rPrChange w:id="306" w:author="Tim Hallett" w:date="2015-01-28T09:33:00Z">
            <w:rPr/>
          </w:rPrChange>
        </w:rPr>
        <w:t xml:space="preserve">limited </w:t>
      </w:r>
      <w:r w:rsidR="00341D62" w:rsidRPr="005E53E2">
        <w:rPr>
          <w:strike/>
          <w:rPrChange w:id="307" w:author="Tim Hallett" w:date="2015-01-28T09:33:00Z">
            <w:rPr/>
          </w:rPrChange>
        </w:rPr>
        <w:t xml:space="preserve">benefit, as </w:t>
      </w:r>
      <w:r w:rsidR="004D2013" w:rsidRPr="005E53E2">
        <w:rPr>
          <w:strike/>
          <w:rPrChange w:id="308" w:author="Tim Hallett" w:date="2015-01-28T09:33:00Z">
            <w:rPr/>
          </w:rPrChange>
        </w:rPr>
        <w:t xml:space="preserve">any </w:t>
      </w:r>
      <w:r w:rsidR="00341D62" w:rsidRPr="005E53E2">
        <w:rPr>
          <w:strike/>
          <w:rPrChange w:id="309" w:author="Tim Hallett" w:date="2015-01-28T09:33:00Z">
            <w:rPr/>
          </w:rPrChange>
        </w:rPr>
        <w:t xml:space="preserve">individual </w:t>
      </w:r>
      <w:r w:rsidR="004D2013" w:rsidRPr="005E53E2">
        <w:rPr>
          <w:strike/>
          <w:rPrChange w:id="310" w:author="Tim Hallett" w:date="2015-01-28T09:33:00Z">
            <w:rPr/>
          </w:rPrChange>
        </w:rPr>
        <w:t>intervention</w:t>
      </w:r>
      <w:r w:rsidR="00D37554" w:rsidRPr="005E53E2">
        <w:rPr>
          <w:strike/>
          <w:rPrChange w:id="311" w:author="Tim Hallett" w:date="2015-01-28T09:33:00Z">
            <w:rPr/>
          </w:rPrChange>
        </w:rPr>
        <w:t>s enacted</w:t>
      </w:r>
      <w:r w:rsidR="004D2013" w:rsidRPr="005E53E2">
        <w:rPr>
          <w:strike/>
          <w:rPrChange w:id="312" w:author="Tim Hallett" w:date="2015-01-28T09:33:00Z">
            <w:rPr/>
          </w:rPrChange>
        </w:rPr>
        <w:t xml:space="preserve"> will be attenuated by downstream deficiencies in care, and also limited by any upstream constraints.</w:t>
      </w:r>
      <w:r w:rsidR="00E8776E" w:rsidRPr="005E53E2">
        <w:rPr>
          <w:strike/>
          <w:rPrChange w:id="313" w:author="Tim Hallett" w:date="2015-01-28T09:33:00Z">
            <w:rPr/>
          </w:rPrChange>
        </w:rPr>
        <w:t xml:space="preserve"> </w:t>
      </w:r>
      <w:r w:rsidR="004D2013" w:rsidRPr="005E53E2">
        <w:rPr>
          <w:strike/>
          <w:rPrChange w:id="314" w:author="Tim Hallett" w:date="2015-01-28T09:33:00Z">
            <w:rPr/>
          </w:rPrChange>
        </w:rPr>
        <w:t>For instance, interventions targeting linkage to care will be constrained by the number of i</w:t>
      </w:r>
      <w:r w:rsidR="0059161B" w:rsidRPr="005E53E2">
        <w:rPr>
          <w:strike/>
          <w:rPrChange w:id="315" w:author="Tim Hallett" w:date="2015-01-28T09:33:00Z">
            <w:rPr/>
          </w:rPrChange>
        </w:rPr>
        <w:t xml:space="preserve">ndividuals who attempt to link and </w:t>
      </w:r>
      <w:r w:rsidR="00587E47" w:rsidRPr="005E53E2">
        <w:rPr>
          <w:strike/>
          <w:rPrChange w:id="316" w:author="Tim Hallett" w:date="2015-01-28T09:33:00Z">
            <w:rPr/>
          </w:rPrChange>
        </w:rPr>
        <w:t xml:space="preserve">further </w:t>
      </w:r>
      <w:r w:rsidR="0059161B" w:rsidRPr="005E53E2">
        <w:rPr>
          <w:strike/>
          <w:rPrChange w:id="317" w:author="Tim Hallett" w:date="2015-01-28T09:33:00Z">
            <w:rPr/>
          </w:rPrChange>
        </w:rPr>
        <w:t>capped by downstream losses from pre-ART and ART care.</w:t>
      </w:r>
      <w:r w:rsidR="00216099" w:rsidRPr="005E53E2">
        <w:rPr>
          <w:strike/>
          <w:rPrChange w:id="318" w:author="Tim Hallett" w:date="2015-01-28T09:33:00Z">
            <w:rPr/>
          </w:rPrChange>
        </w:rPr>
        <w:t xml:space="preserve"> Thus</w:t>
      </w:r>
      <w:r w:rsidR="00341D62" w:rsidRPr="005E53E2">
        <w:rPr>
          <w:strike/>
          <w:rPrChange w:id="319" w:author="Tim Hallett" w:date="2015-01-28T09:33:00Z">
            <w:rPr/>
          </w:rPrChange>
        </w:rPr>
        <w:t xml:space="preserve"> as our results corroborate</w:t>
      </w:r>
      <w:r w:rsidR="00216099" w:rsidRPr="005E53E2">
        <w:rPr>
          <w:strike/>
          <w:rPrChange w:id="320" w:author="Tim Hallett" w:date="2015-01-28T09:33:00Z">
            <w:rPr/>
          </w:rPrChange>
        </w:rPr>
        <w:t xml:space="preserve">, care must be strengthened </w:t>
      </w:r>
      <w:r w:rsidR="00872D3A" w:rsidRPr="005E53E2">
        <w:rPr>
          <w:strike/>
          <w:rPrChange w:id="321" w:author="Tim Hallett" w:date="2015-01-28T09:33:00Z">
            <w:rPr/>
          </w:rPrChange>
        </w:rPr>
        <w:t xml:space="preserve">by intervening </w:t>
      </w:r>
      <w:r w:rsidR="00341D62" w:rsidRPr="005E53E2">
        <w:rPr>
          <w:strike/>
          <w:rPrChange w:id="322" w:author="Tim Hallett" w:date="2015-01-28T09:33:00Z">
            <w:rPr/>
          </w:rPrChange>
        </w:rPr>
        <w:t xml:space="preserve">at multiple </w:t>
      </w:r>
      <w:r w:rsidR="00226A37" w:rsidRPr="005E53E2">
        <w:rPr>
          <w:strike/>
          <w:rPrChange w:id="323" w:author="Tim Hallett" w:date="2015-01-28T09:33:00Z">
            <w:rPr/>
          </w:rPrChange>
        </w:rPr>
        <w:t xml:space="preserve">points with </w:t>
      </w:r>
      <w:r w:rsidR="00341D62" w:rsidRPr="005E53E2">
        <w:rPr>
          <w:strike/>
          <w:rPrChange w:id="324" w:author="Tim Hallett" w:date="2015-01-28T09:33:00Z">
            <w:rPr/>
          </w:rPrChange>
        </w:rPr>
        <w:t xml:space="preserve">a combination of interventions </w:t>
      </w:r>
      <w:r w:rsidR="00216099" w:rsidRPr="005E53E2">
        <w:rPr>
          <w:strike/>
          <w:rPrChange w:id="325" w:author="Tim Hallett" w:date="2015-01-28T09:33:00Z">
            <w:rPr/>
          </w:rPrChange>
        </w:rPr>
        <w:t>to fully realise the benefits afforded by ART</w:t>
      </w:r>
      <w:r w:rsidR="00070268" w:rsidRPr="005E53E2">
        <w:rPr>
          <w:strike/>
          <w:rPrChange w:id="326" w:author="Tim Hallett" w:date="2015-01-28T09:33:00Z">
            <w:rPr/>
          </w:rPrChange>
        </w:rPr>
        <w:t>.</w:t>
      </w:r>
      <w:r w:rsidR="00733C70" w:rsidRPr="005E53E2">
        <w:rPr>
          <w:strike/>
          <w:rPrChange w:id="327" w:author="Tim Hallett" w:date="2015-01-28T09:33:00Z">
            <w:rPr/>
          </w:rPrChange>
        </w:rPr>
        <w:t xml:space="preserve"> </w:t>
      </w:r>
      <w:r w:rsidR="00226A37" w:rsidRPr="005E53E2">
        <w:rPr>
          <w:strike/>
          <w:rPrChange w:id="328" w:author="Tim Hallett" w:date="2015-01-28T09:33:00Z">
            <w:rPr/>
          </w:rPrChange>
        </w:rPr>
        <w:t>Although</w:t>
      </w:r>
      <w:r w:rsidR="00733C70" w:rsidRPr="005E53E2">
        <w:rPr>
          <w:strike/>
          <w:rPrChange w:id="329" w:author="Tim Hallett" w:date="2015-01-28T09:33:00Z">
            <w:rPr/>
          </w:rPrChange>
        </w:rPr>
        <w:t xml:space="preserve"> interventions utilising an immediate ART strategy</w:t>
      </w:r>
      <w:r w:rsidR="00226A37" w:rsidRPr="005E53E2">
        <w:rPr>
          <w:strike/>
          <w:rPrChange w:id="330" w:author="Tim Hallett" w:date="2015-01-28T09:33:00Z">
            <w:rPr/>
          </w:rPrChange>
        </w:rPr>
        <w:t xml:space="preserve"> provide </w:t>
      </w:r>
      <w:r w:rsidR="00B13C0C" w:rsidRPr="005E53E2">
        <w:rPr>
          <w:strike/>
          <w:rPrChange w:id="331" w:author="Tim Hallett" w:date="2015-01-28T09:33:00Z">
            <w:rPr/>
          </w:rPrChange>
        </w:rPr>
        <w:t xml:space="preserve">the largest improvement </w:t>
      </w:r>
      <w:r w:rsidR="004C000F" w:rsidRPr="005E53E2">
        <w:rPr>
          <w:strike/>
          <w:rPrChange w:id="332" w:author="Tim Hallett" w:date="2015-01-28T09:33:00Z">
            <w:rPr/>
          </w:rPrChange>
        </w:rPr>
        <w:t>in</w:t>
      </w:r>
      <w:r w:rsidR="00B13C0C" w:rsidRPr="005E53E2">
        <w:rPr>
          <w:strike/>
          <w:rPrChange w:id="333" w:author="Tim Hallett" w:date="2015-01-28T09:33:00Z">
            <w:rPr/>
          </w:rPrChange>
        </w:rPr>
        <w:t xml:space="preserve"> patient outcomes, </w:t>
      </w:r>
      <w:r w:rsidR="00DE2511" w:rsidRPr="005E53E2">
        <w:rPr>
          <w:strike/>
          <w:rPrChange w:id="334" w:author="Tim Hallett" w:date="2015-01-28T09:33:00Z">
            <w:rPr/>
          </w:rPrChange>
        </w:rPr>
        <w:t>these gains</w:t>
      </w:r>
      <w:r w:rsidR="00CD1852" w:rsidRPr="005E53E2">
        <w:rPr>
          <w:strike/>
          <w:rPrChange w:id="335" w:author="Tim Hallett" w:date="2015-01-28T09:33:00Z">
            <w:rPr/>
          </w:rPrChange>
        </w:rPr>
        <w:t xml:space="preserve"> are brought</w:t>
      </w:r>
      <w:r w:rsidR="00816B98" w:rsidRPr="005E53E2">
        <w:rPr>
          <w:strike/>
          <w:rPrChange w:id="336" w:author="Tim Hallett" w:date="2015-01-28T09:33:00Z">
            <w:rPr/>
          </w:rPrChange>
        </w:rPr>
        <w:t xml:space="preserve"> about</w:t>
      </w:r>
      <w:r w:rsidR="00CD1852" w:rsidRPr="005E53E2">
        <w:rPr>
          <w:strike/>
          <w:rPrChange w:id="337" w:author="Tim Hallett" w:date="2015-01-28T09:33:00Z">
            <w:rPr/>
          </w:rPrChange>
        </w:rPr>
        <w:t xml:space="preserve"> through circumnavigating</w:t>
      </w:r>
      <w:r w:rsidR="00733C70" w:rsidRPr="005E53E2">
        <w:rPr>
          <w:strike/>
          <w:rPrChange w:id="338" w:author="Tim Hallett" w:date="2015-01-28T09:33:00Z">
            <w:rPr/>
          </w:rPrChange>
        </w:rPr>
        <w:t xml:space="preserve"> the operational challenges of pre-ART care by removing it, potentially </w:t>
      </w:r>
      <w:r w:rsidR="00B13C0C" w:rsidRPr="005E53E2">
        <w:rPr>
          <w:strike/>
          <w:rPrChange w:id="339" w:author="Tim Hallett" w:date="2015-01-28T09:33:00Z">
            <w:rPr/>
          </w:rPrChange>
        </w:rPr>
        <w:t>depriving</w:t>
      </w:r>
      <w:r w:rsidR="001F69B3" w:rsidRPr="005E53E2">
        <w:rPr>
          <w:strike/>
          <w:rPrChange w:id="340" w:author="Tim Hallett" w:date="2015-01-28T09:33:00Z">
            <w:rPr/>
          </w:rPrChange>
        </w:rPr>
        <w:t xml:space="preserve"> </w:t>
      </w:r>
      <w:r w:rsidR="00733C70" w:rsidRPr="005E53E2">
        <w:rPr>
          <w:strike/>
          <w:rPrChange w:id="341" w:author="Tim Hallett" w:date="2015-01-28T09:33:00Z">
            <w:rPr/>
          </w:rPrChange>
        </w:rPr>
        <w:t>patients of its ancillary benefits</w:t>
      </w:r>
      <w:r w:rsidR="00733C70" w:rsidRPr="005E53E2">
        <w:rPr>
          <w:strike/>
          <w:rPrChange w:id="342" w:author="Tim Hallett" w:date="2015-01-28T09:33:00Z">
            <w:rPr/>
          </w:rPrChange>
        </w:rPr>
        <w:fldChar w:fldCharType="begin"/>
      </w:r>
      <w:r w:rsidR="00733C70" w:rsidRPr="005E53E2">
        <w:rPr>
          <w:strike/>
          <w:rPrChange w:id="343"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344" w:author="Tim Hallett" w:date="2015-01-28T09:33:00Z">
            <w:rPr/>
          </w:rPrChange>
        </w:rPr>
        <w:fldChar w:fldCharType="separate"/>
      </w:r>
      <w:r w:rsidR="00733C70" w:rsidRPr="005E53E2">
        <w:rPr>
          <w:strike/>
          <w:lang w:val="en-US"/>
          <w:rPrChange w:id="345" w:author="Tim Hallett" w:date="2015-01-28T09:33:00Z">
            <w:rPr>
              <w:lang w:val="en-US"/>
            </w:rPr>
          </w:rPrChange>
        </w:rPr>
        <w:t>{Burtle:2012kw,</w:t>
      </w:r>
      <w:r w:rsidR="00733C70" w:rsidRPr="005E53E2">
        <w:rPr>
          <w:strike/>
          <w:rPrChange w:id="346" w:author="Tim Hallett" w:date="2015-01-28T09:33:00Z">
            <w:rPr/>
          </w:rPrChange>
        </w:rPr>
        <w:fldChar w:fldCharType="end"/>
      </w:r>
      <w:r w:rsidR="00733C70" w:rsidRPr="005E53E2">
        <w:rPr>
          <w:strike/>
          <w:rPrChange w:id="347" w:author="Tim Hallett" w:date="2015-01-28T09:33:00Z">
            <w:rPr/>
          </w:rPrChange>
        </w:rPr>
        <w:fldChar w:fldCharType="begin"/>
      </w:r>
      <w:r w:rsidR="00733C70" w:rsidRPr="005E53E2">
        <w:rPr>
          <w:strike/>
          <w:rPrChange w:id="348"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349" w:author="Tim Hallett" w:date="2015-01-28T09:33:00Z">
            <w:rPr/>
          </w:rPrChange>
        </w:rPr>
        <w:fldChar w:fldCharType="separate"/>
      </w:r>
      <w:r w:rsidR="00733C70" w:rsidRPr="005E53E2">
        <w:rPr>
          <w:strike/>
          <w:lang w:val="en-US"/>
          <w:rPrChange w:id="350" w:author="Tim Hallett" w:date="2015-01-28T09:33:00Z">
            <w:rPr>
              <w:lang w:val="en-US"/>
            </w:rPr>
          </w:rPrChange>
        </w:rPr>
        <w:t>Govindasamy:2014fa}</w:t>
      </w:r>
      <w:r w:rsidR="00733C70" w:rsidRPr="005E53E2">
        <w:rPr>
          <w:strike/>
          <w:rPrChange w:id="351" w:author="Tim Hallett" w:date="2015-01-28T09:33:00Z">
            <w:rPr/>
          </w:rPrChange>
        </w:rPr>
        <w:fldChar w:fldCharType="end"/>
      </w:r>
      <w:r w:rsidR="005343A7" w:rsidRPr="005E53E2">
        <w:rPr>
          <w:strike/>
          <w:rPrChange w:id="352"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353" w:author="Tim Hallett" w:date="2015-01-29T09:35:00Z">
            <w:rPr/>
          </w:rPrChange>
        </w:rPr>
      </w:pPr>
      <w:r w:rsidRPr="00270CC0">
        <w:rPr>
          <w:strike/>
          <w:rPrChange w:id="354" w:author="Tim Hallett" w:date="2015-01-29T09:35:00Z">
            <w:rPr/>
          </w:rPrChange>
        </w:rPr>
        <w:t xml:space="preserve">This model was predominantly calibrated using a longitudinal dataset provided by AMPATH of western Kenya. However, only the </w:t>
      </w:r>
      <w:r w:rsidR="0011508B" w:rsidRPr="00270CC0">
        <w:rPr>
          <w:strike/>
          <w:rPrChange w:id="355" w:author="Tim Hallett" w:date="2015-01-29T09:35:00Z">
            <w:rPr/>
          </w:rPrChange>
        </w:rPr>
        <w:t>clinic</w:t>
      </w:r>
      <w:r w:rsidR="00DB1747" w:rsidRPr="00270CC0">
        <w:rPr>
          <w:strike/>
          <w:rPrChange w:id="356" w:author="Tim Hallett" w:date="2015-01-29T09:35:00Z">
            <w:rPr/>
          </w:rPrChange>
        </w:rPr>
        <w:t>al</w:t>
      </w:r>
      <w:r w:rsidR="0011508B" w:rsidRPr="00270CC0">
        <w:rPr>
          <w:strike/>
          <w:rPrChange w:id="357" w:author="Tim Hallett" w:date="2015-01-29T09:35:00Z">
            <w:rPr/>
          </w:rPrChange>
        </w:rPr>
        <w:t xml:space="preserve"> </w:t>
      </w:r>
      <w:r w:rsidRPr="00270CC0">
        <w:rPr>
          <w:strike/>
          <w:rPrChange w:id="358" w:author="Tim Hallett" w:date="2015-01-29T09:35:00Z">
            <w:rPr/>
          </w:rPrChange>
        </w:rPr>
        <w:t>elements of HIV care wer</w:t>
      </w:r>
      <w:r w:rsidR="002A743D" w:rsidRPr="00270CC0">
        <w:rPr>
          <w:strike/>
          <w:rPrChange w:id="359" w:author="Tim Hallett" w:date="2015-01-29T09:35:00Z">
            <w:rPr/>
          </w:rPrChange>
        </w:rPr>
        <w:t>e calibrated to AMPATH data. N</w:t>
      </w:r>
      <w:r w:rsidRPr="00270CC0">
        <w:rPr>
          <w:strike/>
          <w:rPrChange w:id="360" w:author="Tim Hallett" w:date="2015-01-29T09:35:00Z">
            <w:rPr/>
          </w:rPrChange>
        </w:rPr>
        <w:t>ational estimates o</w:t>
      </w:r>
      <w:r w:rsidR="002A743D" w:rsidRPr="00270CC0">
        <w:rPr>
          <w:strike/>
          <w:rPrChange w:id="361"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362"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363" w:author="Tim Hallett" w:date="2015-01-29T09:35:00Z">
            <w:rPr/>
          </w:rPrChange>
        </w:rPr>
        <w:fldChar w:fldCharType="separate"/>
      </w:r>
      <w:r w:rsidR="002A743D" w:rsidRPr="00270CC0">
        <w:rPr>
          <w:strike/>
          <w:lang w:val="en-US"/>
          <w:rPrChange w:id="364" w:author="Tim Hallett" w:date="2015-01-29T09:35:00Z">
            <w:rPr>
              <w:lang w:val="en-US"/>
            </w:rPr>
          </w:rPrChange>
        </w:rPr>
        <w:t>{Spectrum:tl, KAIS:2014ux, NASCOP:2012tp}</w:t>
      </w:r>
      <w:r w:rsidR="002A743D" w:rsidRPr="00270CC0">
        <w:rPr>
          <w:strike/>
          <w:rPrChange w:id="365" w:author="Tim Hallett" w:date="2015-01-29T09:35:00Z">
            <w:rPr/>
          </w:rPrChange>
        </w:rPr>
        <w:fldChar w:fldCharType="end"/>
      </w:r>
      <w:r w:rsidR="002A743D" w:rsidRPr="00270CC0">
        <w:rPr>
          <w:strike/>
          <w:rPrChange w:id="366" w:author="Tim Hallett" w:date="2015-01-29T09:35:00Z">
            <w:rPr/>
          </w:rPrChange>
        </w:rPr>
        <w:t>.</w:t>
      </w:r>
      <w:r w:rsidR="0035788B" w:rsidRPr="00270CC0">
        <w:rPr>
          <w:strike/>
          <w:rPrChange w:id="367" w:author="Tim Hallett" w:date="2015-01-29T09:35:00Z">
            <w:rPr/>
          </w:rPrChange>
        </w:rPr>
        <w:t xml:space="preserve"> Additionally, our baseline scenario does not include a HBCT component unlike the current programme at AMPATH.</w:t>
      </w:r>
      <w:r w:rsidR="002A743D" w:rsidRPr="00270CC0">
        <w:rPr>
          <w:strike/>
          <w:rPrChange w:id="368" w:author="Tim Hallett" w:date="2015-01-29T09:35:00Z">
            <w:rPr/>
          </w:rPrChange>
        </w:rPr>
        <w:t xml:space="preserve"> Consequently, </w:t>
      </w:r>
      <w:r w:rsidR="0035788B" w:rsidRPr="00270CC0">
        <w:rPr>
          <w:strike/>
          <w:rPrChange w:id="369" w:author="Tim Hallett" w:date="2015-01-29T09:35:00Z">
            <w:rPr/>
          </w:rPrChange>
        </w:rPr>
        <w:t>this</w:t>
      </w:r>
      <w:r w:rsidR="002A743D" w:rsidRPr="00270CC0">
        <w:rPr>
          <w:strike/>
          <w:rPrChange w:id="370" w:author="Tim Hallett" w:date="2015-01-29T09:35:00Z">
            <w:rPr/>
          </w:rPrChange>
        </w:rPr>
        <w:t xml:space="preserve"> model deviates from directly describing the state of care at AMPATH</w:t>
      </w:r>
      <w:r w:rsidR="0035788B" w:rsidRPr="00270CC0">
        <w:rPr>
          <w:strike/>
          <w:rPrChange w:id="371" w:author="Tim Hallett" w:date="2015-01-29T09:35:00Z">
            <w:rPr/>
          </w:rPrChange>
        </w:rPr>
        <w:t xml:space="preserve"> to more broadly capturing the probable state of care in Kenya</w:t>
      </w:r>
      <w:r w:rsidR="002A743D" w:rsidRPr="00270CC0">
        <w:rPr>
          <w:strike/>
          <w:rPrChange w:id="372" w:author="Tim Hallett" w:date="2015-01-29T09:35:00Z">
            <w:rPr/>
          </w:rPrChange>
        </w:rPr>
        <w:t>.</w:t>
      </w:r>
      <w:r w:rsidR="00230CBA" w:rsidRPr="00270CC0">
        <w:rPr>
          <w:strike/>
          <w:rPrChange w:id="373" w:author="Tim Hallett" w:date="2015-01-29T09:35:00Z">
            <w:rPr/>
          </w:rPrChange>
        </w:rPr>
        <w:t xml:space="preserve"> </w:t>
      </w:r>
      <w:r w:rsidR="00C3101D" w:rsidRPr="00270CC0">
        <w:rPr>
          <w:strike/>
          <w:rPrChange w:id="374" w:author="Tim Hallett" w:date="2015-01-29T09:35:00Z">
            <w:rPr/>
          </w:rPrChange>
        </w:rPr>
        <w:t>Thus, t</w:t>
      </w:r>
      <w:r w:rsidR="00221D4E" w:rsidRPr="00270CC0">
        <w:rPr>
          <w:strike/>
          <w:rPrChange w:id="375" w:author="Tim Hallett" w:date="2015-01-29T09:35:00Z">
            <w:rPr/>
          </w:rPrChange>
        </w:rPr>
        <w:t xml:space="preserve">he generalisability of these results to other ART programmes and elsewhere in sub-Saharan Africa remains open to debate. </w:t>
      </w:r>
      <w:r w:rsidR="00C3101D" w:rsidRPr="00270CC0">
        <w:rPr>
          <w:strike/>
          <w:rPrChange w:id="376" w:author="Tim Hallett" w:date="2015-01-29T09:35:00Z">
            <w:rPr/>
          </w:rPrChange>
        </w:rPr>
        <w:t>With</w:t>
      </w:r>
      <w:r w:rsidR="00B324E9" w:rsidRPr="00270CC0">
        <w:rPr>
          <w:strike/>
          <w:rPrChange w:id="377" w:author="Tim Hallett" w:date="2015-01-29T09:35:00Z">
            <w:rPr/>
          </w:rPrChange>
        </w:rPr>
        <w:t xml:space="preserve"> limited data of this type currently available, insight </w:t>
      </w:r>
      <w:r w:rsidR="003202C5" w:rsidRPr="00270CC0">
        <w:rPr>
          <w:strike/>
          <w:rPrChange w:id="378" w:author="Tim Hallett" w:date="2015-01-29T09:35:00Z">
            <w:rPr/>
          </w:rPrChange>
        </w:rPr>
        <w:t xml:space="preserve">into </w:t>
      </w:r>
      <w:r w:rsidR="00B324E9" w:rsidRPr="00270CC0">
        <w:rPr>
          <w:strike/>
          <w:rPrChange w:id="379" w:author="Tim Hallett" w:date="2015-01-29T09:35:00Z">
            <w:rPr/>
          </w:rPrChange>
        </w:rPr>
        <w:t>the state of care in other sub</w:t>
      </w:r>
      <w:r w:rsidR="009D1961" w:rsidRPr="00270CC0">
        <w:rPr>
          <w:strike/>
          <w:rPrChange w:id="380" w:author="Tim Hallett" w:date="2015-01-29T09:35:00Z">
            <w:rPr/>
          </w:rPrChange>
        </w:rPr>
        <w:t>-Saharan countries</w:t>
      </w:r>
      <w:r w:rsidR="003202C5" w:rsidRPr="00270CC0">
        <w:rPr>
          <w:strike/>
          <w:rPrChange w:id="381" w:author="Tim Hallett" w:date="2015-01-29T09:35:00Z">
            <w:rPr/>
          </w:rPrChange>
        </w:rPr>
        <w:t xml:space="preserve"> is restricted</w:t>
      </w:r>
      <w:r w:rsidR="009D1961" w:rsidRPr="00270CC0">
        <w:rPr>
          <w:strike/>
          <w:rPrChange w:id="382" w:author="Tim Hallett" w:date="2015-01-29T09:35:00Z">
            <w:rPr/>
          </w:rPrChange>
        </w:rPr>
        <w:t xml:space="preserve">. </w:t>
      </w:r>
      <w:r w:rsidR="00B324E9" w:rsidRPr="00270CC0">
        <w:rPr>
          <w:strike/>
          <w:rPrChange w:id="383" w:author="Tim Hallett" w:date="2015-01-29T09:35:00Z">
            <w:rPr/>
          </w:rPrChange>
        </w:rPr>
        <w:t xml:space="preserve">A similar </w:t>
      </w:r>
      <w:r w:rsidR="00DD041D" w:rsidRPr="00270CC0">
        <w:rPr>
          <w:strike/>
          <w:rPrChange w:id="384" w:author="Tim Hallett" w:date="2015-01-29T09:35:00Z">
            <w:rPr/>
          </w:rPrChange>
        </w:rPr>
        <w:t xml:space="preserve">modelling study </w:t>
      </w:r>
      <w:r w:rsidR="00B324E9" w:rsidRPr="00270CC0">
        <w:rPr>
          <w:strike/>
          <w:rPrChange w:id="385" w:author="Tim Hallett" w:date="2015-01-29T09:35:00Z">
            <w:rPr/>
          </w:rPrChange>
        </w:rPr>
        <w:t xml:space="preserve">recently </w:t>
      </w:r>
      <w:r w:rsidR="00DD041D" w:rsidRPr="00270CC0">
        <w:rPr>
          <w:strike/>
          <w:rPrChange w:id="386" w:author="Tim Hallett" w:date="2015-01-29T09:35:00Z">
            <w:rPr/>
          </w:rPrChange>
        </w:rPr>
        <w:t xml:space="preserve">found that improving the re-initiation of ART in a treatment programme </w:t>
      </w:r>
      <w:r w:rsidR="00FA7950" w:rsidRPr="00270CC0">
        <w:rPr>
          <w:strike/>
          <w:rPrChange w:id="387" w:author="Tim Hallett" w:date="2015-01-29T09:35:00Z">
            <w:rPr/>
          </w:rPrChange>
        </w:rPr>
        <w:t xml:space="preserve">in South Africa </w:t>
      </w:r>
      <w:r w:rsidR="00DD041D" w:rsidRPr="00270CC0">
        <w:rPr>
          <w:strike/>
          <w:rPrChange w:id="388" w:author="Tim Hallett" w:date="2015-01-29T09:35:00Z">
            <w:rPr/>
          </w:rPrChange>
        </w:rPr>
        <w:t>was a highly cost-effective intervention</w:t>
      </w:r>
      <w:r w:rsidR="00DD041D" w:rsidRPr="00270CC0">
        <w:rPr>
          <w:strike/>
          <w:rPrChange w:id="389"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390" w:author="Tim Hallett" w:date="2015-01-29T09:35:00Z">
            <w:rPr/>
          </w:rPrChange>
        </w:rPr>
        <w:fldChar w:fldCharType="separate"/>
      </w:r>
      <w:r w:rsidR="00DD041D" w:rsidRPr="00270CC0">
        <w:rPr>
          <w:strike/>
          <w:lang w:val="en-US"/>
          <w:rPrChange w:id="391" w:author="Tim Hallett" w:date="2015-01-29T09:35:00Z">
            <w:rPr>
              <w:lang w:val="en-US"/>
            </w:rPr>
          </w:rPrChange>
        </w:rPr>
        <w:t>{Klein:2014ho}</w:t>
      </w:r>
      <w:r w:rsidR="00DD041D" w:rsidRPr="00270CC0">
        <w:rPr>
          <w:strike/>
          <w:rPrChange w:id="392" w:author="Tim Hallett" w:date="2015-01-29T09:35:00Z">
            <w:rPr/>
          </w:rPrChange>
        </w:rPr>
        <w:fldChar w:fldCharType="end"/>
      </w:r>
      <w:r w:rsidR="00DD041D" w:rsidRPr="00270CC0">
        <w:rPr>
          <w:strike/>
          <w:rPrChange w:id="393" w:author="Tim Hallett" w:date="2015-01-29T09:35:00Z">
            <w:rPr/>
          </w:rPrChange>
        </w:rPr>
        <w:t xml:space="preserve">. </w:t>
      </w:r>
      <w:r w:rsidR="00AF3BF7" w:rsidRPr="00270CC0">
        <w:rPr>
          <w:strike/>
          <w:rPrChange w:id="394" w:author="Tim Hallett" w:date="2015-01-29T09:35:00Z">
            <w:rPr/>
          </w:rPrChange>
        </w:rPr>
        <w:t xml:space="preserve">This leads us to speculate that a larger proportion of individuals are initiating ART in </w:t>
      </w:r>
      <w:r w:rsidR="00510929" w:rsidRPr="00270CC0">
        <w:rPr>
          <w:strike/>
          <w:rPrChange w:id="395" w:author="Tim Hallett" w:date="2015-01-29T09:35:00Z">
            <w:rPr/>
          </w:rPrChange>
        </w:rPr>
        <w:t xml:space="preserve">South Africa as our model results indicate that </w:t>
      </w:r>
      <w:r w:rsidR="000067A3" w:rsidRPr="00270CC0">
        <w:rPr>
          <w:strike/>
          <w:rPrChange w:id="396" w:author="Tim Hallett" w:date="2015-01-29T09:35:00Z">
            <w:rPr/>
          </w:rPrChange>
        </w:rPr>
        <w:t xml:space="preserve">a similar intervention was not particularly impactful. </w:t>
      </w:r>
      <w:r w:rsidR="003846CE" w:rsidRPr="00270CC0">
        <w:rPr>
          <w:strike/>
          <w:rPrChange w:id="397" w:author="Tim Hallett" w:date="2015-01-29T09:35:00Z">
            <w:rPr/>
          </w:rPrChange>
        </w:rPr>
        <w:t>However</w:t>
      </w:r>
      <w:r w:rsidR="000067A3" w:rsidRPr="00270CC0">
        <w:rPr>
          <w:strike/>
          <w:rPrChange w:id="398" w:author="Tim Hallett" w:date="2015-01-29T09:35:00Z">
            <w:rPr/>
          </w:rPrChange>
        </w:rPr>
        <w:t xml:space="preserve">, this type of intervention becomes </w:t>
      </w:r>
      <w:r w:rsidR="007776EC" w:rsidRPr="00270CC0">
        <w:rPr>
          <w:strike/>
          <w:rPrChange w:id="399" w:author="Tim Hallett" w:date="2015-01-29T09:35:00Z">
            <w:rPr/>
          </w:rPrChange>
        </w:rPr>
        <w:t xml:space="preserve">nearly 5-fold </w:t>
      </w:r>
      <w:r w:rsidR="000067A3" w:rsidRPr="00270CC0">
        <w:rPr>
          <w:strike/>
          <w:rPrChange w:id="400" w:author="Tim Hallett" w:date="2015-01-29T09:35:00Z">
            <w:rPr/>
          </w:rPrChange>
        </w:rPr>
        <w:t xml:space="preserve">more powerful if upstream care </w:t>
      </w:r>
      <w:r w:rsidR="0063146D" w:rsidRPr="00270CC0">
        <w:rPr>
          <w:strike/>
          <w:rPrChange w:id="401" w:author="Tim Hallett" w:date="2015-01-29T09:35:00Z">
            <w:rPr/>
          </w:rPrChange>
        </w:rPr>
        <w:t>is</w:t>
      </w:r>
      <w:r w:rsidR="007776EC" w:rsidRPr="00270CC0">
        <w:rPr>
          <w:strike/>
          <w:rPrChange w:id="402" w:author="Tim Hallett" w:date="2015-01-29T09:35:00Z">
            <w:rPr/>
          </w:rPrChange>
        </w:rPr>
        <w:t xml:space="preserve"> </w:t>
      </w:r>
      <w:proofErr w:type="gramStart"/>
      <w:r w:rsidR="005C322F" w:rsidRPr="00270CC0">
        <w:rPr>
          <w:strike/>
          <w:rPrChange w:id="403" w:author="Tim Hallett" w:date="2015-01-29T09:35:00Z">
            <w:rPr/>
          </w:rPrChange>
        </w:rPr>
        <w:t>flawless</w:t>
      </w:r>
      <w:r w:rsidR="000067A3" w:rsidRPr="00270CC0">
        <w:rPr>
          <w:strike/>
          <w:rPrChange w:id="404" w:author="Tim Hallett" w:date="2015-01-29T09:35:00Z">
            <w:rPr/>
          </w:rPrChange>
        </w:rPr>
        <w:t>[</w:t>
      </w:r>
      <w:proofErr w:type="gramEnd"/>
      <w:r w:rsidR="000067A3" w:rsidRPr="00270CC0">
        <w:rPr>
          <w:i/>
          <w:strike/>
          <w:rPrChange w:id="405" w:author="Tim Hallett" w:date="2015-01-29T09:35:00Z">
            <w:rPr>
              <w:i/>
            </w:rPr>
          </w:rPrChange>
        </w:rPr>
        <w:t xml:space="preserve">results </w:t>
      </w:r>
      <w:r w:rsidR="00C41D38" w:rsidRPr="00270CC0">
        <w:rPr>
          <w:i/>
          <w:strike/>
          <w:rPrChange w:id="406" w:author="Tim Hallett" w:date="2015-01-29T09:35:00Z">
            <w:rPr>
              <w:i/>
            </w:rPr>
          </w:rPrChange>
        </w:rPr>
        <w:t>not</w:t>
      </w:r>
      <w:r w:rsidR="000067A3" w:rsidRPr="00270CC0">
        <w:rPr>
          <w:i/>
          <w:strike/>
          <w:rPrChange w:id="407" w:author="Tim Hallett" w:date="2015-01-29T09:35:00Z">
            <w:rPr>
              <w:i/>
            </w:rPr>
          </w:rPrChange>
        </w:rPr>
        <w:t xml:space="preserve"> shown (in Leaks.docx)</w:t>
      </w:r>
      <w:r w:rsidR="000067A3" w:rsidRPr="00270CC0">
        <w:rPr>
          <w:strike/>
          <w:rPrChange w:id="408" w:author="Tim Hallett" w:date="2015-01-29T09:35:00Z">
            <w:rPr/>
          </w:rPrChange>
        </w:rPr>
        <w:t>].</w:t>
      </w:r>
      <w:r w:rsidR="002D7F02" w:rsidRPr="00270CC0">
        <w:rPr>
          <w:strike/>
          <w:rPrChange w:id="409" w:author="Tim Hallett" w:date="2015-01-29T09:35:00Z">
            <w:rPr/>
          </w:rPrChange>
        </w:rPr>
        <w:t xml:space="preserve"> In another mathematical model investigating</w:t>
      </w:r>
      <w:r w:rsidR="00DD041D" w:rsidRPr="00270CC0">
        <w:rPr>
          <w:strike/>
          <w:rPrChange w:id="410" w:author="Tim Hallett" w:date="2015-01-29T09:35:00Z">
            <w:rPr/>
          </w:rPrChange>
        </w:rPr>
        <w:t xml:space="preserve"> HIV testing strategies in South Africa, Bendavid </w:t>
      </w:r>
      <w:r w:rsidR="00DD041D" w:rsidRPr="00270CC0">
        <w:rPr>
          <w:i/>
          <w:strike/>
          <w:rPrChange w:id="411" w:author="Tim Hallett" w:date="2015-01-29T09:35:00Z">
            <w:rPr>
              <w:i/>
            </w:rPr>
          </w:rPrChange>
        </w:rPr>
        <w:t>et al</w:t>
      </w:r>
      <w:r w:rsidR="002D7F02" w:rsidRPr="00270CC0">
        <w:rPr>
          <w:strike/>
          <w:rPrChange w:id="412" w:author="Tim Hallett" w:date="2015-01-29T09:35:00Z">
            <w:rPr/>
          </w:rPrChange>
        </w:rPr>
        <w:t>. demonstrate</w:t>
      </w:r>
      <w:r w:rsidR="00DD041D" w:rsidRPr="00270CC0">
        <w:rPr>
          <w:strike/>
          <w:rPrChange w:id="413"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414"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415" w:author="Tim Hallett" w:date="2015-01-29T09:35:00Z">
            <w:rPr/>
          </w:rPrChange>
        </w:rPr>
        <w:fldChar w:fldCharType="separate"/>
      </w:r>
      <w:r w:rsidR="00DD041D" w:rsidRPr="00270CC0">
        <w:rPr>
          <w:strike/>
          <w:lang w:val="en-US"/>
          <w:rPrChange w:id="416" w:author="Tim Hallett" w:date="2015-01-29T09:35:00Z">
            <w:rPr>
              <w:lang w:val="en-US"/>
            </w:rPr>
          </w:rPrChange>
        </w:rPr>
        <w:t>{Bendavid:2010gu}</w:t>
      </w:r>
      <w:r w:rsidR="00DD041D" w:rsidRPr="00270CC0">
        <w:rPr>
          <w:strike/>
          <w:rPrChange w:id="417" w:author="Tim Hallett" w:date="2015-01-29T09:35:00Z">
            <w:rPr/>
          </w:rPrChange>
        </w:rPr>
        <w:fldChar w:fldCharType="end"/>
      </w:r>
      <w:r w:rsidR="00DD041D" w:rsidRPr="00270CC0">
        <w:rPr>
          <w:strike/>
          <w:rPrChange w:id="418" w:author="Tim Hallett" w:date="2015-01-29T09:35:00Z">
            <w:rPr/>
          </w:rPrChange>
        </w:rPr>
        <w:t xml:space="preserve">. Status quo linkage rates were 67% compared to 60% in </w:t>
      </w:r>
      <w:r w:rsidR="002D7F02" w:rsidRPr="00270CC0">
        <w:rPr>
          <w:strike/>
          <w:rPrChange w:id="419" w:author="Tim Hallett" w:date="2015-01-29T09:35:00Z">
            <w:rPr/>
          </w:rPrChange>
        </w:rPr>
        <w:t>our</w:t>
      </w:r>
      <w:r w:rsidR="00DD041D" w:rsidRPr="00270CC0">
        <w:rPr>
          <w:strike/>
          <w:rPrChange w:id="420" w:author="Tim Hallett" w:date="2015-01-29T09:35:00Z">
            <w:rPr/>
          </w:rPrChange>
        </w:rPr>
        <w:t xml:space="preserve"> results, further illustrating the importance of successfully linking patients to care</w:t>
      </w:r>
      <w:r w:rsidR="00DD041D" w:rsidRPr="00270CC0">
        <w:rPr>
          <w:strike/>
          <w:rPrChange w:id="421"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422" w:author="Tim Hallett" w:date="2015-01-29T09:35:00Z">
            <w:rPr/>
          </w:rPrChange>
        </w:rPr>
        <w:fldChar w:fldCharType="separate"/>
      </w:r>
      <w:r w:rsidR="00DD041D" w:rsidRPr="00270CC0">
        <w:rPr>
          <w:strike/>
          <w:lang w:val="en-US"/>
          <w:rPrChange w:id="423" w:author="Tim Hallett" w:date="2015-01-29T09:35:00Z">
            <w:rPr>
              <w:lang w:val="en-US"/>
            </w:rPr>
          </w:rPrChange>
        </w:rPr>
        <w:t>{Bendavid:2010gu}</w:t>
      </w:r>
      <w:r w:rsidR="00DD041D" w:rsidRPr="00270CC0">
        <w:rPr>
          <w:strike/>
          <w:rPrChange w:id="424" w:author="Tim Hallett" w:date="2015-01-29T09:35:00Z">
            <w:rPr/>
          </w:rPrChange>
        </w:rPr>
        <w:fldChar w:fldCharType="end"/>
      </w:r>
      <w:r w:rsidR="00DD041D" w:rsidRPr="00270CC0">
        <w:rPr>
          <w:strike/>
          <w:rPrChange w:id="425"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426" w:author="Tim Hallett" w:date="2015-01-28T09:34:00Z">
            <w:rPr/>
          </w:rPrChange>
        </w:rPr>
      </w:pPr>
      <w:r w:rsidRPr="005E53E2">
        <w:rPr>
          <w:strike/>
          <w:rPrChange w:id="427" w:author="Tim Hallett" w:date="2015-01-28T09:34:00Z">
            <w:rPr/>
          </w:rPrChange>
        </w:rPr>
        <w:t>While t</w:t>
      </w:r>
      <w:r w:rsidR="003867BA" w:rsidRPr="005E53E2">
        <w:rPr>
          <w:strike/>
          <w:rPrChange w:id="428" w:author="Tim Hallett" w:date="2015-01-28T09:34:00Z">
            <w:rPr/>
          </w:rPrChange>
        </w:rPr>
        <w:t xml:space="preserve">his work discusses individual interventions </w:t>
      </w:r>
      <w:r w:rsidR="0042504D" w:rsidRPr="005E53E2">
        <w:rPr>
          <w:strike/>
          <w:rPrChange w:id="429" w:author="Tim Hallett" w:date="2015-01-28T09:34:00Z">
            <w:rPr/>
          </w:rPrChange>
        </w:rPr>
        <w:t>targe</w:t>
      </w:r>
      <w:r w:rsidR="00E45EF5" w:rsidRPr="005E53E2">
        <w:rPr>
          <w:strike/>
          <w:rPrChange w:id="430" w:author="Tim Hallett" w:date="2015-01-28T09:34:00Z">
            <w:rPr/>
          </w:rPrChange>
        </w:rPr>
        <w:t>ting specific aspects of care</w:t>
      </w:r>
      <w:r w:rsidR="003867BA" w:rsidRPr="005E53E2">
        <w:rPr>
          <w:strike/>
          <w:rPrChange w:id="431" w:author="Tim Hallett" w:date="2015-01-28T09:34:00Z">
            <w:rPr/>
          </w:rPrChange>
        </w:rPr>
        <w:t xml:space="preserve">, there are often </w:t>
      </w:r>
      <w:r w:rsidR="00E45EF5" w:rsidRPr="005E53E2">
        <w:rPr>
          <w:strike/>
          <w:rPrChange w:id="432" w:author="Tim Hallett" w:date="2015-01-28T09:34:00Z">
            <w:rPr/>
          </w:rPrChange>
        </w:rPr>
        <w:t xml:space="preserve">substantial </w:t>
      </w:r>
      <w:r w:rsidR="003867BA" w:rsidRPr="005E53E2">
        <w:rPr>
          <w:strike/>
          <w:rPrChange w:id="433" w:author="Tim Hallett" w:date="2015-01-28T09:34:00Z">
            <w:rPr/>
          </w:rPrChange>
        </w:rPr>
        <w:t xml:space="preserve">differences </w:t>
      </w:r>
      <w:r w:rsidR="008531DE" w:rsidRPr="005E53E2">
        <w:rPr>
          <w:strike/>
          <w:rPrChange w:id="434" w:author="Tim Hallett" w:date="2015-01-28T09:34:00Z">
            <w:rPr/>
          </w:rPrChange>
        </w:rPr>
        <w:t>between two interventions of the same, or similar, name</w:t>
      </w:r>
      <w:r w:rsidR="008D77D6" w:rsidRPr="005E53E2">
        <w:rPr>
          <w:strike/>
          <w:rPrChange w:id="435"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436" w:author="Tim Hallett" w:date="2015-01-28T09:34:00Z">
            <w:rPr/>
          </w:rPrChange>
        </w:rPr>
        <w:fldChar w:fldCharType="separate"/>
      </w:r>
      <w:r w:rsidR="008D77D6" w:rsidRPr="005E53E2">
        <w:rPr>
          <w:strike/>
          <w:lang w:val="en-US"/>
          <w:rPrChange w:id="437" w:author="Tim Hallett" w:date="2015-01-28T09:34:00Z">
            <w:rPr>
              <w:lang w:val="en-US"/>
            </w:rPr>
          </w:rPrChange>
        </w:rPr>
        <w:t>{Barnighausen:2011cb}</w:t>
      </w:r>
      <w:r w:rsidR="008D77D6" w:rsidRPr="005E53E2">
        <w:rPr>
          <w:strike/>
          <w:rPrChange w:id="438" w:author="Tim Hallett" w:date="2015-01-28T09:34:00Z">
            <w:rPr/>
          </w:rPrChange>
        </w:rPr>
        <w:fldChar w:fldCharType="end"/>
      </w:r>
      <w:r w:rsidR="003867BA" w:rsidRPr="005E53E2">
        <w:rPr>
          <w:strike/>
          <w:rPrChange w:id="439" w:author="Tim Hallett" w:date="2015-01-28T09:34:00Z">
            <w:rPr/>
          </w:rPrChange>
        </w:rPr>
        <w:t>.</w:t>
      </w:r>
      <w:r w:rsidRPr="005E53E2">
        <w:rPr>
          <w:strike/>
          <w:rPrChange w:id="440" w:author="Tim Hallett" w:date="2015-01-28T09:34:00Z">
            <w:rPr/>
          </w:rPrChange>
        </w:rPr>
        <w:t xml:space="preserve"> For </w:t>
      </w:r>
      <w:r w:rsidR="003759E8" w:rsidRPr="005E53E2">
        <w:rPr>
          <w:strike/>
          <w:rPrChange w:id="441" w:author="Tim Hallett" w:date="2015-01-28T09:34:00Z">
            <w:rPr/>
          </w:rPrChange>
        </w:rPr>
        <w:t>example</w:t>
      </w:r>
      <w:r w:rsidRPr="005E53E2">
        <w:rPr>
          <w:strike/>
          <w:rPrChange w:id="442" w:author="Tim Hallett" w:date="2015-01-28T09:34:00Z">
            <w:rPr/>
          </w:rPrChange>
        </w:rPr>
        <w:t>,</w:t>
      </w:r>
      <w:r w:rsidR="003759E8" w:rsidRPr="005E53E2">
        <w:rPr>
          <w:strike/>
          <w:rPrChange w:id="443" w:author="Tim Hallett" w:date="2015-01-28T09:34:00Z">
            <w:rPr/>
          </w:rPrChange>
        </w:rPr>
        <w:t xml:space="preserve"> </w:t>
      </w:r>
      <w:r w:rsidR="00525D24" w:rsidRPr="005E53E2">
        <w:rPr>
          <w:strike/>
          <w:rPrChange w:id="444" w:author="Tim Hallett" w:date="2015-01-28T09:34:00Z">
            <w:rPr/>
          </w:rPrChange>
        </w:rPr>
        <w:t xml:space="preserve">in regard to </w:t>
      </w:r>
      <w:r w:rsidR="003759E8" w:rsidRPr="005E53E2">
        <w:rPr>
          <w:strike/>
          <w:rPrChange w:id="445" w:author="Tim Hallett" w:date="2015-01-28T09:34:00Z">
            <w:rPr/>
          </w:rPrChange>
        </w:rPr>
        <w:t xml:space="preserve">HBCT, two such interventions have been trialled in different locations in sub-Saharan Africa with </w:t>
      </w:r>
      <w:r w:rsidR="00525D24" w:rsidRPr="005E53E2">
        <w:rPr>
          <w:strike/>
          <w:rPrChange w:id="446" w:author="Tim Hallett" w:date="2015-01-28T09:34:00Z">
            <w:rPr/>
          </w:rPrChange>
        </w:rPr>
        <w:t xml:space="preserve">contrasting </w:t>
      </w:r>
      <w:r w:rsidR="003759E8" w:rsidRPr="005E53E2">
        <w:rPr>
          <w:strike/>
          <w:rPrChange w:id="447" w:author="Tim Hallett" w:date="2015-01-28T09:34:00Z">
            <w:rPr/>
          </w:rPrChange>
        </w:rPr>
        <w:t>results.</w:t>
      </w:r>
      <w:r w:rsidR="00582AB8" w:rsidRPr="005E53E2">
        <w:rPr>
          <w:strike/>
          <w:rPrChange w:id="448" w:author="Tim Hallett" w:date="2015-01-28T09:34:00Z">
            <w:rPr/>
          </w:rPrChange>
        </w:rPr>
        <w:t xml:space="preserve"> </w:t>
      </w:r>
      <w:r w:rsidR="00B7641A" w:rsidRPr="005E53E2">
        <w:rPr>
          <w:strike/>
          <w:rPrChange w:id="449"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450"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451" w:author="Tim Hallett" w:date="2015-01-28T09:34:00Z">
            <w:rPr/>
          </w:rPrChange>
        </w:rPr>
        <w:fldChar w:fldCharType="separate"/>
      </w:r>
      <w:r w:rsidR="002454A8" w:rsidRPr="005E53E2">
        <w:rPr>
          <w:strike/>
          <w:lang w:val="en-US"/>
          <w:rPrChange w:id="452" w:author="Tim Hallett" w:date="2015-01-28T09:34:00Z">
            <w:rPr>
              <w:lang w:val="en-US"/>
            </w:rPr>
          </w:rPrChange>
        </w:rPr>
        <w:t>{vanRooyen:2013gy}</w:t>
      </w:r>
      <w:r w:rsidR="002454A8" w:rsidRPr="005E53E2">
        <w:rPr>
          <w:strike/>
          <w:rPrChange w:id="453" w:author="Tim Hallett" w:date="2015-01-28T09:34:00Z">
            <w:rPr/>
          </w:rPrChange>
        </w:rPr>
        <w:fldChar w:fldCharType="end"/>
      </w:r>
      <w:r w:rsidR="00B7641A" w:rsidRPr="005E53E2">
        <w:rPr>
          <w:strike/>
          <w:rPrChange w:id="454" w:author="Tim Hallett" w:date="2015-01-28T09:34:00Z">
            <w:rPr/>
          </w:rPrChange>
        </w:rPr>
        <w:t>.</w:t>
      </w:r>
      <w:r w:rsidR="00427583" w:rsidRPr="005E53E2">
        <w:rPr>
          <w:strike/>
          <w:rPrChange w:id="455"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456"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457" w:author="Tim Hallett" w:date="2015-01-28T09:34:00Z">
            <w:rPr/>
          </w:rPrChange>
        </w:rPr>
        <w:fldChar w:fldCharType="separate"/>
      </w:r>
      <w:r w:rsidR="00427583" w:rsidRPr="005E53E2">
        <w:rPr>
          <w:strike/>
          <w:lang w:val="en-US"/>
          <w:rPrChange w:id="458" w:author="Tim Hallett" w:date="2015-01-28T09:34:00Z">
            <w:rPr>
              <w:lang w:val="en-US"/>
            </w:rPr>
          </w:rPrChange>
        </w:rPr>
        <w:t>{vanRooyen:2013gy}</w:t>
      </w:r>
      <w:r w:rsidR="00427583" w:rsidRPr="005E53E2">
        <w:rPr>
          <w:strike/>
          <w:rPrChange w:id="459" w:author="Tim Hallett" w:date="2015-01-28T09:34:00Z">
            <w:rPr/>
          </w:rPrChange>
        </w:rPr>
        <w:fldChar w:fldCharType="end"/>
      </w:r>
      <w:r w:rsidR="00427583" w:rsidRPr="005E53E2">
        <w:rPr>
          <w:strike/>
          <w:rPrChange w:id="460" w:author="Tim Hallett" w:date="2015-01-28T09:34:00Z">
            <w:rPr/>
          </w:rPrChange>
        </w:rPr>
        <w:t xml:space="preserve">. In </w:t>
      </w:r>
      <w:r w:rsidR="00427583" w:rsidRPr="005E53E2">
        <w:rPr>
          <w:strike/>
          <w:rPrChange w:id="461" w:author="Tim Hallett" w:date="2015-01-28T09:34:00Z">
            <w:rPr/>
          </w:rPrChange>
        </w:rPr>
        <w:lastRenderedPageBreak/>
        <w:t xml:space="preserve">contrast, </w:t>
      </w:r>
      <w:r w:rsidR="005E5D58" w:rsidRPr="005E53E2">
        <w:rPr>
          <w:strike/>
          <w:rPrChange w:id="462" w:author="Tim Hallett" w:date="2015-01-28T09:34:00Z">
            <w:rPr/>
          </w:rPrChange>
        </w:rPr>
        <w:t>an HBCT intervention trialled at another AMPATH site in Kenya, achieved coverage of 88% of the population</w:t>
      </w:r>
      <w:r w:rsidR="00810A95" w:rsidRPr="005E53E2">
        <w:rPr>
          <w:strike/>
          <w:rPrChange w:id="463" w:author="Tim Hallett" w:date="2015-01-28T09:34:00Z">
            <w:rPr/>
          </w:rPrChange>
        </w:rPr>
        <w:t>,</w:t>
      </w:r>
      <w:r w:rsidR="005E5D58" w:rsidRPr="005E53E2">
        <w:rPr>
          <w:strike/>
          <w:rPrChange w:id="464" w:author="Tim Hallett" w:date="2015-01-28T09:34:00Z">
            <w:rPr/>
          </w:rPrChange>
        </w:rPr>
        <w:t xml:space="preserve"> but among newly diagnosed individuals only 15% had been linked to care over a median of 3.4 years since diagnosis</w:t>
      </w:r>
      <w:r w:rsidR="00810A95" w:rsidRPr="005E53E2">
        <w:rPr>
          <w:strike/>
          <w:rPrChange w:id="465"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466" w:author="Tim Hallett" w:date="2015-01-28T09:34:00Z">
            <w:rPr/>
          </w:rPrChange>
        </w:rPr>
        <w:fldChar w:fldCharType="separate"/>
      </w:r>
      <w:r w:rsidR="00810A95" w:rsidRPr="005E53E2">
        <w:rPr>
          <w:strike/>
          <w:lang w:val="en-US"/>
          <w:rPrChange w:id="467" w:author="Tim Hallett" w:date="2015-01-28T09:34:00Z">
            <w:rPr>
              <w:lang w:val="en-US"/>
            </w:rPr>
          </w:rPrChange>
        </w:rPr>
        <w:t>{Genberg:2015cd}</w:t>
      </w:r>
      <w:r w:rsidR="00810A95" w:rsidRPr="005E53E2">
        <w:rPr>
          <w:strike/>
          <w:rPrChange w:id="468" w:author="Tim Hallett" w:date="2015-01-28T09:34:00Z">
            <w:rPr/>
          </w:rPrChange>
        </w:rPr>
        <w:fldChar w:fldCharType="end"/>
      </w:r>
      <w:r w:rsidR="005E5D58" w:rsidRPr="005E53E2">
        <w:rPr>
          <w:strike/>
          <w:rPrChange w:id="469" w:author="Tim Hallett" w:date="2015-01-28T09:34:00Z">
            <w:rPr/>
          </w:rPrChange>
        </w:rPr>
        <w:t>.</w:t>
      </w:r>
      <w:r w:rsidR="009A32A8" w:rsidRPr="005E53E2">
        <w:rPr>
          <w:strike/>
          <w:rPrChange w:id="470" w:author="Tim Hallett" w:date="2015-01-28T09:34:00Z">
            <w:rPr/>
          </w:rPrChange>
        </w:rPr>
        <w:t xml:space="preserve"> The difference in linkage rates between the two interventions is likely a result of the former involving</w:t>
      </w:r>
      <w:r w:rsidR="0029787C" w:rsidRPr="005E53E2">
        <w:rPr>
          <w:strike/>
          <w:rPrChange w:id="471" w:author="Tim Hallett" w:date="2015-01-28T09:34:00Z">
            <w:rPr/>
          </w:rPrChange>
        </w:rPr>
        <w:t xml:space="preserve"> a combination of</w:t>
      </w:r>
      <w:r w:rsidR="009A32A8" w:rsidRPr="005E53E2">
        <w:rPr>
          <w:strike/>
          <w:rPrChange w:id="472" w:author="Tim Hallett" w:date="2015-01-28T09:34:00Z">
            <w:rPr/>
          </w:rPrChange>
        </w:rPr>
        <w:t xml:space="preserve"> POC CD4 testing and follow-up visits to motivate indiv</w:t>
      </w:r>
      <w:r w:rsidR="00997A22" w:rsidRPr="005E53E2">
        <w:rPr>
          <w:strike/>
          <w:rPrChange w:id="473" w:author="Tim Hallett" w:date="2015-01-28T09:34:00Z">
            <w:rPr/>
          </w:rPrChange>
        </w:rPr>
        <w:t>iduals to link</w:t>
      </w:r>
      <w:r w:rsidR="006739CB" w:rsidRPr="005E53E2">
        <w:rPr>
          <w:strike/>
          <w:rPrChange w:id="474" w:author="Tim Hallett" w:date="2015-01-28T09:34:00Z">
            <w:rPr/>
          </w:rPrChange>
        </w:rPr>
        <w:t xml:space="preserve">. </w:t>
      </w:r>
      <w:r w:rsidR="00217349" w:rsidRPr="005E53E2">
        <w:rPr>
          <w:strike/>
          <w:rPrChange w:id="475" w:author="Tim Hallett" w:date="2015-01-28T09:34:00Z">
            <w:rPr/>
          </w:rPrChange>
        </w:rPr>
        <w:t>Together with our results</w:t>
      </w:r>
      <w:r w:rsidR="00C309E6" w:rsidRPr="005E53E2">
        <w:rPr>
          <w:strike/>
          <w:rPrChange w:id="476" w:author="Tim Hallett" w:date="2015-01-28T09:34:00Z">
            <w:rPr/>
          </w:rPrChange>
        </w:rPr>
        <w:t>,</w:t>
      </w:r>
      <w:r w:rsidR="00217349" w:rsidRPr="005E53E2">
        <w:rPr>
          <w:strike/>
          <w:rPrChange w:id="477" w:author="Tim Hallett" w:date="2015-01-28T09:34:00Z">
            <w:rPr/>
          </w:rPrChange>
        </w:rPr>
        <w:t xml:space="preserve"> </w:t>
      </w:r>
      <w:r w:rsidR="009715C0" w:rsidRPr="005E53E2">
        <w:rPr>
          <w:strike/>
          <w:rPrChange w:id="478" w:author="Tim Hallett" w:date="2015-01-28T09:34:00Z">
            <w:rPr/>
          </w:rPrChange>
        </w:rPr>
        <w:t>demonstrating the limited impact of HBCT in the absence of POC CD4 or perfect linkage</w:t>
      </w:r>
      <w:r w:rsidR="00E52388" w:rsidRPr="005E53E2">
        <w:rPr>
          <w:strike/>
          <w:rPrChange w:id="479" w:author="Tim Hallett" w:date="2015-01-28T09:34:00Z">
            <w:rPr/>
          </w:rPrChange>
        </w:rPr>
        <w:t>, this</w:t>
      </w:r>
      <w:r w:rsidR="009715C0" w:rsidRPr="005E53E2">
        <w:rPr>
          <w:strike/>
          <w:rPrChange w:id="480" w:author="Tim Hallett" w:date="2015-01-28T09:34:00Z">
            <w:rPr/>
          </w:rPrChange>
        </w:rPr>
        <w:t xml:space="preserve"> provide</w:t>
      </w:r>
      <w:r w:rsidR="00E52388" w:rsidRPr="005E53E2">
        <w:rPr>
          <w:strike/>
          <w:rPrChange w:id="481" w:author="Tim Hallett" w:date="2015-01-28T09:34:00Z">
            <w:rPr/>
          </w:rPrChange>
        </w:rPr>
        <w:t>s</w:t>
      </w:r>
      <w:r w:rsidR="009715C0" w:rsidRPr="005E53E2">
        <w:rPr>
          <w:strike/>
          <w:rPrChange w:id="482" w:author="Tim Hallett" w:date="2015-01-28T09:34:00Z">
            <w:rPr/>
          </w:rPrChange>
        </w:rPr>
        <w:t xml:space="preserve"> evidence to suggest that</w:t>
      </w:r>
      <w:r w:rsidR="005B38E1" w:rsidRPr="005E53E2">
        <w:rPr>
          <w:strike/>
          <w:rPrChange w:id="483" w:author="Tim Hallett" w:date="2015-01-28T09:34:00Z">
            <w:rPr/>
          </w:rPrChange>
        </w:rPr>
        <w:t xml:space="preserve"> </w:t>
      </w:r>
      <w:r w:rsidR="009715C0" w:rsidRPr="005E53E2">
        <w:rPr>
          <w:strike/>
          <w:rPrChange w:id="484" w:author="Tim Hallett" w:date="2015-01-28T09:34:00Z">
            <w:rPr/>
          </w:rPrChange>
        </w:rPr>
        <w:t>HBCT alone is</w:t>
      </w:r>
      <w:r w:rsidR="00641DA0" w:rsidRPr="005E53E2">
        <w:rPr>
          <w:strike/>
          <w:rPrChange w:id="485" w:author="Tim Hallett" w:date="2015-01-28T09:34:00Z">
            <w:rPr/>
          </w:rPrChange>
        </w:rPr>
        <w:t xml:space="preserve"> </w:t>
      </w:r>
      <w:r w:rsidR="009715C0" w:rsidRPr="005E53E2">
        <w:rPr>
          <w:strike/>
          <w:rPrChange w:id="486" w:author="Tim Hallett" w:date="2015-01-28T09:34:00Z">
            <w:rPr/>
          </w:rPrChange>
        </w:rPr>
        <w:t xml:space="preserve">not capable of generating the impact that it was </w:t>
      </w:r>
      <w:r w:rsidR="005F310F" w:rsidRPr="005E53E2">
        <w:rPr>
          <w:strike/>
          <w:rPrChange w:id="487" w:author="Tim Hallett" w:date="2015-01-28T09:34:00Z">
            <w:rPr/>
          </w:rPrChange>
        </w:rPr>
        <w:t>designed</w:t>
      </w:r>
      <w:r w:rsidR="009715C0" w:rsidRPr="005E53E2">
        <w:rPr>
          <w:strike/>
          <w:rPrChange w:id="488"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489" w:author="Tim Hallett" w:date="2015-01-28T09:34:00Z">
            <w:rPr/>
          </w:rPrChange>
        </w:rPr>
      </w:pPr>
    </w:p>
    <w:p w14:paraId="03F5EDE7" w14:textId="77777777" w:rsidR="002C6106" w:rsidRPr="005E53E2" w:rsidRDefault="0059185C" w:rsidP="00A60C56">
      <w:pPr>
        <w:pStyle w:val="normal0"/>
        <w:ind w:firstLine="720"/>
        <w:rPr>
          <w:strike/>
          <w:rPrChange w:id="490" w:author="Tim Hallett" w:date="2015-01-28T09:34:00Z">
            <w:rPr/>
          </w:rPrChange>
        </w:rPr>
      </w:pPr>
      <w:r w:rsidRPr="005E53E2">
        <w:rPr>
          <w:strike/>
          <w:rPrChange w:id="491" w:author="Tim Hallett" w:date="2015-01-28T09:34:00Z">
            <w:rPr/>
          </w:rPrChange>
        </w:rPr>
        <w:t>Overall</w:t>
      </w:r>
      <w:r w:rsidR="005928FC" w:rsidRPr="005E53E2">
        <w:rPr>
          <w:strike/>
          <w:rPrChange w:id="492" w:author="Tim Hallett" w:date="2015-01-28T09:34:00Z">
            <w:rPr/>
          </w:rPrChange>
        </w:rPr>
        <w:t>, the</w:t>
      </w:r>
      <w:r w:rsidR="006618DD" w:rsidRPr="005E53E2">
        <w:rPr>
          <w:strike/>
          <w:rPrChange w:id="493"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494" w:author="Tim Hallett" w:date="2015-01-28T09:34:00Z">
            <w:rPr/>
          </w:rPrChange>
        </w:rPr>
        <w:t xml:space="preserve"> When c</w:t>
      </w:r>
      <w:r w:rsidR="00A60C56" w:rsidRPr="005E53E2">
        <w:rPr>
          <w:strike/>
          <w:rPrChange w:id="495" w:author="Tim Hallett" w:date="2015-01-28T09:34:00Z">
            <w:rPr/>
          </w:rPrChange>
        </w:rPr>
        <w:t xml:space="preserve">onsidering the distribution of care experience among </w:t>
      </w:r>
      <w:r w:rsidR="005C000A" w:rsidRPr="005E53E2">
        <w:rPr>
          <w:strike/>
          <w:rPrChange w:id="496" w:author="Tim Hallett" w:date="2015-01-28T09:34:00Z">
            <w:rPr/>
          </w:rPrChange>
        </w:rPr>
        <w:t xml:space="preserve">HIV-related deaths in the entire </w:t>
      </w:r>
      <w:proofErr w:type="gramStart"/>
      <w:r w:rsidR="005C000A" w:rsidRPr="005E53E2">
        <w:rPr>
          <w:strike/>
          <w:rPrChange w:id="497" w:author="Tim Hallett" w:date="2015-01-28T09:34:00Z">
            <w:rPr/>
          </w:rPrChange>
        </w:rPr>
        <w:t>population</w:t>
      </w:r>
      <w:r w:rsidR="0025030B" w:rsidRPr="005E53E2">
        <w:rPr>
          <w:strike/>
          <w:rPrChange w:id="498" w:author="Tim Hallett" w:date="2015-01-28T09:34:00Z">
            <w:rPr/>
          </w:rPrChange>
        </w:rPr>
        <w:t>(</w:t>
      </w:r>
      <w:proofErr w:type="gramEnd"/>
      <w:r w:rsidR="0025030B" w:rsidRPr="005E53E2">
        <w:rPr>
          <w:strike/>
          <w:rPrChange w:id="499" w:author="Tim Hallett" w:date="2015-01-28T09:34:00Z">
            <w:rPr/>
          </w:rPrChange>
        </w:rPr>
        <w:t>figure 2</w:t>
      </w:r>
      <w:r w:rsidR="005C000A" w:rsidRPr="005E53E2">
        <w:rPr>
          <w:strike/>
          <w:rPrChange w:id="500" w:author="Tim Hallett" w:date="2015-01-28T09:34:00Z">
            <w:rPr/>
          </w:rPrChange>
        </w:rPr>
        <w:t>, left</w:t>
      </w:r>
      <w:r w:rsidR="0025030B" w:rsidRPr="005E53E2">
        <w:rPr>
          <w:strike/>
          <w:rPrChange w:id="501" w:author="Tim Hallett" w:date="2015-01-28T09:34:00Z">
            <w:rPr/>
          </w:rPrChange>
        </w:rPr>
        <w:t>), 19% of individuals were never diagnosed and 57% failed to initiate ART before death.</w:t>
      </w:r>
      <w:r w:rsidR="00A56CFF" w:rsidRPr="005E53E2">
        <w:rPr>
          <w:strike/>
          <w:rPrChange w:id="502" w:author="Tim Hallett" w:date="2015-01-28T09:34:00Z">
            <w:rPr/>
          </w:rPrChange>
        </w:rPr>
        <w:t xml:space="preserve"> These results are in agreement with data from ALPHA sites in Rakai, Uganda, which indicate that around ~20% of deaths in 2011 </w:t>
      </w:r>
      <w:r w:rsidR="00E97007" w:rsidRPr="005E53E2">
        <w:rPr>
          <w:strike/>
          <w:rPrChange w:id="503" w:author="Tim Hallett" w:date="2015-01-28T09:34:00Z">
            <w:rPr/>
          </w:rPrChange>
        </w:rPr>
        <w:t>were among undiagnosed individua</w:t>
      </w:r>
      <w:r w:rsidR="00A56CFF" w:rsidRPr="005E53E2">
        <w:rPr>
          <w:strike/>
          <w:rPrChange w:id="504" w:author="Tim Hallett" w:date="2015-01-28T09:34:00Z">
            <w:rPr/>
          </w:rPrChange>
        </w:rPr>
        <w:t xml:space="preserve">ls and ~50% were among individuals tested but who never initiated </w:t>
      </w:r>
      <w:proofErr w:type="gramStart"/>
      <w:r w:rsidR="00A56CFF" w:rsidRPr="005E53E2">
        <w:rPr>
          <w:strike/>
          <w:rPrChange w:id="505" w:author="Tim Hallett" w:date="2015-01-28T09:34:00Z">
            <w:rPr/>
          </w:rPrChange>
        </w:rPr>
        <w:t>ART[</w:t>
      </w:r>
      <w:proofErr w:type="gramEnd"/>
      <w:r w:rsidR="00A56CFF" w:rsidRPr="005E53E2">
        <w:rPr>
          <w:i/>
          <w:strike/>
          <w:color w:val="0000FF"/>
          <w:rPrChange w:id="506" w:author="Tim Hallett" w:date="2015-01-28T09:34:00Z">
            <w:rPr>
              <w:i/>
              <w:color w:val="0000FF"/>
            </w:rPr>
          </w:rPrChange>
        </w:rPr>
        <w:t>Slaymaker (only going off the Paris slides here – can’t find the relevant paper)</w:t>
      </w:r>
      <w:r w:rsidR="00A56CFF" w:rsidRPr="005E53E2">
        <w:rPr>
          <w:strike/>
          <w:rPrChange w:id="507" w:author="Tim Hallett" w:date="2015-01-28T09:34:00Z">
            <w:rPr/>
          </w:rPrChange>
        </w:rPr>
        <w:t>].</w:t>
      </w:r>
      <w:r w:rsidR="005C000A" w:rsidRPr="005E53E2">
        <w:rPr>
          <w:strike/>
          <w:rPrChange w:id="508" w:author="Tim Hallett" w:date="2015-01-28T09:34:00Z">
            <w:rPr/>
          </w:rPrChange>
        </w:rPr>
        <w:t xml:space="preserve"> This reinforces our results, indicating </w:t>
      </w:r>
      <w:r w:rsidR="0004292E" w:rsidRPr="005E53E2">
        <w:rPr>
          <w:strike/>
          <w:rPrChange w:id="509" w:author="Tim Hallett" w:date="2015-01-28T09:34:00Z">
            <w:rPr/>
          </w:rPrChange>
        </w:rPr>
        <w:t>that mortality is</w:t>
      </w:r>
      <w:r w:rsidR="005C000A" w:rsidRPr="005E53E2">
        <w:rPr>
          <w:strike/>
          <w:rPrChange w:id="510" w:author="Tim Hallett" w:date="2015-01-28T09:34:00Z">
            <w:rPr/>
          </w:rPrChange>
        </w:rPr>
        <w:t xml:space="preserve"> chiefly</w:t>
      </w:r>
      <w:r w:rsidR="0004292E" w:rsidRPr="005E53E2">
        <w:rPr>
          <w:strike/>
          <w:rPrChange w:id="511"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512" w:author="Tim Hallett" w:date="2015-01-28T09:34:00Z">
            <w:rPr/>
          </w:rPrChange>
        </w:rPr>
      </w:pPr>
    </w:p>
    <w:p w14:paraId="020EC319" w14:textId="77777777" w:rsidR="00686B32" w:rsidRPr="005E53E2" w:rsidRDefault="0004292E" w:rsidP="0079710C">
      <w:pPr>
        <w:pStyle w:val="normal0"/>
        <w:ind w:firstLine="720"/>
        <w:rPr>
          <w:strike/>
          <w:rPrChange w:id="513" w:author="Tim Hallett" w:date="2015-01-28T09:34:00Z">
            <w:rPr/>
          </w:rPrChange>
        </w:rPr>
      </w:pPr>
      <w:r w:rsidRPr="005E53E2">
        <w:rPr>
          <w:strike/>
          <w:rPrChange w:id="514" w:author="Tim Hallett" w:date="2015-01-28T09:34:00Z">
            <w:rPr/>
          </w:rPrChange>
        </w:rPr>
        <w:t xml:space="preserve">Additionally, we illustrated that </w:t>
      </w:r>
      <w:r w:rsidR="009E3B14" w:rsidRPr="005E53E2">
        <w:rPr>
          <w:strike/>
          <w:rPrChange w:id="515" w:author="Tim Hallett" w:date="2015-01-28T09:34:00Z">
            <w:rPr/>
          </w:rPrChange>
        </w:rPr>
        <w:t xml:space="preserve">no single </w:t>
      </w:r>
      <w:r w:rsidR="003A5024" w:rsidRPr="005E53E2">
        <w:rPr>
          <w:strike/>
          <w:rPrChange w:id="516" w:author="Tim Hallett" w:date="2015-01-28T09:34:00Z">
            <w:rPr/>
          </w:rPrChange>
        </w:rPr>
        <w:t>intervention provide</w:t>
      </w:r>
      <w:r w:rsidR="009F20C8" w:rsidRPr="005E53E2">
        <w:rPr>
          <w:strike/>
          <w:rPrChange w:id="517" w:author="Tim Hallett" w:date="2015-01-28T09:34:00Z">
            <w:rPr/>
          </w:rPrChange>
        </w:rPr>
        <w:t>d</w:t>
      </w:r>
      <w:r w:rsidR="003A5024" w:rsidRPr="005E53E2">
        <w:rPr>
          <w:strike/>
          <w:rPrChange w:id="518" w:author="Tim Hallett" w:date="2015-01-28T09:34:00Z">
            <w:rPr/>
          </w:rPrChange>
        </w:rPr>
        <w:t xml:space="preserve"> </w:t>
      </w:r>
      <w:r w:rsidR="003F292F" w:rsidRPr="005E53E2">
        <w:rPr>
          <w:strike/>
          <w:rPrChange w:id="519" w:author="Tim Hallett" w:date="2015-01-28T09:34:00Z">
            <w:rPr/>
          </w:rPrChange>
        </w:rPr>
        <w:t xml:space="preserve">large </w:t>
      </w:r>
      <w:r w:rsidR="003A5024" w:rsidRPr="005E53E2">
        <w:rPr>
          <w:strike/>
          <w:rPrChange w:id="520" w:author="Tim Hallett" w:date="2015-01-28T09:34:00Z">
            <w:rPr/>
          </w:rPrChange>
        </w:rPr>
        <w:t>gains in patient outcomes without incurring significant costs.</w:t>
      </w:r>
      <w:r w:rsidR="00DD7CD7" w:rsidRPr="005E53E2">
        <w:rPr>
          <w:strike/>
          <w:rPrChange w:id="521" w:author="Tim Hallett" w:date="2015-01-28T09:34:00Z">
            <w:rPr/>
          </w:rPrChange>
        </w:rPr>
        <w:t xml:space="preserve"> </w:t>
      </w:r>
      <w:r w:rsidR="00BC595A" w:rsidRPr="005E53E2">
        <w:rPr>
          <w:strike/>
          <w:rPrChange w:id="522" w:author="Tim Hallett" w:date="2015-01-28T09:34:00Z">
            <w:rPr/>
          </w:rPrChange>
        </w:rPr>
        <w:t xml:space="preserve">The most impactful intervention, Universal Test &amp; Treat, </w:t>
      </w:r>
      <w:r w:rsidR="009F20C8" w:rsidRPr="005E53E2">
        <w:rPr>
          <w:strike/>
          <w:rPrChange w:id="523" w:author="Tim Hallett" w:date="2015-01-28T09:34:00Z">
            <w:rPr/>
          </w:rPrChange>
        </w:rPr>
        <w:t xml:space="preserve">averted </w:t>
      </w:r>
      <w:r w:rsidR="00BC595A" w:rsidRPr="005E53E2">
        <w:rPr>
          <w:strike/>
          <w:rPrChange w:id="524" w:author="Tim Hallett" w:date="2015-01-28T09:34:00Z">
            <w:rPr/>
          </w:rPrChange>
        </w:rPr>
        <w:t xml:space="preserve">5.59m DALYS </w:t>
      </w:r>
      <w:r w:rsidR="00E931F3" w:rsidRPr="005E53E2">
        <w:rPr>
          <w:strike/>
          <w:rPrChange w:id="525" w:author="Tim Hallett" w:date="2015-01-28T09:34:00Z">
            <w:rPr/>
          </w:rPrChange>
        </w:rPr>
        <w:t xml:space="preserve">at a cost of $4.27b </w:t>
      </w:r>
      <w:r w:rsidR="00D73630" w:rsidRPr="005E53E2">
        <w:rPr>
          <w:strike/>
          <w:rPrChange w:id="526"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527" w:author="Tim Hallett" w:date="2015-01-28T09:34:00Z">
            <w:rPr/>
          </w:rPrChange>
        </w:rPr>
        <w:t>adherence</w:t>
      </w:r>
      <w:r w:rsidR="00D73630" w:rsidRPr="005E53E2">
        <w:rPr>
          <w:strike/>
          <w:rPrChange w:id="528" w:author="Tim Hallett" w:date="2015-01-28T09:34:00Z">
            <w:rPr/>
          </w:rPrChange>
        </w:rPr>
        <w:t xml:space="preserve"> and retention in care, the Universal Test &amp; Treat intervention </w:t>
      </w:r>
      <w:r w:rsidR="009F20C8" w:rsidRPr="005E53E2">
        <w:rPr>
          <w:strike/>
          <w:rPrChange w:id="529" w:author="Tim Hallett" w:date="2015-01-28T09:34:00Z">
            <w:rPr/>
          </w:rPrChange>
        </w:rPr>
        <w:t>averted</w:t>
      </w:r>
      <w:r w:rsidR="00D73630" w:rsidRPr="005E53E2">
        <w:rPr>
          <w:strike/>
          <w:rPrChange w:id="530" w:author="Tim Hallett" w:date="2015-01-28T09:34:00Z">
            <w:rPr/>
          </w:rPrChange>
        </w:rPr>
        <w:t xml:space="preserve"> 50% of the MAI. This scenario illustrates the lowest number of DALYs that will accrue given baseline care </w:t>
      </w:r>
      <w:r w:rsidR="0029685A" w:rsidRPr="005E53E2">
        <w:rPr>
          <w:strike/>
          <w:rPrChange w:id="531" w:author="Tim Hallett" w:date="2015-01-28T09:34:00Z">
            <w:rPr/>
          </w:rPrChange>
        </w:rPr>
        <w:t xml:space="preserve">prior to </w:t>
      </w:r>
      <w:r w:rsidR="00D73630" w:rsidRPr="005E53E2">
        <w:rPr>
          <w:strike/>
          <w:rPrChange w:id="532" w:author="Tim Hallett" w:date="2015-01-28T09:34:00Z">
            <w:rPr/>
          </w:rPrChange>
        </w:rPr>
        <w:t>2010</w:t>
      </w:r>
      <w:r w:rsidR="007F7C15" w:rsidRPr="005E53E2">
        <w:rPr>
          <w:strike/>
          <w:rPrChange w:id="533" w:author="Tim Hallett" w:date="2015-01-28T09:34:00Z">
            <w:rPr/>
          </w:rPrChange>
        </w:rPr>
        <w:t>, as averting 100% of DALYs accrued between 2010 and 2030 at baseline is an impossibility.</w:t>
      </w:r>
      <w:r w:rsidR="001C702B" w:rsidRPr="005E53E2">
        <w:rPr>
          <w:strike/>
          <w:rPrChange w:id="534" w:author="Tim Hallett" w:date="2015-01-28T09:34:00Z">
            <w:rPr/>
          </w:rPrChange>
        </w:rPr>
        <w:t xml:space="preserve"> </w:t>
      </w:r>
      <w:r w:rsidR="00892F40" w:rsidRPr="005E53E2">
        <w:rPr>
          <w:strike/>
          <w:rPrChange w:id="535"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536" w:author="Tim Hallett" w:date="2015-01-28T09:34:00Z">
            <w:rPr/>
          </w:rPrChange>
        </w:rPr>
        <w:t xml:space="preserve"> </w:t>
      </w:r>
      <w:r w:rsidR="001C702B" w:rsidRPr="005E53E2">
        <w:rPr>
          <w:strike/>
          <w:rPrChange w:id="537" w:author="Tim Hallett" w:date="2015-01-28T09:34:00Z">
            <w:rPr/>
          </w:rPrChange>
        </w:rPr>
        <w:t>However</w:t>
      </w:r>
      <w:r w:rsidR="00005D41" w:rsidRPr="005E53E2">
        <w:rPr>
          <w:strike/>
          <w:rPrChange w:id="538" w:author="Tim Hallett" w:date="2015-01-28T09:34:00Z">
            <w:rPr/>
          </w:rPrChange>
        </w:rPr>
        <w:t xml:space="preserve">, through the use of a combination of interventions </w:t>
      </w:r>
      <w:r w:rsidR="0042504D" w:rsidRPr="005E53E2">
        <w:rPr>
          <w:strike/>
          <w:rPrChange w:id="539" w:author="Tim Hallett" w:date="2015-01-28T09:34:00Z">
            <w:rPr/>
          </w:rPrChange>
        </w:rPr>
        <w:t>targeting</w:t>
      </w:r>
      <w:r w:rsidR="00005D41" w:rsidRPr="005E53E2">
        <w:rPr>
          <w:strike/>
          <w:rPrChange w:id="540" w:author="Tim Hallett" w:date="2015-01-28T09:34:00Z">
            <w:rPr/>
          </w:rPrChange>
        </w:rPr>
        <w:t xml:space="preserve"> </w:t>
      </w:r>
      <w:r w:rsidR="00546B4A" w:rsidRPr="005E53E2">
        <w:rPr>
          <w:strike/>
          <w:rPrChange w:id="541" w:author="Tim Hallett" w:date="2015-01-28T09:34:00Z">
            <w:rPr/>
          </w:rPrChange>
        </w:rPr>
        <w:t xml:space="preserve">both </w:t>
      </w:r>
      <w:r w:rsidR="00005D41" w:rsidRPr="005E53E2">
        <w:rPr>
          <w:strike/>
          <w:rPrChange w:id="542" w:author="Tim Hallett" w:date="2015-01-28T09:34:00Z">
            <w:rPr/>
          </w:rPrChange>
        </w:rPr>
        <w:t>pre-ART and ART care</w:t>
      </w:r>
      <w:r w:rsidR="00546B4A" w:rsidRPr="005E53E2">
        <w:rPr>
          <w:strike/>
          <w:rPrChange w:id="543" w:author="Tim Hallett" w:date="2015-01-28T09:34:00Z">
            <w:rPr/>
          </w:rPrChange>
        </w:rPr>
        <w:t>, 88% of the DALYs averted by the Universal Test and Treat intervention can be achieved at 44% of the cost per DALY averted (</w:t>
      </w:r>
      <w:r w:rsidR="004F314A" w:rsidRPr="005E53E2">
        <w:rPr>
          <w:strike/>
          <w:rPrChange w:id="544" w:author="Tim Hallett" w:date="2015-01-28T09:34:00Z">
            <w:rPr/>
          </w:rPrChange>
        </w:rPr>
        <w:t>table 3</w:t>
      </w:r>
      <w:r w:rsidR="0059185C" w:rsidRPr="005E53E2">
        <w:rPr>
          <w:strike/>
          <w:rPrChange w:id="545" w:author="Tim Hallett" w:date="2015-01-28T09:34:00Z">
            <w:rPr/>
          </w:rPrChange>
        </w:rPr>
        <w:t>)</w:t>
      </w:r>
      <w:r w:rsidR="00255586" w:rsidRPr="005E53E2">
        <w:rPr>
          <w:strike/>
          <w:rPrChange w:id="546" w:author="Tim Hallett" w:date="2015-01-28T09:34:00Z">
            <w:rPr/>
          </w:rPrChange>
        </w:rPr>
        <w:t>.</w:t>
      </w:r>
      <w:r w:rsidR="00D6526B" w:rsidRPr="005E53E2">
        <w:rPr>
          <w:strike/>
          <w:rPrChange w:id="547" w:author="Tim Hallett" w:date="2015-01-28T09:34:00Z">
            <w:rPr/>
          </w:rPrChange>
        </w:rPr>
        <w:t xml:space="preserve"> Yet, this combination of interventions </w:t>
      </w:r>
      <w:r w:rsidR="00FB5948" w:rsidRPr="005E53E2">
        <w:rPr>
          <w:strike/>
          <w:rPrChange w:id="548" w:author="Tim Hallett" w:date="2015-01-28T09:34:00Z">
            <w:rPr/>
          </w:rPrChange>
        </w:rPr>
        <w:t>was</w:t>
      </w:r>
      <w:r w:rsidR="00D6526B" w:rsidRPr="005E53E2">
        <w:rPr>
          <w:strike/>
          <w:rPrChange w:id="549" w:author="Tim Hallett" w:date="2015-01-28T09:34:00Z">
            <w:rPr/>
          </w:rPrChange>
        </w:rPr>
        <w:t xml:space="preserve"> only able to avert 39% o</w:t>
      </w:r>
      <w:r w:rsidR="00E91FA6" w:rsidRPr="005E53E2">
        <w:rPr>
          <w:strike/>
          <w:rPrChange w:id="550" w:author="Tim Hallett" w:date="2015-01-28T09:34:00Z">
            <w:rPr/>
          </w:rPrChange>
        </w:rPr>
        <w:t>f the maximum attainable impact;</w:t>
      </w:r>
      <w:r w:rsidR="00D6526B" w:rsidRPr="005E53E2">
        <w:rPr>
          <w:strike/>
          <w:rPrChange w:id="551" w:author="Tim Hallett" w:date="2015-01-28T09:34:00Z">
            <w:rPr/>
          </w:rPrChange>
        </w:rPr>
        <w:t xml:space="preserve"> due to the lack of any interventions </w:t>
      </w:r>
      <w:r w:rsidR="0042504D" w:rsidRPr="005E53E2">
        <w:rPr>
          <w:strike/>
          <w:rPrChange w:id="552" w:author="Tim Hallett" w:date="2015-01-28T09:34:00Z">
            <w:rPr/>
          </w:rPrChange>
        </w:rPr>
        <w:t>targeting</w:t>
      </w:r>
      <w:r w:rsidR="00D6526B" w:rsidRPr="005E53E2">
        <w:rPr>
          <w:strike/>
          <w:rPrChange w:id="553" w:author="Tim Hallett" w:date="2015-01-28T09:34:00Z">
            <w:rPr/>
          </w:rPrChange>
        </w:rPr>
        <w:t xml:space="preserve"> HIV-testing</w:t>
      </w:r>
      <w:r w:rsidR="00355C53" w:rsidRPr="005E53E2">
        <w:rPr>
          <w:strike/>
          <w:rPrChange w:id="554" w:author="Tim Hallett" w:date="2015-01-28T09:34:00Z">
            <w:rPr/>
          </w:rPrChange>
        </w:rPr>
        <w:t xml:space="preserve">, </w:t>
      </w:r>
      <w:r w:rsidR="00D6526B" w:rsidRPr="005E53E2">
        <w:rPr>
          <w:strike/>
          <w:rPrChange w:id="555" w:author="Tim Hallett" w:date="2015-01-28T09:34:00Z">
            <w:rPr/>
          </w:rPrChange>
        </w:rPr>
        <w:t>as these ha</w:t>
      </w:r>
      <w:r w:rsidR="00355C53" w:rsidRPr="005E53E2">
        <w:rPr>
          <w:strike/>
          <w:rPrChange w:id="556" w:author="Tim Hallett" w:date="2015-01-28T09:34:00Z">
            <w:rPr/>
          </w:rPrChange>
        </w:rPr>
        <w:t>ve a high cost per DALY averted (table 3)</w:t>
      </w:r>
      <w:r w:rsidR="00D6526B" w:rsidRPr="005E53E2">
        <w:rPr>
          <w:strike/>
          <w:rPrChange w:id="557" w:author="Tim Hallett" w:date="2015-01-28T09:34:00Z">
            <w:rPr/>
          </w:rPrChange>
        </w:rPr>
        <w:t>. Consequently, t</w:t>
      </w:r>
      <w:r w:rsidRPr="005E53E2">
        <w:rPr>
          <w:strike/>
          <w:rPrChange w:id="558" w:author="Tim Hallett" w:date="2015-01-28T09:34:00Z">
            <w:rPr/>
          </w:rPrChange>
        </w:rPr>
        <w:t>his indicates that intervening at multiple points to strengthen care is almost as effective as removing pre-ART care in its entirety</w:t>
      </w:r>
      <w:r w:rsidR="000D2A31" w:rsidRPr="005E53E2">
        <w:rPr>
          <w:strike/>
          <w:rPrChange w:id="559" w:author="Tim Hallett" w:date="2015-01-28T09:34:00Z">
            <w:rPr/>
          </w:rPrChange>
        </w:rPr>
        <w:t xml:space="preserve">, such as in the Immediate ART or Universal Test &amp; Treat </w:t>
      </w:r>
      <w:r w:rsidR="0059185C" w:rsidRPr="005E53E2">
        <w:rPr>
          <w:strike/>
          <w:rPrChange w:id="560" w:author="Tim Hallett" w:date="2015-01-28T09:34:00Z">
            <w:rPr/>
          </w:rPrChange>
        </w:rPr>
        <w:t xml:space="preserve">strategies, but without depriving patients of the ancillary benefits </w:t>
      </w:r>
      <w:r w:rsidR="00043932" w:rsidRPr="005E53E2">
        <w:rPr>
          <w:strike/>
          <w:rPrChange w:id="561" w:author="Tim Hallett" w:date="2015-01-28T09:34:00Z">
            <w:rPr/>
          </w:rPrChange>
        </w:rPr>
        <w:t>provided by</w:t>
      </w:r>
      <w:r w:rsidR="0059185C" w:rsidRPr="005E53E2">
        <w:rPr>
          <w:strike/>
          <w:rPrChange w:id="562" w:author="Tim Hallett" w:date="2015-01-28T09:34:00Z">
            <w:rPr/>
          </w:rPrChange>
        </w:rPr>
        <w:t xml:space="preserve"> pre-ART care</w:t>
      </w:r>
      <w:r w:rsidR="000D2A31" w:rsidRPr="005E53E2">
        <w:rPr>
          <w:strike/>
          <w:rPrChange w:id="563" w:author="Tim Hallett" w:date="2015-01-28T09:34:00Z">
            <w:rPr/>
          </w:rPrChange>
        </w:rPr>
        <w:t>.</w:t>
      </w:r>
      <w:r w:rsidR="00E52B39" w:rsidRPr="005E53E2">
        <w:rPr>
          <w:strike/>
          <w:rPrChange w:id="564"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w:t>
      </w:r>
      <w:proofErr w:type="gramStart"/>
      <w:r w:rsidR="00E52B39" w:rsidRPr="005E53E2">
        <w:rPr>
          <w:strike/>
          <w:rPrChange w:id="565" w:author="Tim Hallett" w:date="2015-01-28T09:34:00Z">
            <w:rPr/>
          </w:rPrChange>
        </w:rPr>
        <w:t>initiation[</w:t>
      </w:r>
      <w:proofErr w:type="gramEnd"/>
      <w:r w:rsidR="00E52B39" w:rsidRPr="005E53E2">
        <w:rPr>
          <w:i/>
          <w:strike/>
          <w:color w:val="FF0000"/>
          <w:rPrChange w:id="566" w:author="Tim Hallett" w:date="2015-01-28T09:34:00Z">
            <w:rPr>
              <w:i/>
              <w:color w:val="FF0000"/>
            </w:rPr>
          </w:rPrChange>
        </w:rPr>
        <w:t>Rosen et al.</w:t>
      </w:r>
      <w:r w:rsidR="00DE2511" w:rsidRPr="005E53E2">
        <w:rPr>
          <w:i/>
          <w:strike/>
          <w:color w:val="FF0000"/>
          <w:rPrChange w:id="567" w:author="Tim Hallett" w:date="2015-01-28T09:34:00Z">
            <w:rPr>
              <w:i/>
              <w:color w:val="FF0000"/>
            </w:rPr>
          </w:rPrChange>
        </w:rPr>
        <w:t xml:space="preserve"> (2015).</w:t>
      </w:r>
      <w:r w:rsidR="00E52B39" w:rsidRPr="005E53E2">
        <w:rPr>
          <w:i/>
          <w:strike/>
          <w:color w:val="FF0000"/>
          <w:rPrChange w:id="568" w:author="Tim Hallett" w:date="2015-01-28T09:34:00Z">
            <w:rPr>
              <w:i/>
              <w:color w:val="FF0000"/>
            </w:rPr>
          </w:rPrChange>
        </w:rPr>
        <w:t xml:space="preserve"> Confidential. Unpublished</w:t>
      </w:r>
      <w:r w:rsidR="00E52B39" w:rsidRPr="005E53E2">
        <w:rPr>
          <w:strike/>
          <w:rPrChange w:id="569" w:author="Tim Hallett" w:date="2015-01-28T09:34:00Z">
            <w:rPr/>
          </w:rPrChange>
        </w:rPr>
        <w:t>].</w:t>
      </w:r>
    </w:p>
    <w:p w14:paraId="0B5F48E3" w14:textId="77777777" w:rsidR="00C22FA6" w:rsidRPr="005E53E2" w:rsidRDefault="00C22FA6" w:rsidP="00686B32">
      <w:pPr>
        <w:pStyle w:val="normal0"/>
        <w:ind w:firstLine="720"/>
        <w:rPr>
          <w:strike/>
          <w:rPrChange w:id="570" w:author="Tim Hallett" w:date="2015-01-28T09:34:00Z">
            <w:rPr/>
          </w:rPrChange>
        </w:rPr>
      </w:pPr>
    </w:p>
    <w:p w14:paraId="617BE5C9" w14:textId="680716BD" w:rsidR="00E104C3" w:rsidRPr="005E53E2" w:rsidRDefault="00C22FA6" w:rsidP="00C04CD1">
      <w:pPr>
        <w:pStyle w:val="normal0"/>
        <w:ind w:firstLine="720"/>
        <w:rPr>
          <w:strike/>
          <w:rPrChange w:id="571" w:author="Tim Hallett" w:date="2015-01-28T09:34:00Z">
            <w:rPr/>
          </w:rPrChange>
        </w:rPr>
      </w:pPr>
      <w:r w:rsidRPr="005E53E2">
        <w:rPr>
          <w:strike/>
          <w:rPrChange w:id="572" w:author="Tim Hallett" w:date="2015-01-28T09:34:00Z">
            <w:rPr/>
          </w:rPrChange>
        </w:rPr>
        <w:t xml:space="preserve">Interestingly, the distribution of care experience among deceased individuals when </w:t>
      </w:r>
      <w:r w:rsidR="00ED536F" w:rsidRPr="005E53E2">
        <w:rPr>
          <w:strike/>
          <w:rPrChange w:id="573" w:author="Tim Hallett" w:date="2015-01-28T09:34:00Z">
            <w:rPr/>
          </w:rPrChange>
        </w:rPr>
        <w:t xml:space="preserve">the combination </w:t>
      </w:r>
      <w:r w:rsidRPr="005E53E2">
        <w:rPr>
          <w:strike/>
          <w:rPrChange w:id="574" w:author="Tim Hallett" w:date="2015-01-28T09:34:00Z">
            <w:rPr/>
          </w:rPrChange>
        </w:rPr>
        <w:t xml:space="preserve">of interventions </w:t>
      </w:r>
      <w:r w:rsidR="00745D86" w:rsidRPr="005E53E2">
        <w:rPr>
          <w:strike/>
          <w:rPrChange w:id="575" w:author="Tim Hallett" w:date="2015-01-28T09:34:00Z">
            <w:rPr/>
          </w:rPrChange>
        </w:rPr>
        <w:t xml:space="preserve">was </w:t>
      </w:r>
      <w:r w:rsidR="00E9309E" w:rsidRPr="005E53E2">
        <w:rPr>
          <w:strike/>
          <w:rPrChange w:id="576" w:author="Tim Hallett" w:date="2015-01-28T09:34:00Z">
            <w:rPr/>
          </w:rPrChange>
        </w:rPr>
        <w:t xml:space="preserve">compared </w:t>
      </w:r>
      <w:r w:rsidR="00ED536F" w:rsidRPr="005E53E2">
        <w:rPr>
          <w:strike/>
          <w:rPrChange w:id="577" w:author="Tim Hallett" w:date="2015-01-28T09:34:00Z">
            <w:rPr/>
          </w:rPrChange>
        </w:rPr>
        <w:t>to</w:t>
      </w:r>
      <w:r w:rsidRPr="005E53E2">
        <w:rPr>
          <w:strike/>
          <w:rPrChange w:id="578" w:author="Tim Hallett" w:date="2015-01-28T09:34:00Z">
            <w:rPr/>
          </w:rPrChange>
        </w:rPr>
        <w:t xml:space="preserve"> </w:t>
      </w:r>
      <w:r w:rsidR="00E9309E" w:rsidRPr="005E53E2">
        <w:rPr>
          <w:strike/>
          <w:rPrChange w:id="579" w:author="Tim Hallett" w:date="2015-01-28T09:34:00Z">
            <w:rPr/>
          </w:rPrChange>
        </w:rPr>
        <w:t xml:space="preserve">a </w:t>
      </w:r>
      <w:r w:rsidRPr="005E53E2">
        <w:rPr>
          <w:strike/>
          <w:rPrChange w:id="580" w:author="Tim Hallett" w:date="2015-01-28T09:34:00Z">
            <w:rPr/>
          </w:rPrChange>
        </w:rPr>
        <w:t xml:space="preserve">Universal Test &amp; Treat </w:t>
      </w:r>
      <w:r w:rsidR="00E9309E" w:rsidRPr="005E53E2">
        <w:rPr>
          <w:strike/>
          <w:rPrChange w:id="581" w:author="Tim Hallett" w:date="2015-01-28T09:34:00Z">
            <w:rPr/>
          </w:rPrChange>
        </w:rPr>
        <w:t xml:space="preserve">strategy </w:t>
      </w:r>
      <w:r w:rsidRPr="005E53E2">
        <w:rPr>
          <w:strike/>
          <w:rPrChange w:id="582" w:author="Tim Hallett" w:date="2015-01-28T09:34:00Z">
            <w:rPr/>
          </w:rPrChange>
        </w:rPr>
        <w:t>highlights</w:t>
      </w:r>
      <w:r w:rsidR="00E9309E" w:rsidRPr="005E53E2">
        <w:rPr>
          <w:strike/>
          <w:rPrChange w:id="583" w:author="Tim Hallett" w:date="2015-01-28T09:34:00Z">
            <w:rPr/>
          </w:rPrChange>
        </w:rPr>
        <w:t>,</w:t>
      </w:r>
      <w:r w:rsidRPr="005E53E2">
        <w:rPr>
          <w:strike/>
          <w:rPrChange w:id="584" w:author="Tim Hallett" w:date="2015-01-28T09:34:00Z">
            <w:rPr/>
          </w:rPrChange>
        </w:rPr>
        <w:t xml:space="preserve"> how both strategies significantly reduce</w:t>
      </w:r>
      <w:r w:rsidR="00745D86" w:rsidRPr="005E53E2">
        <w:rPr>
          <w:strike/>
          <w:rPrChange w:id="585" w:author="Tim Hallett" w:date="2015-01-28T09:34:00Z">
            <w:rPr/>
          </w:rPrChange>
        </w:rPr>
        <w:t>d</w:t>
      </w:r>
      <w:r w:rsidRPr="005E53E2">
        <w:rPr>
          <w:strike/>
          <w:rPrChange w:id="586" w:author="Tim Hallett" w:date="2015-01-28T09:34:00Z">
            <w:rPr/>
          </w:rPrChange>
        </w:rPr>
        <w:t xml:space="preserve"> HIV mortality</w:t>
      </w:r>
      <w:r w:rsidR="00347F2E" w:rsidRPr="005E53E2">
        <w:rPr>
          <w:strike/>
          <w:rPrChange w:id="587" w:author="Tim Hallett" w:date="2015-01-28T09:34:00Z">
            <w:rPr/>
          </w:rPrChange>
        </w:rPr>
        <w:t xml:space="preserve"> in comparison to baseline,</w:t>
      </w:r>
      <w:r w:rsidRPr="005E53E2">
        <w:rPr>
          <w:strike/>
          <w:rPrChange w:id="588" w:author="Tim Hallett" w:date="2015-01-28T09:34:00Z">
            <w:rPr/>
          </w:rPrChange>
        </w:rPr>
        <w:t xml:space="preserve"> but </w:t>
      </w:r>
      <w:r w:rsidR="00770CB9" w:rsidRPr="005E53E2">
        <w:rPr>
          <w:strike/>
          <w:rPrChange w:id="589" w:author="Tim Hallett" w:date="2015-01-28T09:34:00Z">
            <w:rPr/>
          </w:rPrChange>
        </w:rPr>
        <w:t xml:space="preserve">through different </w:t>
      </w:r>
      <w:proofErr w:type="gramStart"/>
      <w:r w:rsidR="003A3FD3" w:rsidRPr="005E53E2">
        <w:rPr>
          <w:strike/>
          <w:rPrChange w:id="590" w:author="Tim Hallett" w:date="2015-01-28T09:34:00Z">
            <w:rPr/>
          </w:rPrChange>
        </w:rPr>
        <w:t>mechanisms</w:t>
      </w:r>
      <w:r w:rsidR="00770CB9" w:rsidRPr="005E53E2">
        <w:rPr>
          <w:strike/>
          <w:rPrChange w:id="591" w:author="Tim Hallett" w:date="2015-01-28T09:34:00Z">
            <w:rPr/>
          </w:rPrChange>
        </w:rPr>
        <w:t>(</w:t>
      </w:r>
      <w:proofErr w:type="gramEnd"/>
      <w:r w:rsidR="00770CB9" w:rsidRPr="005E53E2">
        <w:rPr>
          <w:strike/>
          <w:rPrChange w:id="592" w:author="Tim Hallett" w:date="2015-01-28T09:34:00Z">
            <w:rPr/>
          </w:rPrChange>
        </w:rPr>
        <w:t xml:space="preserve">figure </w:t>
      </w:r>
      <w:r w:rsidR="00DE71B5" w:rsidRPr="005E53E2">
        <w:rPr>
          <w:strike/>
          <w:rPrChange w:id="593" w:author="Tim Hallett" w:date="2015-01-28T09:34:00Z">
            <w:rPr/>
          </w:rPrChange>
        </w:rPr>
        <w:t>4</w:t>
      </w:r>
      <w:r w:rsidR="00770CB9" w:rsidRPr="005E53E2">
        <w:rPr>
          <w:strike/>
          <w:rPrChange w:id="594" w:author="Tim Hallett" w:date="2015-01-28T09:34:00Z">
            <w:rPr/>
          </w:rPrChange>
        </w:rPr>
        <w:t>).</w:t>
      </w:r>
      <w:r w:rsidR="000701E1" w:rsidRPr="005E53E2">
        <w:rPr>
          <w:strike/>
          <w:rPrChange w:id="595" w:author="Tim Hallett" w:date="2015-01-28T09:34:00Z">
            <w:rPr/>
          </w:rPrChange>
        </w:rPr>
        <w:t xml:space="preserve"> We see that the combination of interventions </w:t>
      </w:r>
      <w:r w:rsidR="009B6972" w:rsidRPr="005E53E2">
        <w:rPr>
          <w:strike/>
          <w:rPrChange w:id="596" w:author="Tim Hallett" w:date="2015-01-28T09:34:00Z">
            <w:rPr/>
          </w:rPrChange>
        </w:rPr>
        <w:t>was</w:t>
      </w:r>
      <w:r w:rsidR="000701E1" w:rsidRPr="005E53E2">
        <w:rPr>
          <w:strike/>
          <w:rPrChange w:id="597"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598" w:author="Tim Hallett" w:date="2015-01-28T09:34:00Z">
            <w:rPr/>
          </w:rPrChange>
        </w:rPr>
        <w:t>,</w:t>
      </w:r>
      <w:r w:rsidR="000701E1" w:rsidRPr="005E53E2">
        <w:rPr>
          <w:strike/>
          <w:rPrChange w:id="599" w:author="Tim Hallett" w:date="2015-01-28T09:34:00Z">
            <w:rPr/>
          </w:rPrChange>
        </w:rPr>
        <w:t xml:space="preserve"> without being diagnosed</w:t>
      </w:r>
      <w:r w:rsidR="002246D7" w:rsidRPr="005E53E2">
        <w:rPr>
          <w:strike/>
          <w:rPrChange w:id="600" w:author="Tim Hallett" w:date="2015-01-28T09:34:00Z">
            <w:rPr/>
          </w:rPrChange>
        </w:rPr>
        <w:t>,</w:t>
      </w:r>
      <w:r w:rsidR="000701E1" w:rsidRPr="005E53E2">
        <w:rPr>
          <w:strike/>
          <w:rPrChange w:id="601" w:author="Tim Hallett" w:date="2015-01-28T09:34:00Z">
            <w:rPr/>
          </w:rPrChange>
        </w:rPr>
        <w:t xml:space="preserve"> to the baseline scenario.</w:t>
      </w:r>
      <w:r w:rsidR="0022518A" w:rsidRPr="005E53E2">
        <w:rPr>
          <w:strike/>
          <w:rPrChange w:id="602"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603" w:author="Tim Hallett" w:date="2015-01-28T09:34:00Z">
            <w:rPr/>
          </w:rPrChange>
        </w:rPr>
        <w:t>;</w:t>
      </w:r>
      <w:r w:rsidR="00327F22" w:rsidRPr="005E53E2">
        <w:rPr>
          <w:strike/>
          <w:rPrChange w:id="604" w:author="Tim Hallett" w:date="2015-01-28T09:34:00Z">
            <w:rPr/>
          </w:rPrChange>
        </w:rPr>
        <w:t xml:space="preserve"> with the vast majority (51%) lost from ART care before death.</w:t>
      </w:r>
      <w:r w:rsidR="00975BB8" w:rsidRPr="005E53E2">
        <w:rPr>
          <w:strike/>
          <w:rPrChange w:id="605" w:author="Tim Hallett" w:date="2015-01-28T09:34:00Z">
            <w:rPr/>
          </w:rPrChange>
        </w:rPr>
        <w:t xml:space="preserve"> Therefore, the total person-time spent on ART</w:t>
      </w:r>
      <w:r w:rsidR="00B119F2" w:rsidRPr="005E53E2">
        <w:rPr>
          <w:strike/>
          <w:rPrChange w:id="606" w:author="Tim Hallett" w:date="2015-01-28T09:34:00Z">
            <w:rPr/>
          </w:rPrChange>
        </w:rPr>
        <w:t xml:space="preserve"> </w:t>
      </w:r>
      <w:r w:rsidR="00975BB8" w:rsidRPr="005E53E2">
        <w:rPr>
          <w:strike/>
          <w:rPrChange w:id="607" w:author="Tim Hallett" w:date="2015-01-28T09:34:00Z">
            <w:rPr/>
          </w:rPrChange>
        </w:rPr>
        <w:t>by individuals in the Universal Test &amp; Treat intervention exceed</w:t>
      </w:r>
      <w:r w:rsidR="00920268" w:rsidRPr="005E53E2">
        <w:rPr>
          <w:strike/>
          <w:rPrChange w:id="608" w:author="Tim Hallett" w:date="2015-01-28T09:34:00Z">
            <w:rPr/>
          </w:rPrChange>
        </w:rPr>
        <w:t>ed</w:t>
      </w:r>
      <w:r w:rsidR="00975BB8" w:rsidRPr="005E53E2">
        <w:rPr>
          <w:strike/>
          <w:rPrChange w:id="609" w:author="Tim Hallett" w:date="2015-01-28T09:34:00Z">
            <w:rPr/>
          </w:rPrChange>
        </w:rPr>
        <w:t xml:space="preserve"> that of individuals in the combination intervention </w:t>
      </w:r>
      <w:r w:rsidR="00975BB8" w:rsidRPr="005E53E2">
        <w:rPr>
          <w:strike/>
          <w:rPrChange w:id="610" w:author="Tim Hallett" w:date="2015-01-28T09:34:00Z">
            <w:rPr/>
          </w:rPrChange>
        </w:rPr>
        <w:lastRenderedPageBreak/>
        <w:t>scenario, this is reflected by the increased cost of Universal Test &amp; Treat and the larger proportion of cost t</w:t>
      </w:r>
      <w:r w:rsidR="009C303D" w:rsidRPr="005E53E2">
        <w:rPr>
          <w:strike/>
          <w:rPrChange w:id="611"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612"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613" w:author="Tim Hallett" w:date="2015-01-28T09:34:00Z">
            <w:rPr/>
          </w:rPrChange>
        </w:rPr>
        <w:fldChar w:fldCharType="separate"/>
      </w:r>
      <w:r w:rsidR="009C303D" w:rsidRPr="005E53E2">
        <w:rPr>
          <w:strike/>
          <w:lang w:val="en-US"/>
          <w:rPrChange w:id="614" w:author="Tim Hallett" w:date="2015-01-28T09:34:00Z">
            <w:rPr>
              <w:lang w:val="en-US"/>
            </w:rPr>
          </w:rPrChange>
        </w:rPr>
        <w:t>{Oyugi:2007fs}</w:t>
      </w:r>
      <w:r w:rsidR="009C303D" w:rsidRPr="005E53E2">
        <w:rPr>
          <w:strike/>
          <w:rPrChange w:id="615" w:author="Tim Hallett" w:date="2015-01-28T09:34:00Z">
            <w:rPr/>
          </w:rPrChange>
        </w:rPr>
        <w:fldChar w:fldCharType="end"/>
      </w:r>
      <w:r w:rsidR="009C303D" w:rsidRPr="005E53E2">
        <w:rPr>
          <w:strike/>
          <w:rPrChange w:id="616" w:author="Tim Hallett" w:date="2015-01-28T09:34:00Z">
            <w:rPr/>
          </w:rPrChange>
        </w:rPr>
        <w:t xml:space="preserve">. </w:t>
      </w:r>
      <w:r w:rsidR="00817A72" w:rsidRPr="005E53E2">
        <w:rPr>
          <w:strike/>
          <w:rPrChange w:id="617" w:author="Tim Hallett" w:date="2015-01-28T09:34:00Z">
            <w:rPr/>
          </w:rPrChange>
        </w:rPr>
        <w:t>An alternative category of interventions recently hypothesised</w:t>
      </w:r>
      <w:r w:rsidR="00D92572" w:rsidRPr="005E53E2">
        <w:rPr>
          <w:strike/>
          <w:rPrChange w:id="618" w:author="Tim Hallett" w:date="2015-01-28T09:34:00Z">
            <w:rPr/>
          </w:rPrChange>
        </w:rPr>
        <w:t xml:space="preserve"> to improve patient outcomes and reduce costs,</w:t>
      </w:r>
      <w:r w:rsidR="00817A72" w:rsidRPr="005E53E2">
        <w:rPr>
          <w:strike/>
          <w:rPrChange w:id="619" w:author="Tim Hallett" w:date="2015-01-28T09:34:00Z">
            <w:rPr/>
          </w:rPrChange>
        </w:rPr>
        <w:t xml:space="preserve"> is that of tiered care, </w:t>
      </w:r>
      <w:r w:rsidR="00DF1288" w:rsidRPr="005E53E2">
        <w:rPr>
          <w:strike/>
          <w:rPrChange w:id="620" w:author="Tim Hallett" w:date="2015-01-28T09:34:00Z">
            <w:rPr/>
          </w:rPrChange>
        </w:rPr>
        <w:t>using patient strata to determine the provision of care services</w:t>
      </w:r>
      <w:r w:rsidR="008735E2" w:rsidRPr="005E53E2">
        <w:rPr>
          <w:strike/>
          <w:rPrChange w:id="621" w:author="Tim Hallett" w:date="2015-01-28T09:34:00Z">
            <w:rPr/>
          </w:rPrChange>
        </w:rPr>
        <w:t>.</w:t>
      </w:r>
      <w:r w:rsidR="006C0DB6" w:rsidRPr="005E53E2">
        <w:rPr>
          <w:strike/>
          <w:rPrChange w:id="622" w:author="Tim Hallett" w:date="2015-01-28T09:34:00Z">
            <w:rPr/>
          </w:rPrChange>
        </w:rPr>
        <w:t xml:space="preserve"> </w:t>
      </w:r>
      <w:r w:rsidR="003D7107" w:rsidRPr="005E53E2">
        <w:rPr>
          <w:strike/>
          <w:rPrChange w:id="623" w:author="Tim Hallett" w:date="2015-01-28T09:34:00Z">
            <w:rPr/>
          </w:rPrChange>
        </w:rPr>
        <w:t xml:space="preserve">For example, </w:t>
      </w:r>
      <w:r w:rsidR="00DF1288" w:rsidRPr="005E53E2">
        <w:rPr>
          <w:strike/>
          <w:rPrChange w:id="624" w:author="Tim Hallett" w:date="2015-01-28T09:34:00Z">
            <w:rPr/>
          </w:rPrChange>
        </w:rPr>
        <w:t xml:space="preserve">Babigumira </w:t>
      </w:r>
      <w:r w:rsidR="00DF1288" w:rsidRPr="005E53E2">
        <w:rPr>
          <w:i/>
          <w:strike/>
          <w:rPrChange w:id="625" w:author="Tim Hallett" w:date="2015-01-28T09:34:00Z">
            <w:rPr>
              <w:i/>
            </w:rPr>
          </w:rPrChange>
        </w:rPr>
        <w:t>et al.</w:t>
      </w:r>
      <w:r w:rsidR="00DF1288" w:rsidRPr="005E53E2">
        <w:rPr>
          <w:strike/>
          <w:rPrChange w:id="626" w:author="Tim Hallett" w:date="2015-01-28T09:34:00Z">
            <w:rPr/>
          </w:rPrChange>
        </w:rPr>
        <w:t xml:space="preserve"> (2011), </w:t>
      </w:r>
      <w:r w:rsidR="003D7107" w:rsidRPr="005E53E2">
        <w:rPr>
          <w:strike/>
          <w:rPrChange w:id="627" w:author="Tim Hallett" w:date="2015-01-28T09:34:00Z">
            <w:rPr/>
          </w:rPrChange>
        </w:rPr>
        <w:t xml:space="preserve">implementing a </w:t>
      </w:r>
      <w:r w:rsidR="00DF1288" w:rsidRPr="005E53E2">
        <w:rPr>
          <w:strike/>
          <w:rPrChange w:id="628" w:author="Tim Hallett" w:date="2015-01-28T09:34:00Z">
            <w:rPr/>
          </w:rPrChange>
        </w:rPr>
        <w:t>task-shifting intervention for eligible patients at an HIV clinic in Kampala, Uganda</w:t>
      </w:r>
      <w:r w:rsidR="00DF1288" w:rsidRPr="005E53E2">
        <w:rPr>
          <w:strike/>
          <w:rPrChange w:id="629"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630" w:author="Tim Hallett" w:date="2015-01-28T09:34:00Z">
            <w:rPr/>
          </w:rPrChange>
        </w:rPr>
        <w:fldChar w:fldCharType="separate"/>
      </w:r>
      <w:r w:rsidR="00DF1288" w:rsidRPr="005E53E2">
        <w:rPr>
          <w:strike/>
          <w:lang w:val="en-US"/>
          <w:rPrChange w:id="631" w:author="Tim Hallett" w:date="2015-01-28T09:34:00Z">
            <w:rPr>
              <w:lang w:val="en-US"/>
            </w:rPr>
          </w:rPrChange>
        </w:rPr>
        <w:t>{Babigumira:2011gg}</w:t>
      </w:r>
      <w:r w:rsidR="00DF1288" w:rsidRPr="005E53E2">
        <w:rPr>
          <w:strike/>
          <w:rPrChange w:id="632" w:author="Tim Hallett" w:date="2015-01-28T09:34:00Z">
            <w:rPr/>
          </w:rPrChange>
        </w:rPr>
        <w:fldChar w:fldCharType="end"/>
      </w:r>
      <w:r w:rsidR="00DF1288" w:rsidRPr="005E53E2">
        <w:rPr>
          <w:strike/>
          <w:rPrChange w:id="633" w:author="Tim Hallett" w:date="2015-01-28T09:34:00Z">
            <w:rPr/>
          </w:rPrChange>
        </w:rPr>
        <w:t>. Eligibility criteria</w:t>
      </w:r>
      <w:r w:rsidR="00D92572" w:rsidRPr="005E53E2">
        <w:rPr>
          <w:strike/>
          <w:rPrChange w:id="634" w:author="Tim Hallett" w:date="2015-01-28T09:34:00Z">
            <w:rPr/>
          </w:rPrChange>
        </w:rPr>
        <w:t xml:space="preserve"> </w:t>
      </w:r>
      <w:r w:rsidR="00DF1288" w:rsidRPr="005E53E2">
        <w:rPr>
          <w:strike/>
          <w:rPrChange w:id="635" w:author="Tim Hallett" w:date="2015-01-28T09:34:00Z">
            <w:rPr/>
          </w:rPrChange>
        </w:rPr>
        <w:t xml:space="preserve">selected adherent, healthy </w:t>
      </w:r>
      <w:r w:rsidR="00D92572" w:rsidRPr="005E53E2">
        <w:rPr>
          <w:strike/>
          <w:rPrChange w:id="636" w:author="Tim Hallett" w:date="2015-01-28T09:34:00Z">
            <w:rPr/>
          </w:rPrChange>
        </w:rPr>
        <w:t xml:space="preserve">randomised </w:t>
      </w:r>
      <w:r w:rsidR="00DF1288" w:rsidRPr="005E53E2">
        <w:rPr>
          <w:strike/>
          <w:rPrChange w:id="637"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638"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639" w:author="Tim Hallett" w:date="2015-01-28T09:34:00Z">
            <w:rPr/>
          </w:rPrChange>
        </w:rPr>
        <w:fldChar w:fldCharType="separate"/>
      </w:r>
      <w:r w:rsidR="00DF1288" w:rsidRPr="005E53E2">
        <w:rPr>
          <w:strike/>
          <w:lang w:val="en-US"/>
          <w:rPrChange w:id="640" w:author="Tim Hallett" w:date="2015-01-28T09:34:00Z">
            <w:rPr>
              <w:lang w:val="en-US"/>
            </w:rPr>
          </w:rPrChange>
        </w:rPr>
        <w:t>{Babigumira:2011gg}</w:t>
      </w:r>
      <w:r w:rsidR="00DF1288" w:rsidRPr="005E53E2">
        <w:rPr>
          <w:strike/>
          <w:rPrChange w:id="641" w:author="Tim Hallett" w:date="2015-01-28T09:34:00Z">
            <w:rPr/>
          </w:rPrChange>
        </w:rPr>
        <w:fldChar w:fldCharType="end"/>
      </w:r>
      <w:r w:rsidR="00DF1288" w:rsidRPr="005E53E2">
        <w:rPr>
          <w:strike/>
          <w:rPrChange w:id="642" w:author="Tim Hallett" w:date="2015-01-28T09:34:00Z">
            <w:rPr/>
          </w:rPrChange>
        </w:rPr>
        <w:t xml:space="preserve">. This type of tiered intervention, selecting adherent patients to be monitored more infrequently, illustrates how care can </w:t>
      </w:r>
      <w:r w:rsidR="00D92572" w:rsidRPr="005E53E2">
        <w:rPr>
          <w:strike/>
          <w:rPrChange w:id="643" w:author="Tim Hallett" w:date="2015-01-28T09:34:00Z">
            <w:rPr/>
          </w:rPrChange>
        </w:rPr>
        <w:t>be stratified between patients.</w:t>
      </w:r>
    </w:p>
    <w:p w14:paraId="692B3F20" w14:textId="77777777" w:rsidR="00727013" w:rsidRPr="005E53E2" w:rsidRDefault="00727013" w:rsidP="0086036A">
      <w:pPr>
        <w:pStyle w:val="normal0"/>
        <w:rPr>
          <w:strike/>
          <w:rPrChange w:id="644" w:author="Tim Hallett" w:date="2015-01-28T09:34:00Z">
            <w:rPr/>
          </w:rPrChange>
        </w:rPr>
      </w:pPr>
    </w:p>
    <w:p w14:paraId="3B21ADDB" w14:textId="77777777" w:rsidR="001363E9" w:rsidRPr="005E53E2" w:rsidRDefault="00D17502" w:rsidP="009F1741">
      <w:pPr>
        <w:pStyle w:val="normal0"/>
        <w:rPr>
          <w:strike/>
          <w:rPrChange w:id="645" w:author="Tim Hallett" w:date="2015-01-28T09:34:00Z">
            <w:rPr/>
          </w:rPrChange>
        </w:rPr>
      </w:pPr>
      <w:commentRangeStart w:id="646"/>
      <w:r w:rsidRPr="005E53E2">
        <w:rPr>
          <w:strike/>
          <w:rPrChange w:id="647" w:author="Tim Hallett" w:date="2015-01-28T09:34:00Z">
            <w:rPr/>
          </w:rPrChange>
        </w:rPr>
        <w:tab/>
        <w:t xml:space="preserve">The motivating stimuli </w:t>
      </w:r>
      <w:r w:rsidR="0005462D" w:rsidRPr="005E53E2">
        <w:rPr>
          <w:strike/>
          <w:rPrChange w:id="648" w:author="Tim Hallett" w:date="2015-01-28T09:34:00Z">
            <w:rPr/>
          </w:rPrChange>
        </w:rPr>
        <w:t>driving</w:t>
      </w:r>
      <w:r w:rsidRPr="005E53E2">
        <w:rPr>
          <w:strike/>
          <w:rPrChange w:id="649" w:author="Tim Hallett" w:date="2015-01-28T09:34:00Z">
            <w:rPr/>
          </w:rPrChange>
        </w:rPr>
        <w:t xml:space="preserve"> </w:t>
      </w:r>
      <w:r w:rsidR="00D22909" w:rsidRPr="005E53E2">
        <w:rPr>
          <w:strike/>
          <w:rPrChange w:id="650" w:author="Tim Hallett" w:date="2015-01-28T09:34:00Z">
            <w:rPr/>
          </w:rPrChange>
        </w:rPr>
        <w:t>HIV-infected individuals</w:t>
      </w:r>
      <w:r w:rsidRPr="005E53E2">
        <w:rPr>
          <w:strike/>
          <w:rPrChange w:id="651" w:author="Tim Hallett" w:date="2015-01-28T09:34:00Z">
            <w:rPr/>
          </w:rPrChange>
        </w:rPr>
        <w:t xml:space="preserve"> to seek care are not </w:t>
      </w:r>
      <w:r w:rsidR="00D22909" w:rsidRPr="005E53E2">
        <w:rPr>
          <w:strike/>
          <w:rPrChange w:id="652" w:author="Tim Hallett" w:date="2015-01-28T09:34:00Z">
            <w:rPr/>
          </w:rPrChange>
        </w:rPr>
        <w:t xml:space="preserve">yet </w:t>
      </w:r>
      <w:r w:rsidRPr="005E53E2">
        <w:rPr>
          <w:strike/>
          <w:rPrChange w:id="653" w:author="Tim Hallett" w:date="2015-01-28T09:34:00Z">
            <w:rPr/>
          </w:rPrChange>
        </w:rPr>
        <w:t>fully understood.</w:t>
      </w:r>
      <w:r w:rsidR="00D22909" w:rsidRPr="005E53E2">
        <w:rPr>
          <w:strike/>
          <w:rPrChange w:id="654" w:author="Tim Hallett" w:date="2015-01-28T09:34:00Z">
            <w:rPr/>
          </w:rPrChange>
        </w:rPr>
        <w:t xml:space="preserve"> </w:t>
      </w:r>
      <w:r w:rsidR="00F62E51" w:rsidRPr="005E53E2">
        <w:rPr>
          <w:strike/>
          <w:rPrChange w:id="655" w:author="Tim Hallett" w:date="2015-01-28T09:34:00Z">
            <w:rPr/>
          </w:rPrChange>
        </w:rPr>
        <w:t>With</w:t>
      </w:r>
      <w:r w:rsidR="00D22909" w:rsidRPr="005E53E2">
        <w:rPr>
          <w:strike/>
          <w:rPrChange w:id="656" w:author="Tim Hallett" w:date="2015-01-28T09:34:00Z">
            <w:rPr/>
          </w:rPrChange>
        </w:rPr>
        <w:t xml:space="preserve"> progress </w:t>
      </w:r>
      <w:r w:rsidR="00F62E51" w:rsidRPr="005E53E2">
        <w:rPr>
          <w:strike/>
          <w:rPrChange w:id="657" w:author="Tim Hallett" w:date="2015-01-28T09:34:00Z">
            <w:rPr/>
          </w:rPrChange>
        </w:rPr>
        <w:t xml:space="preserve">being </w:t>
      </w:r>
      <w:r w:rsidR="00D22909" w:rsidRPr="005E53E2">
        <w:rPr>
          <w:strike/>
          <w:rPrChange w:id="658" w:author="Tim Hallett" w:date="2015-01-28T09:34:00Z">
            <w:rPr/>
          </w:rPrChange>
        </w:rPr>
        <w:t xml:space="preserve">made in other </w:t>
      </w:r>
      <w:proofErr w:type="gramStart"/>
      <w:r w:rsidR="00D22909" w:rsidRPr="005E53E2">
        <w:rPr>
          <w:strike/>
          <w:rPrChange w:id="659" w:author="Tim Hallett" w:date="2015-01-28T09:34:00Z">
            <w:rPr/>
          </w:rPrChange>
        </w:rPr>
        <w:t>fields{</w:t>
      </w:r>
      <w:proofErr w:type="gramEnd"/>
      <w:r w:rsidR="00D22909" w:rsidRPr="005E53E2">
        <w:rPr>
          <w:strike/>
          <w:rPrChange w:id="660" w:author="Tim Hallett" w:date="2015-01-28T09:34:00Z">
            <w:rPr/>
          </w:rPrChange>
        </w:rPr>
        <w:t>Buregyeya:2011fi, Salaniponi:2000tc, Pronyk:2001uk},</w:t>
      </w:r>
      <w:r w:rsidR="00F62E51" w:rsidRPr="005E53E2">
        <w:rPr>
          <w:strike/>
          <w:rPrChange w:id="661" w:author="Tim Hallett" w:date="2015-01-28T09:34:00Z">
            <w:rPr/>
          </w:rPrChange>
        </w:rPr>
        <w:t xml:space="preserve"> it is hoped that new insights into HIV health-care seeking behaviour will follow</w:t>
      </w:r>
      <w:r w:rsidR="009A1BF9" w:rsidRPr="005E53E2">
        <w:rPr>
          <w:strike/>
          <w:rPrChange w:id="662" w:author="Tim Hallett" w:date="2015-01-28T09:34:00Z">
            <w:rPr/>
          </w:rPrChange>
        </w:rPr>
        <w:t>{Burns:2014jz}</w:t>
      </w:r>
      <w:r w:rsidR="00F62E51" w:rsidRPr="005E53E2">
        <w:rPr>
          <w:strike/>
          <w:rPrChange w:id="663" w:author="Tim Hallett" w:date="2015-01-28T09:34:00Z">
            <w:rPr/>
          </w:rPrChange>
        </w:rPr>
        <w:t>.</w:t>
      </w:r>
      <w:commentRangeEnd w:id="646"/>
      <w:r w:rsidR="00D91055" w:rsidRPr="005E53E2">
        <w:rPr>
          <w:rStyle w:val="CommentReference"/>
          <w:strike/>
          <w:rPrChange w:id="664" w:author="Tim Hallett" w:date="2015-01-28T09:34:00Z">
            <w:rPr>
              <w:rStyle w:val="CommentReference"/>
            </w:rPr>
          </w:rPrChange>
        </w:rPr>
        <w:commentReference w:id="646"/>
      </w:r>
      <w:r w:rsidR="00AE1406" w:rsidRPr="005E53E2">
        <w:rPr>
          <w:strike/>
          <w:rPrChange w:id="665" w:author="Tim Hallett" w:date="2015-01-28T09:34:00Z">
            <w:rPr/>
          </w:rPrChange>
        </w:rPr>
        <w:t xml:space="preserve"> </w:t>
      </w:r>
      <w:r w:rsidR="009C6E59" w:rsidRPr="005E53E2">
        <w:rPr>
          <w:strike/>
          <w:rPrChange w:id="666"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667" w:author="Tim Hallett" w:date="2015-01-28T09:34:00Z">
            <w:rPr/>
          </w:rPrChange>
        </w:rPr>
        <w:t xml:space="preserve"> similar to data provided by AMPATH will be required.</w:t>
      </w:r>
      <w:r w:rsidR="00F31908" w:rsidRPr="005E53E2">
        <w:rPr>
          <w:strike/>
          <w:rPrChange w:id="668" w:author="Tim Hallett" w:date="2015-01-28T09:34:00Z">
            <w:rPr/>
          </w:rPrChange>
        </w:rPr>
        <w:t xml:space="preserve"> </w:t>
      </w:r>
      <w:r w:rsidR="001363E9" w:rsidRPr="005E53E2">
        <w:rPr>
          <w:strike/>
          <w:rPrChange w:id="669"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670" w:author="Tim Hallett" w:date="2015-01-28T09:34:00Z">
            <w:rPr/>
          </w:rPrChange>
        </w:rPr>
        <w:t xml:space="preserve"> to distribute intervention implementation over time </w:t>
      </w:r>
      <w:r w:rsidR="00F31908" w:rsidRPr="005E53E2">
        <w:rPr>
          <w:strike/>
          <w:rPrChange w:id="671" w:author="Tim Hallett" w:date="2015-01-28T09:34:00Z">
            <w:rPr/>
          </w:rPrChange>
        </w:rPr>
        <w:t xml:space="preserve">as part of a </w:t>
      </w:r>
      <w:r w:rsidR="00646197" w:rsidRPr="005E53E2">
        <w:rPr>
          <w:strike/>
          <w:rPrChange w:id="672" w:author="Tim Hallett" w:date="2015-01-28T09:34:00Z">
            <w:rPr/>
          </w:rPrChange>
        </w:rPr>
        <w:t>graded response.</w:t>
      </w:r>
      <w:r w:rsidR="00F31908" w:rsidRPr="005E53E2">
        <w:rPr>
          <w:strike/>
          <w:rPrChange w:id="673" w:author="Tim Hallett" w:date="2015-01-28T09:34:00Z">
            <w:rPr/>
          </w:rPrChange>
        </w:rPr>
        <w:t xml:space="preserve"> Finally, </w:t>
      </w:r>
      <w:r w:rsidR="00AD609A" w:rsidRPr="005E53E2">
        <w:rPr>
          <w:strike/>
          <w:rPrChange w:id="674"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675" w:author="Tim Hallett" w:date="2015-01-28T09:34:00Z">
            <w:rPr/>
          </w:rPrChange>
        </w:rPr>
      </w:pPr>
    </w:p>
    <w:p w14:paraId="1BF1F4C0" w14:textId="77777777" w:rsidR="004833E2" w:rsidRPr="005E53E2" w:rsidRDefault="004833E2" w:rsidP="004833E2">
      <w:pPr>
        <w:pStyle w:val="normal0"/>
        <w:ind w:firstLine="720"/>
        <w:rPr>
          <w:strike/>
          <w:rPrChange w:id="676" w:author="Tim Hallett" w:date="2015-01-28T09:34:00Z">
            <w:rPr/>
          </w:rPrChange>
        </w:rPr>
      </w:pPr>
      <w:r w:rsidRPr="005E53E2">
        <w:rPr>
          <w:strike/>
          <w:rPrChange w:id="677"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678" w:author="Tim Hallett" w:date="2015-01-28T09:34:00Z">
            <w:rPr/>
          </w:rPrChange>
        </w:rPr>
        <w:t>were</w:t>
      </w:r>
      <w:r w:rsidRPr="005E53E2">
        <w:rPr>
          <w:strike/>
          <w:rPrChange w:id="679" w:author="Tim Hallett" w:date="2015-01-28T09:34:00Z">
            <w:rPr/>
          </w:rPrChange>
        </w:rPr>
        <w:t xml:space="preserve"> highly impactful, losses from care </w:t>
      </w:r>
      <w:r w:rsidR="00F64F4D" w:rsidRPr="005E53E2">
        <w:rPr>
          <w:strike/>
          <w:rPrChange w:id="680" w:author="Tim Hallett" w:date="2015-01-28T09:34:00Z">
            <w:rPr/>
          </w:rPrChange>
        </w:rPr>
        <w:t>occurred</w:t>
      </w:r>
      <w:r w:rsidRPr="005E53E2">
        <w:rPr>
          <w:strike/>
          <w:rPrChange w:id="681" w:author="Tim Hallett" w:date="2015-01-28T09:34:00Z">
            <w:rPr/>
          </w:rPrChange>
        </w:rPr>
        <w:t xml:space="preserve"> throughout</w:t>
      </w:r>
      <w:r w:rsidR="005E690B" w:rsidRPr="005E53E2">
        <w:rPr>
          <w:strike/>
          <w:rPrChange w:id="682" w:author="Tim Hallett" w:date="2015-01-28T09:34:00Z">
            <w:rPr/>
          </w:rPrChange>
        </w:rPr>
        <w:t>,</w:t>
      </w:r>
      <w:r w:rsidRPr="005E53E2">
        <w:rPr>
          <w:strike/>
          <w:rPrChange w:id="683"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684" w:name="h.pbwlevpo3yu5" w:colFirst="0" w:colLast="0"/>
      <w:bookmarkEnd w:id="684"/>
    </w:p>
    <w:p w14:paraId="11513004" w14:textId="77777777" w:rsidR="00354BF3" w:rsidRDefault="0004446E">
      <w:pPr>
        <w:pStyle w:val="Heading1"/>
        <w:contextualSpacing w:val="0"/>
      </w:pPr>
      <w:r>
        <w:t>References</w:t>
      </w:r>
      <w:bookmarkStart w:id="685" w:name="h.i9jxy126drmb" w:colFirst="0" w:colLast="0"/>
      <w:bookmarkEnd w:id="685"/>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bookmarkStart w:id="686" w:name="h.n9mfvkja78ix" w:colFirst="0" w:colLast="0"/>
      <w:bookmarkEnd w:id="686"/>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030B2E" w:rsidRDefault="00030B2E">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030B2E" w:rsidRDefault="00030B2E">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030B2E" w:rsidRDefault="00030B2E">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030B2E" w:rsidRDefault="00030B2E">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030B2E" w:rsidRDefault="00030B2E">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030B2E" w:rsidRDefault="00030B2E"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030B2E" w:rsidRDefault="00030B2E">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030B2E" w:rsidRDefault="00030B2E">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030B2E" w:rsidRDefault="00030B2E">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030B2E" w:rsidRDefault="00030B2E">
      <w:pPr>
        <w:pStyle w:val="CommentText"/>
      </w:pPr>
      <w:r>
        <w:rPr>
          <w:rStyle w:val="CommentReference"/>
        </w:rPr>
        <w:annotationRef/>
      </w:r>
      <w:r>
        <w:t xml:space="preserve">Calculated as the total in fig2b / total fig2a </w:t>
      </w:r>
    </w:p>
  </w:comment>
  <w:comment w:id="27" w:author="Jack Olney" w:date="2015-02-11T16:30:00Z" w:initials="JO">
    <w:p w14:paraId="7C85611E" w14:textId="7D37429A" w:rsidR="00030B2E" w:rsidRDefault="00030B2E">
      <w:pPr>
        <w:pStyle w:val="CommentText"/>
      </w:pPr>
      <w:r>
        <w:rPr>
          <w:rStyle w:val="CommentReference"/>
        </w:rPr>
        <w:annotationRef/>
      </w:r>
      <w:r>
        <w:t>Label (a) and (b)??</w:t>
      </w:r>
    </w:p>
  </w:comment>
  <w:comment w:id="28" w:author="Tim Hallett" w:date="2015-01-26T16:41:00Z" w:initials="TH">
    <w:p w14:paraId="00C64D7A" w14:textId="77777777" w:rsidR="00030B2E" w:rsidRDefault="00030B2E">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9" w:author="Jack Olney" w:date="2015-02-11T17:31:00Z" w:initials="JO">
    <w:p w14:paraId="4D3929B7" w14:textId="5065CB13" w:rsidR="00030B2E" w:rsidRDefault="00030B2E">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30" w:author="Tim Hallett" w:date="2015-01-26T16:44:00Z" w:initials="TH">
    <w:p w14:paraId="52970415" w14:textId="77777777" w:rsidR="00030B2E" w:rsidRDefault="00030B2E">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030B2E" w:rsidRDefault="00030B2E">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4" w:author="Tim Hallett" w:date="2015-01-29T09:40:00Z" w:initials="TH">
    <w:p w14:paraId="19D125CB" w14:textId="77777777" w:rsidR="00030B2E" w:rsidRDefault="00030B2E">
      <w:pPr>
        <w:pStyle w:val="CommentText"/>
      </w:pPr>
      <w:r>
        <w:rPr>
          <w:rStyle w:val="CommentReference"/>
        </w:rPr>
        <w:annotationRef/>
      </w:r>
      <w:r>
        <w:t xml:space="preserve">Lots of good thoughts and nice points in here. </w:t>
      </w:r>
    </w:p>
    <w:p w14:paraId="07A3A5CE" w14:textId="77777777" w:rsidR="00030B2E" w:rsidRDefault="00030B2E">
      <w:pPr>
        <w:pStyle w:val="CommentText"/>
      </w:pPr>
    </w:p>
    <w:p w14:paraId="2C1C8722" w14:textId="77777777" w:rsidR="00030B2E" w:rsidRDefault="00030B2E">
      <w:pPr>
        <w:pStyle w:val="CommentText"/>
      </w:pPr>
      <w:r>
        <w:t xml:space="preserve">I have porposed a organisation </w:t>
      </w:r>
      <w:proofErr w:type="gramStart"/>
      <w:r>
        <w:t>of  paragraphs</w:t>
      </w:r>
      <w:proofErr w:type="gramEnd"/>
      <w:r>
        <w:t xml:space="preserve">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9" w:author="Tim Hallett" w:date="2015-01-31T11:12:00Z" w:initials="TH">
    <w:p w14:paraId="5D78FF23" w14:textId="77777777" w:rsidR="00030B2E" w:rsidRDefault="00030B2E">
      <w:pPr>
        <w:pStyle w:val="CommentText"/>
      </w:pPr>
      <w:ins w:id="40"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240" w:author="Jack Olney" w:date="2015-01-13T14:52:00Z" w:initials="JO">
    <w:p w14:paraId="05E0CF1D" w14:textId="77777777" w:rsidR="00030B2E" w:rsidRDefault="00030B2E">
      <w:pPr>
        <w:pStyle w:val="CommentText"/>
      </w:pPr>
      <w:r>
        <w:rPr>
          <w:rStyle w:val="CommentReference"/>
        </w:rPr>
        <w:annotationRef/>
      </w:r>
      <w:r>
        <w:t>From Jeff’s earlier comment: do we have a threshold for “high-impact” and “low-cost” or should I be choosing one based on the results?</w:t>
      </w:r>
    </w:p>
  </w:comment>
  <w:comment w:id="646" w:author="Jack Olney" w:date="2015-01-14T13:34:00Z" w:initials="JO">
    <w:p w14:paraId="1C764682" w14:textId="77777777" w:rsidR="00030B2E" w:rsidRDefault="00030B2E">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030B2E" w:rsidRDefault="00030B2E">
      <w:pPr>
        <w:spacing w:line="240" w:lineRule="auto"/>
      </w:pPr>
      <w:r>
        <w:separator/>
      </w:r>
    </w:p>
  </w:endnote>
  <w:endnote w:type="continuationSeparator" w:id="0">
    <w:p w14:paraId="5C5D240A" w14:textId="77777777" w:rsidR="00030B2E" w:rsidRDefault="00030B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030B2E" w:rsidRDefault="00030B2E">
    <w:pPr>
      <w:pStyle w:val="normal0"/>
      <w:contextualSpacing w:val="0"/>
      <w:jc w:val="right"/>
    </w:pPr>
    <w:r>
      <w:fldChar w:fldCharType="begin"/>
    </w:r>
    <w:r>
      <w:instrText>PAGE</w:instrText>
    </w:r>
    <w:r>
      <w:fldChar w:fldCharType="separate"/>
    </w:r>
    <w:r w:rsidR="00223A30">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030B2E" w:rsidRDefault="00030B2E">
      <w:pPr>
        <w:spacing w:line="240" w:lineRule="auto"/>
      </w:pPr>
      <w:r>
        <w:separator/>
      </w:r>
    </w:p>
  </w:footnote>
  <w:footnote w:type="continuationSeparator" w:id="0">
    <w:p w14:paraId="30EC218D" w14:textId="77777777" w:rsidR="00030B2E" w:rsidRDefault="00030B2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A3B"/>
    <w:rsid w:val="004A59FC"/>
    <w:rsid w:val="004A6FC4"/>
    <w:rsid w:val="004A75A5"/>
    <w:rsid w:val="004B0BC1"/>
    <w:rsid w:val="004B226E"/>
    <w:rsid w:val="004B3C80"/>
    <w:rsid w:val="004B3F81"/>
    <w:rsid w:val="004B422D"/>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6B13"/>
    <w:rsid w:val="005D6B7C"/>
    <w:rsid w:val="005E1B0C"/>
    <w:rsid w:val="005E1FB5"/>
    <w:rsid w:val="005E22E8"/>
    <w:rsid w:val="005E2ED4"/>
    <w:rsid w:val="005E3E3B"/>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5403"/>
    <w:rsid w:val="00876C31"/>
    <w:rsid w:val="0087707C"/>
    <w:rsid w:val="0088011B"/>
    <w:rsid w:val="00882069"/>
    <w:rsid w:val="00882B34"/>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2DF"/>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E154D"/>
    <w:rsid w:val="00CE24C7"/>
    <w:rsid w:val="00CE50C8"/>
    <w:rsid w:val="00CE743E"/>
    <w:rsid w:val="00CE7DA8"/>
    <w:rsid w:val="00CE7ECB"/>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6FC9-6DB9-5344-863D-371E393E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18</Pages>
  <Words>29653</Words>
  <Characters>169023</Characters>
  <Application>Microsoft Macintosh Word</Application>
  <DocSecurity>0</DocSecurity>
  <Lines>1408</Lines>
  <Paragraphs>396</Paragraphs>
  <ScaleCrop>false</ScaleCrop>
  <Company/>
  <LinksUpToDate>false</LinksUpToDate>
  <CharactersWithSpaces>198280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1198</cp:revision>
  <cp:lastPrinted>2015-01-15T09:08:00Z</cp:lastPrinted>
  <dcterms:created xsi:type="dcterms:W3CDTF">2015-01-06T10:07:00Z</dcterms:created>
  <dcterms:modified xsi:type="dcterms:W3CDTF">2015-02-12T18:22:00Z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