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1598AFA6"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ins w:id="6" w:author="Tim Hallett" w:date="2015-01-29T10:06:00Z">
        <w:r w:rsidR="00A3168C">
          <w:rPr>
            <w:lang w:val="en-US"/>
          </w:rPr>
          <w:t>;</w:t>
        </w:r>
      </w:ins>
      <w:r w:rsidR="002D5E1F">
        <w:rPr>
          <w:lang w:val="en-US"/>
        </w:rPr>
        <w:t xml:space="preserve"> </w:t>
      </w:r>
      <w:r w:rsidR="00A3168C">
        <w:rPr>
          <w:lang w:val="en-US"/>
        </w:rPr>
        <w:t>0.5GDP</w:t>
      </w:r>
      <w:r w:rsidR="00DA7062">
        <w:rPr>
          <w:lang w:val="en-US"/>
        </w:rPr>
        <w:t>=</w:t>
      </w:r>
      <w:r w:rsidR="002D5E1F">
        <w:rPr>
          <w:lang w:val="en-US"/>
        </w:rPr>
        <w:t>$497</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more cost-effectivly than than an immediate expansion of testing and treatment (universal test and treat) without strengthening the care cascade.</w:t>
      </w:r>
      <w:r w:rsidR="00101524" w:rsidRPr="00DD19A4" w:rsidDel="00F1568F">
        <w:rPr>
          <w:lang w:val="en-US"/>
        </w:rPr>
        <w:t xml:space="preserve"> </w:t>
      </w:r>
      <w:bookmarkStart w:id="7" w:name="_GoBack"/>
      <w:bookmarkEnd w:id="7"/>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77777777" w:rsidR="00DF1540" w:rsidRDefault="0065099A" w:rsidP="00DF1540">
      <w:pPr>
        <w:pStyle w:val="normal0"/>
        <w:rPr>
          <w:ins w:id="8" w:author="Tim Hallett" w:date="2015-01-29T10:12:00Z"/>
          <w:lang w:val="en-US"/>
        </w:rPr>
      </w:pPr>
      <w:r w:rsidRPr="00DD19A4">
        <w:rPr>
          <w:lang w:val="en-US"/>
        </w:rPr>
        <w:t>Our results suggest that ART-programmes in Kenya can be enhanced to bri</w:t>
      </w:r>
      <w:r>
        <w:rPr>
          <w:lang w:val="en-US"/>
        </w:rPr>
        <w:t>ng about greater health benefits</w:t>
      </w:r>
      <w:ins w:id="9" w:author="Tim Hallett" w:date="2015-01-26T15:02:00Z">
        <w:r w:rsidR="00631F27">
          <w:rPr>
            <w:lang w:val="en-US"/>
          </w:rPr>
          <w:t xml:space="preserve"> by strengthening each part of the cascade or switching, as has been demonstrated to be feasible in earlier trials</w:t>
        </w:r>
        <w:proofErr w:type="gramStart"/>
        <w:r w:rsidR="00631F27">
          <w:rPr>
            <w:lang w:val="en-US"/>
          </w:rPr>
          <w:t>,  and</w:t>
        </w:r>
        <w:proofErr w:type="gramEnd"/>
        <w:r w:rsidR="00631F27">
          <w:rPr>
            <w:lang w:val="en-US"/>
          </w:rPr>
          <w:t xml:space="preserve">/or by </w:t>
        </w:r>
      </w:ins>
      <w:ins w:id="10" w:author="Tim Hallett" w:date="2015-01-26T15:03:00Z">
        <w:r w:rsidR="001602F8">
          <w:rPr>
            <w:lang w:val="en-US"/>
          </w:rPr>
          <w:t xml:space="preserve">shifting to treating HIV-infected persons immediately when they present to care. In contrast, a radicial expansion of treatment programmes, with the identified weakendss in linkage and retention perpetuated, would not </w:t>
        </w:r>
      </w:ins>
      <w:ins w:id="11" w:author="Tim Hallett" w:date="2015-01-26T15:04:00Z">
        <w:r w:rsidR="001602F8">
          <w:rPr>
            <w:lang w:val="en-US"/>
          </w:rPr>
          <w:t>maximize</w:t>
        </w:r>
      </w:ins>
      <w:ins w:id="12" w:author="Tim Hallett" w:date="2015-01-26T15:03:00Z">
        <w:r w:rsidR="001602F8">
          <w:rPr>
            <w:lang w:val="en-US"/>
          </w:rPr>
          <w:t xml:space="preserve"> </w:t>
        </w:r>
      </w:ins>
      <w:ins w:id="13" w:author="Tim Hallett" w:date="2015-01-26T15:04:00Z">
        <w:r w:rsidR="001602F8">
          <w:rPr>
            <w:lang w:val="en-US"/>
          </w:rPr>
          <w:t>health generated with limited resources.</w:t>
        </w:r>
      </w:ins>
      <w:ins w:id="14" w:author="Tim Hallett" w:date="2015-01-29T10:07:00Z">
        <w:r w:rsidR="00A3168C">
          <w:rPr>
            <w:lang w:val="en-US"/>
          </w:rPr>
          <w:t xml:space="preserve"> International guideance </w:t>
        </w:r>
      </w:ins>
      <w:ins w:id="15" w:author="Tim Hallett" w:date="2015-01-29T10:09:00Z">
        <w:r w:rsidR="00A3168C">
          <w:rPr>
            <w:lang w:val="en-US"/>
          </w:rPr>
          <w:t xml:space="preserve">ART </w:t>
        </w:r>
      </w:ins>
      <w:ins w:id="16" w:author="Tim Hallett" w:date="2015-01-29T10:07:00Z">
        <w:r w:rsidR="00A3168C">
          <w:rPr>
            <w:lang w:val="en-US"/>
          </w:rPr>
          <w:t xml:space="preserve">should </w:t>
        </w:r>
      </w:ins>
      <w:ins w:id="17" w:author="Tim Hallett" w:date="2015-01-29T10:13:00Z">
        <w:r w:rsidR="00DF1540">
          <w:rPr>
            <w:lang w:val="en-US"/>
          </w:rPr>
          <w:t xml:space="preserve">reflect these alterantives routes to </w:t>
        </w:r>
      </w:ins>
      <w:ins w:id="18" w:author="Tim Hallett" w:date="2015-01-29T10:15:00Z">
        <w:r w:rsidR="002769C8">
          <w:rPr>
            <w:lang w:val="en-US"/>
          </w:rPr>
          <w:t xml:space="preserve">program </w:t>
        </w:r>
      </w:ins>
      <w:ins w:id="19" w:author="Tim Hallett" w:date="2015-01-29T10:13:00Z">
        <w:r w:rsidR="00DF1540">
          <w:rPr>
            <w:lang w:val="en-US"/>
          </w:rPr>
          <w:t>strengthen</w:t>
        </w:r>
      </w:ins>
      <w:ins w:id="20" w:author="Tim Hallett" w:date="2015-01-29T10:15:00Z">
        <w:r w:rsidR="002769C8">
          <w:rPr>
            <w:lang w:val="en-US"/>
          </w:rPr>
          <w:t>ing</w:t>
        </w:r>
      </w:ins>
      <w:ins w:id="21" w:author="Tim Hallett" w:date="2015-01-29T10:13:00Z">
        <w:r w:rsidR="00DF1540">
          <w:rPr>
            <w:lang w:val="en-US"/>
          </w:rPr>
          <w:t xml:space="preserve">, </w:t>
        </w:r>
      </w:ins>
      <w:ins w:id="22" w:author="Tim Hallett" w:date="2015-01-29T10:14:00Z">
        <w:r w:rsidR="00DF1540">
          <w:rPr>
            <w:lang w:val="en-US"/>
          </w:rPr>
          <w:t xml:space="preserve">recognize outreach as an integral part of a treatment intervention, </w:t>
        </w:r>
      </w:ins>
      <w:ins w:id="23" w:author="Tim Hallett" w:date="2015-01-29T10:13:00Z">
        <w:r w:rsidR="00DF1540">
          <w:rPr>
            <w:lang w:val="en-US"/>
          </w:rPr>
          <w:t>and encourage country programs to evaluate the costs and im</w:t>
        </w:r>
      </w:ins>
      <w:ins w:id="24" w:author="Tim Hallett" w:date="2015-01-29T10:14:00Z">
        <w:r w:rsidR="00DF1540">
          <w:rPr>
            <w:lang w:val="en-US"/>
          </w:rPr>
          <w:t xml:space="preserve">pact of ART expansion </w:t>
        </w:r>
      </w:ins>
      <w:ins w:id="25" w:author="Tim Hallett" w:date="2015-01-29T10:12:00Z">
        <w:r w:rsidR="00DF1540">
          <w:rPr>
            <w:lang w:val="en-US"/>
          </w:rPr>
          <w:t xml:space="preserve">as well as evaluating the clinical benefits of earlier </w:t>
        </w:r>
      </w:ins>
      <w:ins w:id="26" w:author="Tim Hallett" w:date="2015-01-29T10:15:00Z">
        <w:r w:rsidR="002769C8">
          <w:rPr>
            <w:lang w:val="en-US"/>
          </w:rPr>
          <w:t>initiation</w:t>
        </w:r>
      </w:ins>
      <w:ins w:id="27" w:author="Tim Hallett" w:date="2015-01-29T10:12:00Z">
        <w:r w:rsidR="00DF1540">
          <w:rPr>
            <w:lang w:val="en-US"/>
          </w:rPr>
          <w:t xml:space="preserve">. </w:t>
        </w:r>
      </w:ins>
    </w:p>
    <w:p w14:paraId="5B58951E" w14:textId="77777777" w:rsidR="001602F8" w:rsidRDefault="00A3168C" w:rsidP="001602F8">
      <w:pPr>
        <w:pStyle w:val="normal0"/>
        <w:rPr>
          <w:ins w:id="28" w:author="Tim Hallett" w:date="2015-01-26T15:04:00Z"/>
          <w:lang w:val="en-US"/>
        </w:rPr>
      </w:pPr>
      <w:ins w:id="29" w:author="Tim Hallett" w:date="2015-01-29T10:08:00Z">
        <w:r>
          <w:rPr>
            <w:lang w:val="en-US"/>
          </w:rPr>
          <w:lastRenderedPageBreak/>
          <w:t xml:space="preserve"> </w:t>
        </w:r>
      </w:ins>
    </w:p>
    <w:p w14:paraId="705D7F6E" w14:textId="77777777" w:rsidR="001602F8" w:rsidRDefault="001602F8" w:rsidP="001602F8">
      <w:pPr>
        <w:pStyle w:val="normal0"/>
        <w:rPr>
          <w:ins w:id="30" w:author="Tim Hallett" w:date="2015-01-26T15:04:00Z"/>
          <w:lang w:val="en-US"/>
        </w:rPr>
      </w:pPr>
    </w:p>
    <w:p w14:paraId="4DEE8F81" w14:textId="77777777" w:rsidR="00A86169" w:rsidRPr="00C6065D" w:rsidRDefault="0065099A" w:rsidP="001602F8">
      <w:pPr>
        <w:pStyle w:val="normal0"/>
        <w:rPr>
          <w:lang w:val="en-US"/>
        </w:rPr>
      </w:pPr>
      <w:del w:id="31" w:author="Tim Hallett" w:date="2015-01-26T15:02:00Z">
        <w:r w:rsidRPr="00DD19A4" w:rsidDel="00631F27">
          <w:rPr>
            <w:lang w:val="en-US"/>
          </w:rPr>
          <w:delText>.</w:delText>
        </w:r>
      </w:del>
      <w:del w:id="32" w:author="Tim Hallett" w:date="2015-01-26T15:04:00Z">
        <w:r w:rsidRPr="00DD19A4" w:rsidDel="001602F8">
          <w:rPr>
            <w:lang w:val="en-US"/>
          </w:rPr>
          <w:delText xml:space="preserve"> In this setting, </w:delText>
        </w:r>
        <w:r w:rsidR="008B0834" w:rsidDel="001602F8">
          <w:rPr>
            <w:lang w:val="en-US"/>
          </w:rPr>
          <w:delText xml:space="preserve">as care is not suboptimal at one </w:delText>
        </w:r>
        <w:r w:rsidR="00541F0D" w:rsidDel="001602F8">
          <w:rPr>
            <w:lang w:val="en-US"/>
          </w:rPr>
          <w:delText xml:space="preserve">particular </w:delText>
        </w:r>
        <w:r w:rsidR="008B0834" w:rsidDel="001602F8">
          <w:rPr>
            <w:lang w:val="en-US"/>
          </w:rPr>
          <w:delText xml:space="preserve">point, </w:delText>
        </w:r>
        <w:r w:rsidR="00285061" w:rsidDel="001602F8">
          <w:rPr>
            <w:lang w:val="en-US"/>
          </w:rPr>
          <w:delText>a combination of interventions targeting multiple points in care may be a more cost-effective solution than a single-point intervention.</w:delText>
        </w:r>
        <w:r w:rsidR="00A86169" w:rsidDel="001602F8">
          <w:br w:type="page"/>
        </w:r>
      </w:del>
    </w:p>
    <w:p w14:paraId="54041B1C" w14:textId="77777777" w:rsidR="00A86169" w:rsidRDefault="00A86169" w:rsidP="00A86169">
      <w:pPr>
        <w:pStyle w:val="Heading1"/>
        <w:contextualSpacing w:val="0"/>
      </w:pPr>
      <w:commentRangeStart w:id="33"/>
      <w:r>
        <w:t>Introduction</w:t>
      </w:r>
      <w:commentRangeEnd w:id="33"/>
      <w:r w:rsidR="006A0974">
        <w:rPr>
          <w:rStyle w:val="CommentReference"/>
        </w:rPr>
        <w:commentReference w:id="33"/>
      </w:r>
    </w:p>
    <w:p w14:paraId="3C90D372" w14:textId="77777777" w:rsidR="00BC1782" w:rsidRDefault="00A86169" w:rsidP="00F2745C">
      <w:pPr>
        <w:pStyle w:val="normal0"/>
        <w:ind w:firstLine="720"/>
        <w:contextualSpacing w:val="0"/>
      </w:pPr>
      <w:del w:id="34" w:author="Tim Hallett" w:date="2015-01-26T15:05:00Z">
        <w:r w:rsidDel="006B075B">
          <w:delText>The predominant focus of HIV funding over the last decade has been on improving access to antiretroviral therapy (ART</w:delText>
        </w:r>
      </w:del>
      <w:ins w:id="35" w:author="Tim Hallett" w:date="2015-01-26T15:05:00Z">
        <w:r w:rsidR="006B075B">
          <w:t>The major success story in the respon</w:t>
        </w:r>
      </w:ins>
      <w:ins w:id="36" w:author="Tim Hallett" w:date="2015-01-26T15:09:00Z">
        <w:r w:rsidR="00F2745C">
          <w:t>se</w:t>
        </w:r>
      </w:ins>
      <w:ins w:id="37" w:author="Tim Hallett" w:date="2015-01-26T15:05:00Z">
        <w:r w:rsidR="006B075B">
          <w:t xml:space="preserve"> to the HIV pandemic has been the development and provision of anti-retroviral therapy </w:t>
        </w:r>
      </w:ins>
      <w:del w:id="38" w:author="Tim Hallett" w:date="2015-01-26T15:06:00Z">
        <w:r w:rsidDel="006B075B">
          <w:delText>); with the lates</w:delText>
        </w:r>
        <w:r w:rsidR="00507E9F" w:rsidDel="006B075B">
          <w:delText>t reports indicating that over nine</w:delText>
        </w:r>
        <w:r w:rsidDel="006B075B">
          <w:delText xml:space="preserve"> million people are receiving ART in sub-Saharan Africa</w:delText>
        </w:r>
      </w:del>
      <w:r>
        <w:t>{UNAIDS</w:t>
      </w:r>
      <w:proofErr w:type="gramStart"/>
      <w:r>
        <w:t>:2014ta</w:t>
      </w:r>
      <w:proofErr w:type="gramEnd"/>
      <w:r>
        <w:t xml:space="preserve">}. With </w:t>
      </w:r>
      <w:r w:rsidR="00221079">
        <w:t>timely diagnosis</w:t>
      </w:r>
      <w:r>
        <w:t xml:space="preserve">, treatment can increase life-expectancy such that it approaches that of an HIV-negative </w:t>
      </w:r>
      <w:proofErr w:type="gramStart"/>
      <w:r>
        <w:t>individual{</w:t>
      </w:r>
      <w:proofErr w:type="gramEnd"/>
      <w:r>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75253B">
        <w:instrText xml:space="preserve"> ADDIN PAPERS2_CITATIONS &lt;citation&gt;&lt;uuid&gt;8EE0D424-6A28-4935-90D5-A2A98C988CB5&lt;/uuid&gt;&lt;priority&gt;9&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ins w:id="39" w:author="Tim Hallett" w:date="2015-01-26T15:09:00Z">
        <w:r w:rsidR="00F2745C">
          <w:t xml:space="preserve">in the worst affected countries, there are still estimated to be </w:t>
        </w:r>
      </w:ins>
      <w:ins w:id="40" w:author="Tim Hallett" w:date="2015-01-26T15:10:00Z">
        <w:r w:rsidR="00F2745C">
          <w:t>hundreds of thousands</w:t>
        </w:r>
      </w:ins>
      <w:ins w:id="41" w:author="Tim Hallett" w:date="2015-01-26T15:09:00Z">
        <w:r w:rsidR="00F2745C">
          <w:t xml:space="preserve"> of AIDS death each year. </w:t>
        </w:r>
      </w:ins>
      <w:ins w:id="42" w:author="Tim Hallett" w:date="2015-01-26T15:10:00Z">
        <w:r w:rsidR="00F2745C">
          <w:t>In South Africa, (vital reg data)</w:t>
        </w:r>
        <w:proofErr w:type="gramStart"/>
        <w:r w:rsidR="00F2745C">
          <w:t>.</w:t>
        </w:r>
      </w:ins>
      <w:ins w:id="43" w:author="Tim Hallett" w:date="2015-01-31T11:00:00Z">
        <w:r w:rsidR="002640F5">
          <w:t>.,,</w:t>
        </w:r>
        <w:proofErr w:type="gramEnd"/>
        <w:r w:rsidR="002640F5">
          <w:t>XXX EXAMPLE.</w:t>
        </w:r>
      </w:ins>
      <w:ins w:id="44" w:author="Tim Hallett" w:date="2015-01-26T15:10:00Z">
        <w:r w:rsidR="00F2745C">
          <w:t xml:space="preserve"> Further, a </w:t>
        </w:r>
      </w:ins>
      <w:del w:id="45" w:author="Tim Hallett" w:date="2015-01-26T15:10:00Z">
        <w:r w:rsidR="005E22E8" w:rsidDel="00F2745C">
          <w:delText xml:space="preserve">a </w:delText>
        </w:r>
      </w:del>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75253B">
        <w:instrText xml:space="preserve"> ADDIN PAPERS2_CITATIONS &lt;citation&gt;&lt;uuid&gt;4033D795-5D62-4E33-8219-318D214CDAA8&lt;/uuid&gt;&lt;priority&gt;10&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del w:id="46" w:author="Tim Hallett" w:date="2015-01-26T15:06:00Z">
        <w:r w:rsidR="00FE0150" w:rsidDel="006B075B">
          <w:delText>HIV in this thunderous epidemic</w:delText>
        </w:r>
      </w:del>
      <w:ins w:id="47" w:author="Tim Hallett" w:date="2015-01-26T15:06:00Z">
        <w:r w:rsidR="006B075B">
          <w:t>AIDS</w:t>
        </w:r>
      </w:ins>
      <w:r w:rsidR="00FE0150">
        <w:t>{Collaboration:2008ed}.</w:t>
      </w:r>
      <w:ins w:id="48" w:author="Tim Hallett" w:date="2015-01-26T15:10:00Z">
        <w:r w:rsidR="00F2745C">
          <w:t xml:space="preserve"> In the era of wide-scale ART availability, why are such large health losses continuing and what can be done to improve the population health that is generated by ART</w:t>
        </w:r>
      </w:ins>
      <w:ins w:id="49" w:author="Tim Hallett" w:date="2015-01-31T11:00:00Z">
        <w:r w:rsidR="002640F5">
          <w:t xml:space="preserve"> programs</w:t>
        </w:r>
      </w:ins>
      <w:ins w:id="50" w:author="Tim Hallett" w:date="2015-01-26T15:10:00Z">
        <w:r w:rsidR="00F2745C">
          <w:t>?</w:t>
        </w:r>
      </w:ins>
    </w:p>
    <w:p w14:paraId="1B0C80D4" w14:textId="77777777" w:rsidR="00A86169" w:rsidRDefault="00A86169" w:rsidP="00E0392E">
      <w:pPr>
        <w:pStyle w:val="normal0"/>
        <w:contextualSpacing w:val="0"/>
      </w:pPr>
    </w:p>
    <w:p w14:paraId="49B6F246" w14:textId="77777777" w:rsidR="00EB2C4C" w:rsidRDefault="00A86169" w:rsidP="005A14B3">
      <w:pPr>
        <w:pStyle w:val="normal0"/>
        <w:ind w:firstLine="720"/>
        <w:contextualSpacing w:val="0"/>
        <w:rPr>
          <w:ins w:id="51" w:author="Tim Hallett" w:date="2015-01-26T15:20:00Z"/>
        </w:rPr>
      </w:pPr>
      <w:r>
        <w:t xml:space="preserve">The reasons for continued health losses to HIV </w:t>
      </w:r>
      <w:del w:id="52" w:author="Tim Hallett" w:date="2015-01-31T11:00:00Z">
        <w:r w:rsidDel="002640F5">
          <w:delText xml:space="preserve">are </w:delText>
        </w:r>
      </w:del>
      <w:ins w:id="53" w:author="Tim Hallett" w:date="2015-01-31T11:00:00Z">
        <w:r w:rsidR="002640F5">
          <w:t xml:space="preserve">have </w:t>
        </w:r>
      </w:ins>
      <w:ins w:id="54" w:author="Tim Hallett" w:date="2015-01-26T15:06:00Z">
        <w:r w:rsidR="006B075B">
          <w:t xml:space="preserve">not </w:t>
        </w:r>
      </w:ins>
      <w:ins w:id="55" w:author="Tim Hallett" w:date="2015-01-31T11:01:00Z">
        <w:r w:rsidR="002640F5">
          <w:t xml:space="preserve">been </w:t>
        </w:r>
      </w:ins>
      <w:ins w:id="56" w:author="Tim Hallett" w:date="2015-01-26T15:06:00Z">
        <w:r w:rsidR="006B075B">
          <w:t xml:space="preserve">well understood </w:t>
        </w:r>
      </w:ins>
      <w:del w:id="57" w:author="Tim Hallett" w:date="2015-01-26T15:07:00Z">
        <w:r w:rsidDel="006B075B">
          <w:delText>numerous</w:delText>
        </w:r>
      </w:del>
      <w:ins w:id="58" w:author="Tim Hallett" w:date="2015-01-26T15:12:00Z">
        <w:r w:rsidR="00C2662C">
          <w:t xml:space="preserve">but attention has been </w:t>
        </w:r>
        <w:r w:rsidR="005A14B3">
          <w:t xml:space="preserve">focussed on the ‘care cascade’. This </w:t>
        </w:r>
      </w:ins>
      <w:ins w:id="59" w:author="Tim Hallett" w:date="2015-01-26T15:16:00Z">
        <w:r w:rsidR="005A14B3">
          <w:t xml:space="preserve">the </w:t>
        </w:r>
      </w:ins>
      <w:ins w:id="60" w:author="Tim Hallett" w:date="2015-01-26T15:12:00Z">
        <w:r w:rsidR="00C2662C">
          <w:t>series of events and appointments through which HIV-infected individuals must pass</w:t>
        </w:r>
      </w:ins>
      <w:ins w:id="61" w:author="Tim Hallett" w:date="2015-01-26T15:13:00Z">
        <w:r w:rsidR="00C2662C">
          <w:t xml:space="preserve"> in o</w:t>
        </w:r>
        <w:r w:rsidR="005A14B3">
          <w:t xml:space="preserve">rder to benefit fully from ART, </w:t>
        </w:r>
      </w:ins>
      <w:ins w:id="62" w:author="Tim Hallett" w:date="2015-01-26T15:16:00Z">
        <w:r w:rsidR="005A14B3">
          <w:t>beginning</w:t>
        </w:r>
      </w:ins>
      <w:ins w:id="63" w:author="Tim Hallett" w:date="2015-01-26T15:13:00Z">
        <w:r w:rsidR="005A14B3">
          <w:t xml:space="preserve"> </w:t>
        </w:r>
      </w:ins>
      <w:ins w:id="64" w:author="Tim Hallett" w:date="2015-01-26T15:16:00Z">
        <w:r w:rsidR="005A14B3">
          <w:t xml:space="preserve">with HIV testing and ending with patients in a state of sustained viral suppression with regular monitoring. </w:t>
        </w:r>
      </w:ins>
      <w:ins w:id="65" w:author="Tim Hallett" w:date="2015-01-26T15:14:00Z">
        <w:r w:rsidR="00EB2C4C">
          <w:t>In 2011, Fox and Rosen highlighted how fewer patie</w:t>
        </w:r>
        <w:r w:rsidR="005A14B3">
          <w:t xml:space="preserve">nts reach each successive stage. </w:t>
        </w:r>
      </w:ins>
      <w:ins w:id="66" w:author="Tim Hallett" w:date="2015-01-26T15:17:00Z">
        <w:r w:rsidR="005A14B3">
          <w:t xml:space="preserve">And since then, there have been many detailed reports for different countries detailing </w:t>
        </w:r>
        <w:r w:rsidR="004D3CC9">
          <w:t xml:space="preserve">the care cascade as it appears to operate in particular </w:t>
        </w:r>
        <w:proofErr w:type="gramStart"/>
        <w:r w:rsidR="004D3CC9">
          <w:t>countries.</w:t>
        </w:r>
      </w:ins>
      <w:ins w:id="67" w:author="Tim Hallett" w:date="2015-01-31T11:01:00Z">
        <w:r w:rsidR="006D081F">
          <w:t>NOTE</w:t>
        </w:r>
        <w:proofErr w:type="gramEnd"/>
        <w:r w:rsidR="006D081F">
          <w:t xml:space="preserve"> pervasiveness – All Africa region, plus UK, USA as well.</w:t>
        </w:r>
      </w:ins>
      <w:ins w:id="68" w:author="Tim Hallett" w:date="2015-01-26T15:17:00Z">
        <w:r w:rsidR="004D3CC9">
          <w:t xml:space="preserve"> However, </w:t>
        </w:r>
      </w:ins>
      <w:ins w:id="69" w:author="Tim Hallett" w:date="2015-01-26T15:18:00Z">
        <w:r w:rsidR="004D3CC9">
          <w:t>these</w:t>
        </w:r>
      </w:ins>
      <w:ins w:id="70" w:author="Tim Hallett" w:date="2015-01-26T15:17:00Z">
        <w:r w:rsidR="004D3CC9">
          <w:t xml:space="preserve"> studies have been limited by </w:t>
        </w:r>
      </w:ins>
      <w:ins w:id="71" w:author="Tim Hallett" w:date="2015-01-26T15:19:00Z">
        <w:r w:rsidR="004D3CC9">
          <w:t>not having had the opportunity to follow the same patients through all stages of the cascade as they would typically be focussed on that subset of the popula</w:t>
        </w:r>
        <w:r w:rsidR="00366A02">
          <w:t xml:space="preserve">tion that presents to a clinic, and would be blind to outcomes of patients </w:t>
        </w:r>
      </w:ins>
      <w:ins w:id="72" w:author="Tim Hallett" w:date="2015-01-26T15:20:00Z">
        <w:r w:rsidR="00366A02">
          <w:t>that disengage from care.</w:t>
        </w:r>
      </w:ins>
    </w:p>
    <w:p w14:paraId="0A79362F" w14:textId="77777777" w:rsidR="00366A02" w:rsidRDefault="00366A02" w:rsidP="005A14B3">
      <w:pPr>
        <w:pStyle w:val="normal0"/>
        <w:ind w:firstLine="720"/>
        <w:contextualSpacing w:val="0"/>
        <w:rPr>
          <w:ins w:id="73" w:author="Tim Hallett" w:date="2015-01-26T15:14:00Z"/>
        </w:rPr>
      </w:pPr>
    </w:p>
    <w:p w14:paraId="672058E0" w14:textId="77777777" w:rsidR="00366A02" w:rsidRDefault="00366A02" w:rsidP="002F7DE8">
      <w:pPr>
        <w:pStyle w:val="normal0"/>
        <w:ind w:firstLine="720"/>
        <w:contextualSpacing w:val="0"/>
        <w:rPr>
          <w:ins w:id="74" w:author="Tim Hallett" w:date="2015-01-26T15:22:00Z"/>
        </w:rPr>
      </w:pPr>
      <w:ins w:id="75" w:author="Tim Hallett" w:date="2015-01-26T15:20:00Z">
        <w:r>
          <w:t xml:space="preserve">During the last few years there has also been a massive proliferation in </w:t>
        </w:r>
      </w:ins>
      <w:ins w:id="76" w:author="Tim Hallett" w:date="2015-01-26T15:21:00Z">
        <w:r>
          <w:t>innovative</w:t>
        </w:r>
      </w:ins>
      <w:ins w:id="77" w:author="Tim Hallett" w:date="2015-01-26T15:20:00Z">
        <w:r>
          <w:t xml:space="preserve"> </w:t>
        </w:r>
      </w:ins>
      <w:ins w:id="78" w:author="Tim Hallett" w:date="2015-01-26T15:21:00Z">
        <w:r>
          <w:t xml:space="preserve">approaches to improving the care cascade. These variously aim to improve testing, linkage to care, retention in pre-ART care, rates of viral suppression or retention in post-ART care. </w:t>
        </w:r>
      </w:ins>
      <w:ins w:id="79" w:author="Tim Hallett" w:date="2015-01-26T15:22:00Z">
        <w:r w:rsidR="00D90E05">
          <w:t>Many of these have been subject to a trial and there have been some remarkable successes – e.g</w:t>
        </w:r>
        <w:proofErr w:type="gramStart"/>
        <w:r w:rsidR="00D90E05">
          <w:t>. ;</w:t>
        </w:r>
        <w:proofErr w:type="gramEnd"/>
        <w:r w:rsidR="00D90E05">
          <w:t xml:space="preserve"> as well as some showing less success than had been hoped, e.g.</w:t>
        </w:r>
      </w:ins>
      <w:ins w:id="80" w:author="Tim Hallett" w:date="2015-01-26T15:29:00Z">
        <w:r w:rsidR="002F7DE8">
          <w:t xml:space="preserve"> However, these trials seldom measured the gains </w:t>
        </w:r>
      </w:ins>
      <w:ins w:id="81" w:author="Tim Hallett" w:date="2015-01-26T15:30:00Z">
        <w:r w:rsidR="002F7DE8">
          <w:t>accrued</w:t>
        </w:r>
      </w:ins>
      <w:ins w:id="82" w:author="Tim Hallett" w:date="2015-01-26T15:29:00Z">
        <w:r w:rsidR="002F7DE8">
          <w:t xml:space="preserve"> in population health</w:t>
        </w:r>
      </w:ins>
      <w:ins w:id="83" w:author="Tim Hallett" w:date="2015-01-26T15:38:00Z">
        <w:r w:rsidR="00B64C08">
          <w:t xml:space="preserve"> (e.g. longer-term effects, and knock-on effects to persons not directly reached with an intervention)</w:t>
        </w:r>
      </w:ins>
      <w:ins w:id="84" w:author="Tim Hallett" w:date="2015-01-26T15:29:00Z">
        <w:r w:rsidR="002F7DE8">
          <w:t xml:space="preserve"> and </w:t>
        </w:r>
      </w:ins>
      <w:ins w:id="85" w:author="Tim Hallett" w:date="2015-01-26T15:30:00Z">
        <w:r w:rsidR="002F7DE8">
          <w:t xml:space="preserve">have had </w:t>
        </w:r>
      </w:ins>
      <w:ins w:id="86" w:author="Tim Hallett" w:date="2015-01-26T15:29:00Z">
        <w:r w:rsidR="002F7DE8">
          <w:t xml:space="preserve">to largely focus on examining the impact of new intervention at a time, and have not been able to measure the combined impact of interventions as </w:t>
        </w:r>
      </w:ins>
      <w:ins w:id="87" w:author="Tim Hallett" w:date="2015-01-26T15:30:00Z">
        <w:r w:rsidR="002F7DE8">
          <w:t>different</w:t>
        </w:r>
      </w:ins>
      <w:ins w:id="88" w:author="Tim Hallett" w:date="2015-01-26T15:29:00Z">
        <w:r w:rsidR="002F7DE8">
          <w:t xml:space="preserve"> part of the cascade.</w:t>
        </w:r>
      </w:ins>
    </w:p>
    <w:p w14:paraId="5EFE853B" w14:textId="77777777" w:rsidR="00D90E05" w:rsidRDefault="00D90E05" w:rsidP="00EB2C4C">
      <w:pPr>
        <w:pStyle w:val="normal0"/>
        <w:ind w:firstLine="720"/>
        <w:contextualSpacing w:val="0"/>
        <w:rPr>
          <w:ins w:id="89" w:author="Tim Hallett" w:date="2015-01-26T15:23:00Z"/>
        </w:rPr>
      </w:pPr>
    </w:p>
    <w:p w14:paraId="654A0BF0" w14:textId="77777777" w:rsidR="00D90E05" w:rsidRDefault="00B123B8" w:rsidP="00EB2C4C">
      <w:pPr>
        <w:pStyle w:val="normal0"/>
        <w:ind w:firstLine="720"/>
        <w:contextualSpacing w:val="0"/>
        <w:rPr>
          <w:ins w:id="90" w:author="Tim Hallett" w:date="2015-01-26T15:23:00Z"/>
        </w:rPr>
      </w:pPr>
      <w:ins w:id="91" w:author="Tim Hallett" w:date="2015-01-26T15:23:00Z">
        <w:r>
          <w:t xml:space="preserve">At the same, there has been a push to continue the rapid expansion of treatment, including expanding the eligibility criteria for treatment (to potentially all HIV-infected persons) and </w:t>
        </w:r>
        <w:r w:rsidR="00B31A7A">
          <w:t xml:space="preserve">to </w:t>
        </w:r>
      </w:ins>
      <w:ins w:id="92" w:author="Tim Hallett" w:date="2015-01-26T15:24:00Z">
        <w:r w:rsidR="00B31A7A">
          <w:t>increase</w:t>
        </w:r>
      </w:ins>
      <w:ins w:id="93" w:author="Tim Hallett" w:date="2015-01-26T15:23:00Z">
        <w:r w:rsidR="00B31A7A">
          <w:t xml:space="preserve"> </w:t>
        </w:r>
      </w:ins>
      <w:ins w:id="94" w:author="Tim Hallett" w:date="2015-01-26T15:24:00Z">
        <w:r w:rsidR="00B31A7A">
          <w:t xml:space="preserve">active out-reach to populations for testing (i.e. ‘Universal Test and Treat’). </w:t>
        </w:r>
      </w:ins>
      <w:ins w:id="95" w:author="Tim Hallett" w:date="2015-01-26T15:28:00Z">
        <w:r w:rsidR="00F826AE">
          <w:t xml:space="preserve">This can be thought of as </w:t>
        </w:r>
      </w:ins>
      <w:ins w:id="96" w:author="Tim Hallett" w:date="2015-01-31T11:02:00Z">
        <w:r w:rsidR="006D081F">
          <w:t>an</w:t>
        </w:r>
      </w:ins>
      <w:ins w:id="97" w:author="Tim Hallett" w:date="2015-01-26T15:28:00Z">
        <w:r w:rsidR="00F826AE">
          <w:t xml:space="preserve"> alternative, transformational, intervention in the care cascade. </w:t>
        </w:r>
      </w:ins>
      <w:ins w:id="98" w:author="Tim Hallett" w:date="2015-01-26T15:24:00Z">
        <w:r w:rsidR="00B31A7A">
          <w:t xml:space="preserve">In hypothetical idealised programs, there </w:t>
        </w:r>
      </w:ins>
      <w:ins w:id="99" w:author="Tim Hallett" w:date="2015-01-26T15:25:00Z">
        <w:r w:rsidR="00B31A7A">
          <w:t>are</w:t>
        </w:r>
      </w:ins>
      <w:ins w:id="100" w:author="Tim Hallett" w:date="2015-01-26T15:24:00Z">
        <w:r w:rsidR="00B31A7A">
          <w:t xml:space="preserve"> persuasive arguments in favour of such an approach</w:t>
        </w:r>
      </w:ins>
      <w:ins w:id="101" w:author="Tim Hallett" w:date="2015-01-31T11:02:00Z">
        <w:r w:rsidR="006D081F">
          <w:t xml:space="preserve"> (cite wiliams and eaton LGH)</w:t>
        </w:r>
      </w:ins>
      <w:ins w:id="102" w:author="Tim Hallett" w:date="2015-01-26T15:25:00Z">
        <w:r w:rsidR="00B31A7A">
          <w:t xml:space="preserve"> but the extent to which that is the right approach given the </w:t>
        </w:r>
      </w:ins>
      <w:ins w:id="103" w:author="Tim Hallett" w:date="2015-01-26T15:26:00Z">
        <w:r w:rsidR="00B31A7A">
          <w:t>apparent</w:t>
        </w:r>
      </w:ins>
      <w:ins w:id="104" w:author="Tim Hallett" w:date="2015-01-26T15:25:00Z">
        <w:r w:rsidR="00B31A7A">
          <w:t xml:space="preserve"> </w:t>
        </w:r>
      </w:ins>
      <w:ins w:id="105" w:author="Tim Hallett" w:date="2015-01-26T15:26:00Z">
        <w:r w:rsidR="00B31A7A">
          <w:t>fragility of some c</w:t>
        </w:r>
        <w:r w:rsidR="006D081F">
          <w:t>urrent systems has been unclear and source of concern with respect to the equality of health benefits to patients.</w:t>
        </w:r>
      </w:ins>
    </w:p>
    <w:p w14:paraId="64B8D86B" w14:textId="77777777" w:rsidR="00D90E05" w:rsidRDefault="00D90E05" w:rsidP="00EB2C4C">
      <w:pPr>
        <w:pStyle w:val="normal0"/>
        <w:ind w:firstLine="720"/>
        <w:contextualSpacing w:val="0"/>
        <w:rPr>
          <w:ins w:id="106" w:author="Tim Hallett" w:date="2015-01-26T15:22:00Z"/>
        </w:rPr>
      </w:pPr>
    </w:p>
    <w:p w14:paraId="22535FBC" w14:textId="77777777" w:rsidR="00D90E05" w:rsidRDefault="002F7DE8" w:rsidP="00EB2C4C">
      <w:pPr>
        <w:pStyle w:val="normal0"/>
        <w:ind w:firstLine="720"/>
        <w:contextualSpacing w:val="0"/>
        <w:rPr>
          <w:ins w:id="107" w:author="Tim Hallett" w:date="2015-01-26T15:31:00Z"/>
        </w:rPr>
      </w:pPr>
      <w:ins w:id="108" w:author="Tim Hallett" w:date="2015-01-26T15:31:00Z">
        <w:r>
          <w:t>As a result, p</w:t>
        </w:r>
      </w:ins>
      <w:ins w:id="109" w:author="Tim Hallett" w:date="2015-01-26T15:22:00Z">
        <w:r w:rsidR="00F826AE">
          <w:t>rogram managers fac</w:t>
        </w:r>
      </w:ins>
      <w:ins w:id="110" w:author="Tim Hallett" w:date="2015-01-26T15:30:00Z">
        <w:r>
          <w:t>ing</w:t>
        </w:r>
      </w:ins>
      <w:ins w:id="111" w:author="Tim Hallett" w:date="2015-01-26T15:22:00Z">
        <w:r w:rsidR="00F826AE">
          <w:t xml:space="preserve"> the question of understanding the drivers of AIDS </w:t>
        </w:r>
      </w:ins>
      <w:ins w:id="112" w:author="Tim Hallett" w:date="2015-01-26T15:26:00Z">
        <w:r w:rsidR="00F826AE">
          <w:t>mortality</w:t>
        </w:r>
      </w:ins>
      <w:ins w:id="113" w:author="Tim Hallett" w:date="2015-01-26T15:22:00Z">
        <w:r w:rsidR="00F826AE">
          <w:t xml:space="preserve"> </w:t>
        </w:r>
      </w:ins>
      <w:ins w:id="114" w:author="Tim Hallett" w:date="2015-01-26T15:26:00Z">
        <w:r w:rsidR="00F826AE">
          <w:t xml:space="preserve">in the populations they serve, </w:t>
        </w:r>
      </w:ins>
      <w:ins w:id="115" w:author="Tim Hallett" w:date="2015-01-26T15:30:00Z">
        <w:r>
          <w:t xml:space="preserve">and having to decide </w:t>
        </w:r>
      </w:ins>
      <w:ins w:id="116" w:author="Tim Hallett" w:date="2015-01-26T15:27:00Z">
        <w:r w:rsidR="00F826AE">
          <w:t xml:space="preserve">which of the potential ‘care cascade’ interventions should be prioritised in order to generate the greatest gains in </w:t>
        </w:r>
      </w:ins>
      <w:ins w:id="117" w:author="Tim Hallett" w:date="2015-01-26T15:28:00Z">
        <w:r w:rsidR="00F826AE">
          <w:t>population</w:t>
        </w:r>
      </w:ins>
      <w:ins w:id="118" w:author="Tim Hallett" w:date="2015-01-26T15:27:00Z">
        <w:r w:rsidR="00F826AE">
          <w:t xml:space="preserve"> health for the </w:t>
        </w:r>
        <w:r w:rsidR="00F826AE">
          <w:lastRenderedPageBreak/>
          <w:t>a</w:t>
        </w:r>
        <w:r w:rsidR="006D081F">
          <w:t xml:space="preserve">vailable resources have </w:t>
        </w:r>
        <w:r>
          <w:t xml:space="preserve">had little </w:t>
        </w:r>
      </w:ins>
      <w:ins w:id="119" w:author="Tim Hallett" w:date="2015-01-31T11:04:00Z">
        <w:r w:rsidR="00A573DB">
          <w:t>data</w:t>
        </w:r>
      </w:ins>
      <w:ins w:id="120" w:author="Tim Hallett" w:date="2015-01-26T15:31:00Z">
        <w:r>
          <w:t xml:space="preserve"> </w:t>
        </w:r>
      </w:ins>
      <w:ins w:id="121" w:author="Tim Hallett" w:date="2015-01-31T11:04:00Z">
        <w:r w:rsidR="006D081F">
          <w:t>to guide them</w:t>
        </w:r>
      </w:ins>
      <w:ins w:id="122" w:author="Tim Hallett" w:date="2015-01-26T15:31:00Z">
        <w:r>
          <w:t xml:space="preserve">. </w:t>
        </w:r>
      </w:ins>
    </w:p>
    <w:p w14:paraId="738C611F" w14:textId="77777777" w:rsidR="002F7DE8" w:rsidRDefault="002F7DE8" w:rsidP="00EB2C4C">
      <w:pPr>
        <w:pStyle w:val="normal0"/>
        <w:ind w:firstLine="720"/>
        <w:contextualSpacing w:val="0"/>
        <w:rPr>
          <w:ins w:id="123" w:author="Tim Hallett" w:date="2015-01-26T15:27:00Z"/>
        </w:rPr>
      </w:pPr>
    </w:p>
    <w:p w14:paraId="6B76DA72" w14:textId="77777777" w:rsidR="00F826AE" w:rsidRDefault="002F7DE8" w:rsidP="00EB2C4C">
      <w:pPr>
        <w:pStyle w:val="normal0"/>
        <w:ind w:firstLine="720"/>
        <w:contextualSpacing w:val="0"/>
        <w:rPr>
          <w:ins w:id="124" w:author="Tim Hallett" w:date="2015-01-26T15:20:00Z"/>
        </w:rPr>
      </w:pPr>
      <w:ins w:id="125" w:author="Tim Hallett" w:date="2015-01-26T15:31:00Z">
        <w:r>
          <w:t xml:space="preserve">However, </w:t>
        </w:r>
        <w:r w:rsidR="00445954">
          <w:t xml:space="preserve">mathematical models combined with longitudinal data from real programs can offer a way to come to conclusions about the </w:t>
        </w:r>
      </w:ins>
      <w:ins w:id="126" w:author="Tim Hallett" w:date="2015-01-26T15:32:00Z">
        <w:r w:rsidR="00445954">
          <w:t>way</w:t>
        </w:r>
      </w:ins>
      <w:ins w:id="127" w:author="Tim Hallett" w:date="2015-01-26T15:31:00Z">
        <w:r w:rsidR="00445954">
          <w:t xml:space="preserve"> </w:t>
        </w:r>
      </w:ins>
      <w:ins w:id="128" w:author="Tim Hallett" w:date="2015-01-26T15:32:00Z">
        <w:r w:rsidR="00445954">
          <w:t>in which programs should develop.</w:t>
        </w:r>
      </w:ins>
      <w:ins w:id="129" w:author="Tim Hallett" w:date="2015-01-26T15:33:00Z">
        <w:r w:rsidR="00445954">
          <w:t xml:space="preserve"> The AMPATH program furnishes unique data of th</w:t>
        </w:r>
        <w:r w:rsidR="00817B46">
          <w:t xml:space="preserve">e care cascade in Western Kenya including information on persons out of care, prior to testing, through an integrated household-based </w:t>
        </w:r>
      </w:ins>
      <w:ins w:id="130" w:author="Tim Hallett" w:date="2015-01-26T15:34:00Z">
        <w:r w:rsidR="00817B46">
          <w:t xml:space="preserve">testing survey and </w:t>
        </w:r>
      </w:ins>
      <w:ins w:id="131" w:author="Tim Hallett" w:date="2015-01-26T15:33:00Z">
        <w:r w:rsidR="00817B46">
          <w:t xml:space="preserve">intervention. </w:t>
        </w:r>
      </w:ins>
      <w:ins w:id="132" w:author="Tim Hallett" w:date="2015-01-26T15:35:00Z">
        <w:r w:rsidR="00AF15BF">
          <w:t xml:space="preserve">We have used these data to calibrate an individual-based mathematical model that represents the HIV epidemic in western Kenya and the experiences of care for the HIV-infected patients. </w:t>
        </w:r>
      </w:ins>
      <w:ins w:id="133" w:author="Tim Hallett" w:date="2015-01-26T15:36:00Z">
        <w:r w:rsidR="00B64C08">
          <w:t xml:space="preserve">With this, we produce the first estimates of the drivers of AIDS mortality in a population benefitting from a mature ART program. We are then able to use the model to </w:t>
        </w:r>
      </w:ins>
      <w:ins w:id="134" w:author="Tim Hallett" w:date="2015-01-26T15:37:00Z">
        <w:r w:rsidR="00B64C08">
          <w:t>estimate</w:t>
        </w:r>
      </w:ins>
      <w:ins w:id="135" w:author="Tim Hallett" w:date="2015-01-26T15:36:00Z">
        <w:r w:rsidR="00B64C08">
          <w:t xml:space="preserve"> the cost and and impact of possible </w:t>
        </w:r>
      </w:ins>
      <w:ins w:id="136" w:author="Tim Hallett" w:date="2015-01-26T15:37:00Z">
        <w:r w:rsidR="00B64C08">
          <w:t>intervention</w:t>
        </w:r>
      </w:ins>
      <w:ins w:id="137" w:author="Tim Hallett" w:date="2015-01-26T15:36:00Z">
        <w:r w:rsidR="00B64C08">
          <w:t>,</w:t>
        </w:r>
      </w:ins>
      <w:ins w:id="138" w:author="Tim Hallett" w:date="2015-01-26T15:37:00Z">
        <w:r w:rsidR="00B64C08">
          <w:t xml:space="preserve"> in isolation and in combination, exami</w:t>
        </w:r>
      </w:ins>
      <w:ins w:id="139" w:author="Tim Hallett" w:date="2015-01-26T15:38:00Z">
        <w:r w:rsidR="00B64C08">
          <w:t>ni</w:t>
        </w:r>
      </w:ins>
      <w:ins w:id="140" w:author="Tim Hallett" w:date="2015-01-26T15:37:00Z">
        <w:r w:rsidR="00B64C08">
          <w:t>ng impact on patient health and downstream benefits simultaneously.</w:t>
        </w:r>
      </w:ins>
      <w:ins w:id="141" w:author="Tim Hallett" w:date="2015-01-26T15:38:00Z">
        <w:r w:rsidR="006A0974">
          <w:t xml:space="preserve"> In this way, we are able to come to broad recommendations about how program managers can modify their programs to maximise the health generated.</w:t>
        </w:r>
      </w:ins>
    </w:p>
    <w:p w14:paraId="49A72EBD" w14:textId="77777777" w:rsidR="00EB2C4C" w:rsidRDefault="009A3AF0" w:rsidP="00EB2C4C">
      <w:pPr>
        <w:pStyle w:val="normal0"/>
        <w:ind w:firstLine="720"/>
        <w:contextualSpacing w:val="0"/>
        <w:rPr>
          <w:ins w:id="142" w:author="Tim Hallett" w:date="2015-01-26T15:08:00Z"/>
        </w:rPr>
      </w:pPr>
      <w:del w:id="143" w:author="Tim Hallett" w:date="2015-01-26T15:12:00Z">
        <w:r w:rsidDel="00C2662C">
          <w:delText>.</w:delText>
        </w:r>
      </w:del>
      <w:r>
        <w:t xml:space="preserve"> </w:t>
      </w:r>
    </w:p>
    <w:p w14:paraId="2DB8F515" w14:textId="77777777" w:rsidR="00EF72B4" w:rsidRDefault="00EF72B4" w:rsidP="00AA1340">
      <w:pPr>
        <w:pStyle w:val="normal0"/>
        <w:ind w:firstLine="720"/>
        <w:contextualSpacing w:val="0"/>
        <w:rPr>
          <w:ins w:id="144" w:author="Tim Hallett" w:date="2015-01-26T15:08:00Z"/>
        </w:rPr>
      </w:pPr>
    </w:p>
    <w:p w14:paraId="2B9EFA1A" w14:textId="77777777" w:rsidR="00A86169" w:rsidRPr="009613B4" w:rsidRDefault="009A3AF0" w:rsidP="00AA1340">
      <w:pPr>
        <w:pStyle w:val="normal0"/>
        <w:ind w:firstLine="720"/>
        <w:contextualSpacing w:val="0"/>
        <w:rPr>
          <w:strike/>
          <w:rPrChange w:id="145" w:author="Tim Hallett" w:date="2015-01-26T15:48:00Z">
            <w:rPr/>
          </w:rPrChange>
        </w:rPr>
      </w:pPr>
      <w:r w:rsidRPr="009613B4">
        <w:rPr>
          <w:strike/>
          <w:rPrChange w:id="146" w:author="Tim Hallett" w:date="2015-01-26T15:48:00Z">
            <w:rPr/>
          </w:rPrChange>
        </w:rPr>
        <w:t xml:space="preserve">Firstly, </w:t>
      </w:r>
      <w:r w:rsidR="00C20F04" w:rsidRPr="009613B4">
        <w:rPr>
          <w:strike/>
          <w:rPrChange w:id="147" w:author="Tim Hallett" w:date="2015-01-26T15:48:00Z">
            <w:rPr/>
          </w:rPrChange>
        </w:rPr>
        <w:t>the on-time identification of infected individuals</w:t>
      </w:r>
      <w:r w:rsidR="002432FB" w:rsidRPr="009613B4">
        <w:rPr>
          <w:strike/>
          <w:rPrChange w:id="148" w:author="Tim Hallett" w:date="2015-01-26T15:48:00Z">
            <w:rPr/>
          </w:rPrChange>
        </w:rPr>
        <w:t xml:space="preserve"> in many resource-limited settings</w:t>
      </w:r>
      <w:r w:rsidR="00C20F04" w:rsidRPr="009613B4">
        <w:rPr>
          <w:strike/>
          <w:rPrChange w:id="149" w:author="Tim Hallett" w:date="2015-01-26T15:48:00Z">
            <w:rPr/>
          </w:rPrChange>
        </w:rPr>
        <w:t xml:space="preserve"> is </w:t>
      </w:r>
      <w:r w:rsidR="00152DB9" w:rsidRPr="009613B4">
        <w:rPr>
          <w:strike/>
          <w:rPrChange w:id="150" w:author="Tim Hallett" w:date="2015-01-26T15:48:00Z">
            <w:rPr/>
          </w:rPrChange>
        </w:rPr>
        <w:t>scarce</w:t>
      </w:r>
      <w:r w:rsidR="001C1E4E" w:rsidRPr="009613B4">
        <w:rPr>
          <w:strike/>
          <w:rPrChange w:id="151" w:author="Tim Hallett" w:date="2015-01-26T15:48:00Z">
            <w:rPr/>
          </w:rPrChange>
        </w:rPr>
        <w:fldChar w:fldCharType="begin"/>
      </w:r>
      <w:r w:rsidR="001C1E4E" w:rsidRPr="009613B4">
        <w:rPr>
          <w:strike/>
          <w:rPrChange w:id="152" w:author="Tim Hallett" w:date="2015-01-26T15:48:00Z">
            <w:rPr/>
          </w:rPrChange>
        </w:rPr>
        <w:instrText xml:space="preserve"> ADDIN PAPERS2_CITATIONS &lt;citation&gt;&lt;uuid&gt;9DCA9E31-3331-4789-8F04-461722D22D5B&lt;/uuid&gt;&lt;priority&gt;0&lt;/priority&gt;&lt;publications&gt;&lt;publication&gt;&lt;uuid&gt;C7B4B5B8-834D-40B0-9BF9-048CD545D181&lt;/uuid&gt;&lt;volume&gt;8&lt;/volume&gt;&lt;accepted_date&gt;99201212291200000000222000&lt;/accepted_date&gt;&lt;doi&gt;10.1371/journal.pone.0055305&lt;/doi&gt;&lt;startpage&gt;e55305&lt;/startpage&gt;&lt;publication_date&gt;99201300001200000000200000&lt;/publication_date&gt;&lt;url&gt;http://eutils.ncbi.nlm.nih.gov/entrez/eutils/elink.fcgi?dbfrom=pubmed&amp;amp;id=23383147&amp;amp;retmode=ref&amp;amp;cmd=prlinks&lt;/url&gt;&lt;type&gt;400&lt;/type&gt;&lt;title&gt;Risk factors for late-stage HIV disease presentation at initial HIV diagnosis in Durban, South Africa.&lt;/title&gt;&lt;location&gt;200,9,42.3622666,-71.0694056&lt;/location&gt;&lt;submission_date&gt;99201210311200000000222000&lt;/submission_date&gt;&lt;number&gt;1&lt;/number&gt;&lt;institution&gt;Division of Infectious Diseases, Massachusetts General Hospital, Boston, Massachusetts, United States of America. pdrain@partners.org&lt;/institution&gt;&lt;subtype&gt;400&lt;/subtype&gt;&lt;bundle&gt;&lt;publication&gt;&lt;url&gt;http://www.plosone.org/&lt;/url&gt;&lt;title&gt;PLoS ONE&lt;/title&gt;&lt;type&gt;-100&lt;/type&gt;&lt;subtype&gt;-100&lt;/subtype&gt;&lt;uuid&gt;937301D8-DEB3-4422-BC8F-63EDC098D774&lt;/uuid&gt;&lt;/publication&gt;&lt;/bundle&gt;&lt;authors&gt;&lt;author&gt;&lt;firstName&gt;Paul&lt;/firstName&gt;&lt;middleNames&gt;K&lt;/middleNames&gt;&lt;lastName&gt;Drain&lt;/lastName&gt;&lt;/author&gt;&lt;author&gt;&lt;firstName&gt;Elena&lt;/firstName&gt;&lt;lastName&gt;Losina&lt;/lastName&gt;&lt;/author&gt;&lt;author&gt;&lt;firstName&gt;Gary&lt;/firstName&gt;&lt;lastName&gt;Parker&lt;/lastName&gt;&lt;/author&gt;&lt;author&gt;&lt;firstName&gt;Janet&lt;/firstName&gt;&lt;lastName&gt;Giddy&lt;/lastName&gt;&lt;/author&gt;&lt;author&gt;&lt;firstName&gt;Douglas&lt;/firstName&gt;&lt;lastName&gt;Ross&lt;/lastName&gt;&lt;/author&gt;&lt;author&gt;&lt;firstName&gt;Jeffrey&lt;/firstName&gt;&lt;middleNames&gt;N&lt;/middleNames&gt;&lt;lastName&gt;Katz&lt;/lastName&gt;&lt;/author&gt;&lt;author&gt;&lt;firstName&gt;Sharon&lt;/firstName&gt;&lt;middleNames&gt;M&lt;/middleNames&gt;&lt;lastName&gt;Coleman&lt;/lastName&gt;&lt;/author&gt;&lt;author&gt;&lt;firstName&gt;Laura&lt;/firstName&gt;&lt;middleNames&gt;M&lt;/middleNames&gt;&lt;lastName&gt;Bogart&lt;/lastName&gt;&lt;/author&gt;&lt;author&gt;&lt;firstName&gt;Kenneth&lt;/firstName&gt;&lt;middleNames&gt;A&lt;/middleNames&gt;&lt;lastName&gt;Freedberg&lt;/lastName&gt;&lt;/author&gt;&lt;author&gt;&lt;firstName&gt;Rochelle&lt;/firstName&gt;&lt;middleNames&gt;P&lt;/middleNames&gt;&lt;lastName&gt;Walensky&lt;/lastName&gt;&lt;/author&gt;&lt;author&gt;&lt;firstName&gt;Ingrid&lt;/firstName&gt;&lt;middleNames&gt;V&lt;/middleNames&gt;&lt;lastName&gt;Bassett&lt;/lastName&gt;&lt;/author&gt;&lt;/authors&gt;&lt;/publication&gt;&lt;/publications&gt;&lt;cites&gt;&lt;/cites&gt;&lt;/citation&gt;</w:instrText>
      </w:r>
      <w:r w:rsidR="001C1E4E" w:rsidRPr="009613B4">
        <w:rPr>
          <w:strike/>
          <w:rPrChange w:id="153" w:author="Tim Hallett" w:date="2015-01-26T15:48:00Z">
            <w:rPr/>
          </w:rPrChange>
        </w:rPr>
        <w:fldChar w:fldCharType="separate"/>
      </w:r>
      <w:r w:rsidR="001C1E4E" w:rsidRPr="009613B4">
        <w:rPr>
          <w:strike/>
          <w:lang w:val="en-US"/>
          <w:rPrChange w:id="154" w:author="Tim Hallett" w:date="2015-01-26T15:48:00Z">
            <w:rPr>
              <w:lang w:val="en-US"/>
            </w:rPr>
          </w:rPrChange>
        </w:rPr>
        <w:t>{Drain:2013iv</w:t>
      </w:r>
      <w:r w:rsidR="00870DC3" w:rsidRPr="009613B4">
        <w:rPr>
          <w:strike/>
          <w:lang w:val="en-US"/>
          <w:rPrChange w:id="155" w:author="Tim Hallett" w:date="2015-01-26T15:48:00Z">
            <w:rPr>
              <w:lang w:val="en-US"/>
            </w:rPr>
          </w:rPrChange>
        </w:rPr>
        <w:t>,</w:t>
      </w:r>
      <w:r w:rsidR="001C1E4E" w:rsidRPr="009613B4">
        <w:rPr>
          <w:strike/>
          <w:rPrChange w:id="156" w:author="Tim Hallett" w:date="2015-01-26T15:48:00Z">
            <w:rPr/>
          </w:rPrChange>
        </w:rPr>
        <w:fldChar w:fldCharType="end"/>
      </w:r>
      <w:r w:rsidR="00870DC3" w:rsidRPr="009613B4">
        <w:rPr>
          <w:strike/>
          <w:rPrChange w:id="157" w:author="Tim Hallett" w:date="2015-01-26T15:48:00Z">
            <w:rPr/>
          </w:rPrChange>
        </w:rPr>
        <w:fldChar w:fldCharType="begin"/>
      </w:r>
      <w:r w:rsidR="00870DC3" w:rsidRPr="009613B4">
        <w:rPr>
          <w:strike/>
          <w:rPrChange w:id="158" w:author="Tim Hallett" w:date="2015-01-26T15:48:00Z">
            <w:rPr/>
          </w:rPrChange>
        </w:rPr>
        <w:instrText xml:space="preserve"> ADDIN PAPERS2_CITATIONS &lt;citation&gt;&lt;uuid&gt;B45DB5F6-3D1B-47CD-9AA0-7F1852960578&lt;/uuid&gt;&lt;priority&gt;0&lt;/priority&gt;&lt;publications&gt;&lt;publication&gt;&lt;uuid&gt;0602394E-C7EB-4357-8118-A62DF5F4C548&lt;/uuid&gt;&lt;volume&gt;18&lt;/volume&gt;&lt;startpage&gt;2145&lt;/startpage&gt;&lt;publication_date&gt;99200411051200000000222000&lt;/publication_date&gt;&lt;url&gt;http://eutils.ncbi.nlm.nih.gov/entrez/eutils/elink.fcgi?dbfrom=pubmed&amp;amp;id=15577647&amp;amp;retmode=ref&amp;amp;cmd=prlinks&lt;/url&gt;&lt;type&gt;400&lt;/type&gt;&lt;title&gt;Late presenters in the era of highly active antiretroviral therapy: uptake of and responses to antiretroviral therapy.&lt;/title&gt;&lt;location&gt;&amp;lt;html&amp;gt;&amp;lt;head&amp;gt;&amp;lt;meta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Home&amp;lt;/a&amp;gt;&amp;lt;/div&amp;gt;&amp;lt;/body&amp;gt;&amp;lt;/html&amp;gt;&lt;/location&gt;&lt;institution&gt;Royal Free and University College Medical School, Royal Free NHS Trust, London, UK. c.sabin@pcps.ucl.ac.uk&lt;/institution&gt;&lt;number&gt;16&lt;/number&gt;&lt;subtype&gt;400&lt;/subtype&gt;&lt;endpage&gt;2151&lt;/endpage&gt;&lt;bundle&gt;&lt;publication&gt;&lt;title&gt;AIDS&lt;/title&gt;&lt;type&gt;-100&lt;/type&gt;&lt;subtype&gt;-100&lt;/subtype&gt;&lt;uuid&gt;7207AF0A-05FA-47CC-8189-F0E1621F7526&lt;/uuid&gt;&lt;/publication&gt;&lt;/bundle&gt;&lt;authors&gt;&lt;author&gt;&lt;firstName&gt;Caroline&lt;/firstName&gt;&lt;middleNames&gt;A&lt;/middleNames&gt;&lt;lastName&gt;Sabin&lt;/lastName&gt;&lt;/author&gt;&lt;author&gt;&lt;firstName&gt;Colette&lt;/firstName&gt;&lt;middleNames&gt;J&lt;/middleNames&gt;&lt;lastName&gt;Smith&lt;/lastName&gt;&lt;/author&gt;&lt;author&gt;&lt;firstName&gt;Helen&lt;/firstName&gt;&lt;lastName&gt;Gumley&lt;/lastName&gt;&lt;/author&gt;&lt;author&gt;&lt;firstName&gt;Gabrielle&lt;/firstName&gt;&lt;lastName&gt;Murphy&lt;/lastName&gt;&lt;/author&gt;&lt;author&gt;&lt;firstName&gt;Fiona&lt;/firstName&gt;&lt;middleNames&gt;C&lt;/middleNames&gt;&lt;lastName&gt;Lampe&lt;/lastName&gt;&lt;/author&gt;&lt;author&gt;&lt;firstName&gt;Andrew&lt;/firstName&gt;&lt;middleNames&gt;N&lt;/middleNames&gt;&lt;lastName&gt;Phillips&lt;/lastName&gt;&lt;/author&gt;&lt;author&gt;&lt;firstName&gt;Beth&lt;/firstName&gt;&lt;lastName&gt;Prinz&lt;/lastName&gt;&lt;/author&gt;&lt;author&gt;&lt;firstName&gt;Mike&lt;/firstName&gt;&lt;lastName&gt;Youle&lt;/lastName&gt;&lt;/author&gt;&lt;author&gt;&lt;firstName&gt;Margaret&lt;/firstName&gt;&lt;middleNames&gt;A&lt;/middleNames&gt;&lt;lastName&gt;Johnson&lt;/lastName&gt;&lt;/author&gt;&lt;/authors&gt;&lt;/publication&gt;&lt;/publications&gt;&lt;cites&gt;&lt;/cites&gt;&lt;/citation&gt;</w:instrText>
      </w:r>
      <w:r w:rsidR="00870DC3" w:rsidRPr="009613B4">
        <w:rPr>
          <w:strike/>
          <w:rPrChange w:id="159" w:author="Tim Hallett" w:date="2015-01-26T15:48:00Z">
            <w:rPr/>
          </w:rPrChange>
        </w:rPr>
        <w:fldChar w:fldCharType="separate"/>
      </w:r>
      <w:r w:rsidR="00870DC3" w:rsidRPr="009613B4">
        <w:rPr>
          <w:strike/>
          <w:lang w:val="en-US"/>
          <w:rPrChange w:id="160" w:author="Tim Hallett" w:date="2015-01-26T15:48:00Z">
            <w:rPr>
              <w:lang w:val="en-US"/>
            </w:rPr>
          </w:rPrChange>
        </w:rPr>
        <w:t>Sabin:2004uy}</w:t>
      </w:r>
      <w:r w:rsidR="00870DC3" w:rsidRPr="009613B4">
        <w:rPr>
          <w:strike/>
          <w:rPrChange w:id="161" w:author="Tim Hallett" w:date="2015-01-26T15:48:00Z">
            <w:rPr/>
          </w:rPrChange>
        </w:rPr>
        <w:fldChar w:fldCharType="end"/>
      </w:r>
      <w:r w:rsidR="00C20F04" w:rsidRPr="009613B4">
        <w:rPr>
          <w:strike/>
          <w:rPrChange w:id="162" w:author="Tim Hallett" w:date="2015-01-26T15:48:00Z">
            <w:rPr/>
          </w:rPrChange>
        </w:rPr>
        <w:t xml:space="preserve">. Timely diagnosis is defined as alerting an individual to their serostatus prior to that individual </w:t>
      </w:r>
      <w:r w:rsidR="00264446" w:rsidRPr="009613B4">
        <w:rPr>
          <w:strike/>
          <w:rPrChange w:id="163" w:author="Tim Hallett" w:date="2015-01-26T15:48:00Z">
            <w:rPr/>
          </w:rPrChange>
        </w:rPr>
        <w:t>becoming eligible for treatment;</w:t>
      </w:r>
      <w:r w:rsidR="00C20F04" w:rsidRPr="009613B4">
        <w:rPr>
          <w:strike/>
          <w:rPrChange w:id="164" w:author="Tim Hallett" w:date="2015-01-26T15:48:00Z">
            <w:rPr/>
          </w:rPrChange>
        </w:rPr>
        <w:t xml:space="preserve"> </w:t>
      </w:r>
      <w:r w:rsidR="00264446" w:rsidRPr="009613B4">
        <w:rPr>
          <w:strike/>
          <w:rPrChange w:id="165" w:author="Tim Hallett" w:date="2015-01-26T15:48:00Z">
            <w:rPr/>
          </w:rPrChange>
        </w:rPr>
        <w:t>y</w:t>
      </w:r>
      <w:r w:rsidR="00C20F04" w:rsidRPr="009613B4">
        <w:rPr>
          <w:strike/>
          <w:rPrChange w:id="166" w:author="Tim Hallett" w:date="2015-01-26T15:48:00Z">
            <w:rPr/>
          </w:rPrChange>
        </w:rPr>
        <w:t xml:space="preserve">et, data from Uganda indicate that almost half of all infected individuals newly diagnosed were </w:t>
      </w:r>
      <w:r w:rsidR="00264446" w:rsidRPr="009613B4">
        <w:rPr>
          <w:strike/>
          <w:rPrChange w:id="167" w:author="Tim Hallett" w:date="2015-01-26T15:48:00Z">
            <w:rPr/>
          </w:rPrChange>
        </w:rPr>
        <w:t xml:space="preserve">already </w:t>
      </w:r>
      <w:r w:rsidR="00C20F04" w:rsidRPr="009613B4">
        <w:rPr>
          <w:strike/>
          <w:rPrChange w:id="168" w:author="Tim Hallett" w:date="2015-01-26T15:48:00Z">
            <w:rPr/>
          </w:rPrChange>
        </w:rPr>
        <w:t>eligible for treatment</w:t>
      </w:r>
      <w:r w:rsidR="008E50A3" w:rsidRPr="009613B4">
        <w:rPr>
          <w:strike/>
          <w:rPrChange w:id="169" w:author="Tim Hallett" w:date="2015-01-26T15:48:00Z">
            <w:rPr/>
          </w:rPrChange>
        </w:rPr>
        <w:t>,</w:t>
      </w:r>
      <w:r w:rsidR="00C20F04" w:rsidRPr="009613B4">
        <w:rPr>
          <w:strike/>
          <w:rPrChange w:id="170" w:author="Tim Hallett" w:date="2015-01-26T15:48:00Z">
            <w:rPr/>
          </w:rPrChange>
        </w:rPr>
        <w:t xml:space="preserve"> and </w:t>
      </w:r>
      <w:r w:rsidR="00B53D32" w:rsidRPr="009613B4">
        <w:rPr>
          <w:strike/>
          <w:rPrChange w:id="171" w:author="Tim Hallett" w:date="2015-01-26T15:48:00Z">
            <w:rPr/>
          </w:rPrChange>
        </w:rPr>
        <w:t>therefore</w:t>
      </w:r>
      <w:r w:rsidR="00C20F04" w:rsidRPr="009613B4">
        <w:rPr>
          <w:strike/>
          <w:rPrChange w:id="172" w:author="Tim Hallett" w:date="2015-01-26T15:48:00Z">
            <w:rPr/>
          </w:rPrChange>
        </w:rPr>
        <w:t xml:space="preserve"> detected late</w:t>
      </w:r>
      <w:r w:rsidR="00C20F04" w:rsidRPr="009613B4">
        <w:rPr>
          <w:strike/>
          <w:rPrChange w:id="173" w:author="Tim Hallett" w:date="2015-01-26T15:48:00Z">
            <w:rPr/>
          </w:rPrChange>
        </w:rPr>
        <w:fldChar w:fldCharType="begin"/>
      </w:r>
      <w:r w:rsidR="0075253B" w:rsidRPr="009613B4">
        <w:rPr>
          <w:strike/>
          <w:rPrChange w:id="174" w:author="Tim Hallett" w:date="2015-01-26T15:48:00Z">
            <w:rPr/>
          </w:rPrChange>
        </w:rPr>
        <w:instrText xml:space="preserve"> ADDIN PAPERS2_CITATIONS &lt;citation&gt;&lt;uuid&gt;8A3F9F95-135D-4A9B-95C6-AAF3217E88D7&lt;/uuid&gt;&lt;priority&gt;13&lt;/priority&gt;&lt;publications&gt;&lt;publication&gt;&lt;uuid&gt;E0546E8F-AF51-4747-8088-F15996113A68&lt;/uuid&gt;&lt;volume&gt;6&lt;/volume&gt;&lt;accepted_date&gt;99201106111200000000222000&lt;/accepted_date&gt;&lt;doi&gt;10.1371/journal.pone.0021794&lt;/doi&gt;&lt;startpage&gt;e21794&lt;/startpage&gt;&lt;publication_date&gt;99201100001200000000200000&lt;/publication_date&gt;&lt;url&gt;http://eutils.ncbi.nlm.nih.gov/entrez/eutils/elink.fcgi?dbfrom=pubmed&amp;amp;id=21750732&amp;amp;retmode=ref&amp;amp;cmd=prlinks&lt;/url&gt;&lt;type&gt;400&lt;/type&gt;&lt;title&gt;Missed opportunities for HIV testing and late-stage diagnosis among HIV-infected patients in Uganda.&lt;/title&gt;&lt;location&gt;200,4,0.3136111,32.5811111&lt;/location&gt;&lt;submission_date&gt;99201011251200000000222000&lt;/submission_date&gt;&lt;number&gt;7&lt;/number&gt;&lt;institution&gt;Department of Disease Control and Environmental Health, Makerere University School of Public Health, Kampala, Uganda. rwanyenze@hotmail.com&lt;/institution&gt;&lt;subtype&gt;400&lt;/subtype&gt;&lt;bundle&gt;&lt;publication&gt;&lt;url&gt;http://www.plosone.org/&lt;/url&gt;&lt;title&gt;PLoS ONE&lt;/title&gt;&lt;type&gt;-100&lt;/type&gt;&lt;subtype&gt;-100&lt;/subtype&gt;&lt;uuid&gt;937301D8-DEB3-4422-BC8F-63EDC098D774&lt;/uuid&gt;&lt;/publication&gt;&lt;/bundle&gt;&lt;authors&gt;&lt;author&gt;&lt;firstName&gt;Rhoda&lt;/firstName&gt;&lt;middleNames&gt;K&lt;/middleNames&gt;&lt;lastName&gt;Wanyenze&lt;/lastName&gt;&lt;/author&gt;&lt;author&gt;&lt;firstName&gt;Moses&lt;/firstName&gt;&lt;middleNames&gt;R&lt;/middleNames&gt;&lt;lastName&gt;Kamya&lt;/lastName&gt;&lt;/author&gt;&lt;author&gt;&lt;firstName&gt;Robin&lt;/firstName&gt;&lt;lastName&gt;Fatch&lt;/lastName&gt;&lt;/author&gt;&lt;author&gt;&lt;firstName&gt;Harriet&lt;/firstName&gt;&lt;lastName&gt;Mayanja-Kizza&lt;/lastName&gt;&lt;/author&gt;&lt;author&gt;&lt;firstName&gt;Steven&lt;/firstName&gt;&lt;lastName&gt;Baveewo&lt;/lastName&gt;&lt;/author&gt;&lt;author&gt;&lt;firstName&gt;Sharif&lt;/firstName&gt;&lt;lastName&gt;Sawires&lt;/lastName&gt;&lt;/author&gt;&lt;author&gt;&lt;firstName&gt;David&lt;/firstName&gt;&lt;middleNames&gt;Roy&lt;/middleNames&gt;&lt;lastName&gt;Bangsberg&lt;/lastName&gt;&lt;/author&gt;&lt;author&gt;&lt;firstName&gt;Thomas&lt;/firstName&gt;&lt;lastName&gt;Coates&lt;/lastName&gt;&lt;/author&gt;&lt;author&gt;&lt;firstName&gt;Judith&lt;/firstName&gt;&lt;middleNames&gt;A&lt;/middleNames&gt;&lt;lastName&gt;Hahn&lt;/lastName&gt;&lt;/author&gt;&lt;/authors&gt;&lt;/publication&gt;&lt;/publications&gt;&lt;cites&gt;&lt;/cites&gt;&lt;/citation&gt;</w:instrText>
      </w:r>
      <w:r w:rsidR="00C20F04" w:rsidRPr="009613B4">
        <w:rPr>
          <w:strike/>
          <w:rPrChange w:id="175" w:author="Tim Hallett" w:date="2015-01-26T15:48:00Z">
            <w:rPr/>
          </w:rPrChange>
        </w:rPr>
        <w:fldChar w:fldCharType="separate"/>
      </w:r>
      <w:r w:rsidR="00C20F04" w:rsidRPr="009613B4">
        <w:rPr>
          <w:strike/>
          <w:lang w:val="en-US"/>
          <w:rPrChange w:id="176" w:author="Tim Hallett" w:date="2015-01-26T15:48:00Z">
            <w:rPr>
              <w:lang w:val="en-US"/>
            </w:rPr>
          </w:rPrChange>
        </w:rPr>
        <w:t>{Wanyenze:2011gz}</w:t>
      </w:r>
      <w:r w:rsidR="00C20F04" w:rsidRPr="009613B4">
        <w:rPr>
          <w:strike/>
          <w:rPrChange w:id="177" w:author="Tim Hallett" w:date="2015-01-26T15:48:00Z">
            <w:rPr/>
          </w:rPrChange>
        </w:rPr>
        <w:fldChar w:fldCharType="end"/>
      </w:r>
      <w:r w:rsidR="00C20F04" w:rsidRPr="009613B4">
        <w:rPr>
          <w:strike/>
          <w:rPrChange w:id="178" w:author="Tim Hallett" w:date="2015-01-26T15:48:00Z">
            <w:rPr/>
          </w:rPrChange>
        </w:rPr>
        <w:t>.</w:t>
      </w:r>
      <w:r w:rsidR="00E95B81" w:rsidRPr="009613B4">
        <w:rPr>
          <w:strike/>
          <w:rPrChange w:id="179" w:author="Tim Hallett" w:date="2015-01-26T15:48:00Z">
            <w:rPr/>
          </w:rPrChange>
        </w:rPr>
        <w:t xml:space="preserve"> Secondly, </w:t>
      </w:r>
      <w:r w:rsidR="008D410E" w:rsidRPr="009613B4">
        <w:rPr>
          <w:strike/>
          <w:rPrChange w:id="180" w:author="Tim Hallett" w:date="2015-01-26T15:48:00Z">
            <w:rPr/>
          </w:rPrChange>
        </w:rPr>
        <w:t xml:space="preserve">late </w:t>
      </w:r>
      <w:r w:rsidR="00E95B81" w:rsidRPr="009613B4">
        <w:rPr>
          <w:strike/>
          <w:rPrChange w:id="181" w:author="Tim Hallett" w:date="2015-01-26T15:48:00Z">
            <w:rPr/>
          </w:rPrChange>
        </w:rPr>
        <w:t xml:space="preserve">diagnosis </w:t>
      </w:r>
      <w:r w:rsidR="008D410E" w:rsidRPr="009613B4">
        <w:rPr>
          <w:strike/>
          <w:rPrChange w:id="182" w:author="Tim Hallett" w:date="2015-01-26T15:48:00Z">
            <w:rPr/>
          </w:rPrChange>
        </w:rPr>
        <w:t xml:space="preserve">is followed by </w:t>
      </w:r>
      <w:r w:rsidR="00E95B81" w:rsidRPr="009613B4">
        <w:rPr>
          <w:strike/>
          <w:rPrChange w:id="183" w:author="Tim Hallett" w:date="2015-01-26T15:48:00Z">
            <w:rPr/>
          </w:rPrChange>
        </w:rPr>
        <w:t>late initiation of treatment</w:t>
      </w:r>
      <w:r w:rsidR="008D410E" w:rsidRPr="009613B4">
        <w:rPr>
          <w:strike/>
          <w:rPrChange w:id="184" w:author="Tim Hallett" w:date="2015-01-26T15:48:00Z">
            <w:rPr/>
          </w:rPrChange>
        </w:rPr>
        <w:t xml:space="preserve">; with many studies reporting patients initiating ART with CD4 counts far lower than treatment guidelines </w:t>
      </w:r>
      <w:proofErr w:type="gramStart"/>
      <w:r w:rsidR="008D410E" w:rsidRPr="009613B4">
        <w:rPr>
          <w:strike/>
          <w:rPrChange w:id="185" w:author="Tim Hallett" w:date="2015-01-26T15:48:00Z">
            <w:rPr/>
          </w:rPrChange>
        </w:rPr>
        <w:t>recommend</w:t>
      </w:r>
      <w:r w:rsidR="00962A36" w:rsidRPr="009613B4">
        <w:rPr>
          <w:strike/>
          <w:rPrChange w:id="186" w:author="Tim Hallett" w:date="2015-01-26T15:48:00Z">
            <w:rPr/>
          </w:rPrChange>
        </w:rPr>
        <w:t>{</w:t>
      </w:r>
      <w:proofErr w:type="gramEnd"/>
      <w:r w:rsidR="00962A36" w:rsidRPr="009613B4">
        <w:rPr>
          <w:strike/>
          <w:rPrChange w:id="187" w:author="Tim Hallett" w:date="2015-01-26T15:48:00Z">
            <w:rPr/>
          </w:rPrChange>
        </w:rPr>
        <w:t>Boulle:2014uj</w:t>
      </w:r>
      <w:r w:rsidR="009E4CC4" w:rsidRPr="009613B4">
        <w:rPr>
          <w:strike/>
          <w:rPrChange w:id="188" w:author="Tim Hallett" w:date="2015-01-26T15:48:00Z">
            <w:rPr/>
          </w:rPrChange>
        </w:rPr>
        <w:fldChar w:fldCharType="begin"/>
      </w:r>
      <w:r w:rsidR="009E4CC4" w:rsidRPr="009613B4">
        <w:rPr>
          <w:strike/>
          <w:rPrChange w:id="189" w:author="Tim Hallett" w:date="2015-01-26T15:48:00Z">
            <w:rPr/>
          </w:rPrChange>
        </w:rPr>
        <w:instrText xml:space="preserve"> ADDIN PAPERS2_CITATIONS &lt;citation&gt;&lt;uuid&gt;C0E53D26-2E28-491B-916F-4AF57DDA24E9&lt;/uuid&gt;&lt;priority&gt;0&lt;/priority&gt;&lt;publications&gt;&lt;publication&gt;&lt;volume&gt;7&lt;/volume&gt;&lt;publication_date&gt;99201205151200000000222000&lt;/publication_date&gt;&lt;number&gt;5&lt;/number&gt;&lt;doi&gt;10.1371/journal.pone.0037125.t003&lt;/doi&gt;&lt;startpage&gt;e37125&lt;/startpage&gt;&lt;title&gt;Factors Associated with Late Antiretroviral Therapy Initiation among Adults in Mozambique&lt;/title&gt;&lt;uuid&gt;89858F5B-4089-4FD1-8D8A-CA19415058D1&lt;/uuid&gt;&lt;subtype&gt;400&lt;/subtype&gt;&lt;type&gt;400&lt;/type&gt;&lt;url&gt;http://dx.plos.org/10.1371/journal.pone.0037125.t003&lt;/url&gt;&lt;bundle&gt;&lt;publication&gt;&lt;url&gt;http://www.plosone.org/&lt;/url&gt;&lt;title&gt;PLoS ONE&lt;/title&gt;&lt;type&gt;-100&lt;/type&gt;&lt;subtype&gt;-100&lt;/subtype&gt;&lt;uuid&gt;937301D8-DEB3-4422-BC8F-63EDC098D774&lt;/uuid&gt;&lt;/publication&gt;&lt;/bundle&gt;&lt;authors&gt;&lt;author&gt;&lt;firstName&gt;Maria&lt;/firstName&gt;&lt;lastName&gt;Lahuerta&lt;/lastName&gt;&lt;/author&gt;&lt;author&gt;&lt;firstName&gt;Josue&lt;/firstName&gt;&lt;lastName&gt;Lima&lt;/lastName&gt;&lt;/author&gt;&lt;author&gt;&lt;firstName&gt;Harriet&lt;/firstName&gt;&lt;lastName&gt;Nuwagaba-Biribonwoha&lt;/lastName&gt;&lt;/author&gt;&lt;author&gt;&lt;firstName&gt;Mie&lt;/firstName&gt;&lt;lastName&gt;Okamura&lt;/lastName&gt;&lt;/author&gt;&lt;author&gt;&lt;firstName&gt;Maria&lt;/firstName&gt;&lt;middleNames&gt;Fernanda&lt;/middleNames&gt;&lt;lastName&gt;Alvim&lt;/lastName&gt;&lt;/author&gt;&lt;author&gt;&lt;firstName&gt;Rufino&lt;/firstName&gt;&lt;lastName&gt;Fernandes&lt;/lastName&gt;&lt;/author&gt;&lt;author&gt;&lt;firstName&gt;Americo&lt;/firstName&gt;&lt;lastName&gt;Assan&lt;/lastName&gt;&lt;/author&gt;&lt;author&gt;&lt;firstName&gt;David&lt;/firstName&gt;&lt;lastName&gt;Hoos&lt;/lastName&gt;&lt;/author&gt;&lt;author&gt;&lt;firstName&gt;Batya&lt;/firstName&gt;&lt;lastName&gt;Elul&lt;/lastName&gt;&lt;/author&gt;&lt;author&gt;&lt;firstName&gt;Wafaa&lt;/firstName&gt;&lt;middleNames&gt;M&lt;/middleNames&gt;&lt;lastName&gt;El-Sadr&lt;/lastName&gt;&lt;/author&gt;&lt;author&gt;&lt;firstName&gt;Denis&lt;/firstName&gt;&lt;lastName&gt;Nash&lt;/lastName&gt;&lt;/author&gt;&lt;/authors&gt;&lt;editors&gt;&lt;author&gt;&lt;firstName&gt;Patrick&lt;/firstName&gt;&lt;middleNames&gt;S&lt;/middleNames&gt;&lt;lastName&gt;Sullivan&lt;/lastName&gt;&lt;/author&gt;&lt;/editors&gt;&lt;/publication&gt;&lt;publication&gt;&lt;volume&gt;24&lt;/volume&gt;&lt;publication_date&gt;99201300001200000000200000&lt;/publication_date&gt;&lt;number&gt;1&lt;/number&gt;&lt;startpage&gt;359&lt;/startpage&gt;&lt;title&gt;The problem of late ART initiation in sub-Saharan Africa: a transient aspect of scale-up or a long-term phenomenon?&lt;/title&gt;&lt;uuid&gt;DD3489DC-399F-479C-8FAF-379FFC7E8CA4&lt;/uuid&gt;&lt;subtype&gt;400&lt;/subtype&gt;&lt;publisher&gt;The Johns Hopkins University Press&lt;/publisher&gt;&lt;type&gt;400&lt;/type&gt;&lt;endpage&gt;383&lt;/endpage&gt;&lt;url&gt;http://muse.jhu.edu/journals/journal_of_health_care_for_the_poor_and_underserved/v024/24.1.lahuerta.html&lt;/url&gt;&lt;bundle&gt;&lt;publication&gt;&lt;title&gt;Journal Health Care Poor Underserved&lt;/title&gt;&lt;type&gt;-100&lt;/type&gt;&lt;subtype&gt;-100&lt;/subtype&gt;&lt;uuid&gt;DD0155B4-E0C7-4A86-8585-5E21D491B98F&lt;/uuid&gt;&lt;/publication&gt;&lt;/bundle&gt;&lt;authors&gt;&lt;author&gt;&lt;firstName&gt;Maria&lt;/firstName&gt;&lt;lastName&gt;Lahuerta&lt;/lastName&gt;&lt;/author&gt;&lt;author&gt;&lt;firstName&gt;Frances&lt;/firstName&gt;&lt;lastName&gt;Ue&lt;/lastName&gt;&lt;/author&gt;&lt;author&gt;&lt;firstName&gt;Susie&lt;/firstName&gt;&lt;lastName&gt;Hoffman&lt;/lastName&gt;&lt;/author&gt;&lt;author&gt;&lt;firstName&gt;Batya&lt;/firstName&gt;&lt;lastName&gt;Elul&lt;/lastName&gt;&lt;/author&gt;&lt;author&gt;&lt;firstName&gt;Sarah&lt;/firstName&gt;&lt;middleNames&gt;Gorrell&lt;/middleNames&gt;&lt;lastName&gt;Kulkarni&lt;/lastName&gt;&lt;/author&gt;&lt;author&gt;&lt;firstName&gt;Yingfeng&lt;/firstName&gt;&lt;lastName&gt;Wu&lt;/lastName&gt;&lt;/author&gt;&lt;author&gt;&lt;firstName&gt;Harriet&lt;/firstName&gt;&lt;lastName&gt;Nuwagaba-Biribonwoha&lt;/lastName&gt;&lt;/author&gt;&lt;author&gt;&lt;firstName&gt;Robert&lt;/firstName&gt;&lt;middleNames&gt;H&lt;/middleNames&gt;&lt;lastName&gt;Remien&lt;/lastName&gt;&lt;/author&gt;&lt;author&gt;&lt;firstName&gt;Wafaa&lt;/firstName&gt;&lt;middleNames&gt;M&lt;/middleNames&gt;&lt;lastName&gt;El-Sadr&lt;/lastName&gt;&lt;/author&gt;&lt;author&gt;&lt;firstName&gt;Denis&lt;/firstName&gt;&lt;lastName&gt;Nash&lt;/lastName&gt;&lt;/author&gt;&lt;/authors&gt;&lt;/publication&gt;&lt;/publications&gt;&lt;cites&gt;&lt;/cites&gt;&lt;/citation&gt;</w:instrText>
      </w:r>
      <w:r w:rsidR="009E4CC4" w:rsidRPr="009613B4">
        <w:rPr>
          <w:strike/>
          <w:rPrChange w:id="190" w:author="Tim Hallett" w:date="2015-01-26T15:48:00Z">
            <w:rPr/>
          </w:rPrChange>
        </w:rPr>
        <w:fldChar w:fldCharType="separate"/>
      </w:r>
      <w:r w:rsidR="009E4CC4" w:rsidRPr="009613B4">
        <w:rPr>
          <w:strike/>
          <w:lang w:val="en-US"/>
          <w:rPrChange w:id="191" w:author="Tim Hallett" w:date="2015-01-26T15:48:00Z">
            <w:rPr>
              <w:lang w:val="en-US"/>
            </w:rPr>
          </w:rPrChange>
        </w:rPr>
        <w:t>,Lahuerta:2012hi, Lahuerta:2013tk,</w:t>
      </w:r>
      <w:r w:rsidR="009E4CC4" w:rsidRPr="009613B4">
        <w:rPr>
          <w:strike/>
          <w:rPrChange w:id="192" w:author="Tim Hallett" w:date="2015-01-26T15:48:00Z">
            <w:rPr/>
          </w:rPrChange>
        </w:rPr>
        <w:fldChar w:fldCharType="end"/>
      </w:r>
      <w:r w:rsidR="009E4CC4" w:rsidRPr="009613B4">
        <w:rPr>
          <w:strike/>
          <w:rPrChange w:id="193" w:author="Tim Hallett" w:date="2015-01-26T15:48:00Z">
            <w:rPr/>
          </w:rPrChange>
        </w:rPr>
        <w:fldChar w:fldCharType="begin"/>
      </w:r>
      <w:r w:rsidR="009E4CC4" w:rsidRPr="009613B4">
        <w:rPr>
          <w:strike/>
          <w:rPrChange w:id="194" w:author="Tim Hallett" w:date="2015-01-26T15:48:00Z">
            <w:rPr/>
          </w:rPrChange>
        </w:rPr>
        <w:instrText xml:space="preserve"> ADDIN PAPERS2_CITATIONS &lt;citation&gt;&lt;uuid&gt;A915D035-5308-412D-8D30-51F44B37906C&lt;/uuid&gt;&lt;priority&gt;0&lt;/priority&gt;&lt;publications&gt;&lt;publication&gt;&lt;uuid&gt;1ADA97F3-8EE3-4B97-A943-477EA28C76BA&lt;/uuid&gt;&lt;volume&gt;25&lt;/volume&gt;&lt;doi&gt;10.1097/QAD.0b013e32834811b2&lt;/doi&gt;&lt;subtitle&gt;&lt;/subtitle&gt;&lt;startpage&gt;1523&lt;/startpage&gt;&lt;publication_date&gt;99201107001200000000220000&lt;/publication_date&gt;&lt;url&gt;http://content.wkhealth.com/linkback/openurl?sid=WKPTLP:landingpage&amp;amp;an=00002030-201107310-00010&lt;/url&gt;&lt;type&gt;400&lt;/type&gt;&lt;title&gt;Program-level and contextual-level determinants of low-median CD4+ cell count in cohorts of persons initiating ART in eight sub-Saharan African countries&lt;/title&gt;&lt;number&gt;12&lt;/number&gt;&lt;subtype&gt;400&lt;/subtype&gt;&lt;endpage&gt;1533&lt;/endpage&gt;&lt;bundle&gt;&lt;publication&gt;&lt;title&gt;AIDS&lt;/title&gt;&lt;type&gt;-100&lt;/type&gt;&lt;subtype&gt;-100&lt;/subtype&gt;&lt;uuid&gt;7207AF0A-05FA-47CC-8189-F0E1621F7526&lt;/uuid&gt;&lt;/publication&gt;&lt;/bundle&gt;&lt;authors&gt;&lt;author&gt;&lt;firstName&gt;Denis&lt;/firstName&gt;&lt;lastName&gt;Nash&lt;/lastName&gt;&lt;/author&gt;&lt;author&gt;&lt;firstName&gt;Yingfeng&lt;/firstName&gt;&lt;lastName&gt;Wu&lt;/lastName&gt;&lt;/author&gt;&lt;author&gt;&lt;firstName&gt;Batya&lt;/firstName&gt;&lt;lastName&gt;Elul&lt;/lastName&gt;&lt;/author&gt;&lt;author&gt;&lt;firstName&gt;David&lt;/firstName&gt;&lt;lastName&gt;Hoos&lt;/lastName&gt;&lt;/author&gt;&lt;author&gt;&lt;firstName&gt;Wafaa&lt;/firstName&gt;&lt;middleNames&gt;M&lt;/middleNames&gt;&lt;lastName&gt;El-Sadr&lt;/lastName&gt;&lt;/author&gt;&lt;/authors&gt;&lt;/publication&gt;&lt;/publications&gt;&lt;cites&gt;&lt;/cites&gt;&lt;/citation&gt;</w:instrText>
      </w:r>
      <w:r w:rsidR="009E4CC4" w:rsidRPr="009613B4">
        <w:rPr>
          <w:strike/>
          <w:rPrChange w:id="195" w:author="Tim Hallett" w:date="2015-01-26T15:48:00Z">
            <w:rPr/>
          </w:rPrChange>
        </w:rPr>
        <w:fldChar w:fldCharType="separate"/>
      </w:r>
      <w:r w:rsidR="009E4CC4" w:rsidRPr="009613B4">
        <w:rPr>
          <w:strike/>
          <w:lang w:val="en-US"/>
          <w:rPrChange w:id="196" w:author="Tim Hallett" w:date="2015-01-26T15:48:00Z">
            <w:rPr>
              <w:lang w:val="en-US"/>
            </w:rPr>
          </w:rPrChange>
        </w:rPr>
        <w:t>Nash:2011ki}</w:t>
      </w:r>
      <w:r w:rsidR="009E4CC4" w:rsidRPr="009613B4">
        <w:rPr>
          <w:strike/>
          <w:rPrChange w:id="197" w:author="Tim Hallett" w:date="2015-01-26T15:48:00Z">
            <w:rPr/>
          </w:rPrChange>
        </w:rPr>
        <w:fldChar w:fldCharType="end"/>
      </w:r>
      <w:r w:rsidR="00BE19DA" w:rsidRPr="009613B4">
        <w:rPr>
          <w:strike/>
          <w:rPrChange w:id="198" w:author="Tim Hallett" w:date="2015-01-26T15:48:00Z">
            <w:rPr/>
          </w:rPrChange>
        </w:rPr>
        <w:t>.</w:t>
      </w:r>
      <w:r w:rsidR="00B80D12" w:rsidRPr="009613B4">
        <w:rPr>
          <w:strike/>
          <w:rPrChange w:id="199" w:author="Tim Hallett" w:date="2015-01-26T15:48:00Z">
            <w:rPr/>
          </w:rPrChange>
        </w:rPr>
        <w:t xml:space="preserve"> </w:t>
      </w:r>
      <w:r w:rsidR="00816109" w:rsidRPr="009613B4">
        <w:rPr>
          <w:strike/>
          <w:rPrChange w:id="200" w:author="Tim Hallett" w:date="2015-01-26T15:48:00Z">
            <w:rPr/>
          </w:rPrChange>
        </w:rPr>
        <w:t xml:space="preserve">The </w:t>
      </w:r>
      <w:r w:rsidR="00A657FC" w:rsidRPr="009613B4">
        <w:rPr>
          <w:strike/>
          <w:rPrChange w:id="201" w:author="Tim Hallett" w:date="2015-01-26T15:48:00Z">
            <w:rPr/>
          </w:rPrChange>
        </w:rPr>
        <w:t xml:space="preserve">major </w:t>
      </w:r>
      <w:r w:rsidR="00816109" w:rsidRPr="009613B4">
        <w:rPr>
          <w:strike/>
          <w:rPrChange w:id="202" w:author="Tim Hallett" w:date="2015-01-26T15:48:00Z">
            <w:rPr/>
          </w:rPrChange>
        </w:rPr>
        <w:t>consequence</w:t>
      </w:r>
      <w:r w:rsidR="00BE19DA" w:rsidRPr="009613B4">
        <w:rPr>
          <w:strike/>
          <w:rPrChange w:id="203" w:author="Tim Hallett" w:date="2015-01-26T15:48:00Z">
            <w:rPr/>
          </w:rPrChange>
        </w:rPr>
        <w:t xml:space="preserve"> of late ART initiation</w:t>
      </w:r>
      <w:r w:rsidR="00C8345E" w:rsidRPr="009613B4">
        <w:rPr>
          <w:strike/>
          <w:rPrChange w:id="204" w:author="Tim Hallett" w:date="2015-01-26T15:48:00Z">
            <w:rPr/>
          </w:rPrChange>
        </w:rPr>
        <w:t>,</w:t>
      </w:r>
      <w:r w:rsidR="00A5693B" w:rsidRPr="009613B4">
        <w:rPr>
          <w:strike/>
          <w:rPrChange w:id="205" w:author="Tim Hallett" w:date="2015-01-26T15:48:00Z">
            <w:rPr/>
          </w:rPrChange>
        </w:rPr>
        <w:t xml:space="preserve"> </w:t>
      </w:r>
      <w:r w:rsidR="00A657FC" w:rsidRPr="009613B4">
        <w:rPr>
          <w:strike/>
          <w:rPrChange w:id="206" w:author="Tim Hallett" w:date="2015-01-26T15:48:00Z">
            <w:rPr/>
          </w:rPrChange>
        </w:rPr>
        <w:t>is an observed increase in HIV-related mortality, negatively correlating with CD4 count at the time of initiation</w:t>
      </w:r>
      <w:r w:rsidR="00A657FC" w:rsidRPr="009613B4">
        <w:rPr>
          <w:strike/>
          <w:rPrChange w:id="207" w:author="Tim Hallett" w:date="2015-01-26T15:48:00Z">
            <w:rPr/>
          </w:rPrChange>
        </w:rPr>
        <w:fldChar w:fldCharType="begin"/>
      </w:r>
      <w:r w:rsidR="0075253B" w:rsidRPr="009613B4">
        <w:rPr>
          <w:strike/>
          <w:rPrChange w:id="208" w:author="Tim Hallett" w:date="2015-01-26T15:48:00Z">
            <w:rPr/>
          </w:rPrChange>
        </w:rPr>
        <w:instrText xml:space="preserve"> ADDIN PAPERS2_CITATIONS &lt;citation&gt;&lt;uuid&gt;8BEE9FBC-84C1-4CE9-9F06-5DC91A1AB8AF&lt;/uuid&gt;&lt;priority&gt;5&lt;/priority&gt;&lt;publications&gt;&lt;publication&gt;&lt;uuid&gt;60B0F23E-6A0C-4E16-BCF2-2078293E2601&lt;/uuid&gt;&lt;volume&gt;10&lt;/volume&gt;&lt;accepted_date&gt;99201302281200000000222000&lt;/accepted_date&gt;&lt;doi&gt;10.1371/journal.pmed.1001418&lt;/doi&gt;&lt;startpage&gt;e1001418&lt;/startpage&gt;&lt;publication_date&gt;99201300001200000000200000&lt;/publication_date&gt;&lt;url&gt;http://eutils.ncbi.nlm.nih.gov/entrez/eutils/elink.fcgi?dbfrom=pubmed&amp;amp;id=23585736&amp;amp;retmode=ref&amp;amp;cmd=prlinks&lt;/url&gt;&lt;type&gt;400&lt;/type&gt;&lt;title&gt;Life expectancies of South African adults starting antiretroviral treatment: collaborative analysis of cohort studies.&lt;/title&gt;&lt;location&gt;&amp;lt;html&amp;gt;&amp;lt;head&amp;gt;&amp;lt;meta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Home&amp;lt;/a&amp;gt;&amp;lt;/div&amp;gt;&amp;lt;/body&amp;gt;&amp;lt;/html&amp;gt;&lt;/location&gt;&lt;submission_date&gt;99201208161200000000222000&lt;/submission_date&gt;&lt;number&gt;4&lt;/number&gt;&lt;institution&gt;Centre for Infectious Disease Epidemiology and Research, University of Cape Town, Cape Town, South Africa. Leigh.Johnson@uct.ac.za&lt;/institution&gt;&lt;subtype&gt;400&lt;/subtype&gt;&lt;bundle&gt;&lt;publication&gt;&lt;title&gt;PLoS Medicine&lt;/title&gt;&lt;type&gt;-100&lt;/type&gt;&lt;subtype&gt;-100&lt;/subtype&gt;&lt;uuid&gt;032F8D8E-8579-48D1-833A-A61EDCB35F0F&lt;/uuid&gt;&lt;/publication&gt;&lt;/bundle&gt;&lt;authors&gt;&lt;author&gt;&lt;firstName&gt;Leigh&lt;/firstName&gt;&lt;middleNames&gt;Francis&lt;/middleNames&gt;&lt;lastName&gt;Johnson&lt;/lastName&gt;&lt;/author&gt;&lt;author&gt;&lt;firstName&gt;Joel&lt;/firstName&gt;&lt;lastName&gt;Mossong&lt;/lastName&gt;&lt;/author&gt;&lt;author&gt;&lt;firstName&gt;Rob&lt;/firstName&gt;&lt;middleNames&gt;E&lt;/middleNames&gt;&lt;lastName&gt;Dorrington&lt;/lastName&gt;&lt;/author&gt;&lt;author&gt;&lt;firstName&gt;Michael&lt;/firstName&gt;&lt;lastName&gt;Schomaker&lt;/lastName&gt;&lt;/author&gt;&lt;author&gt;&lt;firstName&gt;Christopher&lt;/firstName&gt;&lt;middleNames&gt;J&lt;/middleNames&gt;&lt;lastName&gt;Hoffmann&lt;/lastName&gt;&lt;/author&gt;&lt;author&gt;&lt;firstName&gt;Olivia&lt;/firstName&gt;&lt;lastName&gt;Keiser&lt;/lastName&gt;&lt;/author&gt;&lt;author&gt;&lt;firstName&gt;Matthew&lt;/firstName&gt;&lt;middleNames&gt;P&lt;/middleNames&gt;&lt;lastName&gt;Fox&lt;/lastName&gt;&lt;/author&gt;&lt;author&gt;&lt;firstName&gt;Robin&lt;/firstName&gt;&lt;lastName&gt;Wood&lt;/lastName&gt;&lt;/author&gt;&lt;author&gt;&lt;firstName&gt;Hans&lt;/firstName&gt;&lt;lastName&gt;Prozesky&lt;/lastName&gt;&lt;/author&gt;&lt;author&gt;&lt;firstName&gt;Janet&lt;/firstName&gt;&lt;lastName&gt;Giddy&lt;/lastName&gt;&lt;/author&gt;&lt;author&gt;&lt;firstName&gt;Daniela&lt;/firstName&gt;&lt;middleNames&gt;Belen&lt;/middleNames&gt;&lt;lastName&gt;Garone&lt;/lastName&gt;&lt;/author&gt;&lt;author&gt;&lt;firstName&gt;Morna&lt;/firstName&gt;&lt;lastName&gt;Cornell&lt;/lastName&gt;&lt;/author&gt;&lt;author&gt;&lt;firstName&gt;Matthias&lt;/firstName&gt;&lt;lastName&gt;Egger&lt;/lastName&gt;&lt;/author&gt;&lt;author&gt;&lt;firstName&gt;Andrew&lt;/firstName&gt;&lt;middleNames&gt;M&lt;/middleNames&gt;&lt;lastName&gt;Boulle&lt;/lastName&gt;&lt;/author&gt;&lt;author&gt;&lt;lastName&gt;International Epidemiologic Databases to Evaluate AIDS Southern Africa Collaboration&lt;/lastName&gt;&lt;/author&gt;&lt;/authors&gt;&lt;/publication&gt;&lt;/publications&gt;&lt;cites&gt;&lt;/cites&gt;&lt;/citation&gt;</w:instrText>
      </w:r>
      <w:r w:rsidR="00A657FC" w:rsidRPr="009613B4">
        <w:rPr>
          <w:strike/>
          <w:rPrChange w:id="209" w:author="Tim Hallett" w:date="2015-01-26T15:48:00Z">
            <w:rPr/>
          </w:rPrChange>
        </w:rPr>
        <w:fldChar w:fldCharType="separate"/>
      </w:r>
      <w:r w:rsidR="00A657FC" w:rsidRPr="009613B4">
        <w:rPr>
          <w:strike/>
          <w:lang w:val="en-US"/>
          <w:rPrChange w:id="210" w:author="Tim Hallett" w:date="2015-01-26T15:48:00Z">
            <w:rPr>
              <w:lang w:val="en-US"/>
            </w:rPr>
          </w:rPrChange>
        </w:rPr>
        <w:t>{Johnson:2013co}</w:t>
      </w:r>
      <w:r w:rsidR="00A657FC" w:rsidRPr="009613B4">
        <w:rPr>
          <w:strike/>
          <w:rPrChange w:id="211" w:author="Tim Hallett" w:date="2015-01-26T15:48:00Z">
            <w:rPr/>
          </w:rPrChange>
        </w:rPr>
        <w:fldChar w:fldCharType="end"/>
      </w:r>
      <w:r w:rsidR="00CB12F5" w:rsidRPr="009613B4">
        <w:rPr>
          <w:strike/>
          <w:rPrChange w:id="212" w:author="Tim Hallett" w:date="2015-01-26T15:48:00Z">
            <w:rPr/>
          </w:rPrChange>
        </w:rPr>
        <w:t xml:space="preserve">. </w:t>
      </w:r>
      <w:r w:rsidR="00C8345E" w:rsidRPr="009613B4">
        <w:rPr>
          <w:strike/>
          <w:rPrChange w:id="213" w:author="Tim Hallett" w:date="2015-01-26T15:48:00Z">
            <w:rPr/>
          </w:rPrChange>
        </w:rPr>
        <w:t xml:space="preserve">Thus, from the viewpoint of the clinic, late treatment initiation is the major driver </w:t>
      </w:r>
      <w:r w:rsidR="0011085E" w:rsidRPr="009613B4">
        <w:rPr>
          <w:strike/>
          <w:rPrChange w:id="214" w:author="Tim Hallett" w:date="2015-01-26T15:48:00Z">
            <w:rPr/>
          </w:rPrChange>
        </w:rPr>
        <w:t>behind</w:t>
      </w:r>
      <w:r w:rsidR="00C8345E" w:rsidRPr="009613B4">
        <w:rPr>
          <w:strike/>
          <w:rPrChange w:id="215" w:author="Tim Hallett" w:date="2015-01-26T15:48:00Z">
            <w:rPr/>
          </w:rPrChange>
        </w:rPr>
        <w:t xml:space="preserve"> HIV-related mortality in ART programmes. </w:t>
      </w:r>
      <w:r w:rsidR="00CB12F5" w:rsidRPr="009613B4">
        <w:rPr>
          <w:strike/>
          <w:rPrChange w:id="216" w:author="Tim Hallett" w:date="2015-01-26T15:48:00Z">
            <w:rPr/>
          </w:rPrChange>
        </w:rPr>
        <w:t>Current data now indicates that the hazard ratio of mortality for patients initiating ART with CD4 counts ≥200 vs. &lt;25 cells per μl is 0.21 (95% CI, 0.17 – 0.27)</w:t>
      </w:r>
      <w:r w:rsidR="00CB12F5" w:rsidRPr="009613B4">
        <w:rPr>
          <w:strike/>
          <w:rPrChange w:id="217" w:author="Tim Hallett" w:date="2015-01-26T15:48:00Z">
            <w:rPr/>
          </w:rPrChange>
        </w:rPr>
        <w:fldChar w:fldCharType="begin"/>
      </w:r>
      <w:r w:rsidR="0075253B" w:rsidRPr="009613B4">
        <w:rPr>
          <w:strike/>
          <w:rPrChange w:id="218" w:author="Tim Hallett" w:date="2015-01-26T15:48:00Z">
            <w:rPr/>
          </w:rPrChange>
        </w:rPr>
        <w:instrText xml:space="preserve"> ADDIN PAPERS2_CITATIONS &lt;citation&gt;&lt;uuid&gt;EAF022FD-6CE5-4454-9484-86AA1166FE4B&lt;/uuid&gt;&lt;priority&gt;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CB12F5" w:rsidRPr="009613B4">
        <w:rPr>
          <w:strike/>
          <w:rPrChange w:id="219" w:author="Tim Hallett" w:date="2015-01-26T15:48:00Z">
            <w:rPr/>
          </w:rPrChange>
        </w:rPr>
        <w:fldChar w:fldCharType="separate"/>
      </w:r>
      <w:r w:rsidR="00CB12F5" w:rsidRPr="009613B4">
        <w:rPr>
          <w:strike/>
          <w:lang w:val="en-US"/>
          <w:rPrChange w:id="220" w:author="Tim Hallett" w:date="2015-01-26T15:48:00Z">
            <w:rPr>
              <w:lang w:val="en-US"/>
            </w:rPr>
          </w:rPrChange>
        </w:rPr>
        <w:t>{May:2010ee}</w:t>
      </w:r>
      <w:r w:rsidR="00CB12F5" w:rsidRPr="009613B4">
        <w:rPr>
          <w:strike/>
          <w:rPrChange w:id="221" w:author="Tim Hallett" w:date="2015-01-26T15:48:00Z">
            <w:rPr/>
          </w:rPrChange>
        </w:rPr>
        <w:fldChar w:fldCharType="end"/>
      </w:r>
      <w:r w:rsidR="00CB12F5" w:rsidRPr="009613B4">
        <w:rPr>
          <w:strike/>
          <w:rPrChange w:id="222" w:author="Tim Hallett" w:date="2015-01-26T15:48:00Z">
            <w:rPr/>
          </w:rPrChange>
        </w:rPr>
        <w:t xml:space="preserve">. However, </w:t>
      </w:r>
      <w:r w:rsidR="00242D83" w:rsidRPr="009613B4">
        <w:rPr>
          <w:strike/>
          <w:rPrChange w:id="223" w:author="Tim Hallett" w:date="2015-01-26T15:48:00Z">
            <w:rPr/>
          </w:rPrChange>
        </w:rPr>
        <w:t xml:space="preserve">mortality is likely to </w:t>
      </w:r>
      <w:r w:rsidR="00CB12F5" w:rsidRPr="009613B4">
        <w:rPr>
          <w:strike/>
          <w:rPrChange w:id="224" w:author="Tim Hallett" w:date="2015-01-26T15:48:00Z">
            <w:rPr/>
          </w:rPrChange>
        </w:rPr>
        <w:t xml:space="preserve">be underestimated due to significant unreported </w:t>
      </w:r>
      <w:r w:rsidR="00242D83" w:rsidRPr="009613B4">
        <w:rPr>
          <w:strike/>
          <w:rPrChange w:id="225" w:author="Tim Hallett" w:date="2015-01-26T15:48:00Z">
            <w:rPr/>
          </w:rPrChange>
        </w:rPr>
        <w:t xml:space="preserve">deaths </w:t>
      </w:r>
      <w:r w:rsidR="00CB12F5" w:rsidRPr="009613B4">
        <w:rPr>
          <w:strike/>
          <w:rPrChange w:id="226" w:author="Tim Hallett" w:date="2015-01-26T15:48:00Z">
            <w:rPr/>
          </w:rPrChange>
        </w:rPr>
        <w:t>among patients lost to follow up</w:t>
      </w:r>
      <w:r w:rsidR="00242D83" w:rsidRPr="009613B4">
        <w:rPr>
          <w:strike/>
          <w:rPrChange w:id="227" w:author="Tim Hallett" w:date="2015-01-26T15:48:00Z">
            <w:rPr/>
          </w:rPrChange>
        </w:rPr>
        <w:fldChar w:fldCharType="begin"/>
      </w:r>
      <w:r w:rsidR="0075253B" w:rsidRPr="009613B4">
        <w:rPr>
          <w:strike/>
          <w:rPrChange w:id="228" w:author="Tim Hallett" w:date="2015-01-26T15:48:00Z">
            <w:rPr/>
          </w:rPrChange>
        </w:rPr>
        <w:instrText xml:space="preserve"> ADDIN PAPERS2_CITATIONS &lt;citation&gt;&lt;uuid&gt;315D3D71-5D06-4C36-91E9-2A2CF8119FEF&lt;/uuid&gt;&lt;priority&gt;1&lt;/priority&gt;&lt;publications&gt;&lt;publication&gt;&lt;uuid&gt;930717E1-56F6-4050-A82C-07B35706875C&lt;/uuid&gt;&lt;volume&gt;5&lt;/volume&gt;&lt;accepted_date&gt;99201009241200000000222000&lt;/accepted_date&gt;&lt;doi&gt;10.1371/journal.pone.0014149&lt;/doi&gt;&lt;startpage&gt;e14149&lt;/startpage&gt;&lt;publication_date&gt;99201000001200000000200000&lt;/publication_date&gt;&lt;url&gt;http://eutils.ncbi.nlm.nih.gov/entrez/eutils/elink.fcgi?dbfrom=pubmed&amp;amp;id=21152392&amp;amp;retmode=ref&amp;amp;cmd=prlinks&lt;/url&gt;&lt;type&gt;400&lt;/type&gt;&lt;title&gt;Adjusting mortality for loss to follow-up: analysis of five ART programmes in sub-Saharan Africa.&lt;/title&gt;&lt;location&gt;200,9,46.9504081,7.4381464&lt;/location&gt;&lt;submission_date&gt;99201004081200000000222000&lt;/submission_date&gt;&lt;number&gt;11&lt;/number&gt;&lt;institution&gt;Division of International and Environmental Health, Institute of Social and Preventive Medicine (ISPM), University of Bern, Bern, Switzerland.&lt;/institution&gt;&lt;subtype&gt;400&lt;/subtype&gt;&lt;bundle&gt;&lt;publication&gt;&lt;url&gt;http://www.plosone.org/&lt;/url&gt;&lt;title&gt;PLoS ONE&lt;/title&gt;&lt;type&gt;-100&lt;/type&gt;&lt;subtype&gt;-100&lt;/subtype&gt;&lt;uuid&gt;937301D8-DEB3-4422-BC8F-63EDC098D774&lt;/uuid&gt;&lt;/publication&gt;&lt;/bundle&gt;&lt;authors&gt;&lt;author&gt;&lt;firstName&gt;Martin&lt;/firstName&gt;&lt;middleNames&gt;W G&lt;/middleNames&gt;&lt;lastName&gt;Brinkhof&lt;/lastName&gt;&lt;/author&gt;&lt;author&gt;&lt;firstName&gt;Ben&lt;/firstName&gt;&lt;middleNames&gt;D&lt;/middleNames&gt;&lt;lastName&gt;Spycher&lt;/lastName&gt;&lt;/author&gt;&lt;author&gt;&lt;firstName&gt;Constantin&lt;/firstName&gt;&lt;middleNames&gt;Theodore&lt;/middleNames&gt;&lt;lastName&gt;Yiannoutsos&lt;/lastName&gt;&lt;/author&gt;&lt;author&gt;&lt;firstName&gt;Ralf&lt;/firstName&gt;&lt;lastName&gt;Weigel&lt;/lastName&gt;&lt;/author&gt;&lt;author&gt;&lt;firstName&gt;Robin&lt;/firstName&gt;&lt;lastName&gt;Wood&lt;/lastName&gt;&lt;/author&gt;&lt;author&gt;&lt;firstName&gt;Eugene&lt;/firstName&gt;&lt;lastName&gt;Messou&lt;/lastName&gt;&lt;/author&gt;&lt;author&gt;&lt;firstName&gt;Andrew&lt;/firstName&gt;&lt;middleNames&gt;M&lt;/middleNames&gt;&lt;lastName&gt;Boulle&lt;/lastName&gt;&lt;/author&gt;&lt;author&gt;&lt;firstName&gt;Matthias&lt;/firstName&gt;&lt;lastName&gt;Egger&lt;/lastName&gt;&lt;/author&gt;&lt;author&gt;&lt;firstName&gt;Jonathan&lt;/firstName&gt;&lt;middleNames&gt;A C&lt;/middleNames&gt;&lt;lastName&gt;Sterne&lt;/lastName&gt;&lt;/author&gt;&lt;author&gt;&lt;lastName&gt;International Epidemiologic Databases to Evaluate AIDS IeDEA Collaboration&lt;/lastName&gt;&lt;/author&gt;&lt;/authors&gt;&lt;/publication&gt;&lt;/publications&gt;&lt;cites&gt;&lt;/cites&gt;&lt;/citation&gt;</w:instrText>
      </w:r>
      <w:r w:rsidR="00242D83" w:rsidRPr="009613B4">
        <w:rPr>
          <w:strike/>
          <w:rPrChange w:id="229" w:author="Tim Hallett" w:date="2015-01-26T15:48:00Z">
            <w:rPr/>
          </w:rPrChange>
        </w:rPr>
        <w:fldChar w:fldCharType="separate"/>
      </w:r>
      <w:r w:rsidR="00242D83" w:rsidRPr="009613B4">
        <w:rPr>
          <w:strike/>
          <w:lang w:val="en-US"/>
          <w:rPrChange w:id="230" w:author="Tim Hallett" w:date="2015-01-26T15:48:00Z">
            <w:rPr>
              <w:lang w:val="en-US"/>
            </w:rPr>
          </w:rPrChange>
        </w:rPr>
        <w:t>{Brinkhof:2010gr}</w:t>
      </w:r>
      <w:r w:rsidR="00242D83" w:rsidRPr="009613B4">
        <w:rPr>
          <w:strike/>
          <w:rPrChange w:id="231" w:author="Tim Hallett" w:date="2015-01-26T15:48:00Z">
            <w:rPr/>
          </w:rPrChange>
        </w:rPr>
        <w:fldChar w:fldCharType="end"/>
      </w:r>
      <w:r w:rsidR="00CB12F5" w:rsidRPr="009613B4">
        <w:rPr>
          <w:strike/>
          <w:rPrChange w:id="232" w:author="Tim Hallett" w:date="2015-01-26T15:48:00Z">
            <w:rPr/>
          </w:rPrChange>
        </w:rPr>
        <w:t>.</w:t>
      </w:r>
      <w:r w:rsidR="000568D2" w:rsidRPr="009613B4">
        <w:rPr>
          <w:strike/>
          <w:rPrChange w:id="233" w:author="Tim Hallett" w:date="2015-01-26T15:48:00Z">
            <w:rPr/>
          </w:rPrChange>
        </w:rPr>
        <w:t xml:space="preserve"> Additionally</w:t>
      </w:r>
      <w:r w:rsidR="00242D83" w:rsidRPr="009613B4">
        <w:rPr>
          <w:strike/>
          <w:rPrChange w:id="234" w:author="Tim Hallett" w:date="2015-01-26T15:48:00Z">
            <w:rPr/>
          </w:rPrChange>
        </w:rPr>
        <w:t xml:space="preserve"> late treatment initiation </w:t>
      </w:r>
      <w:r w:rsidR="00AB0E2B" w:rsidRPr="009613B4">
        <w:rPr>
          <w:strike/>
          <w:rPrChange w:id="235" w:author="Tim Hallett" w:date="2015-01-26T15:48:00Z">
            <w:rPr/>
          </w:rPrChange>
        </w:rPr>
        <w:t>likely</w:t>
      </w:r>
      <w:r w:rsidR="000568D2" w:rsidRPr="009613B4">
        <w:rPr>
          <w:strike/>
          <w:rPrChange w:id="236" w:author="Tim Hallett" w:date="2015-01-26T15:48:00Z">
            <w:rPr/>
          </w:rPrChange>
        </w:rPr>
        <w:t xml:space="preserve"> results in </w:t>
      </w:r>
      <w:r w:rsidR="00242D83" w:rsidRPr="009613B4">
        <w:rPr>
          <w:strike/>
          <w:rPrChange w:id="237" w:author="Tim Hallett" w:date="2015-01-26T15:48:00Z">
            <w:rPr/>
          </w:rPrChange>
        </w:rPr>
        <w:t>onward transmission</w:t>
      </w:r>
      <w:r w:rsidR="000568D2" w:rsidRPr="009613B4">
        <w:rPr>
          <w:strike/>
          <w:rPrChange w:id="238" w:author="Tim Hallett" w:date="2015-01-26T15:48:00Z">
            <w:rPr/>
          </w:rPrChange>
        </w:rPr>
        <w:t xml:space="preserve"> until viral suppression can be achieved</w:t>
      </w:r>
      <w:r w:rsidR="007E311F" w:rsidRPr="009613B4">
        <w:rPr>
          <w:strike/>
          <w:rPrChange w:id="239" w:author="Tim Hallett" w:date="2015-01-26T15:48:00Z">
            <w:rPr/>
          </w:rPrChange>
        </w:rPr>
        <w:fldChar w:fldCharType="begin"/>
      </w:r>
      <w:r w:rsidR="0075253B" w:rsidRPr="009613B4">
        <w:rPr>
          <w:strike/>
          <w:rPrChange w:id="240" w:author="Tim Hallett" w:date="2015-01-26T15:48:00Z">
            <w:rPr/>
          </w:rPrChange>
        </w:rPr>
        <w:instrText xml:space="preserve"> ADDIN PAPERS2_CITATIONS &lt;citation&gt;&lt;uuid&gt;662EA00F-08FC-48C4-9FB2-BB700CAB03D6&lt;/uuid&gt;&lt;priority&gt;2&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7E311F" w:rsidRPr="009613B4">
        <w:rPr>
          <w:strike/>
          <w:rPrChange w:id="241" w:author="Tim Hallett" w:date="2015-01-26T15:48:00Z">
            <w:rPr/>
          </w:rPrChange>
        </w:rPr>
        <w:fldChar w:fldCharType="separate"/>
      </w:r>
      <w:r w:rsidR="007E311F" w:rsidRPr="009613B4">
        <w:rPr>
          <w:strike/>
          <w:lang w:val="en-US"/>
          <w:rPrChange w:id="242" w:author="Tim Hallett" w:date="2015-01-26T15:48:00Z">
            <w:rPr>
              <w:lang w:val="en-US"/>
            </w:rPr>
          </w:rPrChange>
        </w:rPr>
        <w:t>{</w:t>
      </w:r>
      <w:r w:rsidR="0075253B" w:rsidRPr="009613B4">
        <w:rPr>
          <w:strike/>
          <w:lang w:val="en-US"/>
          <w:rPrChange w:id="243" w:author="Tim Hallett" w:date="2015-01-26T15:48:00Z">
            <w:rPr>
              <w:lang w:val="en-US"/>
            </w:rPr>
          </w:rPrChange>
        </w:rPr>
        <w:t>Lahuerta:2013tk,</w:t>
      </w:r>
      <w:r w:rsidR="007E311F" w:rsidRPr="009613B4">
        <w:rPr>
          <w:strike/>
          <w:lang w:val="en-US"/>
          <w:rPrChange w:id="244" w:author="Tim Hallett" w:date="2015-01-26T15:48:00Z">
            <w:rPr>
              <w:lang w:val="en-US"/>
            </w:rPr>
          </w:rPrChange>
        </w:rPr>
        <w:t>Cohen:2011kr</w:t>
      </w:r>
      <w:r w:rsidR="007E311F" w:rsidRPr="009613B4">
        <w:rPr>
          <w:strike/>
          <w:rPrChange w:id="245" w:author="Tim Hallett" w:date="2015-01-26T15:48:00Z">
            <w:rPr/>
          </w:rPrChange>
        </w:rPr>
        <w:fldChar w:fldCharType="end"/>
      </w:r>
      <w:r w:rsidR="00862604" w:rsidRPr="009613B4">
        <w:rPr>
          <w:strike/>
          <w:rPrChange w:id="246" w:author="Tim Hallett" w:date="2015-01-26T15:48:00Z">
            <w:rPr/>
          </w:rPrChange>
        </w:rPr>
        <w:t>}</w:t>
      </w:r>
      <w:r w:rsidR="00242D83" w:rsidRPr="009613B4">
        <w:rPr>
          <w:strike/>
          <w:rPrChange w:id="247" w:author="Tim Hallett" w:date="2015-01-26T15:48:00Z">
            <w:rPr/>
          </w:rPrChange>
        </w:rPr>
        <w:t>.</w:t>
      </w:r>
    </w:p>
    <w:p w14:paraId="0CED7843" w14:textId="77777777" w:rsidR="0089420B" w:rsidRPr="009613B4" w:rsidRDefault="0089420B" w:rsidP="00F11115">
      <w:pPr>
        <w:pStyle w:val="normal0"/>
        <w:contextualSpacing w:val="0"/>
        <w:rPr>
          <w:strike/>
          <w:rPrChange w:id="248" w:author="Tim Hallett" w:date="2015-01-26T15:48:00Z">
            <w:rPr/>
          </w:rPrChange>
        </w:rPr>
      </w:pPr>
    </w:p>
    <w:p w14:paraId="0D2B5A64" w14:textId="77777777" w:rsidR="00F11115" w:rsidRPr="009613B4" w:rsidRDefault="00297281" w:rsidP="00F11115">
      <w:pPr>
        <w:pStyle w:val="normal0"/>
        <w:contextualSpacing w:val="0"/>
        <w:rPr>
          <w:strike/>
          <w:rPrChange w:id="249" w:author="Tim Hallett" w:date="2015-01-26T15:48:00Z">
            <w:rPr/>
          </w:rPrChange>
        </w:rPr>
      </w:pPr>
      <w:r w:rsidRPr="009613B4">
        <w:rPr>
          <w:strike/>
          <w:rPrChange w:id="250" w:author="Tim Hallett" w:date="2015-01-26T15:48:00Z">
            <w:rPr/>
          </w:rPrChange>
        </w:rPr>
        <w:tab/>
        <w:t>This discrepancy between treatment access and eventual patient outcomes allude to inefficiencies within HIV care systems</w:t>
      </w:r>
      <w:r w:rsidR="00EF438D" w:rsidRPr="009613B4">
        <w:rPr>
          <w:strike/>
          <w:rPrChange w:id="251" w:author="Tim Hallett" w:date="2015-01-26T15:48:00Z">
            <w:rPr/>
          </w:rPrChange>
        </w:rPr>
        <w:fldChar w:fldCharType="begin"/>
      </w:r>
      <w:r w:rsidR="00EF438D" w:rsidRPr="009613B4">
        <w:rPr>
          <w:strike/>
          <w:rPrChange w:id="252" w:author="Tim Hallett" w:date="2015-01-26T15:48:00Z">
            <w:rPr/>
          </w:rPrChange>
        </w:rPr>
        <w:instrText xml:space="preserve"> ADDIN PAPERS2_CITATIONS &lt;citation&gt;&lt;uuid&gt;51819512-3EA7-43DC-947C-2DAEB416DE12&lt;/uuid&gt;&lt;priority&gt;0&lt;/priority&gt;&lt;publications&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s&gt;&lt;cites&gt;&lt;/cites&gt;&lt;/citation&gt;</w:instrText>
      </w:r>
      <w:r w:rsidR="00EF438D" w:rsidRPr="009613B4">
        <w:rPr>
          <w:strike/>
          <w:rPrChange w:id="253" w:author="Tim Hallett" w:date="2015-01-26T15:48:00Z">
            <w:rPr/>
          </w:rPrChange>
        </w:rPr>
        <w:fldChar w:fldCharType="separate"/>
      </w:r>
      <w:r w:rsidR="00EF438D" w:rsidRPr="009613B4">
        <w:rPr>
          <w:strike/>
          <w:lang w:val="en-US"/>
          <w:rPrChange w:id="254" w:author="Tim Hallett" w:date="2015-01-26T15:48:00Z">
            <w:rPr>
              <w:lang w:val="en-US"/>
            </w:rPr>
          </w:rPrChange>
        </w:rPr>
        <w:t>{Gardner:2011de}</w:t>
      </w:r>
      <w:r w:rsidR="00EF438D" w:rsidRPr="009613B4">
        <w:rPr>
          <w:strike/>
          <w:rPrChange w:id="255" w:author="Tim Hallett" w:date="2015-01-26T15:48:00Z">
            <w:rPr/>
          </w:rPrChange>
        </w:rPr>
        <w:fldChar w:fldCharType="end"/>
      </w:r>
      <w:r w:rsidR="00EF438D" w:rsidRPr="009613B4">
        <w:rPr>
          <w:strike/>
          <w:rPrChange w:id="256" w:author="Tim Hallett" w:date="2015-01-26T15:48:00Z">
            <w:rPr/>
          </w:rPrChange>
        </w:rPr>
        <w:t xml:space="preserve">. </w:t>
      </w:r>
      <w:r w:rsidR="00093701" w:rsidRPr="009613B4">
        <w:rPr>
          <w:strike/>
          <w:rPrChange w:id="257" w:author="Tim Hallett" w:date="2015-01-26T15:48:00Z">
            <w:rPr/>
          </w:rPrChange>
        </w:rPr>
        <w:t>Moreover</w:t>
      </w:r>
      <w:r w:rsidRPr="009613B4">
        <w:rPr>
          <w:strike/>
          <w:rPrChange w:id="258" w:author="Tim Hallett" w:date="2015-01-26T15:48:00Z">
            <w:rPr/>
          </w:rPrChange>
        </w:rPr>
        <w:t>, a</w:t>
      </w:r>
      <w:r w:rsidR="00A86169" w:rsidRPr="009613B4">
        <w:rPr>
          <w:strike/>
          <w:rPrChange w:id="259" w:author="Tim Hallett" w:date="2015-01-26T15:48:00Z">
            <w:rPr/>
          </w:rPrChange>
        </w:rPr>
        <w:t>ccumulating evidence suggest</w:t>
      </w:r>
      <w:r w:rsidR="00EF438D" w:rsidRPr="009613B4">
        <w:rPr>
          <w:strike/>
          <w:rPrChange w:id="260" w:author="Tim Hallett" w:date="2015-01-26T15:48:00Z">
            <w:rPr/>
          </w:rPrChange>
        </w:rPr>
        <w:t>s</w:t>
      </w:r>
      <w:r w:rsidR="00A86169" w:rsidRPr="009613B4">
        <w:rPr>
          <w:strike/>
          <w:rPrChange w:id="261" w:author="Tim Hallett" w:date="2015-01-26T15:48:00Z">
            <w:rPr/>
          </w:rPrChange>
        </w:rPr>
        <w:t xml:space="preserve"> that HIV care is suboptimal not at one particular point, but across </w:t>
      </w:r>
      <w:r w:rsidR="00EF438D" w:rsidRPr="009613B4">
        <w:rPr>
          <w:strike/>
          <w:rPrChange w:id="262" w:author="Tim Hallett" w:date="2015-01-26T15:48:00Z">
            <w:rPr/>
          </w:rPrChange>
        </w:rPr>
        <w:t>the entire spectrum of care</w:t>
      </w:r>
      <w:r w:rsidR="00A86169" w:rsidRPr="009613B4">
        <w:rPr>
          <w:strike/>
          <w:rPrChange w:id="263" w:author="Tim Hallett" w:date="2015-01-26T15:48:00Z">
            <w:rPr/>
          </w:rPrChange>
        </w:rPr>
        <w:t xml:space="preserve">, as “cascading losses” have been reported throughout </w:t>
      </w:r>
      <w:r w:rsidR="00EF438D" w:rsidRPr="009613B4">
        <w:rPr>
          <w:strike/>
          <w:rPrChange w:id="264" w:author="Tim Hallett" w:date="2015-01-26T15:48:00Z">
            <w:rPr/>
          </w:rPrChange>
        </w:rPr>
        <w:t xml:space="preserve">ART </w:t>
      </w:r>
      <w:proofErr w:type="gramStart"/>
      <w:r w:rsidR="00EF438D" w:rsidRPr="009613B4">
        <w:rPr>
          <w:strike/>
          <w:rPrChange w:id="265" w:author="Tim Hallett" w:date="2015-01-26T15:48:00Z">
            <w:rPr/>
          </w:rPrChange>
        </w:rPr>
        <w:t>programmes</w:t>
      </w:r>
      <w:r w:rsidR="00A86169" w:rsidRPr="009613B4">
        <w:rPr>
          <w:strike/>
          <w:rPrChange w:id="266" w:author="Tim Hallett" w:date="2015-01-26T15:48:00Z">
            <w:rPr/>
          </w:rPrChange>
        </w:rPr>
        <w:t>{</w:t>
      </w:r>
      <w:proofErr w:type="gramEnd"/>
      <w:r w:rsidR="00A86169" w:rsidRPr="009613B4">
        <w:rPr>
          <w:strike/>
          <w:rPrChange w:id="267" w:author="Tim Hallett" w:date="2015-01-26T15:48:00Z">
            <w:rPr/>
          </w:rPrChange>
        </w:rPr>
        <w:t>Rosen:2011ii</w:t>
      </w:r>
      <w:r w:rsidR="003F4573" w:rsidRPr="009613B4">
        <w:rPr>
          <w:strike/>
          <w:rPrChange w:id="268" w:author="Tim Hallett" w:date="2015-01-26T15:48:00Z">
            <w:rPr/>
          </w:rPrChange>
        </w:rPr>
        <w:t>,</w:t>
      </w:r>
      <w:r w:rsidR="003F4573" w:rsidRPr="009613B4">
        <w:rPr>
          <w:strike/>
          <w:rPrChange w:id="269" w:author="Tim Hallett" w:date="2015-01-26T15:48:00Z">
            <w:rPr/>
          </w:rPrChange>
        </w:rPr>
        <w:fldChar w:fldCharType="begin"/>
      </w:r>
      <w:r w:rsidR="003F4573" w:rsidRPr="009613B4">
        <w:rPr>
          <w:strike/>
          <w:rPrChange w:id="270" w:author="Tim Hallett" w:date="2015-01-26T15:48:00Z">
            <w:rPr/>
          </w:rPrChange>
        </w:rPr>
        <w:instrText xml:space="preserve"> ADDIN PAPERS2_CITATIONS &lt;citation&gt;&lt;uuid&gt;D56C3B9C-389F-429E-AEFA-C5D99B4D018D&lt;/uuid&gt;&lt;priority&gt;0&lt;/priority&gt;&lt;publications&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3F4573" w:rsidRPr="009613B4">
        <w:rPr>
          <w:strike/>
          <w:rPrChange w:id="271" w:author="Tim Hallett" w:date="2015-01-26T15:48:00Z">
            <w:rPr/>
          </w:rPrChange>
        </w:rPr>
        <w:fldChar w:fldCharType="separate"/>
      </w:r>
      <w:r w:rsidR="003F4573" w:rsidRPr="009613B4">
        <w:rPr>
          <w:strike/>
          <w:lang w:val="en-US"/>
          <w:rPrChange w:id="272" w:author="Tim Hallett" w:date="2015-01-26T15:48:00Z">
            <w:rPr>
              <w:lang w:val="en-US"/>
            </w:rPr>
          </w:rPrChange>
        </w:rPr>
        <w:t>Fox:2014ch}</w:t>
      </w:r>
      <w:r w:rsidR="003F4573" w:rsidRPr="009613B4">
        <w:rPr>
          <w:strike/>
          <w:rPrChange w:id="273" w:author="Tim Hallett" w:date="2015-01-26T15:48:00Z">
            <w:rPr/>
          </w:rPrChange>
        </w:rPr>
        <w:fldChar w:fldCharType="end"/>
      </w:r>
      <w:r w:rsidR="00A86169" w:rsidRPr="009613B4">
        <w:rPr>
          <w:strike/>
          <w:rPrChange w:id="274" w:author="Tim Hallett" w:date="2015-01-26T15:48:00Z">
            <w:rPr/>
          </w:rPrChange>
        </w:rPr>
        <w:t xml:space="preserve">. </w:t>
      </w:r>
      <w:r w:rsidR="009F4271" w:rsidRPr="009613B4">
        <w:rPr>
          <w:strike/>
          <w:rPrChange w:id="275" w:author="Tim Hallett" w:date="2015-01-26T15:48:00Z">
            <w:rPr/>
          </w:rPrChange>
        </w:rPr>
        <w:t>A review by Rosen and Fox in 2011 highlighted the scale of the issue in sub-Saharan Africa; illustrating that</w:t>
      </w:r>
      <w:r w:rsidR="006F38DD" w:rsidRPr="009613B4">
        <w:rPr>
          <w:strike/>
          <w:rPrChange w:id="276" w:author="Tim Hallett" w:date="2015-01-26T15:48:00Z">
            <w:rPr/>
          </w:rPrChange>
        </w:rPr>
        <w:t xml:space="preserve"> </w:t>
      </w:r>
      <w:r w:rsidR="008E50A3" w:rsidRPr="009613B4">
        <w:rPr>
          <w:strike/>
          <w:rPrChange w:id="277" w:author="Tim Hallett" w:date="2015-01-26T15:48:00Z">
            <w:rPr/>
          </w:rPrChange>
        </w:rPr>
        <w:t xml:space="preserve">on average </w:t>
      </w:r>
      <w:r w:rsidR="006F38DD" w:rsidRPr="009613B4">
        <w:rPr>
          <w:strike/>
          <w:rPrChange w:id="278" w:author="Tim Hallett" w:date="2015-01-26T15:48:00Z">
            <w:rPr/>
          </w:rPrChange>
        </w:rPr>
        <w:t>only 18% of patients are retained from HIV testing until ART initiation</w:t>
      </w:r>
      <w:r w:rsidR="006F38DD" w:rsidRPr="009613B4">
        <w:rPr>
          <w:strike/>
          <w:rPrChange w:id="279" w:author="Tim Hallett" w:date="2015-01-26T15:48:00Z">
            <w:rPr/>
          </w:rPrChange>
        </w:rPr>
        <w:fldChar w:fldCharType="begin"/>
      </w:r>
      <w:r w:rsidR="006F38DD" w:rsidRPr="009613B4">
        <w:rPr>
          <w:strike/>
          <w:rPrChange w:id="280" w:author="Tim Hallett" w:date="2015-01-26T15:48:00Z">
            <w:rPr/>
          </w:rPrChange>
        </w:rPr>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6F38DD" w:rsidRPr="009613B4">
        <w:rPr>
          <w:strike/>
          <w:rPrChange w:id="281" w:author="Tim Hallett" w:date="2015-01-26T15:48:00Z">
            <w:rPr/>
          </w:rPrChange>
        </w:rPr>
        <w:fldChar w:fldCharType="separate"/>
      </w:r>
      <w:r w:rsidR="006F38DD" w:rsidRPr="009613B4">
        <w:rPr>
          <w:strike/>
          <w:lang w:val="en-US"/>
          <w:rPrChange w:id="282" w:author="Tim Hallett" w:date="2015-01-26T15:48:00Z">
            <w:rPr>
              <w:lang w:val="en-US"/>
            </w:rPr>
          </w:rPrChange>
        </w:rPr>
        <w:t>{Rosen:2011ii}</w:t>
      </w:r>
      <w:r w:rsidR="006F38DD" w:rsidRPr="009613B4">
        <w:rPr>
          <w:strike/>
          <w:rPrChange w:id="283" w:author="Tim Hallett" w:date="2015-01-26T15:48:00Z">
            <w:rPr/>
          </w:rPrChange>
        </w:rPr>
        <w:fldChar w:fldCharType="end"/>
      </w:r>
      <w:r w:rsidR="006F38DD" w:rsidRPr="009613B4">
        <w:rPr>
          <w:strike/>
          <w:rPrChange w:id="284" w:author="Tim Hallett" w:date="2015-01-26T15:48:00Z">
            <w:rPr/>
          </w:rPrChange>
        </w:rPr>
        <w:t>.</w:t>
      </w:r>
      <w:r w:rsidR="007E11C5" w:rsidRPr="009613B4">
        <w:rPr>
          <w:strike/>
          <w:rPrChange w:id="285" w:author="Tim Hallett" w:date="2015-01-26T15:48:00Z">
            <w:rPr/>
          </w:rPrChange>
        </w:rPr>
        <w:t xml:space="preserve"> </w:t>
      </w:r>
      <w:r w:rsidR="009233D8" w:rsidRPr="009613B4">
        <w:rPr>
          <w:strike/>
          <w:rPrChange w:id="286" w:author="Tim Hallett" w:date="2015-01-26T15:48:00Z">
            <w:rPr/>
          </w:rPrChange>
        </w:rPr>
        <w:t>Results indicated</w:t>
      </w:r>
      <w:r w:rsidR="00C26C9B" w:rsidRPr="009613B4">
        <w:rPr>
          <w:strike/>
          <w:rPrChange w:id="287" w:author="Tim Hallett" w:date="2015-01-26T15:48:00Z">
            <w:rPr/>
          </w:rPrChange>
        </w:rPr>
        <w:t xml:space="preserve"> </w:t>
      </w:r>
      <w:r w:rsidR="00D16C7C" w:rsidRPr="009613B4">
        <w:rPr>
          <w:strike/>
          <w:rPrChange w:id="288" w:author="Tim Hallett" w:date="2015-01-26T15:48:00Z">
            <w:rPr/>
          </w:rPrChange>
        </w:rPr>
        <w:t>that</w:t>
      </w:r>
      <w:r w:rsidR="009233D8" w:rsidRPr="009613B4">
        <w:rPr>
          <w:strike/>
          <w:rPrChange w:id="289" w:author="Tim Hallett" w:date="2015-01-26T15:48:00Z">
            <w:rPr/>
          </w:rPrChange>
        </w:rPr>
        <w:t>,</w:t>
      </w:r>
      <w:r w:rsidR="00D16C7C" w:rsidRPr="009613B4">
        <w:rPr>
          <w:strike/>
          <w:rPrChange w:id="290" w:author="Tim Hallett" w:date="2015-01-26T15:48:00Z">
            <w:rPr/>
          </w:rPrChange>
        </w:rPr>
        <w:t xml:space="preserve"> 59% of </w:t>
      </w:r>
      <w:r w:rsidR="0002399E" w:rsidRPr="009613B4">
        <w:rPr>
          <w:strike/>
          <w:rPrChange w:id="291" w:author="Tim Hallett" w:date="2015-01-26T15:48:00Z">
            <w:rPr/>
          </w:rPrChange>
        </w:rPr>
        <w:t xml:space="preserve">patients </w:t>
      </w:r>
      <w:r w:rsidR="00D16C7C" w:rsidRPr="009613B4">
        <w:rPr>
          <w:strike/>
          <w:rPrChange w:id="292" w:author="Tim Hallett" w:date="2015-01-26T15:48:00Z">
            <w:rPr/>
          </w:rPrChange>
        </w:rPr>
        <w:t xml:space="preserve">were </w:t>
      </w:r>
      <w:r w:rsidR="0002399E" w:rsidRPr="009613B4">
        <w:rPr>
          <w:strike/>
          <w:rPrChange w:id="293" w:author="Tim Hallett" w:date="2015-01-26T15:48:00Z">
            <w:rPr/>
          </w:rPrChange>
        </w:rPr>
        <w:t>retained from HIV testing to receipt of CD4 test results</w:t>
      </w:r>
      <w:r w:rsidR="00D16C7C" w:rsidRPr="009613B4">
        <w:rPr>
          <w:strike/>
          <w:rPrChange w:id="294" w:author="Tim Hallett" w:date="2015-01-26T15:48:00Z">
            <w:rPr/>
          </w:rPrChange>
        </w:rPr>
        <w:t xml:space="preserve">, </w:t>
      </w:r>
      <w:r w:rsidR="00C26C9B" w:rsidRPr="009613B4">
        <w:rPr>
          <w:strike/>
          <w:rPrChange w:id="295" w:author="Tim Hallett" w:date="2015-01-26T15:48:00Z">
            <w:rPr/>
          </w:rPrChange>
        </w:rPr>
        <w:t xml:space="preserve">whereupon </w:t>
      </w:r>
      <w:r w:rsidR="00A86169" w:rsidRPr="009613B4">
        <w:rPr>
          <w:strike/>
          <w:rPrChange w:id="296" w:author="Tim Hallett" w:date="2015-01-26T15:48:00Z">
            <w:rPr/>
          </w:rPrChange>
        </w:rPr>
        <w:t>46%</w:t>
      </w:r>
      <w:r w:rsidR="00D16C7C" w:rsidRPr="009613B4">
        <w:rPr>
          <w:strike/>
          <w:rPrChange w:id="297" w:author="Tim Hallett" w:date="2015-01-26T15:48:00Z">
            <w:rPr/>
          </w:rPrChange>
        </w:rPr>
        <w:t xml:space="preserve"> of remaining individuals</w:t>
      </w:r>
      <w:r w:rsidR="00A86169" w:rsidRPr="009613B4">
        <w:rPr>
          <w:strike/>
          <w:rPrChange w:id="298" w:author="Tim Hallett" w:date="2015-01-26T15:48:00Z">
            <w:rPr/>
          </w:rPrChange>
        </w:rPr>
        <w:t xml:space="preserve"> were retained u</w:t>
      </w:r>
      <w:r w:rsidR="00D16C7C" w:rsidRPr="009613B4">
        <w:rPr>
          <w:strike/>
          <w:rPrChange w:id="299" w:author="Tim Hallett" w:date="2015-01-26T15:48:00Z">
            <w:rPr/>
          </w:rPrChange>
        </w:rPr>
        <w:t>ntil ART</w:t>
      </w:r>
      <w:r w:rsidR="00A86169" w:rsidRPr="009613B4">
        <w:rPr>
          <w:strike/>
          <w:rPrChange w:id="300" w:author="Tim Hallett" w:date="2015-01-26T15:48:00Z">
            <w:rPr/>
          </w:rPrChange>
        </w:rPr>
        <w:t xml:space="preserve"> and finally 68% </w:t>
      </w:r>
      <w:r w:rsidR="00C26C9B" w:rsidRPr="009613B4">
        <w:rPr>
          <w:strike/>
          <w:rPrChange w:id="301" w:author="Tim Hallett" w:date="2015-01-26T15:48:00Z">
            <w:rPr/>
          </w:rPrChange>
        </w:rPr>
        <w:t xml:space="preserve">of the remainder </w:t>
      </w:r>
      <w:r w:rsidR="00A86169" w:rsidRPr="009613B4">
        <w:rPr>
          <w:strike/>
          <w:rPrChange w:id="302" w:author="Tim Hallett" w:date="2015-01-26T15:48:00Z">
            <w:rPr/>
          </w:rPrChange>
        </w:rPr>
        <w:t xml:space="preserve">were retained </w:t>
      </w:r>
      <w:r w:rsidR="00B04E4D" w:rsidRPr="009613B4">
        <w:rPr>
          <w:strike/>
          <w:rPrChange w:id="303" w:author="Tim Hallett" w:date="2015-01-26T15:48:00Z">
            <w:rPr/>
          </w:rPrChange>
        </w:rPr>
        <w:t>up to</w:t>
      </w:r>
      <w:r w:rsidR="00A86169" w:rsidRPr="009613B4">
        <w:rPr>
          <w:strike/>
          <w:rPrChange w:id="304" w:author="Tim Hallett" w:date="2015-01-26T15:48:00Z">
            <w:rPr/>
          </w:rPrChange>
        </w:rPr>
        <w:t xml:space="preserve"> </w:t>
      </w:r>
      <w:r w:rsidR="00FB6AF5" w:rsidRPr="009613B4">
        <w:rPr>
          <w:strike/>
          <w:rPrChange w:id="305" w:author="Tim Hallett" w:date="2015-01-26T15:48:00Z">
            <w:rPr/>
          </w:rPrChange>
        </w:rPr>
        <w:t>treatment initiation</w:t>
      </w:r>
      <w:r w:rsidR="0018155D" w:rsidRPr="009613B4">
        <w:rPr>
          <w:strike/>
          <w:rPrChange w:id="306" w:author="Tim Hallett" w:date="2015-01-26T15:48:00Z">
            <w:rPr/>
          </w:rPrChange>
        </w:rPr>
        <w:fldChar w:fldCharType="begin"/>
      </w:r>
      <w:r w:rsidR="0018155D" w:rsidRPr="009613B4">
        <w:rPr>
          <w:strike/>
          <w:rPrChange w:id="307" w:author="Tim Hallett" w:date="2015-01-26T15:48:00Z">
            <w:rPr/>
          </w:rPrChange>
        </w:rPr>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18155D" w:rsidRPr="009613B4">
        <w:rPr>
          <w:strike/>
          <w:rPrChange w:id="308" w:author="Tim Hallett" w:date="2015-01-26T15:48:00Z">
            <w:rPr/>
          </w:rPrChange>
        </w:rPr>
        <w:fldChar w:fldCharType="separate"/>
      </w:r>
      <w:r w:rsidR="0018155D" w:rsidRPr="009613B4">
        <w:rPr>
          <w:strike/>
          <w:lang w:val="en-US"/>
          <w:rPrChange w:id="309" w:author="Tim Hallett" w:date="2015-01-26T15:48:00Z">
            <w:rPr>
              <w:lang w:val="en-US"/>
            </w:rPr>
          </w:rPrChange>
        </w:rPr>
        <w:t>{Rosen:2011ii}</w:t>
      </w:r>
      <w:r w:rsidR="0018155D" w:rsidRPr="009613B4">
        <w:rPr>
          <w:strike/>
          <w:rPrChange w:id="310" w:author="Tim Hallett" w:date="2015-01-26T15:48:00Z">
            <w:rPr/>
          </w:rPrChange>
        </w:rPr>
        <w:fldChar w:fldCharType="end"/>
      </w:r>
      <w:r w:rsidR="0018155D" w:rsidRPr="009613B4">
        <w:rPr>
          <w:strike/>
          <w:rPrChange w:id="311" w:author="Tim Hallett" w:date="2015-01-26T15:48:00Z">
            <w:rPr/>
          </w:rPrChange>
        </w:rPr>
        <w:t>.</w:t>
      </w:r>
      <w:r w:rsidR="003129D0" w:rsidRPr="009613B4">
        <w:rPr>
          <w:strike/>
          <w:rPrChange w:id="312" w:author="Tim Hallett" w:date="2015-01-26T15:48:00Z">
            <w:rPr/>
          </w:rPrChange>
        </w:rPr>
        <w:t xml:space="preserve"> </w:t>
      </w:r>
      <w:r w:rsidR="00F11115" w:rsidRPr="009613B4">
        <w:rPr>
          <w:strike/>
          <w:rPrChange w:id="313" w:author="Tim Hallett" w:date="2015-01-26T15:48:00Z">
            <w:rPr/>
          </w:rPrChange>
        </w:rPr>
        <w:t xml:space="preserve">While among those patients initiating ART, recent estimates from South Africa indicate that 81% </w:t>
      </w:r>
      <w:r w:rsidR="005D0D15" w:rsidRPr="009613B4">
        <w:rPr>
          <w:strike/>
          <w:rPrChange w:id="314" w:author="Tim Hallett" w:date="2015-01-26T15:48:00Z">
            <w:rPr/>
          </w:rPrChange>
        </w:rPr>
        <w:t>were</w:t>
      </w:r>
      <w:r w:rsidR="00F11115" w:rsidRPr="009613B4">
        <w:rPr>
          <w:strike/>
          <w:rPrChange w:id="315" w:author="Tim Hallett" w:date="2015-01-26T15:48:00Z">
            <w:rPr/>
          </w:rPrChange>
        </w:rPr>
        <w:t xml:space="preserve"> retained in care two years after starting </w:t>
      </w:r>
      <w:proofErr w:type="gramStart"/>
      <w:r w:rsidR="00F11115" w:rsidRPr="009613B4">
        <w:rPr>
          <w:strike/>
          <w:rPrChange w:id="316" w:author="Tim Hallett" w:date="2015-01-26T15:48:00Z">
            <w:rPr/>
          </w:rPrChange>
        </w:rPr>
        <w:t>treatment{</w:t>
      </w:r>
      <w:proofErr w:type="gramEnd"/>
      <w:r w:rsidR="00F11115" w:rsidRPr="009613B4">
        <w:rPr>
          <w:strike/>
          <w:lang w:val="en-US"/>
          <w:rPrChange w:id="317" w:author="Tim Hallett" w:date="2015-01-26T15:48:00Z">
            <w:rPr>
              <w:lang w:val="en-US"/>
            </w:rPr>
          </w:rPrChange>
        </w:rPr>
        <w:t>Fox:2014ch}</w:t>
      </w:r>
      <w:r w:rsidR="00F11115" w:rsidRPr="009613B4">
        <w:rPr>
          <w:strike/>
          <w:rPrChange w:id="318" w:author="Tim Hallett" w:date="2015-01-26T15:48:00Z">
            <w:rPr/>
          </w:rPrChange>
        </w:rPr>
        <w:t>.</w:t>
      </w:r>
    </w:p>
    <w:p w14:paraId="53375CB5" w14:textId="77777777" w:rsidR="00A86169" w:rsidRPr="009613B4" w:rsidRDefault="00A86169" w:rsidP="00A86169">
      <w:pPr>
        <w:pStyle w:val="normal0"/>
        <w:contextualSpacing w:val="0"/>
        <w:rPr>
          <w:strike/>
          <w:rPrChange w:id="319" w:author="Tim Hallett" w:date="2015-01-26T15:48:00Z">
            <w:rPr/>
          </w:rPrChange>
        </w:rPr>
      </w:pPr>
    </w:p>
    <w:p w14:paraId="0DEC764E" w14:textId="77777777" w:rsidR="00D74109" w:rsidRPr="009613B4" w:rsidRDefault="004A59FC" w:rsidP="00126B36">
      <w:pPr>
        <w:pStyle w:val="normal0"/>
        <w:contextualSpacing w:val="0"/>
        <w:rPr>
          <w:strike/>
          <w:rPrChange w:id="320" w:author="Tim Hallett" w:date="2015-01-26T15:48:00Z">
            <w:rPr/>
          </w:rPrChange>
        </w:rPr>
      </w:pPr>
      <w:r w:rsidRPr="009613B4">
        <w:rPr>
          <w:strike/>
          <w:rPrChange w:id="321" w:author="Tim Hallett" w:date="2015-01-26T15:48:00Z">
            <w:rPr/>
          </w:rPrChange>
        </w:rPr>
        <w:tab/>
        <w:t>The milestones that must be achieved to realise optimal care outcomes begin with diagnosis. Positive HIV-testing to confirm infectio</w:t>
      </w:r>
      <w:r w:rsidR="00631265" w:rsidRPr="009613B4">
        <w:rPr>
          <w:strike/>
          <w:rPrChange w:id="322" w:author="Tim Hallett" w:date="2015-01-26T15:48:00Z">
            <w:rPr/>
          </w:rPrChange>
        </w:rPr>
        <w:t>n is followed by a blood draw for CD4 count measurement to</w:t>
      </w:r>
      <w:r w:rsidRPr="009613B4">
        <w:rPr>
          <w:strike/>
          <w:rPrChange w:id="323" w:author="Tim Hallett" w:date="2015-01-26T15:48:00Z">
            <w:rPr/>
          </w:rPrChange>
        </w:rPr>
        <w:t xml:space="preserve"> assess the state of disease progression and eligibility for treatment</w:t>
      </w:r>
      <w:r w:rsidR="00631265" w:rsidRPr="009613B4">
        <w:rPr>
          <w:strike/>
          <w:rPrChange w:id="324" w:author="Tim Hallett" w:date="2015-01-26T15:48:00Z">
            <w:rPr/>
          </w:rPrChange>
        </w:rPr>
        <w:t>.</w:t>
      </w:r>
      <w:r w:rsidR="006F18A9" w:rsidRPr="009613B4">
        <w:rPr>
          <w:strike/>
          <w:rPrChange w:id="325" w:author="Tim Hallett" w:date="2015-01-26T15:48:00Z">
            <w:rPr/>
          </w:rPrChange>
        </w:rPr>
        <w:t xml:space="preserve"> </w:t>
      </w:r>
      <w:r w:rsidR="0079511E" w:rsidRPr="009613B4">
        <w:rPr>
          <w:strike/>
          <w:rPrChange w:id="326" w:author="Tim Hallett" w:date="2015-01-26T15:48:00Z">
            <w:rPr/>
          </w:rPrChange>
        </w:rPr>
        <w:t>Once deemed eligible for treatment, ART is initiated and must be adhered to thereafter.</w:t>
      </w:r>
      <w:r w:rsidR="00AB5856" w:rsidRPr="009613B4">
        <w:rPr>
          <w:strike/>
          <w:rPrChange w:id="327" w:author="Tim Hallett" w:date="2015-01-26T15:48:00Z">
            <w:rPr/>
          </w:rPrChange>
        </w:rPr>
        <w:t xml:space="preserve"> However, the operational steps required to deliver these milestones are complex. Initially, once diagnosed</w:t>
      </w:r>
      <w:r w:rsidR="00A86169" w:rsidRPr="009613B4">
        <w:rPr>
          <w:strike/>
          <w:rPrChange w:id="328" w:author="Tim Hallett" w:date="2015-01-26T15:48:00Z">
            <w:rPr/>
          </w:rPrChange>
        </w:rPr>
        <w:t xml:space="preserve"> individuals ne</w:t>
      </w:r>
      <w:r w:rsidR="00AB5856" w:rsidRPr="009613B4">
        <w:rPr>
          <w:strike/>
          <w:rPrChange w:id="329" w:author="Tim Hallett" w:date="2015-01-26T15:48:00Z">
            <w:rPr/>
          </w:rPrChange>
        </w:rPr>
        <w:t>ed to be linked to pre-ART care,</w:t>
      </w:r>
      <w:r w:rsidR="00A86169" w:rsidRPr="009613B4">
        <w:rPr>
          <w:strike/>
          <w:rPrChange w:id="330" w:author="Tim Hallett" w:date="2015-01-26T15:48:00Z">
            <w:rPr/>
          </w:rPrChange>
        </w:rPr>
        <w:t xml:space="preserve"> meaning they must attend a clin</w:t>
      </w:r>
      <w:r w:rsidR="00AB5856" w:rsidRPr="009613B4">
        <w:rPr>
          <w:strike/>
          <w:rPrChange w:id="331" w:author="Tim Hallett" w:date="2015-01-26T15:48:00Z">
            <w:rPr/>
          </w:rPrChange>
        </w:rPr>
        <w:t xml:space="preserve">ic to be bled for a CD4 test. </w:t>
      </w:r>
      <w:r w:rsidR="00F604CE" w:rsidRPr="009613B4">
        <w:rPr>
          <w:strike/>
          <w:rPrChange w:id="332" w:author="Tim Hallett" w:date="2015-01-26T15:48:00Z">
            <w:rPr/>
          </w:rPrChange>
        </w:rPr>
        <w:lastRenderedPageBreak/>
        <w:t xml:space="preserve">Consequently, there is a risk </w:t>
      </w:r>
      <w:r w:rsidR="00D82053" w:rsidRPr="009613B4">
        <w:rPr>
          <w:strike/>
          <w:rPrChange w:id="333" w:author="Tim Hallett" w:date="2015-01-26T15:48:00Z">
            <w:rPr/>
          </w:rPrChange>
        </w:rPr>
        <w:t>they</w:t>
      </w:r>
      <w:r w:rsidR="00F604CE" w:rsidRPr="009613B4">
        <w:rPr>
          <w:strike/>
          <w:rPrChange w:id="334" w:author="Tim Hallett" w:date="2015-01-26T15:48:00Z">
            <w:rPr/>
          </w:rPrChange>
        </w:rPr>
        <w:t xml:space="preserve"> may not attend. </w:t>
      </w:r>
      <w:r w:rsidR="00A86169" w:rsidRPr="009613B4">
        <w:rPr>
          <w:strike/>
          <w:rPrChange w:id="335" w:author="Tim Hallett" w:date="2015-01-26T15:48:00Z">
            <w:rPr/>
          </w:rPrChange>
        </w:rPr>
        <w:t xml:space="preserve">Kranzer </w:t>
      </w:r>
      <w:r w:rsidR="00A86169" w:rsidRPr="009613B4">
        <w:rPr>
          <w:i/>
          <w:strike/>
          <w:rPrChange w:id="336" w:author="Tim Hallett" w:date="2015-01-26T15:48:00Z">
            <w:rPr>
              <w:i/>
            </w:rPr>
          </w:rPrChange>
        </w:rPr>
        <w:t>et al.</w:t>
      </w:r>
      <w:r w:rsidR="00A86169" w:rsidRPr="009613B4">
        <w:rPr>
          <w:strike/>
          <w:rPrChange w:id="337" w:author="Tim Hallett" w:date="2015-01-26T15:48:00Z">
            <w:rPr/>
          </w:rPrChange>
        </w:rPr>
        <w:t xml:space="preserve"> </w:t>
      </w:r>
      <w:r w:rsidR="00F604CE" w:rsidRPr="009613B4">
        <w:rPr>
          <w:strike/>
          <w:rPrChange w:id="338" w:author="Tim Hallett" w:date="2015-01-26T15:48:00Z">
            <w:rPr/>
          </w:rPrChange>
        </w:rPr>
        <w:t xml:space="preserve">have shown that in South Africa, 37.4% of individuals tested failed to link to care within six months of </w:t>
      </w:r>
      <w:proofErr w:type="gramStart"/>
      <w:r w:rsidR="00F604CE" w:rsidRPr="009613B4">
        <w:rPr>
          <w:strike/>
          <w:rPrChange w:id="339" w:author="Tim Hallett" w:date="2015-01-26T15:48:00Z">
            <w:rPr/>
          </w:rPrChange>
        </w:rPr>
        <w:t>diagnosis</w:t>
      </w:r>
      <w:r w:rsidR="00A86169" w:rsidRPr="009613B4">
        <w:rPr>
          <w:strike/>
          <w:rPrChange w:id="340" w:author="Tim Hallett" w:date="2015-01-26T15:48:00Z">
            <w:rPr/>
          </w:rPrChange>
        </w:rPr>
        <w:t>{</w:t>
      </w:r>
      <w:proofErr w:type="gramEnd"/>
      <w:r w:rsidR="00A86169" w:rsidRPr="009613B4">
        <w:rPr>
          <w:strike/>
          <w:rPrChange w:id="341" w:author="Tim Hallett" w:date="2015-01-26T15:48:00Z">
            <w:rPr/>
          </w:rPrChange>
        </w:rPr>
        <w:t>Kranzer:2010hp}.</w:t>
      </w:r>
      <w:r w:rsidR="00773DB8" w:rsidRPr="009613B4">
        <w:rPr>
          <w:strike/>
          <w:rPrChange w:id="342" w:author="Tim Hallett" w:date="2015-01-26T15:48:00Z">
            <w:rPr/>
          </w:rPrChange>
        </w:rPr>
        <w:t xml:space="preserve"> Furthermore, after linking to care and receiving a CD4 test</w:t>
      </w:r>
      <w:r w:rsidR="00A86169" w:rsidRPr="009613B4">
        <w:rPr>
          <w:strike/>
          <w:rPrChange w:id="343" w:author="Tim Hallett" w:date="2015-01-26T15:48:00Z">
            <w:rPr/>
          </w:rPrChange>
        </w:rPr>
        <w:t>,</w:t>
      </w:r>
      <w:r w:rsidR="00773DB8" w:rsidRPr="009613B4">
        <w:rPr>
          <w:strike/>
          <w:rPrChange w:id="344" w:author="Tim Hallett" w:date="2015-01-26T15:48:00Z">
            <w:rPr/>
          </w:rPrChange>
        </w:rPr>
        <w:t xml:space="preserve"> the patient is advised to return at a later date to receive the results and learn of their eligibility for treatment. The time delay is due to CD4 tests being predominantly lab-based requiring central </w:t>
      </w:r>
      <w:proofErr w:type="gramStart"/>
      <w:r w:rsidR="00773DB8" w:rsidRPr="009613B4">
        <w:rPr>
          <w:strike/>
          <w:rPrChange w:id="345" w:author="Tim Hallett" w:date="2015-01-26T15:48:00Z">
            <w:rPr/>
          </w:rPrChange>
        </w:rPr>
        <w:t>processing</w:t>
      </w:r>
      <w:r w:rsidR="0063655C" w:rsidRPr="009613B4">
        <w:rPr>
          <w:strike/>
          <w:rPrChange w:id="346" w:author="Tim Hallett" w:date="2015-01-26T15:48:00Z">
            <w:rPr/>
          </w:rPrChange>
        </w:rPr>
        <w:t>{</w:t>
      </w:r>
      <w:proofErr w:type="gramEnd"/>
      <w:r w:rsidR="0063655C" w:rsidRPr="009613B4">
        <w:rPr>
          <w:strike/>
          <w:rPrChange w:id="347" w:author="Tim Hallett" w:date="2015-01-26T15:48:00Z">
            <w:rPr/>
          </w:rPrChange>
        </w:rPr>
        <w:t>Larson:2012dq}. A utility cost is often incurred when travelling to the HIV clinic</w:t>
      </w:r>
      <w:r w:rsidR="00CD08A6" w:rsidRPr="009613B4">
        <w:rPr>
          <w:strike/>
          <w:rPrChange w:id="348" w:author="Tim Hallett" w:date="2015-01-26T15:48:00Z">
            <w:rPr/>
          </w:rPrChange>
        </w:rPr>
        <w:t xml:space="preserve"> as patients travel long distances from remote areas to attend and often receive no immediate therapeutic </w:t>
      </w:r>
      <w:proofErr w:type="gramStart"/>
      <w:r w:rsidR="00CD08A6" w:rsidRPr="009613B4">
        <w:rPr>
          <w:strike/>
          <w:rPrChange w:id="349" w:author="Tim Hallett" w:date="2015-01-26T15:48:00Z">
            <w:rPr/>
          </w:rPrChange>
        </w:rPr>
        <w:t>benefit</w:t>
      </w:r>
      <w:r w:rsidR="0063655C" w:rsidRPr="009613B4">
        <w:rPr>
          <w:strike/>
          <w:rPrChange w:id="350" w:author="Tim Hallett" w:date="2015-01-26T15:48:00Z">
            <w:rPr/>
          </w:rPrChange>
        </w:rPr>
        <w:t>{</w:t>
      </w:r>
      <w:proofErr w:type="gramEnd"/>
      <w:r w:rsidR="0063655C" w:rsidRPr="009613B4">
        <w:rPr>
          <w:strike/>
          <w:rPrChange w:id="351" w:author="Tim Hallett" w:date="2015-01-26T15:48:00Z">
            <w:rPr/>
          </w:rPrChange>
        </w:rPr>
        <w:t>Geng:2010fh, Yu:2007wh, Ware:2009id}</w:t>
      </w:r>
      <w:r w:rsidR="00A86169" w:rsidRPr="009613B4">
        <w:rPr>
          <w:strike/>
          <w:rPrChange w:id="352" w:author="Tim Hallett" w:date="2015-01-26T15:48:00Z">
            <w:rPr/>
          </w:rPrChange>
        </w:rPr>
        <w:t xml:space="preserve">. </w:t>
      </w:r>
      <w:r w:rsidR="00CD08A6" w:rsidRPr="009613B4">
        <w:rPr>
          <w:strike/>
          <w:rPrChange w:id="353" w:author="Tim Hallett" w:date="2015-01-26T15:48:00Z">
            <w:rPr/>
          </w:rPrChange>
        </w:rPr>
        <w:t xml:space="preserve">This represents another opportunity for patients to be lost from care, as demonstrated by a study in South Africa where 65% of patients failed to return to receive CD4 test results within 12 weeks of the </w:t>
      </w:r>
      <w:proofErr w:type="gramStart"/>
      <w:r w:rsidR="00CD08A6" w:rsidRPr="009613B4">
        <w:rPr>
          <w:strike/>
          <w:rPrChange w:id="354" w:author="Tim Hallett" w:date="2015-01-26T15:48:00Z">
            <w:rPr/>
          </w:rPrChange>
        </w:rPr>
        <w:t>test</w:t>
      </w:r>
      <w:r w:rsidR="0063655C" w:rsidRPr="009613B4">
        <w:rPr>
          <w:strike/>
          <w:rPrChange w:id="355" w:author="Tim Hallett" w:date="2015-01-26T15:48:00Z">
            <w:rPr/>
          </w:rPrChange>
        </w:rPr>
        <w:t>{</w:t>
      </w:r>
      <w:proofErr w:type="gramEnd"/>
      <w:r w:rsidR="0063655C" w:rsidRPr="009613B4">
        <w:rPr>
          <w:strike/>
          <w:rPrChange w:id="356" w:author="Tim Hallett" w:date="2015-01-26T15:48:00Z">
            <w:rPr/>
          </w:rPrChange>
        </w:rPr>
        <w:t>Larson:2010dz}.</w:t>
      </w:r>
      <w:r w:rsidR="00054429" w:rsidRPr="009613B4">
        <w:rPr>
          <w:strike/>
          <w:rPrChange w:id="357" w:author="Tim Hallett" w:date="2015-01-26T15:48:00Z">
            <w:rPr/>
          </w:rPrChange>
        </w:rPr>
        <w:t xml:space="preserve"> </w:t>
      </w:r>
      <w:r w:rsidR="002D52B3" w:rsidRPr="009613B4">
        <w:rPr>
          <w:strike/>
          <w:rPrChange w:id="358" w:author="Tim Hallett" w:date="2015-01-26T15:48:00Z">
            <w:rPr/>
          </w:rPrChange>
        </w:rPr>
        <w:t>When receiving CD4 test results, if the patient is not immediately eligible for treatment, they are asked to return after a period of time for a follow-up test. Patients may endure multiple rounds of CD4 tests and clinic visits prior to ART initiation. This can result in loss from care</w:t>
      </w:r>
      <w:r w:rsidR="00085684" w:rsidRPr="009613B4">
        <w:rPr>
          <w:strike/>
          <w:rPrChange w:id="359" w:author="Tim Hallett" w:date="2015-01-26T15:48:00Z">
            <w:rPr/>
          </w:rPrChange>
        </w:rPr>
        <w:t xml:space="preserve">, </w:t>
      </w:r>
      <w:r w:rsidR="002D52B3" w:rsidRPr="009613B4">
        <w:rPr>
          <w:strike/>
          <w:rPrChange w:id="360" w:author="Tim Hallett" w:date="2015-01-26T15:48:00Z">
            <w:rPr/>
          </w:rPrChange>
        </w:rPr>
        <w:t xml:space="preserve">as shown by </w:t>
      </w:r>
      <w:r w:rsidR="00A86169" w:rsidRPr="009613B4">
        <w:rPr>
          <w:strike/>
          <w:rPrChange w:id="361" w:author="Tim Hallett" w:date="2015-01-26T15:48:00Z">
            <w:rPr/>
          </w:rPrChange>
        </w:rPr>
        <w:t xml:space="preserve">findings from Kenya, in which a CD4 count of &gt;200 cells/μl at </w:t>
      </w:r>
      <w:r w:rsidR="002D52B3" w:rsidRPr="009613B4">
        <w:rPr>
          <w:strike/>
          <w:rPrChange w:id="362" w:author="Tim Hallett" w:date="2015-01-26T15:48:00Z">
            <w:rPr/>
          </w:rPrChange>
        </w:rPr>
        <w:t xml:space="preserve">pre-ART </w:t>
      </w:r>
      <w:r w:rsidR="00A86169" w:rsidRPr="009613B4">
        <w:rPr>
          <w:strike/>
          <w:rPrChange w:id="363" w:author="Tim Hallett" w:date="2015-01-26T15:48:00Z">
            <w:rPr/>
          </w:rPrChange>
        </w:rPr>
        <w:t xml:space="preserve">enrolment </w:t>
      </w:r>
      <w:r w:rsidR="002D52B3" w:rsidRPr="009613B4">
        <w:rPr>
          <w:strike/>
          <w:rPrChange w:id="364" w:author="Tim Hallett" w:date="2015-01-26T15:48:00Z">
            <w:rPr/>
          </w:rPrChange>
        </w:rPr>
        <w:t xml:space="preserve">resulted </w:t>
      </w:r>
      <w:r w:rsidR="00A86169" w:rsidRPr="009613B4">
        <w:rPr>
          <w:strike/>
          <w:rPrChange w:id="365" w:author="Tim Hallett" w:date="2015-01-26T15:48:00Z">
            <w:rPr/>
          </w:rPrChange>
        </w:rPr>
        <w:t xml:space="preserve">in a 3.49 fold increase in the odds of being lost from </w:t>
      </w:r>
      <w:proofErr w:type="gramStart"/>
      <w:r w:rsidR="00A86169" w:rsidRPr="009613B4">
        <w:rPr>
          <w:strike/>
          <w:rPrChange w:id="366" w:author="Tim Hallett" w:date="2015-01-26T15:48:00Z">
            <w:rPr/>
          </w:rPrChange>
        </w:rPr>
        <w:t>care{</w:t>
      </w:r>
      <w:proofErr w:type="gramEnd"/>
      <w:r w:rsidR="00A86169" w:rsidRPr="009613B4">
        <w:rPr>
          <w:strike/>
          <w:rPrChange w:id="367" w:author="Tim Hallett" w:date="2015-01-26T15:48:00Z">
            <w:rPr/>
          </w:rPrChange>
        </w:rPr>
        <w:t>Geng:2010du}.</w:t>
      </w:r>
      <w:r w:rsidR="00126B36" w:rsidRPr="009613B4">
        <w:rPr>
          <w:strike/>
          <w:rPrChange w:id="368" w:author="Tim Hallett" w:date="2015-01-26T15:48:00Z">
            <w:rPr/>
          </w:rPrChange>
        </w:rPr>
        <w:t xml:space="preserve"> </w:t>
      </w:r>
      <w:r w:rsidR="006767A5" w:rsidRPr="009613B4">
        <w:rPr>
          <w:strike/>
          <w:rPrChange w:id="369" w:author="Tim Hallett" w:date="2015-01-26T15:48:00Z">
            <w:rPr/>
          </w:rPrChange>
        </w:rPr>
        <w:t>Confirmatory</w:t>
      </w:r>
      <w:r w:rsidR="00A86169" w:rsidRPr="009613B4">
        <w:rPr>
          <w:strike/>
          <w:rPrChange w:id="370" w:author="Tim Hallett" w:date="2015-01-26T15:48:00Z">
            <w:rPr/>
          </w:rPrChange>
        </w:rPr>
        <w:t xml:space="preserve"> CD4 test results </w:t>
      </w:r>
      <w:r w:rsidR="006767A5" w:rsidRPr="009613B4">
        <w:rPr>
          <w:strike/>
          <w:rPrChange w:id="371" w:author="Tim Hallett" w:date="2015-01-26T15:48:00Z">
            <w:rPr/>
          </w:rPrChange>
        </w:rPr>
        <w:t xml:space="preserve">indicating </w:t>
      </w:r>
      <w:r w:rsidR="00A86169" w:rsidRPr="009613B4">
        <w:rPr>
          <w:strike/>
          <w:rPrChange w:id="372" w:author="Tim Hallett" w:date="2015-01-26T15:48:00Z">
            <w:rPr/>
          </w:rPrChange>
        </w:rPr>
        <w:t>ART eligibility</w:t>
      </w:r>
      <w:r w:rsidR="006767A5" w:rsidRPr="009613B4">
        <w:rPr>
          <w:strike/>
          <w:rPrChange w:id="373" w:author="Tim Hallett" w:date="2015-01-26T15:48:00Z">
            <w:rPr/>
          </w:rPrChange>
        </w:rPr>
        <w:t xml:space="preserve"> are followed by </w:t>
      </w:r>
      <w:r w:rsidR="00A86169" w:rsidRPr="009613B4">
        <w:rPr>
          <w:strike/>
          <w:rPrChange w:id="374" w:author="Tim Hallett" w:date="2015-01-26T15:48:00Z">
            <w:rPr/>
          </w:rPrChange>
        </w:rPr>
        <w:t xml:space="preserve">counselling </w:t>
      </w:r>
      <w:r w:rsidR="006767A5" w:rsidRPr="009613B4">
        <w:rPr>
          <w:strike/>
          <w:rPrChange w:id="375" w:author="Tim Hallett" w:date="2015-01-26T15:48:00Z">
            <w:rPr/>
          </w:rPrChange>
        </w:rPr>
        <w:t>and treatment initiation</w:t>
      </w:r>
      <w:r w:rsidR="00A86169" w:rsidRPr="009613B4">
        <w:rPr>
          <w:strike/>
          <w:rPrChange w:id="376" w:author="Tim Hallett" w:date="2015-01-26T15:48:00Z">
            <w:rPr/>
          </w:rPrChange>
        </w:rPr>
        <w:t xml:space="preserve">. ART initiation marks the start of lifelong ART care, where a successful treatment outcome can be achieved through retention in care and adherence to ART. </w:t>
      </w:r>
      <w:r w:rsidR="00D74109" w:rsidRPr="009613B4">
        <w:rPr>
          <w:strike/>
          <w:rPrChange w:id="377" w:author="Tim Hallett" w:date="2015-01-26T15:48:00Z">
            <w:rPr/>
          </w:rPrChange>
        </w:rPr>
        <w:t xml:space="preserve">However, long-term retention in ART care </w:t>
      </w:r>
      <w:r w:rsidR="006071CB" w:rsidRPr="009613B4">
        <w:rPr>
          <w:strike/>
          <w:rPrChange w:id="378" w:author="Tim Hallett" w:date="2015-01-26T15:48:00Z">
            <w:rPr/>
          </w:rPrChange>
        </w:rPr>
        <w:t xml:space="preserve">is also </w:t>
      </w:r>
      <w:r w:rsidR="00876C31" w:rsidRPr="009613B4">
        <w:rPr>
          <w:strike/>
          <w:rPrChange w:id="379" w:author="Tim Hallett" w:date="2015-01-26T15:48:00Z">
            <w:rPr/>
          </w:rPrChange>
        </w:rPr>
        <w:t>suboptimal</w:t>
      </w:r>
      <w:r w:rsidR="006071CB" w:rsidRPr="009613B4">
        <w:rPr>
          <w:strike/>
          <w:rPrChange w:id="380" w:author="Tim Hallett" w:date="2015-01-26T15:48:00Z">
            <w:rPr/>
          </w:rPrChange>
        </w:rPr>
        <w:t xml:space="preserve"> as was illustrated by a review of over 200 thousand individuals across sub-Saharan Africa, demonstrating average retention three years after treatment initiation to be just over 70%{Fox</w:t>
      </w:r>
      <w:proofErr w:type="gramStart"/>
      <w:r w:rsidR="006071CB" w:rsidRPr="009613B4">
        <w:rPr>
          <w:strike/>
          <w:rPrChange w:id="381" w:author="Tim Hallett" w:date="2015-01-26T15:48:00Z">
            <w:rPr/>
          </w:rPrChange>
        </w:rPr>
        <w:t>:2010gt</w:t>
      </w:r>
      <w:proofErr w:type="gramEnd"/>
      <w:r w:rsidR="006071CB" w:rsidRPr="009613B4">
        <w:rPr>
          <w:strike/>
          <w:rPrChange w:id="382" w:author="Tim Hallett" w:date="2015-01-26T15:48:00Z">
            <w:rPr/>
          </w:rPrChange>
        </w:rPr>
        <w:t>}.</w:t>
      </w:r>
      <w:r w:rsidR="00EC1D9C" w:rsidRPr="009613B4">
        <w:rPr>
          <w:strike/>
          <w:rPrChange w:id="383" w:author="Tim Hallett" w:date="2015-01-26T15:48:00Z">
            <w:rPr/>
          </w:rPrChange>
        </w:rPr>
        <w:t xml:space="preserve"> Additionally, </w:t>
      </w:r>
      <w:r w:rsidR="006A5827" w:rsidRPr="009613B4">
        <w:rPr>
          <w:strike/>
          <w:rPrChange w:id="384" w:author="Tim Hallett" w:date="2015-01-26T15:48:00Z">
            <w:rPr/>
          </w:rPrChange>
        </w:rPr>
        <w:t xml:space="preserve">a meta-analysis </w:t>
      </w:r>
      <w:r w:rsidR="00737397" w:rsidRPr="009613B4">
        <w:rPr>
          <w:strike/>
          <w:rPrChange w:id="385" w:author="Tim Hallett" w:date="2015-01-26T15:48:00Z">
            <w:rPr/>
          </w:rPrChange>
        </w:rPr>
        <w:t>of 12 sub-Saharan countries has estimated that only 77% of patients are achieving adequate adherence to ART, increasing the risk of mortality and resistance development among those failing to adhere</w:t>
      </w:r>
      <w:r w:rsidR="005F423B" w:rsidRPr="009613B4">
        <w:rPr>
          <w:strike/>
          <w:rPrChange w:id="386" w:author="Tim Hallett" w:date="2015-01-26T15:48:00Z">
            <w:rPr/>
          </w:rPrChange>
        </w:rPr>
        <w:fldChar w:fldCharType="begin"/>
      </w:r>
      <w:r w:rsidR="005F423B" w:rsidRPr="009613B4">
        <w:rPr>
          <w:strike/>
          <w:rPrChange w:id="387" w:author="Tim Hallett" w:date="2015-01-26T15:48:00Z">
            <w:rPr/>
          </w:rPrChange>
        </w:rPr>
        <w:instrText xml:space="preserve"> ADDIN PAPERS2_CITATIONS &lt;citation&gt;&lt;uuid&gt;F0ABD02E-DEF7-4D1D-AD42-4B4C7F93B2BE&lt;/uuid&gt;&lt;priority&gt;0&lt;/priority&gt;&lt;publications&gt;&lt;publication&gt;&lt;volume&gt;23&lt;/volume&gt;&lt;publication_date&gt;99200906011200000000222000&lt;/publication_date&gt;&lt;number&gt;9&lt;/number&gt;&lt;doi&gt;10.1097/QAD.0b013e32832ba8ec&lt;/doi&gt;&lt;startpage&gt;1035&lt;/startpage&gt;&lt;title&gt;Antiretroviral medication adherence and the development of class-specific antiretroviral resistance.&lt;/title&gt;&lt;uuid&gt;1F177FA5-19BD-4A6D-A9B8-C5AE2662B61F&lt;/uuid&gt;&lt;subtype&gt;400&lt;/subtype&gt;&lt;endpage&gt;1046&lt;/endpage&gt;&lt;type&gt;400&lt;/type&gt;&lt;url&gt;http://eutils.ncbi.nlm.nih.gov/entrez/eutils/elink.fcgi?dbfrom=pubmed&amp;amp;id=19381075&amp;amp;retmode=ref&amp;amp;cmd=prlinks&lt;/url&gt;&lt;bundle&gt;&lt;publication&gt;&lt;title&gt;AIDS&lt;/title&gt;&lt;type&gt;-100&lt;/type&gt;&lt;subtype&gt;-100&lt;/subtype&gt;&lt;uuid&gt;7207AF0A-05FA-47CC-8189-F0E1621F7526&lt;/uuid&gt;&lt;/publication&gt;&lt;/bundle&gt;&lt;authors&gt;&lt;author&gt;&lt;firstName&gt;Edward&lt;/firstName&gt;&lt;middleNames&gt;M&lt;/middleNames&gt;&lt;lastName&gt;Gardner&lt;/lastName&gt;&lt;/author&gt;&lt;author&gt;&lt;firstName&gt;William&lt;/firstName&gt;&lt;middleNames&gt;J&lt;/middleNames&gt;&lt;lastName&gt;Burman&lt;/lastName&gt;&lt;/author&gt;&lt;author&gt;&lt;firstName&gt;John&lt;/firstName&gt;&lt;middleNames&gt;F&lt;/middleNames&gt;&lt;lastName&gt;Steiner&lt;/lastName&gt;&lt;/author&gt;&lt;author&gt;&lt;firstName&gt;Peter&lt;/firstName&gt;&lt;middleNames&gt;L&lt;/middleNames&gt;&lt;lastName&gt;Anderson&lt;/lastName&gt;&lt;/author&gt;&lt;author&gt;&lt;firstName&gt;David&lt;/firstName&gt;&lt;middleNames&gt;Roy&lt;/middleNames&gt;&lt;lastName&gt;Bangsberg&lt;/lastName&gt;&lt;/author&gt;&lt;/authors&gt;&lt;/publication&gt;&lt;/publications&gt;&lt;cites&gt;&lt;/cites&gt;&lt;/citation&gt;</w:instrText>
      </w:r>
      <w:r w:rsidR="005F423B" w:rsidRPr="009613B4">
        <w:rPr>
          <w:strike/>
          <w:rPrChange w:id="388" w:author="Tim Hallett" w:date="2015-01-26T15:48:00Z">
            <w:rPr/>
          </w:rPrChange>
        </w:rPr>
        <w:fldChar w:fldCharType="separate"/>
      </w:r>
      <w:r w:rsidR="005F423B" w:rsidRPr="009613B4">
        <w:rPr>
          <w:strike/>
          <w:lang w:val="en-US"/>
          <w:rPrChange w:id="389" w:author="Tim Hallett" w:date="2015-01-26T15:48:00Z">
            <w:rPr>
              <w:lang w:val="en-US"/>
            </w:rPr>
          </w:rPrChange>
        </w:rPr>
        <w:t>{Gardner:2009fb,</w:t>
      </w:r>
      <w:r w:rsidR="005F423B" w:rsidRPr="009613B4">
        <w:rPr>
          <w:strike/>
          <w:rPrChange w:id="390" w:author="Tim Hallett" w:date="2015-01-26T15:48:00Z">
            <w:rPr/>
          </w:rPrChange>
        </w:rPr>
        <w:fldChar w:fldCharType="end"/>
      </w:r>
      <w:r w:rsidR="005F423B" w:rsidRPr="009613B4">
        <w:rPr>
          <w:strike/>
          <w:rPrChange w:id="391" w:author="Tim Hallett" w:date="2015-01-26T15:48:00Z">
            <w:rPr/>
          </w:rPrChange>
        </w:rPr>
        <w:fldChar w:fldCharType="begin"/>
      </w:r>
      <w:r w:rsidR="005F423B" w:rsidRPr="009613B4">
        <w:rPr>
          <w:strike/>
          <w:rPrChange w:id="392" w:author="Tim Hallett" w:date="2015-01-26T15:48:00Z">
            <w:rPr/>
          </w:rPrChange>
        </w:rPr>
        <w:instrText xml:space="preserve"> ADDIN PAPERS2_CITATIONS &lt;citation&gt;&lt;uuid&gt;24A03A8B-FD28-41DF-A9D6-0AB1E6654B03&lt;/uuid&gt;&lt;priority&gt;0&lt;/priority&gt;&lt;publications&gt;&lt;publication&gt;&lt;uuid&gt;50A0AC3E-24E6-4423-9AC6-682D08039180&lt;/uuid&gt;&lt;volume&gt;43&lt;/volume&gt;&lt;doi&gt;10.1097/01.qai.0000225015.43266.46&lt;/doi&gt;&lt;startpage&gt;78&lt;/startpage&gt;&lt;publication_date&gt;99200609001200000000220000&lt;/publication_date&gt;&lt;url&gt;http://eutils.ncbi.nlm.nih.gov/entrez/eutils/elink.fcgi?dbfrom=pubmed&amp;amp;id=16878045&amp;amp;retmode=ref&amp;amp;cmd=prlinks&lt;/url&gt;&lt;type&gt;400&lt;/type&gt;&lt;title&gt;Adherence to highly active antiretroviral therapy assessed by pharmacy claims predicts survival in HIV-infected South African adults.&lt;/title&gt;&lt;location&gt;200,9,39.2979465,-76.5903403&lt;/location&gt;&lt;institution&gt;Department of International Health, Johns Hopkins University, Bloomberg School of Public Health, Baltimore, MD 21205, USA. jnachega@jhsph.edu&lt;/institution&gt;&lt;number&gt;1&lt;/number&gt;&lt;subtype&gt;400&lt;/subtype&gt;&lt;endpage&gt;84&lt;/endpage&gt;&lt;bundle&gt;&lt;publication&gt;&lt;title&gt;Journal of Acquired Immune Deficiency Syndromes&lt;/title&gt;&lt;type&gt;-100&lt;/type&gt;&lt;subtype&gt;-100&lt;/subtype&gt;&lt;uuid&gt;C88F0AA4-6709-4E22-92D5-FC6DF6CD4F27&lt;/uuid&gt;&lt;/publication&gt;&lt;/bundle&gt;&lt;authors&gt;&lt;author&gt;&lt;firstName&gt;Jean&lt;/firstName&gt;&lt;middleNames&gt;B&lt;/middleNames&gt;&lt;lastName&gt;Nachega&lt;/lastName&gt;&lt;/author&gt;&lt;author&gt;&lt;firstName&gt;Michael&lt;/firstName&gt;&lt;lastName&gt;Hislop&lt;/lastName&gt;&lt;/author&gt;&lt;author&gt;&lt;firstName&gt;David&lt;/firstName&gt;&lt;middleNames&gt;W&lt;/middleNames&gt;&lt;lastName&gt;Dowdy&lt;/lastName&gt;&lt;/author&gt;&lt;author&gt;&lt;firstName&gt;Melanie&lt;/firstName&gt;&lt;lastName&gt;Lo&lt;/lastName&gt;&lt;/author&gt;&lt;author&gt;&lt;firstName&gt;Saad&lt;/firstName&gt;&lt;middleNames&gt;B&lt;/middleNames&gt;&lt;lastName&gt;Omer&lt;/lastName&gt;&lt;/author&gt;&lt;author&gt;&lt;firstName&gt;Leon&lt;/firstName&gt;&lt;lastName&gt;Regensberg&lt;/lastName&gt;&lt;/author&gt;&lt;author&gt;&lt;firstName&gt;Richard&lt;/firstName&gt;&lt;middleNames&gt;E&lt;/middleNames&gt;&lt;lastName&gt;Chaisson&lt;/lastName&gt;&lt;/author&gt;&lt;author&gt;&lt;firstName&gt;Gary&lt;/firstName&gt;&lt;lastName&gt;Maartens&lt;/lastName&gt;&lt;/author&gt;&lt;/authors&gt;&lt;/publication&gt;&lt;/publications&gt;&lt;cites&gt;&lt;/cites&gt;&lt;/citation&gt;</w:instrText>
      </w:r>
      <w:r w:rsidR="005F423B" w:rsidRPr="009613B4">
        <w:rPr>
          <w:strike/>
          <w:rPrChange w:id="393" w:author="Tim Hallett" w:date="2015-01-26T15:48:00Z">
            <w:rPr/>
          </w:rPrChange>
        </w:rPr>
        <w:fldChar w:fldCharType="separate"/>
      </w:r>
      <w:r w:rsidR="005F423B" w:rsidRPr="009613B4">
        <w:rPr>
          <w:strike/>
          <w:lang w:val="en-US"/>
          <w:rPrChange w:id="394" w:author="Tim Hallett" w:date="2015-01-26T15:48:00Z">
            <w:rPr>
              <w:lang w:val="en-US"/>
            </w:rPr>
          </w:rPrChange>
        </w:rPr>
        <w:t>Nachega:2006bx,</w:t>
      </w:r>
      <w:r w:rsidR="005F423B" w:rsidRPr="009613B4">
        <w:rPr>
          <w:strike/>
          <w:rPrChange w:id="395" w:author="Tim Hallett" w:date="2015-01-26T15:48:00Z">
            <w:rPr/>
          </w:rPrChange>
        </w:rPr>
        <w:fldChar w:fldCharType="end"/>
      </w:r>
      <w:r w:rsidR="00737397" w:rsidRPr="009613B4">
        <w:rPr>
          <w:strike/>
          <w:rPrChange w:id="396" w:author="Tim Hallett" w:date="2015-01-26T15:48:00Z">
            <w:rPr/>
          </w:rPrChange>
        </w:rPr>
        <w:fldChar w:fldCharType="begin"/>
      </w:r>
      <w:r w:rsidR="00737397" w:rsidRPr="009613B4">
        <w:rPr>
          <w:strike/>
          <w:rPrChange w:id="397" w:author="Tim Hallett" w:date="2015-01-26T15:48:00Z">
            <w:rPr/>
          </w:rPrChange>
        </w:rPr>
        <w:instrText xml:space="preserve"> ADDIN PAPERS2_CITATIONS &lt;citation&gt;&lt;uuid&gt;FD5A26B8-E075-410B-98D9-62A1256C85BF&lt;/uuid&gt;&lt;priority&gt;0&lt;/priority&gt;&lt;publications&gt;&lt;publication&gt;&lt;uuid&gt;E6D9DEEB-C32D-4182-84AB-192766718AF0&lt;/uuid&gt;&lt;volume&gt;296&lt;/volume&gt;&lt;doi&gt;10.1001/jama.296.6.679&lt;/doi&gt;&lt;startpage&gt;679&lt;/startpage&gt;&lt;publication_date&gt;99200608091200000000222000&lt;/publication_date&gt;&lt;url&gt;http://eutils.ncbi.nlm.nih.gov/entrez/eutils/elink.fcgi?dbfrom=pubmed&amp;amp;id=16896111&amp;amp;retmode=ref&amp;amp;cmd=prlinks&lt;/url&gt;&lt;type&gt;400&lt;/type&gt;&lt;title&gt;Adherence to antiretroviral therapy in sub-Saharan Africa and North America: a meta-analysis.&lt;/title&gt;&lt;location&gt;200,4,43.6532260,-79.3831843&lt;/location&gt;&lt;institution&gt;Centre for International Health and Human Rights Studies, Toronto, Ontario, Canada. emills@cihhrs.org&lt;/institution&gt;&lt;number&gt;6&lt;/number&gt;&lt;subtype&gt;400&lt;/subtype&gt;&lt;endpage&gt;690&lt;/endpage&gt;&lt;bundle&gt;&lt;publication&gt;&lt;title&gt;The Journal of the American Medical Association&lt;/title&gt;&lt;type&gt;-100&lt;/type&gt;&lt;subtype&gt;-100&lt;/subtype&gt;&lt;uuid&gt;599EA2A3-DBE9-4925-9E8C-4E9D7910CF0D&lt;/uuid&gt;&lt;/publication&gt;&lt;/bundle&gt;&lt;authors&gt;&lt;author&gt;&lt;firstName&gt;Edward&lt;/firstName&gt;&lt;middleNames&gt;J&lt;/middleNames&gt;&lt;lastName&gt;Mills&lt;/lastName&gt;&lt;/author&gt;&lt;author&gt;&lt;firstName&gt;Jean&lt;/firstName&gt;&lt;middleNames&gt;B&lt;/middleNames&gt;&lt;lastName&gt;Nachega&lt;/lastName&gt;&lt;/author&gt;&lt;author&gt;&lt;firstName&gt;Iain&lt;/firstName&gt;&lt;lastName&gt;Buchan&lt;/lastName&gt;&lt;/author&gt;&lt;author&gt;&lt;firstName&gt;James&lt;/firstName&gt;&lt;lastName&gt;Orbinski&lt;/lastName&gt;&lt;/author&gt;&lt;author&gt;&lt;firstName&gt;Amir&lt;/firstName&gt;&lt;lastName&gt;Attaran&lt;/lastName&gt;&lt;/author&gt;&lt;author&gt;&lt;firstName&gt;Sonal&lt;/firstName&gt;&lt;lastName&gt;Singh&lt;/lastName&gt;&lt;/author&gt;&lt;author&gt;&lt;firstName&gt;Beth&lt;/firstName&gt;&lt;lastName&gt;Rachlis&lt;/lastName&gt;&lt;/author&gt;&lt;author&gt;&lt;firstName&gt;Ping&lt;/firstName&gt;&lt;lastName&gt;Wu&lt;/lastName&gt;&lt;/author&gt;&lt;author&gt;&lt;firstName&gt;Curtis&lt;/firstName&gt;&lt;lastName&gt;Cooper&lt;/lastName&gt;&lt;/author&gt;&lt;author&gt;&lt;firstName&gt;Lehana&lt;/firstName&gt;&lt;lastName&gt;Thabane&lt;/lastName&gt;&lt;/author&gt;&lt;author&gt;&lt;firstName&gt;Kumanan&lt;/firstName&gt;&lt;lastName&gt;Wilson&lt;/lastName&gt;&lt;/author&gt;&lt;author&gt;&lt;firstName&gt;Gordon&lt;/firstName&gt;&lt;middleNames&gt;H&lt;/middleNames&gt;&lt;lastName&gt;Guyatt&lt;/lastName&gt;&lt;/author&gt;&lt;author&gt;&lt;firstName&gt;David&lt;/firstName&gt;&lt;middleNames&gt;Roy&lt;/middleNames&gt;&lt;lastName&gt;Bangsberg&lt;/lastName&gt;&lt;/author&gt;&lt;/authors&gt;&lt;/publication&gt;&lt;/publications&gt;&lt;cites&gt;&lt;/cites&gt;&lt;/citation&gt;</w:instrText>
      </w:r>
      <w:r w:rsidR="00737397" w:rsidRPr="009613B4">
        <w:rPr>
          <w:strike/>
          <w:rPrChange w:id="398" w:author="Tim Hallett" w:date="2015-01-26T15:48:00Z">
            <w:rPr/>
          </w:rPrChange>
        </w:rPr>
        <w:fldChar w:fldCharType="separate"/>
      </w:r>
      <w:r w:rsidR="00737397" w:rsidRPr="009613B4">
        <w:rPr>
          <w:strike/>
          <w:lang w:val="en-US"/>
          <w:rPrChange w:id="399" w:author="Tim Hallett" w:date="2015-01-26T15:48:00Z">
            <w:rPr>
              <w:lang w:val="en-US"/>
            </w:rPr>
          </w:rPrChange>
        </w:rPr>
        <w:t>Mills:2006gf}</w:t>
      </w:r>
      <w:r w:rsidR="00737397" w:rsidRPr="009613B4">
        <w:rPr>
          <w:strike/>
          <w:rPrChange w:id="400" w:author="Tim Hallett" w:date="2015-01-26T15:48:00Z">
            <w:rPr/>
          </w:rPrChange>
        </w:rPr>
        <w:fldChar w:fldCharType="end"/>
      </w:r>
      <w:r w:rsidR="00737397" w:rsidRPr="009613B4">
        <w:rPr>
          <w:strike/>
          <w:rPrChange w:id="401" w:author="Tim Hallett" w:date="2015-01-26T15:48:00Z">
            <w:rPr/>
          </w:rPrChange>
        </w:rPr>
        <w:t>.</w:t>
      </w:r>
    </w:p>
    <w:p w14:paraId="43834D0D" w14:textId="77777777" w:rsidR="0089420B" w:rsidRPr="009613B4" w:rsidRDefault="0089420B" w:rsidP="0089420B">
      <w:pPr>
        <w:pStyle w:val="normal0"/>
        <w:contextualSpacing w:val="0"/>
        <w:rPr>
          <w:strike/>
          <w:rPrChange w:id="402" w:author="Tim Hallett" w:date="2015-01-26T15:48:00Z">
            <w:rPr/>
          </w:rPrChange>
        </w:rPr>
      </w:pPr>
    </w:p>
    <w:p w14:paraId="1F2FC6D6" w14:textId="77777777" w:rsidR="008C7C9C" w:rsidRPr="009613B4" w:rsidRDefault="00F06617" w:rsidP="0089420B">
      <w:pPr>
        <w:pStyle w:val="normal0"/>
        <w:contextualSpacing w:val="0"/>
        <w:rPr>
          <w:strike/>
          <w:lang w:val="en-US"/>
          <w:rPrChange w:id="403" w:author="Tim Hallett" w:date="2015-01-26T15:48:00Z">
            <w:rPr>
              <w:lang w:val="en-US"/>
            </w:rPr>
          </w:rPrChange>
        </w:rPr>
      </w:pPr>
      <w:r w:rsidRPr="009613B4">
        <w:rPr>
          <w:strike/>
          <w:rPrChange w:id="404" w:author="Tim Hallett" w:date="2015-01-26T15:48:00Z">
            <w:rPr/>
          </w:rPrChange>
        </w:rPr>
        <w:tab/>
        <w:t xml:space="preserve">With poor patient outcomes being linked to structural weaknesses </w:t>
      </w:r>
      <w:r w:rsidR="00BF022B" w:rsidRPr="009613B4">
        <w:rPr>
          <w:strike/>
          <w:rPrChange w:id="405" w:author="Tim Hallett" w:date="2015-01-26T15:48:00Z">
            <w:rPr/>
          </w:rPrChange>
        </w:rPr>
        <w:t>in</w:t>
      </w:r>
      <w:r w:rsidRPr="009613B4">
        <w:rPr>
          <w:strike/>
          <w:rPrChange w:id="406" w:author="Tim Hallett" w:date="2015-01-26T15:48:00Z">
            <w:rPr/>
          </w:rPrChange>
        </w:rPr>
        <w:t xml:space="preserve"> </w:t>
      </w:r>
      <w:r w:rsidR="001068CE" w:rsidRPr="009613B4">
        <w:rPr>
          <w:strike/>
          <w:rPrChange w:id="407" w:author="Tim Hallett" w:date="2015-01-26T15:48:00Z">
            <w:rPr/>
          </w:rPrChange>
        </w:rPr>
        <w:t>ART programmes</w:t>
      </w:r>
      <w:r w:rsidR="00BF022B" w:rsidRPr="009613B4">
        <w:rPr>
          <w:strike/>
          <w:rPrChange w:id="408" w:author="Tim Hallett" w:date="2015-01-26T15:48:00Z">
            <w:rPr/>
          </w:rPrChange>
        </w:rPr>
        <w:t>, providers</w:t>
      </w:r>
      <w:r w:rsidR="001068CE" w:rsidRPr="009613B4">
        <w:rPr>
          <w:strike/>
          <w:rPrChange w:id="409" w:author="Tim Hallett" w:date="2015-01-26T15:48:00Z">
            <w:rPr/>
          </w:rPrChange>
        </w:rPr>
        <w:t xml:space="preserve"> have </w:t>
      </w:r>
      <w:r w:rsidR="00BF022B" w:rsidRPr="009613B4">
        <w:rPr>
          <w:strike/>
          <w:rPrChange w:id="410" w:author="Tim Hallett" w:date="2015-01-26T15:48:00Z">
            <w:rPr/>
          </w:rPrChange>
        </w:rPr>
        <w:t>begun to</w:t>
      </w:r>
      <w:r w:rsidR="001068CE" w:rsidRPr="009613B4">
        <w:rPr>
          <w:strike/>
          <w:rPrChange w:id="411" w:author="Tim Hallett" w:date="2015-01-26T15:48:00Z">
            <w:rPr/>
          </w:rPrChange>
        </w:rPr>
        <w:t xml:space="preserve"> </w:t>
      </w:r>
      <w:r w:rsidR="00BF022B" w:rsidRPr="009613B4">
        <w:rPr>
          <w:strike/>
          <w:rPrChange w:id="412" w:author="Tim Hallett" w:date="2015-01-26T15:48:00Z">
            <w:rPr/>
          </w:rPrChange>
        </w:rPr>
        <w:t>intervene and improve care.</w:t>
      </w:r>
      <w:r w:rsidR="00B25FEF" w:rsidRPr="009613B4">
        <w:rPr>
          <w:strike/>
          <w:rPrChange w:id="413" w:author="Tim Hallett" w:date="2015-01-26T15:48:00Z">
            <w:rPr/>
          </w:rPrChange>
        </w:rPr>
        <w:t xml:space="preserve"> </w:t>
      </w:r>
      <w:r w:rsidR="004E074A" w:rsidRPr="009613B4">
        <w:rPr>
          <w:strike/>
          <w:rPrChange w:id="414" w:author="Tim Hallett" w:date="2015-01-26T15:48:00Z">
            <w:rPr/>
          </w:rPrChange>
        </w:rPr>
        <w:t xml:space="preserve">For example, interventions aimed at improving the uptake of HIV-testing have targeted individuals through setting up voluntary counselling and testing (VCT) clinics </w:t>
      </w:r>
      <w:r w:rsidR="00A65134" w:rsidRPr="009613B4">
        <w:rPr>
          <w:strike/>
          <w:rPrChange w:id="415" w:author="Tim Hallett" w:date="2015-01-26T15:48:00Z">
            <w:rPr/>
          </w:rPrChange>
        </w:rPr>
        <w:t>in accessible sites and by establishing provider-initiated counselling and testing (PICT) by incorporating HIV counselling and testing into healthcare services</w:t>
      </w:r>
      <w:r w:rsidR="00A65134" w:rsidRPr="009613B4">
        <w:rPr>
          <w:strike/>
          <w:rPrChange w:id="416" w:author="Tim Hallett" w:date="2015-01-26T15:48:00Z">
            <w:rPr/>
          </w:rPrChange>
        </w:rPr>
        <w:fldChar w:fldCharType="begin"/>
      </w:r>
      <w:r w:rsidR="00A65134" w:rsidRPr="009613B4">
        <w:rPr>
          <w:strike/>
          <w:rPrChange w:id="417" w:author="Tim Hallett" w:date="2015-01-26T15:48:00Z">
            <w:rPr/>
          </w:rPrChange>
        </w:rPr>
        <w:instrText xml:space="preserve"> ADDIN PAPERS2_CITATIONS &lt;citation&gt;&lt;uuid&gt;3CEFCF13-70B9-4796-A3F5-EB4DFE3C6C06&lt;/uuid&gt;&lt;priority&gt;0&lt;/priority&gt;&lt;publications&gt;&lt;publication&gt;&lt;uuid&gt;269148CE-4A33-4539-BC35-831E58B3C7D2&lt;/uuid&gt;&lt;volume&gt;88&lt;/volume&gt;&lt;doi&gt;10.1136/sextrans-2012-050544&lt;/doi&gt;&lt;startpage&gt;498&lt;/startpage&gt;&lt;publication_date&gt;99201211001200000000220000&lt;/publication_date&gt;&lt;url&gt;http://eutils.ncbi.nlm.nih.gov/entrez/eutils/elink.fcgi?dbfrom=pubmed&amp;amp;id=22859498&amp;amp;retmode=ref&amp;amp;cmd=prlinks&lt;/url&gt;&lt;type&gt;400&lt;/type&gt;&lt;title&gt;Optimising the cost and delivery of HIV counselling and testing services in Kenya and Swaziland.&lt;/title&gt;&lt;location&gt;&amp;lt;html&amp;gt;&amp;lt;head&amp;gt;&amp;lt;meta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Global Health and Development, London School of Hygiene and Tropical Medicine, 15-17 Tavistock Place, London, WC1H 9SH, UK. anna.vassall@lshtm.ac.uk&lt;/institution&gt;&lt;number&gt;7&lt;/number&gt;&lt;subtype&gt;400&lt;/subtype&gt;&lt;endpage&gt;503&lt;/endpage&gt;&lt;bundle&gt;&lt;publication&gt;&lt;title&gt;Sexually Transmitted Infections&lt;/title&gt;&lt;type&gt;-100&lt;/type&gt;&lt;subtype&gt;-100&lt;/subtype&gt;&lt;uuid&gt;176BFBFC-36DD-4034-8B31-FC00B4044ACB&lt;/uuid&gt;&lt;/publication&gt;&lt;/bundle&gt;&lt;authors&gt;&lt;author&gt;&lt;firstName&gt;Carol&lt;/firstName&gt;&lt;middleNames&gt;Dayo&lt;/middleNames&gt;&lt;lastName&gt;Obure&lt;/lastName&gt;&lt;/author&gt;&lt;author&gt;&lt;firstName&gt;Anna&lt;/firstName&gt;&lt;lastName&gt;Vassall&lt;/lastName&gt;&lt;/author&gt;&lt;author&gt;&lt;firstName&gt;Christine&lt;/firstName&gt;&lt;lastName&gt;Michaels&lt;/lastName&gt;&lt;/author&gt;&lt;author&gt;&lt;firstName&gt;Fern&lt;/firstName&gt;&lt;lastName&gt;Terris-Prestholt&lt;/lastName&gt;&lt;/author&gt;&lt;author&gt;&lt;firstName&gt;Susannah&lt;/firstName&gt;&lt;lastName&gt;Mayhew&lt;/lastName&gt;&lt;/author&gt;&lt;author&gt;&lt;firstName&gt;Lucy&lt;/firstName&gt;&lt;lastName&gt;Stackpool-Moore&lt;/lastName&gt;&lt;/author&gt;&lt;author&gt;&lt;firstName&gt;Charlotte&lt;/firstName&gt;&lt;lastName&gt;Warren&lt;/lastName&gt;&lt;/author&gt;&lt;author&gt;&lt;lastName&gt;Integra research team&lt;/lastName&gt;&lt;/author&gt;&lt;author&gt;&lt;firstName&gt;Charlotte&lt;/firstName&gt;&lt;lastName&gt;Watts&lt;/lastName&gt;&lt;/author&gt;&lt;/authors&gt;&lt;/publication&gt;&lt;publication&gt;&lt;uuid&gt;1D83682D-94F9-4B3F-AD4F-5D9D716CF185&lt;/uuid&gt;&lt;volume&gt;96&lt;/volume&gt;&lt;doi&gt;10.2105/AJPH.2004.056796&lt;/doi&gt;&lt;startpage&gt;114&lt;/startpage&gt;&lt;publication_date&gt;99200601001200000000220000&lt;/publication_date&gt;&lt;url&gt;http://eutils.ncbi.nlm.nih.gov/entrez/eutils/elink.fcgi?dbfrom=pubmed&amp;amp;id=16317205&amp;amp;retmode=ref&amp;amp;cmd=prlinks&lt;/url&gt;&lt;type&gt;400&lt;/type&gt;&lt;title&gt;Cost-effectiveness of free HIV voluntary counseling and testing through a community-based AIDS service organization in Northern Tanzania.&lt;/title&gt;&lt;location&gt;&amp;lt;html&amp;gt;&amp;lt;head&amp;gt;&amp;lt;meta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Home&amp;lt;/a&amp;gt;&amp;lt;/div&amp;gt;&amp;lt;/body&amp;gt;&amp;lt;/html&amp;gt;&lt;/location&gt;&lt;institution&gt;Division of Infectious Diseases and International Health, Duke University Medical Center, Box 3867, Durham, NC 27701, USA.&lt;/institution&gt;&lt;number&gt;1&lt;/number&gt;&lt;subtype&gt;400&lt;/subtype&gt;&lt;endpage&gt;119&lt;/endpage&gt;&lt;bundle&gt;&lt;publication&gt;&lt;title&gt;American Journal of Public Health&lt;/title&gt;&lt;type&gt;-100&lt;/type&gt;&lt;subtype&gt;-100&lt;/subtype&gt;&lt;uuid&gt;C64D02CD-E177-47DB-BFE3-FF252AA11289&lt;/uuid&gt;&lt;/publication&gt;&lt;/bundle&gt;&lt;authors&gt;&lt;author&gt;&lt;firstName&gt;Nathan&lt;/firstName&gt;&lt;middleNames&gt;M&lt;/middleNames&gt;&lt;lastName&gt;Thielman&lt;/lastName&gt;&lt;/author&gt;&lt;author&gt;&lt;firstName&gt;Helen&lt;/firstName&gt;&lt;middleNames&gt;Y&lt;/middleNames&gt;&lt;lastName&gt;Chu&lt;/lastName&gt;&lt;/author&gt;&lt;author&gt;&lt;firstName&gt;Jan&lt;/firstName&gt;&lt;lastName&gt;Ostermann&lt;/lastName&gt;&lt;/author&gt;&lt;author&gt;&lt;firstName&gt;Dafrosa&lt;/firstName&gt;&lt;middleNames&gt;K&lt;/middleNames&gt;&lt;lastName&gt;Itemba&lt;/lastName&gt;&lt;/author&gt;&lt;author&gt;&lt;firstName&gt;Anna&lt;/firstName&gt;&lt;lastName&gt;Mgonja&lt;/lastName&gt;&lt;/author&gt;&lt;author&gt;&lt;firstName&gt;Sabina&lt;/firstName&gt;&lt;lastName&gt;Mtweve&lt;/lastName&gt;&lt;/author&gt;&lt;author&gt;&lt;firstName&gt;John&lt;/firstName&gt;&lt;middleNames&gt;A&lt;/middleNames&gt;&lt;lastName&gt;Bartlett&lt;/lastName&gt;&lt;/author&gt;&lt;author&gt;&lt;firstName&gt;John&lt;/firstName&gt;&lt;middleNames&gt;F&lt;/middleNames&gt;&lt;lastName&gt;Shao&lt;/lastName&gt;&lt;/author&gt;&lt;author&gt;&lt;firstName&gt;John&lt;/firstName&gt;&lt;middleNames&gt;A&lt;/middleNames&gt;&lt;lastName&gt;Crump&lt;/lastName&gt;&lt;/author&gt;&lt;/authors&gt;&lt;/publication&gt;&lt;/publications&gt;&lt;cites&gt;&lt;/cites&gt;&lt;/citation&gt;</w:instrText>
      </w:r>
      <w:r w:rsidR="00A65134" w:rsidRPr="009613B4">
        <w:rPr>
          <w:strike/>
          <w:rPrChange w:id="418" w:author="Tim Hallett" w:date="2015-01-26T15:48:00Z">
            <w:rPr/>
          </w:rPrChange>
        </w:rPr>
        <w:fldChar w:fldCharType="separate"/>
      </w:r>
      <w:r w:rsidR="00A65134" w:rsidRPr="009613B4">
        <w:rPr>
          <w:strike/>
          <w:lang w:val="en-US"/>
          <w:rPrChange w:id="419" w:author="Tim Hallett" w:date="2015-01-26T15:48:00Z">
            <w:rPr>
              <w:lang w:val="en-US"/>
            </w:rPr>
          </w:rPrChange>
        </w:rPr>
        <w:t>{Obure:2012fb, Thielman:2006fm}</w:t>
      </w:r>
      <w:r w:rsidR="00A65134" w:rsidRPr="009613B4">
        <w:rPr>
          <w:strike/>
          <w:rPrChange w:id="420" w:author="Tim Hallett" w:date="2015-01-26T15:48:00Z">
            <w:rPr/>
          </w:rPrChange>
        </w:rPr>
        <w:fldChar w:fldCharType="end"/>
      </w:r>
      <w:r w:rsidR="00A65134" w:rsidRPr="009613B4">
        <w:rPr>
          <w:strike/>
          <w:rPrChange w:id="421" w:author="Tim Hallett" w:date="2015-01-26T15:48:00Z">
            <w:rPr/>
          </w:rPrChange>
        </w:rPr>
        <w:t>.</w:t>
      </w:r>
      <w:r w:rsidR="00555157" w:rsidRPr="009613B4">
        <w:rPr>
          <w:strike/>
          <w:rPrChange w:id="422" w:author="Tim Hallett" w:date="2015-01-26T15:48:00Z">
            <w:rPr/>
          </w:rPrChange>
        </w:rPr>
        <w:t xml:space="preserve"> Home-based counselling and testing (HBCT) interventions also aim to improve testing uptake</w:t>
      </w:r>
      <w:r w:rsidR="00C7745D" w:rsidRPr="009613B4">
        <w:rPr>
          <w:strike/>
          <w:rPrChange w:id="423" w:author="Tim Hallett" w:date="2015-01-26T15:48:00Z">
            <w:rPr/>
          </w:rPrChange>
        </w:rPr>
        <w:fldChar w:fldCharType="begin"/>
      </w:r>
      <w:r w:rsidR="00C7745D" w:rsidRPr="009613B4">
        <w:rPr>
          <w:strike/>
          <w:rPrChange w:id="424" w:author="Tim Hallett" w:date="2015-01-26T15:48:00Z">
            <w:rPr/>
          </w:rPrChange>
        </w:rPr>
        <w:instrText xml:space="preserve"> ADDIN PAPERS2_CITATIONS &lt;citation&gt;&lt;uuid&gt;A4969C4E-DC9E-4003-A138-D431C2071C26&lt;/uuid&gt;&lt;priority&gt;0&lt;/priority&gt;&lt;publications&gt;&lt;publication&gt;&lt;uuid&gt;A5EC2CEE-4621-4FD5-A7E7-BD3CD65B3B9C&lt;/uuid&gt;&lt;volume&gt;23&lt;/volume&gt;&lt;doi&gt;10.1097/QAD.0b013e328321e40b&lt;/doi&gt;&lt;startpage&gt;395&lt;/startpage&gt;&lt;publication_date&gt;99200901281200000000222000&lt;/publication_date&gt;&lt;url&gt;http://eutils.ncbi.nlm.nih.gov/entrez/eutils/elink.fcgi?dbfrom=pubmed&amp;amp;id=19114865&amp;amp;retmode=ref&amp;amp;cmd=prlinks&lt;/url&gt;&lt;type&gt;400&lt;/type&gt;&lt;title&gt;The costs and effectiveness of four HIV counseling and testing strategies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Home&amp;lt;/a&amp;gt;&amp;lt;/div&amp;gt;&amp;lt;/body&amp;gt;&amp;lt;/html&amp;gt;&lt;/location&gt;&lt;institution&gt;US Centers for Disease Control and Prevention, National Center for HIV, Viral Hepatitis, STD, and TB Prevention, Atlanta, Georgia, USA. nmenzies@fas.harvard.edu&lt;/institution&gt;&lt;number&gt;3&lt;/number&gt;&lt;subtype&gt;400&lt;/subtype&gt;&lt;endpage&gt;401&lt;/endpage&gt;&lt;bundle&gt;&lt;publication&gt;&lt;title&gt;AIDS&lt;/title&gt;&lt;type&gt;-100&lt;/type&gt;&lt;subtype&gt;-100&lt;/subtype&gt;&lt;uuid&gt;7207AF0A-05FA-47CC-8189-F0E1621F7526&lt;/uuid&gt;&lt;/publication&gt;&lt;/bundle&gt;&lt;authors&gt;&lt;author&gt;&lt;firstName&gt;Nicolas&lt;/firstName&gt;&lt;middleNames&gt;A&lt;/middleNames&gt;&lt;lastName&gt;Menzies&lt;/lastName&gt;&lt;/author&gt;&lt;author&gt;&lt;firstName&gt;Betty&lt;/firstName&gt;&lt;lastName&gt;Abang&lt;/lastName&gt;&lt;/author&gt;&lt;author&gt;&lt;firstName&gt;Rhoda&lt;/firstName&gt;&lt;middleNames&gt;K&lt;/middleNames&gt;&lt;lastName&gt;Wanyenze&lt;/lastName&gt;&lt;/author&gt;&lt;author&gt;&lt;firstName&gt;Fred&lt;/firstName&gt;&lt;lastName&gt;Nuwaha&lt;/lastName&gt;&lt;/author&gt;&lt;author&gt;&lt;firstName&gt;Balaam&lt;/firstName&gt;&lt;lastName&gt;Mugisha&lt;/lastName&gt;&lt;/author&gt;&lt;author&gt;&lt;firstName&gt;Alex&lt;/firstName&gt;&lt;lastName&gt;Coutinho&lt;/lastName&gt;&lt;/author&gt;&lt;author&gt;&lt;firstName&gt;Rebecca&lt;/firstName&gt;&lt;lastName&gt;Bunnell&lt;/lastName&gt;&lt;/author&gt;&lt;author&gt;&lt;firstName&gt;Jonathan&lt;/firstName&gt;&lt;lastName&gt;Mermin&lt;/lastName&gt;&lt;/author&gt;&lt;author&gt;&lt;firstName&gt;John&lt;/firstName&gt;&lt;middleNames&gt;M&lt;/middleNames&gt;&lt;lastName&gt;Blandford&lt;/lastName&gt;&lt;/author&gt;&lt;/authors&gt;&lt;/publication&gt;&lt;/publications&gt;&lt;cites&gt;&lt;/cites&gt;&lt;/citation&gt;</w:instrText>
      </w:r>
      <w:r w:rsidR="00C7745D" w:rsidRPr="009613B4">
        <w:rPr>
          <w:strike/>
          <w:rPrChange w:id="425" w:author="Tim Hallett" w:date="2015-01-26T15:48:00Z">
            <w:rPr/>
          </w:rPrChange>
        </w:rPr>
        <w:fldChar w:fldCharType="separate"/>
      </w:r>
      <w:r w:rsidR="00C7745D" w:rsidRPr="009613B4">
        <w:rPr>
          <w:strike/>
          <w:lang w:val="en-US"/>
          <w:rPrChange w:id="426" w:author="Tim Hallett" w:date="2015-01-26T15:48:00Z">
            <w:rPr>
              <w:lang w:val="en-US"/>
            </w:rPr>
          </w:rPrChange>
        </w:rPr>
        <w:t>{Menzies:2009fs}</w:t>
      </w:r>
      <w:r w:rsidR="00C7745D" w:rsidRPr="009613B4">
        <w:rPr>
          <w:strike/>
          <w:rPrChange w:id="427" w:author="Tim Hallett" w:date="2015-01-26T15:48:00Z">
            <w:rPr/>
          </w:rPrChange>
        </w:rPr>
        <w:fldChar w:fldCharType="end"/>
      </w:r>
      <w:r w:rsidR="00555157" w:rsidRPr="009613B4">
        <w:rPr>
          <w:strike/>
          <w:rPrChange w:id="428" w:author="Tim Hallett" w:date="2015-01-26T15:48:00Z">
            <w:rPr/>
          </w:rPrChange>
        </w:rPr>
        <w:t>. This type of intervention involves home-visits by care workers who administer counselling and rapid HIV-tests to consenting participants</w:t>
      </w:r>
      <w:r w:rsidR="00C7745D" w:rsidRPr="009613B4">
        <w:rPr>
          <w:strike/>
          <w:rPrChange w:id="429" w:author="Tim Hallett" w:date="2015-01-26T15:48:00Z">
            <w:rPr/>
          </w:rPrChange>
        </w:rPr>
        <w:fldChar w:fldCharType="begin"/>
      </w:r>
      <w:r w:rsidR="00C7745D" w:rsidRPr="009613B4">
        <w:rPr>
          <w:strike/>
          <w:rPrChange w:id="430" w:author="Tim Hallett" w:date="2015-01-26T15:48:00Z">
            <w:rPr/>
          </w:rPrChange>
        </w:rPr>
        <w:instrText xml:space="preserve"> ADDIN PAPERS2_CITATIONS &lt;citation&gt;&lt;uuid&gt;AC120D5C-6AAA-4E66-AAF8-2525561029D7&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C7745D" w:rsidRPr="009613B4">
        <w:rPr>
          <w:strike/>
          <w:rPrChange w:id="431" w:author="Tim Hallett" w:date="2015-01-26T15:48:00Z">
            <w:rPr/>
          </w:rPrChange>
        </w:rPr>
        <w:fldChar w:fldCharType="separate"/>
      </w:r>
      <w:r w:rsidR="00C7745D" w:rsidRPr="009613B4">
        <w:rPr>
          <w:strike/>
          <w:lang w:val="en-US"/>
          <w:rPrChange w:id="432" w:author="Tim Hallett" w:date="2015-01-26T15:48:00Z">
            <w:rPr>
              <w:lang w:val="en-US"/>
            </w:rPr>
          </w:rPrChange>
        </w:rPr>
        <w:t>{vanRooyen:2013gy}</w:t>
      </w:r>
      <w:r w:rsidR="00C7745D" w:rsidRPr="009613B4">
        <w:rPr>
          <w:strike/>
          <w:rPrChange w:id="433" w:author="Tim Hallett" w:date="2015-01-26T15:48:00Z">
            <w:rPr/>
          </w:rPrChange>
        </w:rPr>
        <w:fldChar w:fldCharType="end"/>
      </w:r>
      <w:r w:rsidR="00555157" w:rsidRPr="009613B4">
        <w:rPr>
          <w:strike/>
          <w:rPrChange w:id="434" w:author="Tim Hallett" w:date="2015-01-26T15:48:00Z">
            <w:rPr/>
          </w:rPrChange>
        </w:rPr>
        <w:t>. Infected individuals learn of their status immediately and are then encouraged to attend a clinic for CD4 testing</w:t>
      </w:r>
      <w:r w:rsidR="00C7745D" w:rsidRPr="009613B4">
        <w:rPr>
          <w:strike/>
          <w:rPrChange w:id="435" w:author="Tim Hallett" w:date="2015-01-26T15:48:00Z">
            <w:rPr/>
          </w:rPrChange>
        </w:rPr>
        <w:fldChar w:fldCharType="begin"/>
      </w:r>
      <w:r w:rsidR="00C7745D" w:rsidRPr="009613B4">
        <w:rPr>
          <w:strike/>
          <w:rPrChange w:id="436" w:author="Tim Hallett" w:date="2015-01-26T15:48:00Z">
            <w:rPr/>
          </w:rPrChange>
        </w:rPr>
        <w:instrText xml:space="preserve"> ADDIN PAPERS2_CITATIONS &lt;citation&gt;&lt;uuid&gt;6A1429EE-4CC4-4CE8-9597-2C51E885DF54&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C7745D" w:rsidRPr="009613B4">
        <w:rPr>
          <w:strike/>
          <w:rPrChange w:id="437" w:author="Tim Hallett" w:date="2015-01-26T15:48:00Z">
            <w:rPr/>
          </w:rPrChange>
        </w:rPr>
        <w:fldChar w:fldCharType="separate"/>
      </w:r>
      <w:r w:rsidR="00C7745D" w:rsidRPr="009613B4">
        <w:rPr>
          <w:strike/>
          <w:lang w:val="en-US"/>
          <w:rPrChange w:id="438" w:author="Tim Hallett" w:date="2015-01-26T15:48:00Z">
            <w:rPr>
              <w:lang w:val="en-US"/>
            </w:rPr>
          </w:rPrChange>
        </w:rPr>
        <w:t>{Kimaiyo:2010tq}</w:t>
      </w:r>
      <w:r w:rsidR="00C7745D" w:rsidRPr="009613B4">
        <w:rPr>
          <w:strike/>
          <w:rPrChange w:id="439" w:author="Tim Hallett" w:date="2015-01-26T15:48:00Z">
            <w:rPr/>
          </w:rPrChange>
        </w:rPr>
        <w:fldChar w:fldCharType="end"/>
      </w:r>
      <w:r w:rsidR="00555157" w:rsidRPr="009613B4">
        <w:rPr>
          <w:strike/>
          <w:rPrChange w:id="440" w:author="Tim Hallett" w:date="2015-01-26T15:48:00Z">
            <w:rPr/>
          </w:rPrChange>
        </w:rPr>
        <w:t xml:space="preserve">. HBCT has been shown to be a powerful diagnostic tool </w:t>
      </w:r>
      <w:r w:rsidR="00C7745D" w:rsidRPr="009613B4">
        <w:rPr>
          <w:strike/>
          <w:rPrChange w:id="441" w:author="Tim Hallett" w:date="2015-01-26T15:48:00Z">
            <w:rPr/>
          </w:rPrChange>
        </w:rPr>
        <w:t xml:space="preserve">as individuals are sought out </w:t>
      </w:r>
      <w:r w:rsidR="00E214D3" w:rsidRPr="009613B4">
        <w:rPr>
          <w:strike/>
          <w:rPrChange w:id="442" w:author="Tim Hallett" w:date="2015-01-26T15:48:00Z">
            <w:rPr/>
          </w:rPrChange>
        </w:rPr>
        <w:t>rather than</w:t>
      </w:r>
      <w:r w:rsidR="00C7745D" w:rsidRPr="009613B4">
        <w:rPr>
          <w:strike/>
          <w:rPrChange w:id="443" w:author="Tim Hallett" w:date="2015-01-26T15:48:00Z">
            <w:rPr/>
          </w:rPrChange>
        </w:rPr>
        <w:t xml:space="preserve"> seek care themselves; although, the impact of HBCT on linkage to care remains </w:t>
      </w:r>
      <w:r w:rsidR="00876C31" w:rsidRPr="009613B4">
        <w:rPr>
          <w:strike/>
          <w:rPrChange w:id="444" w:author="Tim Hallett" w:date="2015-01-26T15:48:00Z">
            <w:rPr/>
          </w:rPrChange>
        </w:rPr>
        <w:t>limited</w:t>
      </w:r>
      <w:r w:rsidR="001477F8" w:rsidRPr="009613B4">
        <w:rPr>
          <w:strike/>
          <w:rPrChange w:id="445" w:author="Tim Hallett" w:date="2015-01-26T15:48:00Z">
            <w:rPr/>
          </w:rPrChange>
        </w:rPr>
        <w:fldChar w:fldCharType="begin"/>
      </w:r>
      <w:r w:rsidR="001477F8" w:rsidRPr="009613B4">
        <w:rPr>
          <w:strike/>
          <w:rPrChange w:id="446" w:author="Tim Hallett" w:date="2015-01-26T15:48:00Z">
            <w:rPr/>
          </w:rPrChange>
        </w:rPr>
        <w:instrText xml:space="preserve"> ADDIN PAPERS2_CITATIONS &lt;citation&gt;&lt;uuid&gt;299FB9D4-39D7-48B5-ACBF-57F163319CFA&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1477F8" w:rsidRPr="009613B4">
        <w:rPr>
          <w:strike/>
          <w:rPrChange w:id="447" w:author="Tim Hallett" w:date="2015-01-26T15:48:00Z">
            <w:rPr/>
          </w:rPrChange>
        </w:rPr>
        <w:fldChar w:fldCharType="separate"/>
      </w:r>
      <w:r w:rsidR="001477F8" w:rsidRPr="009613B4">
        <w:rPr>
          <w:strike/>
          <w:lang w:val="en-US"/>
          <w:rPrChange w:id="448" w:author="Tim Hallett" w:date="2015-01-26T15:48:00Z">
            <w:rPr>
              <w:lang w:val="en-US"/>
            </w:rPr>
          </w:rPrChange>
        </w:rPr>
        <w:t>{vanRooyen:2013gy, Genberg:2015cd}</w:t>
      </w:r>
      <w:r w:rsidR="001477F8" w:rsidRPr="009613B4">
        <w:rPr>
          <w:strike/>
          <w:rPrChange w:id="449" w:author="Tim Hallett" w:date="2015-01-26T15:48:00Z">
            <w:rPr/>
          </w:rPrChange>
        </w:rPr>
        <w:fldChar w:fldCharType="end"/>
      </w:r>
      <w:r w:rsidR="00C7745D" w:rsidRPr="009613B4">
        <w:rPr>
          <w:strike/>
          <w:rPrChange w:id="450" w:author="Tim Hallett" w:date="2015-01-26T15:48:00Z">
            <w:rPr/>
          </w:rPrChange>
        </w:rPr>
        <w:t>.</w:t>
      </w:r>
      <w:r w:rsidR="00252C81" w:rsidRPr="009613B4">
        <w:rPr>
          <w:strike/>
          <w:rPrChange w:id="451" w:author="Tim Hallett" w:date="2015-01-26T15:48:00Z">
            <w:rPr/>
          </w:rPrChange>
        </w:rPr>
        <w:t xml:space="preserve"> </w:t>
      </w:r>
      <w:r w:rsidR="00DF34CA" w:rsidRPr="009613B4">
        <w:rPr>
          <w:strike/>
          <w:lang w:val="en-US"/>
          <w:rPrChange w:id="452" w:author="Tim Hallett" w:date="2015-01-26T15:48:00Z">
            <w:rPr>
              <w:lang w:val="en-US"/>
            </w:rPr>
          </w:rPrChange>
        </w:rPr>
        <w:t xml:space="preserve">A method for increasing linkage to care is to provide individuals with point-of-care (POC) CD4 testing at the site of HIV-testing. While this doesn’t remove the linkage step, </w:t>
      </w:r>
      <w:r w:rsidR="00F84BF4" w:rsidRPr="009613B4">
        <w:rPr>
          <w:strike/>
          <w:lang w:val="en-US"/>
          <w:rPrChange w:id="453" w:author="Tim Hallett" w:date="2015-01-26T15:48:00Z">
            <w:rPr>
              <w:lang w:val="en-US"/>
            </w:rPr>
          </w:rPrChange>
        </w:rPr>
        <w:t xml:space="preserve">informing </w:t>
      </w:r>
      <w:r w:rsidR="00DF34CA" w:rsidRPr="009613B4">
        <w:rPr>
          <w:strike/>
          <w:lang w:val="en-US"/>
          <w:rPrChange w:id="454" w:author="Tim Hallett" w:date="2015-01-26T15:48:00Z">
            <w:rPr>
              <w:lang w:val="en-US"/>
            </w:rPr>
          </w:rPrChange>
        </w:rPr>
        <w:t xml:space="preserve">patients </w:t>
      </w:r>
      <w:r w:rsidR="00836859" w:rsidRPr="009613B4">
        <w:rPr>
          <w:strike/>
          <w:lang w:val="en-US"/>
          <w:rPrChange w:id="455" w:author="Tim Hallett" w:date="2015-01-26T15:48:00Z">
            <w:rPr>
              <w:lang w:val="en-US"/>
            </w:rPr>
          </w:rPrChange>
        </w:rPr>
        <w:t xml:space="preserve">of </w:t>
      </w:r>
      <w:r w:rsidR="00F84BF4" w:rsidRPr="009613B4">
        <w:rPr>
          <w:strike/>
          <w:lang w:val="en-US"/>
          <w:rPrChange w:id="456" w:author="Tim Hallett" w:date="2015-01-26T15:48:00Z">
            <w:rPr>
              <w:lang w:val="en-US"/>
            </w:rPr>
          </w:rPrChange>
        </w:rPr>
        <w:t xml:space="preserve">how </w:t>
      </w:r>
      <w:r w:rsidR="00DF34CA" w:rsidRPr="009613B4">
        <w:rPr>
          <w:strike/>
          <w:lang w:val="en-US"/>
          <w:rPrChange w:id="457" w:author="Tim Hallett" w:date="2015-01-26T15:48:00Z">
            <w:rPr>
              <w:lang w:val="en-US"/>
            </w:rPr>
          </w:rPrChange>
        </w:rPr>
        <w:t>advanced their infection is</w:t>
      </w:r>
      <w:r w:rsidR="00F84BF4" w:rsidRPr="009613B4">
        <w:rPr>
          <w:strike/>
          <w:lang w:val="en-US"/>
          <w:rPrChange w:id="458" w:author="Tim Hallett" w:date="2015-01-26T15:48:00Z">
            <w:rPr>
              <w:lang w:val="en-US"/>
            </w:rPr>
          </w:rPrChange>
        </w:rPr>
        <w:t xml:space="preserve"> has been shown to indirectly improve linkage to care</w:t>
      </w:r>
      <w:r w:rsidR="00F84BF4" w:rsidRPr="009613B4">
        <w:rPr>
          <w:strike/>
          <w:lang w:val="en-US"/>
          <w:rPrChange w:id="459" w:author="Tim Hallett" w:date="2015-01-26T15:48:00Z">
            <w:rPr>
              <w:lang w:val="en-US"/>
            </w:rPr>
          </w:rPrChange>
        </w:rPr>
        <w:fldChar w:fldCharType="begin"/>
      </w:r>
      <w:r w:rsidR="00F84BF4" w:rsidRPr="009613B4">
        <w:rPr>
          <w:strike/>
          <w:lang w:val="en-US"/>
          <w:rPrChange w:id="460" w:author="Tim Hallett" w:date="2015-01-26T15:48:00Z">
            <w:rPr>
              <w:lang w:val="en-US"/>
            </w:rPr>
          </w:rPrChange>
        </w:rPr>
        <w:instrText xml:space="preserve"> ADDIN PAPERS2_CITATIONS &lt;citation&gt;&lt;uuid&gt;EEBE0E5C-8F3D-4102-8F95-9B69590CC0A6&lt;/uuid&gt;&lt;priority&gt;0&lt;/priority&gt;&lt;publications&gt;&lt;publication&gt;&lt;uuid&gt;271DB324-DA6C-4D11-B6A4-58D01C809380&lt;/uuid&gt;&lt;volume&gt;61&lt;/volume&gt;&lt;doi&gt;10.1097/QAI.0b013e31825eec60&lt;/doi&gt;&lt;startpage&gt;e13&lt;/startpage&gt;&lt;publication_date&gt;99201210011200000000222000&lt;/publication_date&gt;&lt;url&gt;http://eutils.ncbi.nlm.nih.gov/entrez/eutils/elink.fcgi?dbfrom=pubmed&amp;amp;id=22659650&amp;amp;retmode=ref&amp;amp;cmd=prlinks&lt;/url&gt;&lt;type&gt;400&lt;/type&gt;&lt;title&gt;Rapid point-of-care CD4 testing at mobile HIV testing sites to increase linkage to care: an evaluation of a pilot program in South Africa.&lt;/title&gt;&lt;location&gt;602,0,0,0&lt;/location&gt;&lt;institution&gt;Department of International Health, Center for Global Health and Development, Boston University School of Public Health, 801 Massachusetts Avenue, Crosstown 3rd Floor, Boston, MA 02118, USA. blarson@bu.edu&lt;/institution&gt;&lt;number&gt;2&lt;/number&gt;&lt;subtype&gt;400&lt;/subtype&gt;&lt;endpage&gt;7&lt;/endpage&gt;&lt;bundle&gt;&lt;publication&gt;&lt;title&gt;Journal of Acquired Immune Deficiency Syndromes&lt;/title&gt;&lt;type&gt;-100&lt;/type&gt;&lt;subtype&gt;-100&lt;/subtype&gt;&lt;uuid&gt;C88F0AA4-6709-4E22-92D5-FC6DF6CD4F27&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Thembisile&lt;/firstName&gt;&lt;lastName&gt;Xulu&lt;/lastName&gt;&lt;/author&gt;&lt;author&gt;&lt;firstName&gt;Alana&lt;/firstName&gt;&lt;middleNames&gt;T&lt;/middleNames&gt;&lt;lastName&gt;Brennan&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F84BF4" w:rsidRPr="009613B4">
        <w:rPr>
          <w:strike/>
          <w:lang w:val="en-US"/>
          <w:rPrChange w:id="461" w:author="Tim Hallett" w:date="2015-01-26T15:48:00Z">
            <w:rPr>
              <w:lang w:val="en-US"/>
            </w:rPr>
          </w:rPrChange>
        </w:rPr>
        <w:fldChar w:fldCharType="separate"/>
      </w:r>
      <w:r w:rsidR="00F84BF4" w:rsidRPr="009613B4">
        <w:rPr>
          <w:strike/>
          <w:lang w:val="en-US"/>
          <w:rPrChange w:id="462" w:author="Tim Hallett" w:date="2015-01-26T15:48:00Z">
            <w:rPr>
              <w:lang w:val="en-US"/>
            </w:rPr>
          </w:rPrChange>
        </w:rPr>
        <w:t>{Larson:2012dy}</w:t>
      </w:r>
      <w:r w:rsidR="00F84BF4" w:rsidRPr="009613B4">
        <w:rPr>
          <w:strike/>
          <w:lang w:val="en-US"/>
          <w:rPrChange w:id="463" w:author="Tim Hallett" w:date="2015-01-26T15:48:00Z">
            <w:rPr>
              <w:lang w:val="en-US"/>
            </w:rPr>
          </w:rPrChange>
        </w:rPr>
        <w:fldChar w:fldCharType="end"/>
      </w:r>
      <w:r w:rsidR="00DF34CA" w:rsidRPr="009613B4">
        <w:rPr>
          <w:strike/>
          <w:lang w:val="en-US"/>
          <w:rPrChange w:id="464" w:author="Tim Hallett" w:date="2015-01-26T15:48:00Z">
            <w:rPr>
              <w:lang w:val="en-US"/>
            </w:rPr>
          </w:rPrChange>
        </w:rPr>
        <w:t>.</w:t>
      </w:r>
      <w:r w:rsidR="00B31F8B" w:rsidRPr="009613B4">
        <w:rPr>
          <w:strike/>
          <w:rPrChange w:id="465" w:author="Tim Hallett" w:date="2015-01-26T15:48:00Z">
            <w:rPr/>
          </w:rPrChange>
        </w:rPr>
        <w:t xml:space="preserve"> </w:t>
      </w:r>
      <w:r w:rsidR="00252C81" w:rsidRPr="009613B4">
        <w:rPr>
          <w:strike/>
          <w:rPrChange w:id="466" w:author="Tim Hallett" w:date="2015-01-26T15:48:00Z">
            <w:rPr/>
          </w:rPrChange>
        </w:rPr>
        <w:t xml:space="preserve">Once engaged in pre-ART care, interventions such as decentralising care involving patients switching from hospital-based clinics to primary care centres have been </w:t>
      </w:r>
      <w:r w:rsidR="00AB273A" w:rsidRPr="009613B4">
        <w:rPr>
          <w:strike/>
          <w:rPrChange w:id="467" w:author="Tim Hallett" w:date="2015-01-26T15:48:00Z">
            <w:rPr/>
          </w:rPrChange>
        </w:rPr>
        <w:t>proposed</w:t>
      </w:r>
      <w:r w:rsidR="00252C81" w:rsidRPr="009613B4">
        <w:rPr>
          <w:strike/>
          <w:rPrChange w:id="468" w:author="Tim Hallett" w:date="2015-01-26T15:48:00Z">
            <w:rPr/>
          </w:rPrChange>
        </w:rPr>
        <w:t xml:space="preserve"> </w:t>
      </w:r>
      <w:r w:rsidR="00AB273A" w:rsidRPr="009613B4">
        <w:rPr>
          <w:strike/>
          <w:rPrChange w:id="469" w:author="Tim Hallett" w:date="2015-01-26T15:48:00Z">
            <w:rPr/>
          </w:rPrChange>
        </w:rPr>
        <w:t>for</w:t>
      </w:r>
      <w:r w:rsidR="00252C81" w:rsidRPr="009613B4">
        <w:rPr>
          <w:strike/>
          <w:rPrChange w:id="470" w:author="Tim Hallett" w:date="2015-01-26T15:48:00Z">
            <w:rPr/>
          </w:rPrChange>
        </w:rPr>
        <w:t xml:space="preserve"> improving retention</w:t>
      </w:r>
      <w:r w:rsidR="00AB273A" w:rsidRPr="009613B4">
        <w:rPr>
          <w:strike/>
          <w:rPrChange w:id="471" w:author="Tim Hallett" w:date="2015-01-26T15:48:00Z">
            <w:rPr/>
          </w:rPrChange>
        </w:rPr>
        <w:fldChar w:fldCharType="begin"/>
      </w:r>
      <w:r w:rsidR="00AB273A" w:rsidRPr="009613B4">
        <w:rPr>
          <w:strike/>
          <w:rPrChange w:id="472" w:author="Tim Hallett" w:date="2015-01-26T15:48:00Z">
            <w:rPr/>
          </w:rPrChange>
        </w:rPr>
        <w:instrText xml:space="preserve"> ADDIN PAPERS2_CITATIONS &lt;citation&gt;&lt;uuid&gt;10FD5ABB-EACB-4243-8DEB-E30D2F8C2179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AB273A" w:rsidRPr="009613B4">
        <w:rPr>
          <w:strike/>
          <w:rPrChange w:id="473" w:author="Tim Hallett" w:date="2015-01-26T15:48:00Z">
            <w:rPr/>
          </w:rPrChange>
        </w:rPr>
        <w:fldChar w:fldCharType="separate"/>
      </w:r>
      <w:r w:rsidR="00AB273A" w:rsidRPr="009613B4">
        <w:rPr>
          <w:strike/>
          <w:lang w:val="en-US"/>
          <w:rPrChange w:id="474" w:author="Tim Hallett" w:date="2015-01-26T15:48:00Z">
            <w:rPr>
              <w:lang w:val="en-US"/>
            </w:rPr>
          </w:rPrChange>
        </w:rPr>
        <w:t>{Geng:2010du}</w:t>
      </w:r>
      <w:r w:rsidR="00AB273A" w:rsidRPr="009613B4">
        <w:rPr>
          <w:strike/>
          <w:rPrChange w:id="475" w:author="Tim Hallett" w:date="2015-01-26T15:48:00Z">
            <w:rPr/>
          </w:rPrChange>
        </w:rPr>
        <w:fldChar w:fldCharType="end"/>
      </w:r>
      <w:r w:rsidR="00252C81" w:rsidRPr="009613B4">
        <w:rPr>
          <w:strike/>
          <w:rPrChange w:id="476" w:author="Tim Hallett" w:date="2015-01-26T15:48:00Z">
            <w:rPr/>
          </w:rPrChange>
        </w:rPr>
        <w:t xml:space="preserve">. Additionally, POC CD4 testing has also been shown to </w:t>
      </w:r>
      <w:r w:rsidR="00480626" w:rsidRPr="009613B4">
        <w:rPr>
          <w:strike/>
          <w:rPrChange w:id="477" w:author="Tim Hallett" w:date="2015-01-26T15:48:00Z">
            <w:rPr/>
          </w:rPrChange>
        </w:rPr>
        <w:t>reduce loss to follow up while patients are engaged in CD4 staging</w:t>
      </w:r>
      <w:r w:rsidR="00480626" w:rsidRPr="009613B4">
        <w:rPr>
          <w:strike/>
          <w:rPrChange w:id="478" w:author="Tim Hallett" w:date="2015-01-26T15:48:00Z">
            <w:rPr/>
          </w:rPrChange>
        </w:rPr>
        <w:fldChar w:fldCharType="begin"/>
      </w:r>
      <w:r w:rsidR="00480626" w:rsidRPr="009613B4">
        <w:rPr>
          <w:strike/>
          <w:rPrChange w:id="479" w:author="Tim Hallett" w:date="2015-01-26T15:48:00Z">
            <w:rPr/>
          </w:rPrChange>
        </w:rPr>
        <w:instrText xml:space="preserve"> ADDIN PAPERS2_CITATIONS &lt;citation&gt;&lt;uuid&gt;691564DA-1A6F-4E6D-8615-E62C24D6A326&lt;/uuid&gt;&lt;priority&gt;0&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480626" w:rsidRPr="009613B4">
        <w:rPr>
          <w:strike/>
          <w:rPrChange w:id="480" w:author="Tim Hallett" w:date="2015-01-26T15:48:00Z">
            <w:rPr/>
          </w:rPrChange>
        </w:rPr>
        <w:fldChar w:fldCharType="separate"/>
      </w:r>
      <w:r w:rsidR="00480626" w:rsidRPr="009613B4">
        <w:rPr>
          <w:strike/>
          <w:lang w:val="en-US"/>
          <w:rPrChange w:id="481" w:author="Tim Hallett" w:date="2015-01-26T15:48:00Z">
            <w:rPr>
              <w:lang w:val="en-US"/>
            </w:rPr>
          </w:rPrChange>
        </w:rPr>
        <w:t>{Jani:2011eb}</w:t>
      </w:r>
      <w:r w:rsidR="00480626" w:rsidRPr="009613B4">
        <w:rPr>
          <w:strike/>
          <w:rPrChange w:id="482" w:author="Tim Hallett" w:date="2015-01-26T15:48:00Z">
            <w:rPr/>
          </w:rPrChange>
        </w:rPr>
        <w:fldChar w:fldCharType="end"/>
      </w:r>
      <w:r w:rsidR="00480626" w:rsidRPr="009613B4">
        <w:rPr>
          <w:strike/>
          <w:rPrChange w:id="483" w:author="Tim Hallett" w:date="2015-01-26T15:48:00Z">
            <w:rPr/>
          </w:rPrChange>
        </w:rPr>
        <w:t>.</w:t>
      </w:r>
      <w:r w:rsidR="0002793C" w:rsidRPr="009613B4">
        <w:rPr>
          <w:strike/>
          <w:rPrChange w:id="484" w:author="Tim Hallett" w:date="2015-01-26T15:48:00Z">
            <w:rPr/>
          </w:rPrChange>
        </w:rPr>
        <w:t xml:space="preserve"> </w:t>
      </w:r>
      <w:r w:rsidR="002D5E18" w:rsidRPr="009613B4">
        <w:rPr>
          <w:strike/>
          <w:rPrChange w:id="485" w:author="Tim Hallett" w:date="2015-01-26T15:48:00Z">
            <w:rPr/>
          </w:rPrChange>
        </w:rPr>
        <w:t xml:space="preserve">Many interventions have additionally targeted retention </w:t>
      </w:r>
      <w:r w:rsidR="00BC00B6" w:rsidRPr="009613B4">
        <w:rPr>
          <w:strike/>
          <w:rPrChange w:id="486" w:author="Tim Hallett" w:date="2015-01-26T15:48:00Z">
            <w:rPr/>
          </w:rPrChange>
        </w:rPr>
        <w:t>in ART care</w:t>
      </w:r>
      <w:r w:rsidR="002D5E18" w:rsidRPr="009613B4">
        <w:rPr>
          <w:strike/>
          <w:rPrChange w:id="487" w:author="Tim Hallett" w:date="2015-01-26T15:48:00Z">
            <w:rPr/>
          </w:rPrChange>
        </w:rPr>
        <w:t>, with decentralisation interventions improving care accessibility and reducing loss to follow up</w:t>
      </w:r>
      <w:r w:rsidR="002D5E18" w:rsidRPr="009613B4">
        <w:rPr>
          <w:strike/>
          <w:rPrChange w:id="488" w:author="Tim Hallett" w:date="2015-01-26T15:48:00Z">
            <w:rPr/>
          </w:rPrChange>
        </w:rPr>
        <w:fldChar w:fldCharType="begin"/>
      </w:r>
      <w:r w:rsidR="002D5E18" w:rsidRPr="009613B4">
        <w:rPr>
          <w:strike/>
          <w:rPrChange w:id="489" w:author="Tim Hallett" w:date="2015-01-26T15:48:00Z">
            <w:rPr/>
          </w:rPrChange>
        </w:rPr>
        <w:instrText xml:space="preserve"> ADDIN PAPERS2_CITATIONS &lt;citation&gt;&lt;uuid&gt;4F99FD27-33C0-4A59-B09D-D78AE39DC196&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2D5E18" w:rsidRPr="009613B4">
        <w:rPr>
          <w:strike/>
          <w:rPrChange w:id="490" w:author="Tim Hallett" w:date="2015-01-26T15:48:00Z">
            <w:rPr/>
          </w:rPrChange>
        </w:rPr>
        <w:fldChar w:fldCharType="separate"/>
      </w:r>
      <w:r w:rsidR="002D5E18" w:rsidRPr="009613B4">
        <w:rPr>
          <w:strike/>
          <w:lang w:val="en-US"/>
          <w:rPrChange w:id="491" w:author="Tim Hallett" w:date="2015-01-26T15:48:00Z">
            <w:rPr>
              <w:lang w:val="en-US"/>
            </w:rPr>
          </w:rPrChange>
        </w:rPr>
        <w:t>{Long:2011cx}</w:t>
      </w:r>
      <w:r w:rsidR="002D5E18" w:rsidRPr="009613B4">
        <w:rPr>
          <w:strike/>
          <w:rPrChange w:id="492" w:author="Tim Hallett" w:date="2015-01-26T15:48:00Z">
            <w:rPr/>
          </w:rPrChange>
        </w:rPr>
        <w:fldChar w:fldCharType="end"/>
      </w:r>
      <w:r w:rsidR="00BC00B6" w:rsidRPr="009613B4">
        <w:rPr>
          <w:strike/>
          <w:rPrChange w:id="493" w:author="Tim Hallett" w:date="2015-01-26T15:48:00Z">
            <w:rPr/>
          </w:rPrChange>
        </w:rPr>
        <w:t xml:space="preserve">. </w:t>
      </w:r>
      <w:r w:rsidR="00BC00B6" w:rsidRPr="009613B4">
        <w:rPr>
          <w:strike/>
          <w:lang w:val="en-US"/>
          <w:rPrChange w:id="494" w:author="Tim Hallett" w:date="2015-01-26T15:48:00Z">
            <w:rPr>
              <w:lang w:val="en-US"/>
            </w:rPr>
          </w:rPrChange>
        </w:rPr>
        <w:t>The use of peer health workers to conduct recurrent home-visits, provide counseling and administer a pill count has been shown to reduce the risk of loss to follow up from ART by almost half</w:t>
      </w:r>
      <w:r w:rsidR="00BC00B6" w:rsidRPr="009613B4">
        <w:rPr>
          <w:strike/>
          <w:lang w:val="en-US"/>
          <w:rPrChange w:id="495" w:author="Tim Hallett" w:date="2015-01-26T15:48:00Z">
            <w:rPr>
              <w:lang w:val="en-US"/>
            </w:rPr>
          </w:rPrChange>
        </w:rPr>
        <w:fldChar w:fldCharType="begin"/>
      </w:r>
      <w:r w:rsidR="00BC00B6" w:rsidRPr="009613B4">
        <w:rPr>
          <w:strike/>
          <w:lang w:val="en-US"/>
          <w:rPrChange w:id="496" w:author="Tim Hallett" w:date="2015-01-26T15:48:00Z">
            <w:rPr>
              <w:lang w:val="en-US"/>
            </w:rPr>
          </w:rPrChange>
        </w:rPr>
        <w:instrText xml:space="preserve"> ADDIN PAPERS2_CITATIONS &lt;citation&gt;&lt;uuid&gt;ADC044D4-CEB1-4D7B-B3AD-330205105E47&lt;/uuid&gt;&lt;priority&gt;0&lt;/priority&gt;&lt;publications&gt;&lt;publication&gt;&lt;uuid&gt;07EAD2CC-6937-43EB-9A4D-342798F7DC12&lt;/uuid&gt;&lt;volume&gt;25&lt;/volume&gt;&lt;doi&gt;10.1080/09540121.2012.722600&lt;/doi&gt;&lt;startpage&gt;652&lt;/startpage&gt;&lt;publication_date&gt;99201300001200000000200000&lt;/publication_date&gt;&lt;url&gt;http://eutils.ncbi.nlm.nih.gov/entrez/eutils/elink.fcgi?dbfrom=pubmed&amp;amp;id=22971113&amp;amp;retmode=ref&amp;amp;cmd=prlinks&lt;/url&gt;&lt;type&gt;400&lt;/type&gt;&lt;title&gt;Cost analyses of peer health worker and mHealth support interventions for improving AIDS care in Rakai,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Medicine, Division of Infectious Diseases, Johns Hopkins School of Medicine, Baltimore, MD, USA. lchang8@jhmi.edu&lt;/institution&gt;&lt;number&gt;5&lt;/number&gt;&lt;subtype&gt;400&lt;/subtype&gt;&lt;endpage&gt;656&lt;/endpage&gt;&lt;bundle&gt;&lt;publication&gt;&lt;title&gt;AIDS Care&lt;/title&gt;&lt;type&gt;-100&lt;/type&gt;&lt;subtype&gt;-100&lt;/subtype&gt;&lt;uuid&gt;F8D6958A-D419-4992-A21C-296B337CA1ED&lt;/uuid&gt;&lt;/publication&gt;&lt;/bundle&gt;&lt;authors&gt;&lt;author&gt;&lt;firstName&gt;Larry&lt;/firstName&gt;&lt;middleNames&gt;W&lt;/middleNames&gt;&lt;lastName&gt;Chang&lt;/lastName&gt;&lt;/author&gt;&lt;author&gt;&lt;firstName&gt;Joseph&lt;/firstName&gt;&lt;lastName&gt;Kagaayi&lt;/lastName&gt;&lt;/author&gt;&lt;author&gt;&lt;firstName&gt;Gertrude&lt;/firstName&gt;&lt;lastName&gt;Nakigozi&lt;/lastName&gt;&lt;/author&gt;&lt;author&gt;&lt;firstName&gt;David&lt;/firstName&gt;&lt;lastName&gt;Serwada&lt;/lastName&gt;&lt;/author&gt;&lt;author&gt;&lt;firstName&gt;Thomas&lt;/firstName&gt;&lt;middleNames&gt;C&lt;/middleNames&gt;&lt;lastName&gt;Quinn&lt;/lastName&gt;&lt;/author&gt;&lt;author&gt;&lt;firstName&gt;Ronald&lt;/firstName&gt;&lt;middleNames&gt;H&lt;/middleNames&gt;&lt;lastName&gt;Gray&lt;/lastName&gt;&lt;/author&gt;&lt;author&gt;&lt;firstName&gt;Robert&lt;/firstName&gt;&lt;middleNames&gt;C&lt;/middleNames&gt;&lt;lastName&gt;Bollinger&lt;/lastName&gt;&lt;/author&gt;&lt;author&gt;&lt;firstName&gt;Steven&lt;/firstName&gt;&lt;middleNames&gt;J&lt;/middleNames&gt;&lt;lastName&gt;Reynolds&lt;/lastName&gt;&lt;/author&gt;&lt;author&gt;&lt;firstName&gt;David&lt;/firstName&gt;&lt;lastName&gt;Holtgrave&lt;/lastName&gt;&lt;/author&gt;&lt;/authors&gt;&lt;/publication&gt;&lt;/publications&gt;&lt;cites&gt;&lt;/cites&gt;&lt;/citation&gt;</w:instrText>
      </w:r>
      <w:r w:rsidR="00BC00B6" w:rsidRPr="009613B4">
        <w:rPr>
          <w:strike/>
          <w:lang w:val="en-US"/>
          <w:rPrChange w:id="497" w:author="Tim Hallett" w:date="2015-01-26T15:48:00Z">
            <w:rPr>
              <w:lang w:val="en-US"/>
            </w:rPr>
          </w:rPrChange>
        </w:rPr>
        <w:fldChar w:fldCharType="separate"/>
      </w:r>
      <w:r w:rsidR="00BC00B6" w:rsidRPr="009613B4">
        <w:rPr>
          <w:strike/>
          <w:lang w:val="en-US"/>
          <w:rPrChange w:id="498" w:author="Tim Hallett" w:date="2015-01-26T15:48:00Z">
            <w:rPr>
              <w:lang w:val="en-US"/>
            </w:rPr>
          </w:rPrChange>
        </w:rPr>
        <w:t>{Chang:2013ke}</w:t>
      </w:r>
      <w:r w:rsidR="00BC00B6" w:rsidRPr="009613B4">
        <w:rPr>
          <w:strike/>
          <w:lang w:val="en-US"/>
          <w:rPrChange w:id="499" w:author="Tim Hallett" w:date="2015-01-26T15:48:00Z">
            <w:rPr>
              <w:lang w:val="en-US"/>
            </w:rPr>
          </w:rPrChange>
        </w:rPr>
        <w:fldChar w:fldCharType="end"/>
      </w:r>
      <w:r w:rsidR="00BC00B6" w:rsidRPr="009613B4">
        <w:rPr>
          <w:strike/>
          <w:lang w:val="en-US"/>
          <w:rPrChange w:id="500" w:author="Tim Hallett" w:date="2015-01-26T15:48:00Z">
            <w:rPr>
              <w:lang w:val="en-US"/>
            </w:rPr>
          </w:rPrChange>
        </w:rPr>
        <w:t>.</w:t>
      </w:r>
      <w:r w:rsidR="00F30180" w:rsidRPr="009613B4">
        <w:rPr>
          <w:strike/>
          <w:rPrChange w:id="501" w:author="Tim Hallett" w:date="2015-01-26T15:48:00Z">
            <w:rPr/>
          </w:rPrChange>
        </w:rPr>
        <w:t xml:space="preserve"> </w:t>
      </w:r>
      <w:r w:rsidR="00B31F8B" w:rsidRPr="009613B4">
        <w:rPr>
          <w:strike/>
          <w:lang w:val="en-US"/>
          <w:rPrChange w:id="502" w:author="Tim Hallett" w:date="2015-01-26T15:48:00Z">
            <w:rPr>
              <w:lang w:val="en-US"/>
            </w:rPr>
          </w:rPrChange>
        </w:rPr>
        <w:t>Several reviews have identified multiple interventions to improve ART adherence</w:t>
      </w:r>
      <w:r w:rsidR="00BC00B6" w:rsidRPr="009613B4">
        <w:rPr>
          <w:strike/>
          <w:lang w:val="en-US"/>
          <w:rPrChange w:id="503" w:author="Tim Hallett" w:date="2015-01-26T15:48:00Z">
            <w:rPr>
              <w:lang w:val="en-US"/>
            </w:rPr>
          </w:rPrChange>
        </w:rPr>
        <w:fldChar w:fldCharType="begin"/>
      </w:r>
      <w:r w:rsidR="00BC00B6" w:rsidRPr="009613B4">
        <w:rPr>
          <w:strike/>
          <w:lang w:val="en-US"/>
          <w:rPrChange w:id="504" w:author="Tim Hallett" w:date="2015-01-26T15:48:00Z">
            <w:rPr>
              <w:lang w:val="en-US"/>
            </w:rPr>
          </w:rPrChange>
        </w:rPr>
        <w:instrText xml:space="preserve"> ADDIN PAPERS2_CITATIONS &lt;citation&gt;&lt;uuid&gt;93A16570-C478-4EF5-B226-512352D80F5A&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uuid&gt;6B2B9FA1-F868-445E-A8A2-93ABD7095BAF&lt;/uuid&gt;&lt;volume&gt;5&lt;/volume&gt;&lt;doi&gt;10.2147/HIV.S28912&lt;/doi&gt;&lt;startpage&gt;1&lt;/startpage&gt;&lt;publication_date&gt;99201300001200000000200000&lt;/publication_date&gt;&lt;url&gt;http://eutils.ncbi.nlm.nih.gov/entrez/eutils/elink.fcgi?dbfrom=pubmed&amp;amp;id=23326204&amp;amp;retmode=ref&amp;amp;cmd=prlinks&lt;/url&gt;&lt;type&gt;400&lt;/type&gt;&lt;title&gt;Current strategies for improving access and adherence to antiretroviral therapies in resource-limited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Pediatrics, Indiana University School of Medicine, Indianapolis, IN, USA ; USAID, Academic Model Providing Access to Healthcare (AMPATH) Partnership, Eldoret, Kenya.&lt;/institution&gt;&lt;subtype&gt;400&lt;/subtype&gt;&lt;endpage&gt;17&lt;/endpage&gt;&lt;bundle&gt;&lt;publication&gt;&lt;title&gt;HIV/AIDS - Research and Palliative Care&lt;/title&gt;&lt;type&gt;-100&lt;/type&gt;&lt;subtype&gt;-100&lt;/subtype&gt;&lt;uuid&gt;6D474CE6-A107-4A5F-9780-D99928E767AA&lt;/uuid&gt;&lt;/publication&gt;&lt;/bundle&gt;&lt;authors&gt;&lt;author&gt;&lt;firstName&gt;Michael&lt;/firstName&gt;&lt;middleNames&gt;L&lt;/middleNames&gt;&lt;lastName&gt;Scanlon&lt;/lastName&gt;&lt;/author&gt;&lt;author&gt;&lt;firstName&gt;Rachel&lt;/firstName&gt;&lt;middleNames&gt;C&lt;/middleNames&gt;&lt;lastName&gt;Vreeman&lt;/lastName&gt;&lt;/author&gt;&lt;/authors&gt;&lt;/publication&gt;&lt;/publications&gt;&lt;cites&gt;&lt;/cites&gt;&lt;/citation&gt;</w:instrText>
      </w:r>
      <w:r w:rsidR="00BC00B6" w:rsidRPr="009613B4">
        <w:rPr>
          <w:strike/>
          <w:lang w:val="en-US"/>
          <w:rPrChange w:id="505" w:author="Tim Hallett" w:date="2015-01-26T15:48:00Z">
            <w:rPr>
              <w:lang w:val="en-US"/>
            </w:rPr>
          </w:rPrChange>
        </w:rPr>
        <w:fldChar w:fldCharType="separate"/>
      </w:r>
      <w:r w:rsidR="00BC00B6" w:rsidRPr="009613B4">
        <w:rPr>
          <w:strike/>
          <w:lang w:val="en-US"/>
          <w:rPrChange w:id="506" w:author="Tim Hallett" w:date="2015-01-26T15:48:00Z">
            <w:rPr>
              <w:lang w:val="en-US"/>
            </w:rPr>
          </w:rPrChange>
        </w:rPr>
        <w:t>{Barnighausen:2011cb, Scanlon:2013ko}</w:t>
      </w:r>
      <w:r w:rsidR="00BC00B6" w:rsidRPr="009613B4">
        <w:rPr>
          <w:strike/>
          <w:lang w:val="en-US"/>
          <w:rPrChange w:id="507" w:author="Tim Hallett" w:date="2015-01-26T15:48:00Z">
            <w:rPr>
              <w:lang w:val="en-US"/>
            </w:rPr>
          </w:rPrChange>
        </w:rPr>
        <w:fldChar w:fldCharType="end"/>
      </w:r>
      <w:r w:rsidR="00602EC9" w:rsidRPr="009613B4">
        <w:rPr>
          <w:strike/>
          <w:lang w:val="en-US"/>
          <w:rPrChange w:id="508" w:author="Tim Hallett" w:date="2015-01-26T15:48:00Z">
            <w:rPr>
              <w:lang w:val="en-US"/>
            </w:rPr>
          </w:rPrChange>
        </w:rPr>
        <w:t>;</w:t>
      </w:r>
      <w:r w:rsidR="00B31F8B" w:rsidRPr="009613B4">
        <w:rPr>
          <w:strike/>
          <w:lang w:val="en-US"/>
          <w:rPrChange w:id="509" w:author="Tim Hallett" w:date="2015-01-26T15:48:00Z">
            <w:rPr>
              <w:lang w:val="en-US"/>
            </w:rPr>
          </w:rPrChange>
        </w:rPr>
        <w:t xml:space="preserve"> including</w:t>
      </w:r>
      <w:r w:rsidR="00602EC9" w:rsidRPr="009613B4">
        <w:rPr>
          <w:strike/>
          <w:lang w:val="en-US"/>
          <w:rPrChange w:id="510" w:author="Tim Hallett" w:date="2015-01-26T15:48:00Z">
            <w:rPr>
              <w:lang w:val="en-US"/>
            </w:rPr>
          </w:rPrChange>
        </w:rPr>
        <w:t>, peer or nurse-</w:t>
      </w:r>
      <w:r w:rsidR="00B31F8B" w:rsidRPr="009613B4">
        <w:rPr>
          <w:strike/>
          <w:lang w:val="en-US"/>
          <w:rPrChange w:id="511" w:author="Tim Hallett" w:date="2015-01-26T15:48:00Z">
            <w:rPr>
              <w:lang w:val="en-US"/>
            </w:rPr>
          </w:rPrChange>
        </w:rPr>
        <w:t>delivered directly-observed-therapy (DOT)</w:t>
      </w:r>
      <w:r w:rsidR="00BC00B6" w:rsidRPr="009613B4">
        <w:rPr>
          <w:strike/>
          <w:lang w:val="en-US"/>
          <w:rPrChange w:id="512" w:author="Tim Hallett" w:date="2015-01-26T15:48:00Z">
            <w:rPr>
              <w:lang w:val="en-US"/>
            </w:rPr>
          </w:rPrChange>
        </w:rPr>
        <w:fldChar w:fldCharType="begin"/>
      </w:r>
      <w:r w:rsidR="00BC00B6" w:rsidRPr="009613B4">
        <w:rPr>
          <w:strike/>
          <w:lang w:val="en-US"/>
          <w:rPrChange w:id="513" w:author="Tim Hallett" w:date="2015-01-26T15:48:00Z">
            <w:rPr>
              <w:lang w:val="en-US"/>
            </w:rPr>
          </w:rPrChange>
        </w:rPr>
        <w:instrText xml:space="preserve"> ADDIN PAPERS2_CITATIONS &lt;citation&gt;&lt;uuid&gt;FE9CBCB1-2003-4313-AC3E-6F67BD970BC6&lt;/uuid&gt;&lt;priority&gt;0&lt;/priority&gt;&lt;publications&gt;&lt;publication&gt;&lt;uuid&gt;C5EBE8E0-8618-4B9F-913C-B9AD4393D782&lt;/uuid&gt;&lt;volume&gt;46&lt;/volume&gt;&lt;doi&gt;10.1097/QAI.0b013e318153f7ba&lt;/doi&gt;&lt;startpage&gt;238&lt;/startpage&gt;&lt;publication_date&gt;99200710011200000000222000&lt;/publication_date&gt;&lt;url&gt;http://eutils.ncbi.nlm.nih.gov/entrez/eutils/elink.fcgi?dbfrom=pubmed&amp;amp;id=17693890&amp;amp;retmode=ref&amp;amp;cmd=prlinks&lt;/url&gt;&lt;type&gt;400&lt;/type&gt;&lt;title&gt;Randomized control trial of peer-delivered, modified directly observed therapy for HAART in Mozambique.&lt;/title&gt;&lt;location&gt;&amp;lt;html&amp;gt;&amp;lt;head&amp;gt;&amp;lt;meta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Psychology, University of Washington, Seattle, WA 98195-1525, USA. pearsonc@u.washington.edu&lt;/institution&gt;&lt;number&gt;2&lt;/number&gt;&lt;subtype&gt;400&lt;/subtype&gt;&lt;endpage&gt;244&lt;/endpage&gt;&lt;bundle&gt;&lt;publication&gt;&lt;title&gt;Journal of Acquired Immune Deficiency Syndromes&lt;/title&gt;&lt;type&gt;-100&lt;/type&gt;&lt;subtype&gt;-100&lt;/subtype&gt;&lt;uuid&gt;C88F0AA4-6709-4E22-92D5-FC6DF6CD4F27&lt;/uuid&gt;&lt;/publication&gt;&lt;/bundle&gt;&lt;authors&gt;&lt;author&gt;&lt;firstName&gt;Cynthia&lt;/firstName&gt;&lt;middleNames&gt;R&lt;/middleNames&gt;&lt;lastName&gt;Pearson&lt;/lastName&gt;&lt;/author&gt;&lt;author&gt;&lt;firstName&gt;Mark&lt;/firstName&gt;&lt;middleNames&gt;A&lt;/middleNames&gt;&lt;lastName&gt;Micek&lt;/lastName&gt;&lt;/author&gt;&lt;author&gt;&lt;firstName&gt;Jane&lt;/firstName&gt;&lt;middleNames&gt;M&lt;/middleNames&gt;&lt;lastName&gt;Simoni&lt;/lastName&gt;&lt;/author&gt;&lt;author&gt;&lt;firstName&gt;Peter&lt;/firstName&gt;&lt;middleNames&gt;D&lt;/middleNames&gt;&lt;lastName&gt;Hoff&lt;/lastName&gt;&lt;/author&gt;&lt;author&gt;&lt;firstName&gt;Eduardo&lt;/firstName&gt;&lt;lastName&gt;Matediana&lt;/lastName&gt;&lt;/author&gt;&lt;author&gt;&lt;firstName&gt;Diane&lt;/firstName&gt;&lt;middleNames&gt;P&lt;/middleNames&gt;&lt;lastName&gt;Martin&lt;/lastName&gt;&lt;/author&gt;&lt;author&gt;&lt;firstName&gt;Global&lt;/firstName&gt;&lt;lastName&gt;Fund&lt;/lastName&gt;&lt;/author&gt;&lt;/authors&gt;&lt;/publication&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BC00B6" w:rsidRPr="009613B4">
        <w:rPr>
          <w:strike/>
          <w:lang w:val="en-US"/>
          <w:rPrChange w:id="514" w:author="Tim Hallett" w:date="2015-01-26T15:48:00Z">
            <w:rPr>
              <w:lang w:val="en-US"/>
            </w:rPr>
          </w:rPrChange>
        </w:rPr>
        <w:fldChar w:fldCharType="separate"/>
      </w:r>
      <w:r w:rsidR="00BC00B6" w:rsidRPr="009613B4">
        <w:rPr>
          <w:strike/>
          <w:lang w:val="en-US"/>
          <w:rPrChange w:id="515" w:author="Tim Hallett" w:date="2015-01-26T15:48:00Z">
            <w:rPr>
              <w:lang w:val="en-US"/>
            </w:rPr>
          </w:rPrChange>
        </w:rPr>
        <w:t>{Pearson:2007fw, Sarna:2008tb}</w:t>
      </w:r>
      <w:r w:rsidR="00BC00B6" w:rsidRPr="009613B4">
        <w:rPr>
          <w:strike/>
          <w:lang w:val="en-US"/>
          <w:rPrChange w:id="516" w:author="Tim Hallett" w:date="2015-01-26T15:48:00Z">
            <w:rPr>
              <w:lang w:val="en-US"/>
            </w:rPr>
          </w:rPrChange>
        </w:rPr>
        <w:fldChar w:fldCharType="end"/>
      </w:r>
      <w:r w:rsidR="00B31F8B" w:rsidRPr="009613B4">
        <w:rPr>
          <w:strike/>
          <w:lang w:val="en-US"/>
          <w:rPrChange w:id="517" w:author="Tim Hallett" w:date="2015-01-26T15:48:00Z">
            <w:rPr>
              <w:lang w:val="en-US"/>
            </w:rPr>
          </w:rPrChange>
        </w:rPr>
        <w:t>, the use of electronic drug monitoring</w:t>
      </w:r>
      <w:r w:rsidR="00BC00B6" w:rsidRPr="009613B4">
        <w:rPr>
          <w:strike/>
          <w:lang w:val="en-US"/>
          <w:rPrChange w:id="518" w:author="Tim Hallett" w:date="2015-01-26T15:48:00Z">
            <w:rPr>
              <w:lang w:val="en-US"/>
            </w:rPr>
          </w:rPrChange>
        </w:rPr>
        <w:fldChar w:fldCharType="begin"/>
      </w:r>
      <w:r w:rsidR="00BC00B6" w:rsidRPr="009613B4">
        <w:rPr>
          <w:strike/>
          <w:lang w:val="en-US"/>
          <w:rPrChange w:id="519" w:author="Tim Hallett" w:date="2015-01-26T15:48:00Z">
            <w:rPr>
              <w:lang w:val="en-US"/>
            </w:rPr>
          </w:rPrChange>
        </w:rPr>
        <w:instrText xml:space="preserve"> ADDIN PAPERS2_CITATIONS &lt;citation&gt;&lt;uuid&gt;CAD3ED4D-F974-46CA-BDA9-0AE66D1BC721&lt;/uuid&gt;&lt;priority&gt;0&lt;/priority&gt;&lt;publications&gt;&lt;publication&gt;&lt;uuid&gt;5EEE922D-41A9-493A-B9AB-91EB356157F2&lt;/uuid&gt;&lt;volume&gt;14&lt;/volume&gt;&lt;doi&gt;10.1007/s10461-009-9615-1&lt;/doi&gt;&lt;startpage&gt;580&lt;/startpage&gt;&lt;publication_date&gt;99201006001200000000220000&lt;/publication_date&gt;&lt;url&gt;http://eutils.ncbi.nlm.nih.gov/entrez/eutils/elink.fcgi?dbfrom=pubmed&amp;amp;id=19771504&amp;amp;retmode=ref&amp;amp;cmd=prlinks&lt;/url&gt;&lt;type&gt;400&lt;/type&gt;&lt;title&gt;Using electronic drug monitor feedback to improve adherence to antiretroviral therapy among HIV-positive patients in China.&lt;/title&gt;&lt;location&gt;&amp;lt;html&amp;gt;&amp;lt;head&amp;gt;&amp;lt;meta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International Health and Development, Boston University, Boston, MA, USA. lsabin@bu.edu&lt;/institution&gt;&lt;number&gt;3&lt;/number&gt;&lt;subtype&gt;400&lt;/subtype&gt;&lt;endpage&gt;589&lt;/endpage&gt;&lt;bundle&gt;&lt;publication&gt;&lt;title&gt;AIDS and Behavior&lt;/title&gt;&lt;type&gt;-100&lt;/type&gt;&lt;subtype&gt;-100&lt;/subtype&gt;&lt;uuid&gt;8971F416-B7E1-413B-AD41-F2D3EDE7D77C&lt;/uuid&gt;&lt;/publication&gt;&lt;/bundle&gt;&lt;authors&gt;&lt;author&gt;&lt;firstName&gt;Lora&lt;/firstName&gt;&lt;middleNames&gt;L&lt;/middleNames&gt;&lt;lastName&gt;Sabin&lt;/lastName&gt;&lt;/author&gt;&lt;author&gt;&lt;firstName&gt;Mary&lt;/firstName&gt;&lt;middleNames&gt;Bachman&lt;/middleNames&gt;&lt;lastName&gt;DeSilva&lt;/lastName&gt;&lt;/author&gt;&lt;author&gt;&lt;firstName&gt;Davidson&lt;/firstName&gt;&lt;middleNames&gt;H&lt;/middleNames&gt;&lt;lastName&gt;Hamer&lt;/lastName&gt;&lt;/author&gt;&lt;author&gt;&lt;firstName&gt;Keyi&lt;/firstName&gt;&lt;lastName&gt;Xu&lt;/lastName&gt;&lt;/author&gt;&lt;author&gt;&lt;firstName&gt;Jianbo&lt;/firstName&gt;&lt;lastName&gt;Zhang&lt;/lastName&gt;&lt;/author&gt;&lt;author&gt;&lt;firstName&gt;Tao&lt;/firstName&gt;&lt;lastName&gt;Li&lt;/lastName&gt;&lt;/author&gt;&lt;author&gt;&lt;firstName&gt;Ira&lt;/firstName&gt;&lt;middleNames&gt;B&lt;/middleNames&gt;&lt;lastName&gt;Wilson&lt;/lastName&gt;&lt;/author&gt;&lt;author&gt;&lt;firstName&gt;Christopher&lt;/firstName&gt;&lt;middleNames&gt;J&lt;/middleNames&gt;&lt;lastName&gt;Gill&lt;/lastName&gt;&lt;/author&gt;&lt;/authors&gt;&lt;/publication&gt;&lt;/publications&gt;&lt;cites&gt;&lt;/cites&gt;&lt;/citation&gt;</w:instrText>
      </w:r>
      <w:r w:rsidR="00BC00B6" w:rsidRPr="009613B4">
        <w:rPr>
          <w:strike/>
          <w:lang w:val="en-US"/>
          <w:rPrChange w:id="520" w:author="Tim Hallett" w:date="2015-01-26T15:48:00Z">
            <w:rPr>
              <w:lang w:val="en-US"/>
            </w:rPr>
          </w:rPrChange>
        </w:rPr>
        <w:fldChar w:fldCharType="separate"/>
      </w:r>
      <w:r w:rsidR="00BC00B6" w:rsidRPr="009613B4">
        <w:rPr>
          <w:strike/>
          <w:lang w:val="en-US"/>
          <w:rPrChange w:id="521" w:author="Tim Hallett" w:date="2015-01-26T15:48:00Z">
            <w:rPr>
              <w:lang w:val="en-US"/>
            </w:rPr>
          </w:rPrChange>
        </w:rPr>
        <w:t>{Sabin:2010ce}</w:t>
      </w:r>
      <w:r w:rsidR="00BC00B6" w:rsidRPr="009613B4">
        <w:rPr>
          <w:strike/>
          <w:lang w:val="en-US"/>
          <w:rPrChange w:id="522" w:author="Tim Hallett" w:date="2015-01-26T15:48:00Z">
            <w:rPr>
              <w:lang w:val="en-US"/>
            </w:rPr>
          </w:rPrChange>
        </w:rPr>
        <w:fldChar w:fldCharType="end"/>
      </w:r>
      <w:r w:rsidR="00B31F8B" w:rsidRPr="009613B4">
        <w:rPr>
          <w:strike/>
          <w:lang w:val="en-US"/>
          <w:rPrChange w:id="523" w:author="Tim Hallett" w:date="2015-01-26T15:48:00Z">
            <w:rPr>
              <w:lang w:val="en-US"/>
            </w:rPr>
          </w:rPrChange>
        </w:rPr>
        <w:t>, SMS text message reminders</w:t>
      </w:r>
      <w:r w:rsidR="00BC00B6" w:rsidRPr="009613B4">
        <w:rPr>
          <w:strike/>
          <w:lang w:val="en-US"/>
          <w:rPrChange w:id="524" w:author="Tim Hallett" w:date="2015-01-26T15:48:00Z">
            <w:rPr>
              <w:lang w:val="en-US"/>
            </w:rPr>
          </w:rPrChange>
        </w:rPr>
        <w:fldChar w:fldCharType="begin"/>
      </w:r>
      <w:r w:rsidR="00BC00B6" w:rsidRPr="009613B4">
        <w:rPr>
          <w:strike/>
          <w:lang w:val="en-US"/>
          <w:rPrChange w:id="525" w:author="Tim Hallett" w:date="2015-01-26T15:48:00Z">
            <w:rPr>
              <w:lang w:val="en-US"/>
            </w:rPr>
          </w:rPrChange>
        </w:rPr>
        <w:instrText xml:space="preserve"> ADDIN PAPERS2_CITATIONS &lt;citation&gt;&lt;uuid&gt;35933B10-420B-4099-8706-65C2313F1E50&lt;/uuid&gt;&lt;priority&gt;0&lt;/priority&gt;&lt;publications&gt;&lt;publication&gt;&lt;uuid&gt;260F9CE7-17B7-4E2A-83B6-93700420B2FD&lt;/uuid&gt;&lt;volume&gt;376&lt;/volume&gt;&lt;doi&gt;10.1016/S0140-6736(10)61997-6&lt;/doi&gt;&lt;startpage&gt;1838&lt;/startpage&gt;&lt;publication_date&gt;99201011271200000000222000&lt;/publication_date&gt;&lt;url&gt;http://eutils.ncbi.nlm.nih.gov/entrez/eutils/elink.fcgi?dbfrom=pubmed&amp;amp;id=21071074&amp;amp;retmode=ref&amp;amp;cmd=prlinks&lt;/url&gt;&lt;type&gt;400&lt;/type&gt;&lt;title&gt;Effects of a mobile phone short message service on antiretroviral treatment adherence in Kenya (WelTel Kenya1): a randomised trial.&lt;/title&gt;&lt;location&gt;&amp;lt;html&amp;gt;&amp;lt;head&amp;gt;&amp;lt;meta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Medical Microbiology, University of Nairobi, Nairobi, Kenya. rlester.id@gmail.com&lt;/institution&gt;&lt;number&gt;9755&lt;/number&gt;&lt;subtype&gt;400&lt;/subtype&gt;&lt;endpage&gt;1845&lt;/endpage&gt;&lt;bundle&gt;&lt;publication&gt;&lt;publisher&gt;Elsevier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ichard&lt;/firstName&gt;&lt;middleNames&gt;T&lt;/middleNames&gt;&lt;lastName&gt;Lester&lt;/lastName&gt;&lt;/author&gt;&lt;author&gt;&lt;firstName&gt;Paul&lt;/firstName&gt;&lt;lastName&gt;Ritvo&lt;/lastName&gt;&lt;/author&gt;&lt;author&gt;&lt;firstName&gt;Edward&lt;/firstName&gt;&lt;middleNames&gt;J&lt;/middleNames&gt;&lt;lastName&gt;Mills&lt;/lastName&gt;&lt;/author&gt;&lt;author&gt;&lt;firstName&gt;Antony&lt;/firstName&gt;&lt;lastName&gt;Kariri&lt;/lastName&gt;&lt;/author&gt;&lt;author&gt;&lt;firstName&gt;Sarah&lt;/firstName&gt;&lt;lastName&gt;Karanja&lt;/lastName&gt;&lt;/author&gt;&lt;author&gt;&lt;firstName&gt;Michael&lt;/firstName&gt;&lt;middleNames&gt;H&lt;/middleNames&gt;&lt;lastName&gt;Chung&lt;/lastName&gt;&lt;/author&gt;&lt;author&gt;&lt;firstName&gt;William&lt;/firstName&gt;&lt;lastName&gt;Jack&lt;/lastName&gt;&lt;/author&gt;&lt;author&gt;&lt;firstName&gt;James&lt;/firstName&gt;&lt;lastName&gt;Habyarimana&lt;/lastName&gt;&lt;/author&gt;&lt;author&gt;&lt;firstName&gt;Mohsen&lt;/firstName&gt;&lt;lastName&gt;Sadatsafavi&lt;/lastName&gt;&lt;/author&gt;&lt;author&gt;&lt;firstName&gt;Mehdi&lt;/firstName&gt;&lt;lastName&gt;Najafzadeh&lt;/lastName&gt;&lt;/author&gt;&lt;author&gt;&lt;firstName&gt;Carlo&lt;/firstName&gt;&lt;middleNames&gt;A&lt;/middleNames&gt;&lt;lastName&gt;Marra&lt;/lastName&gt;&lt;/author&gt;&lt;author&gt;&lt;firstName&gt;Benson&lt;/firstName&gt;&lt;lastName&gt;Estambale&lt;/lastName&gt;&lt;/author&gt;&lt;author&gt;&lt;firstName&gt;Elizabeth&lt;/firstName&gt;&lt;middleNames&gt;N&lt;/middleNames&gt;&lt;lastName&gt;Ngugi&lt;/lastName&gt;&lt;/author&gt;&lt;author&gt;&lt;firstName&gt;T&lt;/firstName&gt;&lt;middleNames&gt;Blake&lt;/middleNames&gt;&lt;lastName&gt;Ball&lt;/lastName&gt;&lt;/author&gt;&lt;author&gt;&lt;firstName&gt;Lehana&lt;/firstName&gt;&lt;lastName&gt;Thabane&lt;/lastName&gt;&lt;/author&gt;&lt;author&gt;&lt;firstName&gt;Lawrence&lt;/firstName&gt;&lt;middleNames&gt;J&lt;/middleNames&gt;&lt;lastName&gt;Gelmon&lt;/lastName&gt;&lt;/author&gt;&lt;author&gt;&lt;firstName&gt;Joshua&lt;/firstName&gt;&lt;lastName&gt;Kimani&lt;/lastName&gt;&lt;/author&gt;&lt;author&gt;&lt;firstName&gt;Marta&lt;/firstName&gt;&lt;lastName&gt;Ackers&lt;/lastName&gt;&lt;/author&gt;&lt;author&gt;&lt;firstName&gt;Francis&lt;/firstName&gt;&lt;middleNames&gt;A&lt;/middleNames&gt;&lt;lastName&gt;Plummer&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Home&amp;lt;/a&amp;gt;&amp;lt;/div&amp;gt;&amp;lt;/body&amp;gt;&amp;lt;/html&amp;gt;&lt;/location&gt;&lt;publication_date&gt;99201406021200000000222000&lt;/publication_date&gt;&lt;doi&gt;10.1016/S1473-3099(14)70778-9&lt;/doi&gt;&lt;institution&gt;Department of Clinical Epidemiology and Biostatistics, McMaster University, Hamilton, ON L8S 4K1, Canada. Electronic address: mbuagblc@mcmaster.ca.&lt;/institution&gt;&lt;title&gt;Mobile phone reminders for paediatric HIV follow-up care.&lt;/title&gt;&lt;uuid&gt;033A3E7B-D92A-4BCB-9FF2-D47C9FC732AF&lt;/uuid&gt;&lt;subtype&gt;400&lt;/subtype&gt;&lt;type&gt;400&lt;/type&gt;&lt;url&gt;http://eutils.ncbi.nlm.nih.gov/entrez/eutils/elink.fcgi?dbfrom=pubmed&amp;amp;id=24932892&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Lawrence&lt;/firstName&gt;&lt;lastName&gt;Mbuagbaw&lt;/lastName&gt;&lt;/author&gt;&lt;/authors&gt;&lt;/publication&gt;&lt;/publications&gt;&lt;cites&gt;&lt;/cites&gt;&lt;/citation&gt;</w:instrText>
      </w:r>
      <w:r w:rsidR="00BC00B6" w:rsidRPr="009613B4">
        <w:rPr>
          <w:strike/>
          <w:lang w:val="en-US"/>
          <w:rPrChange w:id="526" w:author="Tim Hallett" w:date="2015-01-26T15:48:00Z">
            <w:rPr>
              <w:lang w:val="en-US"/>
            </w:rPr>
          </w:rPrChange>
        </w:rPr>
        <w:fldChar w:fldCharType="separate"/>
      </w:r>
      <w:r w:rsidR="00BC00B6" w:rsidRPr="009613B4">
        <w:rPr>
          <w:strike/>
          <w:lang w:val="en-US"/>
          <w:rPrChange w:id="527" w:author="Tim Hallett" w:date="2015-01-26T15:48:00Z">
            <w:rPr>
              <w:lang w:val="en-US"/>
            </w:rPr>
          </w:rPrChange>
        </w:rPr>
        <w:t>{Lester:2010jp, Mbuagbaw:2014jg}</w:t>
      </w:r>
      <w:r w:rsidR="00BC00B6" w:rsidRPr="009613B4">
        <w:rPr>
          <w:strike/>
          <w:lang w:val="en-US"/>
          <w:rPrChange w:id="528" w:author="Tim Hallett" w:date="2015-01-26T15:48:00Z">
            <w:rPr>
              <w:lang w:val="en-US"/>
            </w:rPr>
          </w:rPrChange>
        </w:rPr>
        <w:fldChar w:fldCharType="end"/>
      </w:r>
      <w:r w:rsidR="00B31F8B" w:rsidRPr="009613B4">
        <w:rPr>
          <w:strike/>
          <w:lang w:val="en-US"/>
          <w:rPrChange w:id="529" w:author="Tim Hallett" w:date="2015-01-26T15:48:00Z">
            <w:rPr>
              <w:lang w:val="en-US"/>
            </w:rPr>
          </w:rPrChange>
        </w:rPr>
        <w:t xml:space="preserve">, </w:t>
      </w:r>
      <w:r w:rsidR="00B31F8B" w:rsidRPr="009613B4">
        <w:rPr>
          <w:strike/>
          <w:lang w:val="en-US"/>
          <w:rPrChange w:id="530" w:author="Tim Hallett" w:date="2015-01-26T15:48:00Z">
            <w:rPr>
              <w:lang w:val="en-US"/>
            </w:rPr>
          </w:rPrChange>
        </w:rPr>
        <w:lastRenderedPageBreak/>
        <w:t xml:space="preserve">adherence </w:t>
      </w:r>
      <w:r w:rsidR="00BC00B6" w:rsidRPr="009613B4">
        <w:rPr>
          <w:strike/>
          <w:lang w:val="en-US"/>
          <w:rPrChange w:id="531" w:author="Tim Hallett" w:date="2015-01-26T15:48:00Z">
            <w:rPr>
              <w:lang w:val="en-US"/>
            </w:rPr>
          </w:rPrChange>
        </w:rPr>
        <w:t>counseling</w:t>
      </w:r>
      <w:r w:rsidR="00B31F8B" w:rsidRPr="009613B4">
        <w:rPr>
          <w:strike/>
          <w:lang w:val="en-US"/>
          <w:rPrChange w:id="532" w:author="Tim Hallett" w:date="2015-01-26T15:48:00Z">
            <w:rPr>
              <w:lang w:val="en-US"/>
            </w:rPr>
          </w:rPrChange>
        </w:rPr>
        <w:t xml:space="preserve"> and educ</w:t>
      </w:r>
      <w:r w:rsidR="00D857E0" w:rsidRPr="009613B4">
        <w:rPr>
          <w:strike/>
          <w:lang w:val="en-US"/>
          <w:rPrChange w:id="533" w:author="Tim Hallett" w:date="2015-01-26T15:48:00Z">
            <w:rPr>
              <w:lang w:val="en-US"/>
            </w:rPr>
          </w:rPrChange>
        </w:rPr>
        <w:t>a</w:t>
      </w:r>
      <w:r w:rsidR="00B31F8B" w:rsidRPr="009613B4">
        <w:rPr>
          <w:strike/>
          <w:lang w:val="en-US"/>
          <w:rPrChange w:id="534" w:author="Tim Hallett" w:date="2015-01-26T15:48:00Z">
            <w:rPr>
              <w:lang w:val="en-US"/>
            </w:rPr>
          </w:rPrChange>
        </w:rPr>
        <w:t>tion</w:t>
      </w:r>
      <w:r w:rsidR="00BC00B6" w:rsidRPr="009613B4">
        <w:rPr>
          <w:strike/>
          <w:lang w:val="en-US"/>
          <w:rPrChange w:id="535" w:author="Tim Hallett" w:date="2015-01-26T15:48:00Z">
            <w:rPr>
              <w:lang w:val="en-US"/>
            </w:rPr>
          </w:rPrChange>
        </w:rPr>
        <w:fldChar w:fldCharType="begin"/>
      </w:r>
      <w:r w:rsidR="00BC00B6" w:rsidRPr="009613B4">
        <w:rPr>
          <w:strike/>
          <w:lang w:val="en-US"/>
          <w:rPrChange w:id="536" w:author="Tim Hallett" w:date="2015-01-26T15:48:00Z">
            <w:rPr>
              <w:lang w:val="en-US"/>
            </w:rPr>
          </w:rPrChange>
        </w:rPr>
        <w:instrText xml:space="preserve"> ADDIN PAPERS2_CITATIONS &lt;citation&gt;&lt;uuid&gt;676EBAA3-99E2-4C17-B0FF-936BE4948D27&lt;/uuid&gt;&lt;priority&gt;0&lt;/priority&gt;&lt;publications&gt;&lt;publication&gt;&lt;uuid&gt;6274E856-F482-4B4F-BD40-77C7FE94CE04&lt;/uuid&gt;&lt;volume&gt;8&lt;/volume&gt;&lt;accepted_date&gt;99201101191200000000222000&lt;/accepted_date&gt;&lt;doi&gt;10.1371/journal.pmed.1000422&lt;/doi&gt;&lt;startpage&gt;e1000422&lt;/startpage&gt;&lt;publication_date&gt;99201103001200000000220000&lt;/publication_date&gt;&lt;url&gt;http://eutils.ncbi.nlm.nih.gov/entrez/eutils/elink.fcgi?dbfrom=pubmed&amp;amp;id=21390262&amp;amp;retmode=ref&amp;amp;cmd=prlinks&lt;/url&gt;&lt;type&gt;400&lt;/type&gt;&lt;title&gt;A randomized controlled trial comparing the effects of counseling and alarm device on HAART adherence and virologic outcomes.&lt;/title&gt;&lt;location&gt;200,9,47.6560097,-122.3093400&lt;/location&gt;&lt;submission_date&gt;99201008171200000000222000&lt;/submission_date&gt;&lt;number&gt;3&lt;/number&gt;&lt;institution&gt;Department of Global Health, University of Washington, Seattle, Washington, USA. mhchung@uw.edu&lt;/institution&gt;&lt;subtype&gt;400&lt;/subtype&gt;&lt;bundle&gt;&lt;publication&gt;&lt;title&gt;PLoS Medicine&lt;/title&gt;&lt;type&gt;-100&lt;/type&gt;&lt;subtype&gt;-100&lt;/subtype&gt;&lt;uuid&gt;032F8D8E-8579-48D1-833A-A61EDCB35F0F&lt;/uuid&gt;&lt;/publication&gt;&lt;/bundle&gt;&lt;authors&gt;&lt;author&gt;&lt;firstName&gt;Michael&lt;/firstName&gt;&lt;middleNames&gt;H&lt;/middleNames&gt;&lt;lastName&gt;Chung&lt;/lastName&gt;&lt;/author&gt;&lt;author&gt;&lt;firstName&gt;Barbra&lt;/firstName&gt;&lt;middleNames&gt;A&lt;/middleNames&gt;&lt;lastName&gt;Richardson&lt;/lastName&gt;&lt;/author&gt;&lt;author&gt;&lt;firstName&gt;Kenneth&lt;/firstName&gt;&lt;lastName&gt;Tapia&lt;/lastName&gt;&lt;/author&gt;&lt;author&gt;&lt;firstName&gt;Sarah&lt;/firstName&gt;&lt;lastName&gt;Benki-Nugent&lt;/lastName&gt;&lt;/author&gt;&lt;author&gt;&lt;firstName&gt;James&lt;/firstName&gt;&lt;middleNames&gt;N&lt;/middleNames&gt;&lt;lastName&gt;Kiarie&lt;/lastName&gt;&lt;/author&gt;&lt;author&gt;&lt;firstName&gt;Jane&lt;/firstName&gt;&lt;middleNames&gt;M&lt;/middleNames&gt;&lt;lastName&gt;Simoni&lt;/lastName&gt;&lt;/author&gt;&lt;author&gt;&lt;firstName&gt;Julie&lt;/firstName&gt;&lt;lastName&gt;Overbaugh&lt;/lastName&gt;&lt;/author&gt;&lt;author&gt;&lt;firstName&gt;Mena&lt;/firstName&gt;&lt;lastName&gt;Attwa&lt;/lastName&gt;&lt;/author&gt;&lt;author&gt;&lt;firstName&gt;Grace&lt;/firstName&gt;&lt;middleNames&gt;C&lt;/middleNames&gt;&lt;lastName&gt;John-Stewart&lt;/lastName&gt;&lt;/author&gt;&lt;/authors&gt;&lt;/publication&gt;&lt;/publications&gt;&lt;cites&gt;&lt;/cites&gt;&lt;/citation&gt;</w:instrText>
      </w:r>
      <w:r w:rsidR="00BC00B6" w:rsidRPr="009613B4">
        <w:rPr>
          <w:strike/>
          <w:lang w:val="en-US"/>
          <w:rPrChange w:id="537" w:author="Tim Hallett" w:date="2015-01-26T15:48:00Z">
            <w:rPr>
              <w:lang w:val="en-US"/>
            </w:rPr>
          </w:rPrChange>
        </w:rPr>
        <w:fldChar w:fldCharType="separate"/>
      </w:r>
      <w:r w:rsidR="00BC00B6" w:rsidRPr="009613B4">
        <w:rPr>
          <w:strike/>
          <w:lang w:val="en-US"/>
          <w:rPrChange w:id="538" w:author="Tim Hallett" w:date="2015-01-26T15:48:00Z">
            <w:rPr>
              <w:lang w:val="en-US"/>
            </w:rPr>
          </w:rPrChange>
        </w:rPr>
        <w:t>{Chung:2011jm}</w:t>
      </w:r>
      <w:r w:rsidR="00BC00B6" w:rsidRPr="009613B4">
        <w:rPr>
          <w:strike/>
          <w:lang w:val="en-US"/>
          <w:rPrChange w:id="539" w:author="Tim Hallett" w:date="2015-01-26T15:48:00Z">
            <w:rPr>
              <w:lang w:val="en-US"/>
            </w:rPr>
          </w:rPrChange>
        </w:rPr>
        <w:fldChar w:fldCharType="end"/>
      </w:r>
      <w:r w:rsidR="00602EC9" w:rsidRPr="009613B4">
        <w:rPr>
          <w:strike/>
          <w:lang w:val="en-US"/>
          <w:rPrChange w:id="540" w:author="Tim Hallett" w:date="2015-01-26T15:48:00Z">
            <w:rPr>
              <w:lang w:val="en-US"/>
            </w:rPr>
          </w:rPrChange>
        </w:rPr>
        <w:t>,</w:t>
      </w:r>
      <w:r w:rsidR="00B31F8B" w:rsidRPr="009613B4">
        <w:rPr>
          <w:strike/>
          <w:lang w:val="en-US"/>
          <w:rPrChange w:id="541" w:author="Tim Hallett" w:date="2015-01-26T15:48:00Z">
            <w:rPr>
              <w:lang w:val="en-US"/>
            </w:rPr>
          </w:rPrChange>
        </w:rPr>
        <w:t xml:space="preserve"> together with food incentives</w:t>
      </w:r>
      <w:r w:rsidR="00BC00B6" w:rsidRPr="009613B4">
        <w:rPr>
          <w:strike/>
          <w:lang w:val="en-US"/>
          <w:rPrChange w:id="542" w:author="Tim Hallett" w:date="2015-01-26T15:48:00Z">
            <w:rPr>
              <w:lang w:val="en-US"/>
            </w:rPr>
          </w:rPrChange>
        </w:rPr>
        <w:fldChar w:fldCharType="begin"/>
      </w:r>
      <w:r w:rsidR="00BC00B6" w:rsidRPr="009613B4">
        <w:rPr>
          <w:strike/>
          <w:lang w:val="en-US"/>
          <w:rPrChange w:id="543" w:author="Tim Hallett" w:date="2015-01-26T15:48:00Z">
            <w:rPr>
              <w:lang w:val="en-US"/>
            </w:rPr>
          </w:rPrChange>
        </w:rPr>
        <w:instrText xml:space="preserve"> ADDIN PAPERS2_CITATIONS &lt;citation&gt;&lt;uuid&gt;9EACF943-B7F2-4702-A025-FEA39F94F33C&lt;/uuid&gt;&lt;priority&gt;0&lt;/priority&gt;&lt;publications&gt;&lt;publication&gt;&lt;uuid&gt;765D532C-928B-44A3-BF1C-401C05274B31&lt;/uuid&gt;&lt;volume&gt;49&lt;/volume&gt;&lt;doi&gt;10.1097/QAI.0b013e31818455d2&lt;/doi&gt;&lt;startpage&gt;190&lt;/startpage&gt;&lt;publication_date&gt;99200810011200000000222000&lt;/publication_date&gt;&lt;url&gt;http://eutils.ncbi.nlm.nih.gov/entrez/eutils/elink.fcgi?dbfrom=pubmed&amp;amp;id=18769349&amp;amp;retmode=ref&amp;amp;cmd=prlinks&lt;/url&gt;&lt;type&gt;400&lt;/type&gt;&lt;title&gt;A pilot study of food supplementation to improve adherence to antiretroviral therapy among food-insecure adults in Lusaka,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Home&amp;lt;/a&amp;gt;&amp;lt;/div&amp;gt;&amp;lt;/body&amp;gt;&amp;lt;/html&amp;gt;&lt;/location&gt;&lt;institution&gt;Centre for Infectious Disease Research in Zambia, Plot 1275 Lubutu Road, Lusaka, Zambia. cantrell@uab.edu&lt;/institution&gt;&lt;number&gt;2&lt;/number&gt;&lt;subtype&gt;400&lt;/subtype&gt;&lt;endpage&gt;195&lt;/endpage&gt;&lt;bundle&gt;&lt;publication&gt;&lt;title&gt;Journal of Acquired Immune Deficiency Syndromes&lt;/title&gt;&lt;type&gt;-100&lt;/type&gt;&lt;subtype&gt;-100&lt;/subtype&gt;&lt;uuid&gt;C88F0AA4-6709-4E22-92D5-FC6DF6CD4F27&lt;/uuid&gt;&lt;/publication&gt;&lt;/bundle&gt;&lt;authors&gt;&lt;author&gt;&lt;firstName&gt;Ronald&lt;/firstName&gt;&lt;middleNames&gt;A&lt;/middleNames&gt;&lt;lastName&gt;Cantrell&lt;/lastName&gt;&lt;/author&gt;&lt;author&gt;&lt;firstName&gt;Moses&lt;/firstName&gt;&lt;lastName&gt;Sinkala&lt;/lastName&gt;&lt;/author&gt;&lt;author&gt;&lt;firstName&gt;Karen&lt;/firstName&gt;&lt;lastName&gt;Megazinni&lt;/lastName&gt;&lt;/author&gt;&lt;author&gt;&lt;firstName&gt;Sibi&lt;/firstName&gt;&lt;lastName&gt;Lawson-Marriott&lt;/lastName&gt;&lt;/author&gt;&lt;author&gt;&lt;firstName&gt;Sierra&lt;/firstName&gt;&lt;lastName&gt;Washington&lt;/lastName&gt;&lt;/author&gt;&lt;author&gt;&lt;firstName&gt;Benjamin&lt;/firstName&gt;&lt;middleNames&gt;H&lt;/middleNames&gt;&lt;lastName&gt;Chi&lt;/lastName&gt;&lt;/author&gt;&lt;author&gt;&lt;firstName&gt;Bushimbwa&lt;/firstName&gt;&lt;lastName&gt;Tambatamba-Chapula&lt;/lastName&gt;&lt;/author&gt;&lt;author&gt;&lt;firstName&gt;Jens&lt;/firstName&gt;&lt;lastName&gt;Levy&lt;/lastName&gt;&lt;/author&gt;&lt;author&gt;&lt;firstName&gt;Elizabeth&lt;/firstName&gt;&lt;middleNames&gt;M&lt;/middleNames&gt;&lt;lastName&gt;Stringer&lt;/lastName&gt;&lt;/author&gt;&lt;author&gt;&lt;firstName&gt;Lloyd&lt;/firstName&gt;&lt;middleNames&gt;B&lt;/middleNames&gt;&lt;lastName&gt;Mulenga&lt;/lastName&gt;&lt;/author&gt;&lt;author&gt;&lt;firstName&gt;Jeffrey&lt;/firstName&gt;&lt;middleNames&gt;S A&lt;/middleNames&gt;&lt;lastName&gt;Stringer&lt;/lastName&gt;&lt;/author&gt;&lt;/authors&gt;&lt;/publication&gt;&lt;publication&gt;&lt;uuid&gt;93C196CB-445E-4E7E-A736-4D893D20C7DB&lt;/uuid&gt;&lt;volume&gt;99&lt;/volume&gt;&lt;doi&gt;10.2105/AJPH.2008.137174&lt;/doi&gt;&lt;startpage&gt;215&lt;/startpage&gt;&lt;publication_date&gt;99200902001200000000220000&lt;/publication_date&gt;&lt;url&gt;http://eutils.ncbi.nlm.nih.gov/entrez/eutils/elink.fcgi?dbfrom=pubmed&amp;amp;id=19059851&amp;amp;retmode=ref&amp;amp;cmd=prlinks&lt;/url&gt;&lt;type&gt;400&lt;/type&gt;&lt;title&gt;Integrating nutrition support for food-insecure patients and their dependents into an HIV care and treatment program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Home&amp;lt;/a&amp;gt;&amp;lt;/div&amp;gt;&amp;lt;/body&amp;gt;&amp;lt;/html&amp;gt;&lt;/location&gt;&lt;institution&gt;School of Medicine, Indiana University, Indianapolis, IN 46202, USA.&lt;/institution&gt;&lt;number&gt;2&lt;/number&gt;&lt;subtype&gt;400&lt;/subtype&gt;&lt;endpage&gt;221&lt;/endpage&gt;&lt;bundle&gt;&lt;publication&gt;&lt;title&gt;American Journal of Public Health&lt;/title&gt;&lt;type&gt;-100&lt;/type&gt;&lt;subtype&gt;-100&lt;/subtype&gt;&lt;uuid&gt;C64D02CD-E177-47DB-BFE3-FF252AA11289&lt;/uuid&gt;&lt;/publication&gt;&lt;/bundle&gt;&lt;authors&gt;&lt;author&gt;&lt;firstName&gt;Joseph&lt;/firstName&gt;&lt;middleNames&gt;J&lt;/middleNames&gt;&lt;lastName&gt;Mamlin&lt;/lastName&gt;&lt;/author&gt;&lt;author&gt;&lt;firstName&gt;Sylvester&lt;/firstName&gt;&lt;middleNames&gt;N&lt;/middleNames&gt;&lt;lastName&gt;Kimaiyo&lt;/lastName&gt;&lt;/author&gt;&lt;author&gt;&lt;firstName&gt;Stephen&lt;/firstName&gt;&lt;lastName&gt;Lewis&lt;/lastName&gt;&lt;/author&gt;&lt;author&gt;&lt;firstName&gt;Hannah&lt;/firstName&gt;&lt;lastName&gt;Tadayo&lt;/lastName&gt;&lt;/author&gt;&lt;author&gt;&lt;firstName&gt;Fanice&lt;/firstName&gt;&lt;middleNames&gt;Komen&lt;/middleNames&gt;&lt;lastName&gt;Jerop&lt;/lastName&gt;&lt;/author&gt;&lt;author&gt;&lt;firstName&gt;Catherine&lt;/firstName&gt;&lt;lastName&gt;Gichunge&lt;/lastName&gt;&lt;/author&gt;&lt;author&gt;&lt;firstName&gt;Tomeka&lt;/firstName&gt;&lt;lastName&gt;Petersen&lt;/lastName&gt;&lt;/author&gt;&lt;author&gt;&lt;firstName&gt;Yuehwern&lt;/firstName&gt;&lt;lastName&gt;Yih&lt;/lastName&gt;&lt;/author&gt;&lt;author&gt;&lt;firstName&gt;Paula&lt;/firstName&gt;&lt;lastName&gt;Braitstein&lt;/lastName&gt;&lt;/author&gt;&lt;author&gt;&lt;firstName&gt;Robert&lt;/firstName&gt;&lt;middleNames&gt;M&lt;/middleNames&gt;&lt;lastName&gt;Einterz&lt;/lastName&gt;&lt;/author&gt;&lt;/authors&gt;&lt;/publication&gt;&lt;/publications&gt;&lt;cites&gt;&lt;/cites&gt;&lt;/citation&gt;</w:instrText>
      </w:r>
      <w:r w:rsidR="00BC00B6" w:rsidRPr="009613B4">
        <w:rPr>
          <w:strike/>
          <w:lang w:val="en-US"/>
          <w:rPrChange w:id="544" w:author="Tim Hallett" w:date="2015-01-26T15:48:00Z">
            <w:rPr>
              <w:lang w:val="en-US"/>
            </w:rPr>
          </w:rPrChange>
        </w:rPr>
        <w:fldChar w:fldCharType="separate"/>
      </w:r>
      <w:r w:rsidR="00BC00B6" w:rsidRPr="009613B4">
        <w:rPr>
          <w:strike/>
          <w:lang w:val="en-US"/>
          <w:rPrChange w:id="545" w:author="Tim Hallett" w:date="2015-01-26T15:48:00Z">
            <w:rPr>
              <w:lang w:val="en-US"/>
            </w:rPr>
          </w:rPrChange>
        </w:rPr>
        <w:t>{Cantrell:2008ii, Mamlin:2009gf}</w:t>
      </w:r>
      <w:r w:rsidR="00BC00B6" w:rsidRPr="009613B4">
        <w:rPr>
          <w:strike/>
          <w:lang w:val="en-US"/>
          <w:rPrChange w:id="546" w:author="Tim Hallett" w:date="2015-01-26T15:48:00Z">
            <w:rPr>
              <w:lang w:val="en-US"/>
            </w:rPr>
          </w:rPrChange>
        </w:rPr>
        <w:fldChar w:fldCharType="end"/>
      </w:r>
      <w:r w:rsidR="00F30180" w:rsidRPr="009613B4">
        <w:rPr>
          <w:strike/>
          <w:lang w:val="en-US"/>
          <w:rPrChange w:id="547" w:author="Tim Hallett" w:date="2015-01-26T15:48:00Z">
            <w:rPr>
              <w:lang w:val="en-US"/>
            </w:rPr>
          </w:rPrChange>
        </w:rPr>
        <w:t>.</w:t>
      </w:r>
    </w:p>
    <w:p w14:paraId="06EBD4CA" w14:textId="77777777" w:rsidR="00022076" w:rsidRPr="009613B4" w:rsidRDefault="00022076" w:rsidP="00C56971">
      <w:pPr>
        <w:pStyle w:val="normal0"/>
        <w:ind w:firstLine="720"/>
        <w:contextualSpacing w:val="0"/>
        <w:rPr>
          <w:strike/>
          <w:rPrChange w:id="548" w:author="Tim Hallett" w:date="2015-01-26T15:48:00Z">
            <w:rPr/>
          </w:rPrChange>
        </w:rPr>
      </w:pPr>
    </w:p>
    <w:p w14:paraId="204F0314" w14:textId="77777777" w:rsidR="00BB778B" w:rsidRPr="009613B4" w:rsidRDefault="008C7C9C" w:rsidP="001014BC">
      <w:pPr>
        <w:pStyle w:val="normal0"/>
        <w:ind w:firstLine="720"/>
        <w:contextualSpacing w:val="0"/>
        <w:rPr>
          <w:strike/>
          <w:rPrChange w:id="549" w:author="Tim Hallett" w:date="2015-01-26T15:48:00Z">
            <w:rPr/>
          </w:rPrChange>
        </w:rPr>
      </w:pPr>
      <w:r w:rsidRPr="009613B4">
        <w:rPr>
          <w:strike/>
          <w:rPrChange w:id="550" w:author="Tim Hallett" w:date="2015-01-26T15:48:00Z">
            <w:rPr/>
          </w:rPrChange>
        </w:rPr>
        <w:t xml:space="preserve">With </w:t>
      </w:r>
      <w:r w:rsidR="00D225D0" w:rsidRPr="009613B4">
        <w:rPr>
          <w:strike/>
          <w:rPrChange w:id="551" w:author="Tim Hallett" w:date="2015-01-26T15:48:00Z">
            <w:rPr/>
          </w:rPrChange>
        </w:rPr>
        <w:t xml:space="preserve">a variety </w:t>
      </w:r>
      <w:r w:rsidRPr="009613B4">
        <w:rPr>
          <w:strike/>
          <w:rPrChange w:id="552" w:author="Tim Hallett" w:date="2015-01-26T15:48:00Z">
            <w:rPr/>
          </w:rPrChange>
        </w:rPr>
        <w:t>of intervent</w:t>
      </w:r>
      <w:r w:rsidR="00D225D0" w:rsidRPr="009613B4">
        <w:rPr>
          <w:strike/>
          <w:rPrChange w:id="553" w:author="Tim Hallett" w:date="2015-01-26T15:48:00Z">
            <w:rPr/>
          </w:rPrChange>
        </w:rPr>
        <w:t>ions aimed at strengthening various points of care</w:t>
      </w:r>
      <w:r w:rsidRPr="009613B4">
        <w:rPr>
          <w:strike/>
          <w:rPrChange w:id="554" w:author="Tim Hallett" w:date="2015-01-26T15:48:00Z">
            <w:rPr/>
          </w:rPrChange>
        </w:rPr>
        <w:t xml:space="preserve">, </w:t>
      </w:r>
      <w:r w:rsidR="00D225D0" w:rsidRPr="009613B4">
        <w:rPr>
          <w:strike/>
          <w:rPrChange w:id="555" w:author="Tim Hallett" w:date="2015-01-26T15:48:00Z">
            <w:rPr/>
          </w:rPrChange>
        </w:rPr>
        <w:t xml:space="preserve">programme providers </w:t>
      </w:r>
      <w:r w:rsidR="00A8362A" w:rsidRPr="009613B4">
        <w:rPr>
          <w:strike/>
          <w:rPrChange w:id="556" w:author="Tim Hallett" w:date="2015-01-26T15:48:00Z">
            <w:rPr/>
          </w:rPrChange>
        </w:rPr>
        <w:t xml:space="preserve">need to </w:t>
      </w:r>
      <w:r w:rsidR="000B3728" w:rsidRPr="009613B4">
        <w:rPr>
          <w:strike/>
          <w:rPrChange w:id="557" w:author="Tim Hallett" w:date="2015-01-26T15:48:00Z">
            <w:rPr/>
          </w:rPrChange>
        </w:rPr>
        <w:t xml:space="preserve">calculate where best to implement interventions to maximise patient outcomes. </w:t>
      </w:r>
      <w:r w:rsidR="004D21DE" w:rsidRPr="009613B4">
        <w:rPr>
          <w:strike/>
          <w:rPrChange w:id="558" w:author="Tim Hallett" w:date="2015-01-26T15:48:00Z">
            <w:rPr/>
          </w:rPrChange>
        </w:rPr>
        <w:t xml:space="preserve">The concept of the “Cascade of Care” is a means of visualising the events and pathways through care taken by individuals, and allows us to link outcomes to earlier care </w:t>
      </w:r>
      <w:proofErr w:type="gramStart"/>
      <w:r w:rsidR="004D21DE" w:rsidRPr="009613B4">
        <w:rPr>
          <w:strike/>
          <w:rPrChange w:id="559" w:author="Tim Hallett" w:date="2015-01-26T15:48:00Z">
            <w:rPr/>
          </w:rPrChange>
        </w:rPr>
        <w:t>experience{</w:t>
      </w:r>
      <w:proofErr w:type="gramEnd"/>
      <w:r w:rsidR="004D21DE" w:rsidRPr="009613B4">
        <w:rPr>
          <w:strike/>
          <w:rPrChange w:id="560" w:author="Tim Hallett" w:date="2015-01-26T15:48:00Z">
            <w:rPr/>
          </w:rPrChange>
        </w:rPr>
        <w:t>Kilmarx:2013iy, Hallett:2013ig}.</w:t>
      </w:r>
      <w:r w:rsidR="00C56971" w:rsidRPr="009613B4">
        <w:rPr>
          <w:strike/>
          <w:rPrChange w:id="561" w:author="Tim Hallett" w:date="2015-01-26T15:48:00Z">
            <w:rPr/>
          </w:rPrChange>
        </w:rPr>
        <w:t xml:space="preserve"> </w:t>
      </w:r>
      <w:r w:rsidR="00154A85" w:rsidRPr="009613B4">
        <w:rPr>
          <w:strike/>
          <w:rPrChange w:id="562" w:author="Tim Hallett" w:date="2015-01-26T15:48:00Z">
            <w:rPr/>
          </w:rPrChange>
        </w:rPr>
        <w:t>As</w:t>
      </w:r>
      <w:r w:rsidR="00A86169" w:rsidRPr="009613B4">
        <w:rPr>
          <w:strike/>
          <w:rPrChange w:id="563" w:author="Tim Hallett" w:date="2015-01-26T15:48:00Z">
            <w:rPr/>
          </w:rPrChange>
        </w:rPr>
        <w:t xml:space="preserve"> evidence now highlights deficiencies </w:t>
      </w:r>
      <w:r w:rsidR="002D0219" w:rsidRPr="009613B4">
        <w:rPr>
          <w:strike/>
          <w:rPrChange w:id="564" w:author="Tim Hallett" w:date="2015-01-26T15:48:00Z">
            <w:rPr/>
          </w:rPrChange>
        </w:rPr>
        <w:t xml:space="preserve">across the spectrum of </w:t>
      </w:r>
      <w:r w:rsidR="00A86169" w:rsidRPr="009613B4">
        <w:rPr>
          <w:strike/>
          <w:rPrChange w:id="565" w:author="Tim Hallett" w:date="2015-01-26T15:48:00Z">
            <w:rPr/>
          </w:rPrChange>
        </w:rPr>
        <w:t>care,</w:t>
      </w:r>
      <w:r w:rsidR="002D0219" w:rsidRPr="009613B4">
        <w:rPr>
          <w:strike/>
          <w:rPrChange w:id="566" w:author="Tim Hallett" w:date="2015-01-26T15:48:00Z">
            <w:rPr/>
          </w:rPrChange>
        </w:rPr>
        <w:t xml:space="preserve"> the traditional concept of linear flow is challenged by </w:t>
      </w:r>
      <w:r w:rsidR="00154A85" w:rsidRPr="009613B4">
        <w:rPr>
          <w:strike/>
          <w:rPrChange w:id="567" w:author="Tim Hallett" w:date="2015-01-26T15:48:00Z">
            <w:rPr/>
          </w:rPrChange>
        </w:rPr>
        <w:t>trends in the data indicating patients often become lost from care, before subsequently re-engaging</w:t>
      </w:r>
      <w:r w:rsidR="001014BC" w:rsidRPr="009613B4">
        <w:rPr>
          <w:strike/>
          <w:rPrChange w:id="568" w:author="Tim Hallett" w:date="2015-01-26T15:48:00Z">
            <w:rPr/>
          </w:rPrChange>
        </w:rPr>
        <w:t>,</w:t>
      </w:r>
      <w:r w:rsidR="00154A85" w:rsidRPr="009613B4">
        <w:rPr>
          <w:strike/>
          <w:rPrChange w:id="569" w:author="Tim Hallett" w:date="2015-01-26T15:48:00Z">
            <w:rPr/>
          </w:rPrChange>
        </w:rPr>
        <w:t xml:space="preserve"> or potentially engage for the first time later than indicated</w:t>
      </w:r>
      <w:r w:rsidR="009C3563" w:rsidRPr="009613B4">
        <w:rPr>
          <w:strike/>
          <w:rPrChange w:id="570" w:author="Tim Hallett" w:date="2015-01-26T15:48:00Z">
            <w:rPr/>
          </w:rPrChange>
        </w:rPr>
        <w:fldChar w:fldCharType="begin"/>
      </w:r>
      <w:r w:rsidR="009C3563" w:rsidRPr="009613B4">
        <w:rPr>
          <w:strike/>
          <w:rPrChange w:id="571" w:author="Tim Hallett" w:date="2015-01-26T15:48:00Z">
            <w:rPr/>
          </w:rPrChange>
        </w:rPr>
        <w:instrText xml:space="preserve"> ADDIN PAPERS2_CITATIONS &lt;citation&gt;&lt;uuid&gt;FBBC71F7-1344-492D-99D4-84C6C048B1E8&lt;/uuid&gt;&lt;priority&gt;0&lt;/priority&gt;&lt;publications&gt;&lt;publication&gt;&lt;uuid&gt;E6D124B6-1F98-4B1F-85FC-C90BDCD1E4D3&lt;/uuid&gt;&lt;volume&gt;63 Suppl 2&lt;/volume&gt;&lt;doi&gt;10.1097/QAI.0b013e318298721b&lt;/doi&gt;&lt;startpage&gt;S228&lt;/startpage&gt;&lt;publication_date&gt;99201307001200000000220000&lt;/publication_date&gt;&lt;url&gt;http://eutils.ncbi.nlm.nih.gov/entrez/eutils/elink.fcgi?dbfrom=pubmed&amp;amp;id=23764640&amp;amp;retmode=ref&amp;amp;cmd=prlinks&lt;/url&gt;&lt;type&gt;400&lt;/type&gt;&lt;title&gt;A side door into care cascade for HIV-infected patients?&lt;/title&gt;&lt;location&gt;&amp;lt;html&amp;gt;&amp;lt;head&amp;gt;&amp;lt;meta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Infectious Disease Epidemiology, Imperial College London, London, United Kingdom. timothy.hallett@imperial.ac.uk&lt;/institution&gt;&lt;subtype&gt;400&lt;/subtype&gt;&lt;endpage&gt;32&lt;/endpage&gt;&lt;bundle&gt;&lt;publication&gt;&lt;title&gt;Journal of Acquired Immune Deficiency Syndromes&lt;/title&gt;&lt;type&gt;-100&lt;/type&gt;&lt;subtype&gt;-100&lt;/subtype&gt;&lt;uuid&gt;C88F0AA4-6709-4E22-92D5-FC6DF6CD4F27&lt;/uuid&gt;&lt;/publication&gt;&lt;/bundle&gt;&lt;authors&gt;&lt;author&gt;&lt;firstName&gt;Timothy&lt;/firstName&gt;&lt;middleNames&gt;B&lt;/middleNames&gt;&lt;lastName&gt;Hallett&lt;/lastName&gt;&lt;/author&gt;&lt;author&gt;&lt;firstName&gt;Jeffrey&lt;/firstName&gt;&lt;middleNames&gt;W&lt;/middleNames&gt;&lt;lastName&gt;Eaton&lt;/lastName&gt;&lt;/author&gt;&lt;/authors&gt;&lt;/publication&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C3563" w:rsidRPr="009613B4">
        <w:rPr>
          <w:strike/>
          <w:rPrChange w:id="572" w:author="Tim Hallett" w:date="2015-01-26T15:48:00Z">
            <w:rPr/>
          </w:rPrChange>
        </w:rPr>
        <w:fldChar w:fldCharType="separate"/>
      </w:r>
      <w:r w:rsidR="009C3563" w:rsidRPr="009613B4">
        <w:rPr>
          <w:strike/>
          <w:lang w:val="en-US"/>
          <w:rPrChange w:id="573" w:author="Tim Hallett" w:date="2015-01-26T15:48:00Z">
            <w:rPr>
              <w:lang w:val="en-US"/>
            </w:rPr>
          </w:rPrChange>
        </w:rPr>
        <w:t>{Hallett:2013ig, Gardner:2011de, Rosen:2011ii}</w:t>
      </w:r>
      <w:r w:rsidR="009C3563" w:rsidRPr="009613B4">
        <w:rPr>
          <w:strike/>
          <w:rPrChange w:id="574" w:author="Tim Hallett" w:date="2015-01-26T15:48:00Z">
            <w:rPr/>
          </w:rPrChange>
        </w:rPr>
        <w:fldChar w:fldCharType="end"/>
      </w:r>
      <w:r w:rsidR="00154A85" w:rsidRPr="009613B4">
        <w:rPr>
          <w:strike/>
          <w:rPrChange w:id="575" w:author="Tim Hallett" w:date="2015-01-26T15:48:00Z">
            <w:rPr/>
          </w:rPrChange>
        </w:rPr>
        <w:t>.</w:t>
      </w:r>
      <w:r w:rsidR="001014BC" w:rsidRPr="009613B4">
        <w:rPr>
          <w:strike/>
          <w:rPrChange w:id="576" w:author="Tim Hallett" w:date="2015-01-26T15:48:00Z">
            <w:rPr/>
          </w:rPrChange>
        </w:rPr>
        <w:t xml:space="preserve"> </w:t>
      </w:r>
      <w:r w:rsidR="00A516E0" w:rsidRPr="009613B4">
        <w:rPr>
          <w:strike/>
          <w:rPrChange w:id="577" w:author="Tim Hallett" w:date="2015-01-26T15:48:00Z">
            <w:rPr/>
          </w:rPrChange>
        </w:rPr>
        <w:t xml:space="preserve">However, the drivers behind patients’ disengagement and reengagement are </w:t>
      </w:r>
      <w:r w:rsidR="001014BC" w:rsidRPr="009613B4">
        <w:rPr>
          <w:strike/>
          <w:rPrChange w:id="578" w:author="Tim Hallett" w:date="2015-01-26T15:48:00Z">
            <w:rPr/>
          </w:rPrChange>
        </w:rPr>
        <w:t xml:space="preserve">still ambiguous; although </w:t>
      </w:r>
      <w:r w:rsidR="00A516E0" w:rsidRPr="009613B4">
        <w:rPr>
          <w:strike/>
          <w:rPrChange w:id="579" w:author="Tim Hallett" w:date="2015-01-26T15:48:00Z">
            <w:rPr/>
          </w:rPrChange>
        </w:rPr>
        <w:t xml:space="preserve">it has been hypothesised that the development of symptomatic HIV is likely to be key in </w:t>
      </w:r>
      <w:r w:rsidR="001014BC" w:rsidRPr="009613B4">
        <w:rPr>
          <w:strike/>
          <w:rPrChange w:id="580" w:author="Tim Hallett" w:date="2015-01-26T15:48:00Z">
            <w:rPr/>
          </w:rPrChange>
        </w:rPr>
        <w:t>driving</w:t>
      </w:r>
      <w:r w:rsidR="00A516E0" w:rsidRPr="009613B4">
        <w:rPr>
          <w:strike/>
          <w:rPrChange w:id="581" w:author="Tim Hallett" w:date="2015-01-26T15:48:00Z">
            <w:rPr/>
          </w:rPrChange>
        </w:rPr>
        <w:t xml:space="preserve"> individuals to seek care, data </w:t>
      </w:r>
      <w:r w:rsidR="001014BC" w:rsidRPr="009613B4">
        <w:rPr>
          <w:strike/>
          <w:rPrChange w:id="582" w:author="Tim Hallett" w:date="2015-01-26T15:48:00Z">
            <w:rPr/>
          </w:rPrChange>
        </w:rPr>
        <w:t>around those</w:t>
      </w:r>
      <w:r w:rsidR="00A516E0" w:rsidRPr="009613B4">
        <w:rPr>
          <w:strike/>
          <w:rPrChange w:id="583" w:author="Tim Hallett" w:date="2015-01-26T15:48:00Z">
            <w:rPr/>
          </w:rPrChange>
        </w:rPr>
        <w:t xml:space="preserve"> lost from care is scarce.</w:t>
      </w:r>
      <w:r w:rsidR="001014BC" w:rsidRPr="009613B4">
        <w:rPr>
          <w:strike/>
          <w:rPrChange w:id="584" w:author="Tim Hallett" w:date="2015-01-26T15:48:00Z">
            <w:rPr/>
          </w:rPrChange>
        </w:rPr>
        <w:t xml:space="preserve"> </w:t>
      </w:r>
      <w:r w:rsidR="00C90A81" w:rsidRPr="009613B4">
        <w:rPr>
          <w:strike/>
          <w:rPrChange w:id="585" w:author="Tim Hallett" w:date="2015-01-26T15:48:00Z">
            <w:rPr/>
          </w:rPrChange>
        </w:rPr>
        <w:t xml:space="preserve">To reconcile these trends and to further distinguish the routes into care, we termed the routes by which patients re-engage with care </w:t>
      </w:r>
      <w:r w:rsidR="009C3563" w:rsidRPr="009613B4">
        <w:rPr>
          <w:strike/>
          <w:rPrChange w:id="586" w:author="Tim Hallett" w:date="2015-01-26T15:48:00Z">
            <w:rPr/>
          </w:rPrChange>
        </w:rPr>
        <w:t xml:space="preserve">or engage late </w:t>
      </w:r>
      <w:r w:rsidR="00C90A81" w:rsidRPr="009613B4">
        <w:rPr>
          <w:strike/>
          <w:rPrChange w:id="587" w:author="Tim Hallett" w:date="2015-01-26T15:48:00Z">
            <w:rPr/>
          </w:rPrChange>
        </w:rPr>
        <w:t>as “side doors”</w:t>
      </w:r>
      <w:r w:rsidR="00154A85" w:rsidRPr="009613B4">
        <w:rPr>
          <w:strike/>
          <w:rPrChange w:id="588" w:author="Tim Hallett" w:date="2015-01-26T15:48:00Z">
            <w:rPr/>
          </w:rPrChange>
        </w:rPr>
        <w:t xml:space="preserve">, to supplement the conventional “front door” route by which care naïve individuals </w:t>
      </w:r>
      <w:proofErr w:type="gramStart"/>
      <w:r w:rsidR="00154A85" w:rsidRPr="009613B4">
        <w:rPr>
          <w:strike/>
          <w:rPrChange w:id="589" w:author="Tim Hallett" w:date="2015-01-26T15:48:00Z">
            <w:rPr/>
          </w:rPrChange>
        </w:rPr>
        <w:t>enter{</w:t>
      </w:r>
      <w:proofErr w:type="gramEnd"/>
      <w:r w:rsidR="00154A85" w:rsidRPr="009613B4">
        <w:rPr>
          <w:strike/>
          <w:rPrChange w:id="590" w:author="Tim Hallett" w:date="2015-01-26T15:48:00Z">
            <w:rPr/>
          </w:rPrChange>
        </w:rPr>
        <w:t>Hallett:2013ig}.</w:t>
      </w:r>
      <w:r w:rsidR="00C56971" w:rsidRPr="009613B4">
        <w:rPr>
          <w:strike/>
          <w:rPrChange w:id="591" w:author="Tim Hallett" w:date="2015-01-26T15:48:00Z">
            <w:rPr/>
          </w:rPrChange>
        </w:rPr>
        <w:t xml:space="preserve"> Stratifying routes into care </w:t>
      </w:r>
      <w:r w:rsidR="00BB778B" w:rsidRPr="009613B4">
        <w:rPr>
          <w:strike/>
          <w:rPrChange w:id="592" w:author="Tim Hallett" w:date="2015-01-26T15:48:00Z">
            <w:rPr/>
          </w:rPrChange>
        </w:rPr>
        <w:t>in this way allows ART programmes to be properly characterised, enabling insight to be gained from the dynamics of care, which is crucial to understanding where best to intervene and how to prioritise interventions.</w:t>
      </w:r>
    </w:p>
    <w:p w14:paraId="1235EADD" w14:textId="77777777" w:rsidR="00A86169" w:rsidRPr="009613B4" w:rsidRDefault="00A86169" w:rsidP="00A86169">
      <w:pPr>
        <w:pStyle w:val="normal0"/>
        <w:ind w:firstLine="720"/>
        <w:contextualSpacing w:val="0"/>
        <w:rPr>
          <w:strike/>
          <w:rPrChange w:id="593" w:author="Tim Hallett" w:date="2015-01-26T15:48:00Z">
            <w:rPr/>
          </w:rPrChange>
        </w:rPr>
      </w:pPr>
    </w:p>
    <w:p w14:paraId="397FD689" w14:textId="77777777" w:rsidR="00F035BF" w:rsidRPr="009613B4" w:rsidRDefault="006F0F8D" w:rsidP="00A86169">
      <w:pPr>
        <w:pStyle w:val="normal0"/>
        <w:ind w:firstLine="720"/>
        <w:contextualSpacing w:val="0"/>
        <w:rPr>
          <w:strike/>
          <w:rPrChange w:id="594" w:author="Tim Hallett" w:date="2015-01-26T15:48:00Z">
            <w:rPr/>
          </w:rPrChange>
        </w:rPr>
      </w:pPr>
      <w:r w:rsidRPr="009613B4">
        <w:rPr>
          <w:strike/>
          <w:rPrChange w:id="595" w:author="Tim Hallett" w:date="2015-01-26T15:48:00Z">
            <w:rPr/>
          </w:rPrChange>
        </w:rPr>
        <w:t>T</w:t>
      </w:r>
      <w:r w:rsidR="00BA31FF" w:rsidRPr="009613B4">
        <w:rPr>
          <w:strike/>
          <w:rPrChange w:id="596" w:author="Tim Hallett" w:date="2015-01-26T15:48:00Z">
            <w:rPr/>
          </w:rPrChange>
        </w:rPr>
        <w:t>o fully characterise care</w:t>
      </w:r>
      <w:r w:rsidR="00991531" w:rsidRPr="009613B4">
        <w:rPr>
          <w:strike/>
          <w:rPrChange w:id="597" w:author="Tim Hallett" w:date="2015-01-26T15:48:00Z">
            <w:rPr/>
          </w:rPrChange>
        </w:rPr>
        <w:t>, linked</w:t>
      </w:r>
      <w:r w:rsidR="004C03E5" w:rsidRPr="009613B4">
        <w:rPr>
          <w:strike/>
          <w:rPrChange w:id="598" w:author="Tim Hallett" w:date="2015-01-26T15:48:00Z">
            <w:rPr/>
          </w:rPrChange>
        </w:rPr>
        <w:t xml:space="preserve"> </w:t>
      </w:r>
      <w:r w:rsidR="00BA31FF" w:rsidRPr="009613B4">
        <w:rPr>
          <w:strike/>
          <w:rPrChange w:id="599" w:author="Tim Hallett" w:date="2015-01-26T15:48:00Z">
            <w:rPr/>
          </w:rPrChange>
        </w:rPr>
        <w:t xml:space="preserve">longitudinal data is required </w:t>
      </w:r>
      <w:r w:rsidR="00991531" w:rsidRPr="009613B4">
        <w:rPr>
          <w:strike/>
          <w:rPrChange w:id="600" w:author="Tim Hallett" w:date="2015-01-26T15:48:00Z">
            <w:rPr/>
          </w:rPrChange>
        </w:rPr>
        <w:t>at the individual-level to capture</w:t>
      </w:r>
      <w:r w:rsidR="00BA31FF" w:rsidRPr="009613B4">
        <w:rPr>
          <w:strike/>
          <w:rPrChange w:id="601" w:author="Tim Hallett" w:date="2015-01-26T15:48:00Z">
            <w:rPr/>
          </w:rPrChange>
        </w:rPr>
        <w:t xml:space="preserve"> the experience of all HIV-infected individuals. </w:t>
      </w:r>
      <w:r w:rsidR="00F035BF" w:rsidRPr="009613B4">
        <w:rPr>
          <w:strike/>
          <w:rPrChange w:id="602" w:author="Tim Hallett" w:date="2015-01-26T15:48:00Z">
            <w:rPr/>
          </w:rPrChange>
        </w:rPr>
        <w:t>Yet t</w:t>
      </w:r>
      <w:r w:rsidR="00BA31FF" w:rsidRPr="009613B4">
        <w:rPr>
          <w:strike/>
          <w:rPrChange w:id="603" w:author="Tim Hallett" w:date="2015-01-26T15:48:00Z">
            <w:rPr/>
          </w:rPrChange>
        </w:rPr>
        <w:t xml:space="preserve">he majority of available data </w:t>
      </w:r>
      <w:r w:rsidR="00991531" w:rsidRPr="009613B4">
        <w:rPr>
          <w:strike/>
          <w:rPrChange w:id="604" w:author="Tim Hallett" w:date="2015-01-26T15:48:00Z">
            <w:rPr/>
          </w:rPrChange>
        </w:rPr>
        <w:t xml:space="preserve">is not linked and </w:t>
      </w:r>
      <w:r w:rsidR="00BA31FF" w:rsidRPr="009613B4">
        <w:rPr>
          <w:strike/>
          <w:rPrChange w:id="605" w:author="Tim Hallett" w:date="2015-01-26T15:48:00Z">
            <w:rPr/>
          </w:rPrChange>
        </w:rPr>
        <w:t xml:space="preserve">only describes individuals who have had contact with the clinic. This clinic-level data is </w:t>
      </w:r>
      <w:r w:rsidR="00777774" w:rsidRPr="009613B4">
        <w:rPr>
          <w:strike/>
          <w:rPrChange w:id="606" w:author="Tim Hallett" w:date="2015-01-26T15:48:00Z">
            <w:rPr/>
          </w:rPrChange>
        </w:rPr>
        <w:t>biased,</w:t>
      </w:r>
      <w:r w:rsidR="00BA31FF" w:rsidRPr="009613B4">
        <w:rPr>
          <w:strike/>
          <w:rPrChange w:id="607" w:author="Tim Hallett" w:date="2015-01-26T15:48:00Z">
            <w:rPr/>
          </w:rPrChange>
        </w:rPr>
        <w:t xml:space="preserve"> as individuals who have never come into contact with the</w:t>
      </w:r>
      <w:r w:rsidR="00B118F3" w:rsidRPr="009613B4">
        <w:rPr>
          <w:strike/>
          <w:rPrChange w:id="608" w:author="Tim Hallett" w:date="2015-01-26T15:48:00Z">
            <w:rPr/>
          </w:rPrChange>
        </w:rPr>
        <w:t xml:space="preserve"> clinic are not accounted for. </w:t>
      </w:r>
      <w:r w:rsidR="00BD48BE" w:rsidRPr="009613B4">
        <w:rPr>
          <w:strike/>
          <w:rPrChange w:id="609" w:author="Tim Hallett" w:date="2015-01-26T15:48:00Z">
            <w:rPr/>
          </w:rPrChange>
        </w:rPr>
        <w:t xml:space="preserve">Additionally, </w:t>
      </w:r>
      <w:r w:rsidR="00775877" w:rsidRPr="009613B4">
        <w:rPr>
          <w:strike/>
          <w:rPrChange w:id="610" w:author="Tim Hallett" w:date="2015-01-26T15:48:00Z">
            <w:rPr/>
          </w:rPrChange>
        </w:rPr>
        <w:t xml:space="preserve">outcomes of patients lost </w:t>
      </w:r>
      <w:r w:rsidR="00836859" w:rsidRPr="009613B4">
        <w:rPr>
          <w:strike/>
          <w:rPrChange w:id="611" w:author="Tim Hallett" w:date="2015-01-26T15:48:00Z">
            <w:rPr/>
          </w:rPrChange>
        </w:rPr>
        <w:t>to follow up</w:t>
      </w:r>
      <w:r w:rsidR="00775877" w:rsidRPr="009613B4">
        <w:rPr>
          <w:strike/>
          <w:rPrChange w:id="612" w:author="Tim Hallett" w:date="2015-01-26T15:48:00Z">
            <w:rPr/>
          </w:rPrChange>
        </w:rPr>
        <w:t xml:space="preserve"> are</w:t>
      </w:r>
      <w:r w:rsidR="00F035BF" w:rsidRPr="009613B4">
        <w:rPr>
          <w:strike/>
          <w:rPrChange w:id="613" w:author="Tim Hallett" w:date="2015-01-26T15:48:00Z">
            <w:rPr/>
          </w:rPrChange>
        </w:rPr>
        <w:t xml:space="preserve"> also needed to </w:t>
      </w:r>
      <w:r w:rsidR="00775877" w:rsidRPr="009613B4">
        <w:rPr>
          <w:strike/>
          <w:rPrChange w:id="614" w:author="Tim Hallett" w:date="2015-01-26T15:48:00Z">
            <w:rPr/>
          </w:rPrChange>
        </w:rPr>
        <w:t>exhaustively characterise care</w:t>
      </w:r>
      <w:r w:rsidR="00F035BF" w:rsidRPr="009613B4">
        <w:rPr>
          <w:strike/>
          <w:rPrChange w:id="615" w:author="Tim Hallett" w:date="2015-01-26T15:48:00Z">
            <w:rPr/>
          </w:rPrChange>
        </w:rPr>
        <w:t xml:space="preserve">. </w:t>
      </w:r>
      <w:r w:rsidR="008C4A5D" w:rsidRPr="009613B4">
        <w:rPr>
          <w:strike/>
          <w:rPrChange w:id="616" w:author="Tim Hallett" w:date="2015-01-26T15:48:00Z">
            <w:rPr/>
          </w:rPrChange>
        </w:rPr>
        <w:t>In summary, t</w:t>
      </w:r>
      <w:r w:rsidR="00F035BF" w:rsidRPr="009613B4">
        <w:rPr>
          <w:strike/>
          <w:rPrChange w:id="617" w:author="Tim Hallett" w:date="2015-01-26T15:48:00Z">
            <w:rPr/>
          </w:rPrChange>
        </w:rPr>
        <w:t>hese data limitations restrict the ability to which ART programmes can assess themselves and identify where to take action.</w:t>
      </w:r>
    </w:p>
    <w:p w14:paraId="78560CB9" w14:textId="77777777" w:rsidR="00C07325" w:rsidRPr="009613B4" w:rsidRDefault="00C07325" w:rsidP="00C56971">
      <w:pPr>
        <w:pStyle w:val="normal0"/>
        <w:contextualSpacing w:val="0"/>
        <w:rPr>
          <w:strike/>
          <w:rPrChange w:id="618" w:author="Tim Hallett" w:date="2015-01-26T15:48:00Z">
            <w:rPr/>
          </w:rPrChange>
        </w:rPr>
      </w:pPr>
    </w:p>
    <w:p w14:paraId="183315F0" w14:textId="77777777" w:rsidR="003C38BA" w:rsidRPr="009613B4" w:rsidRDefault="006F0F8D" w:rsidP="008C4A5D">
      <w:pPr>
        <w:pStyle w:val="normal0"/>
        <w:ind w:firstLine="720"/>
        <w:contextualSpacing w:val="0"/>
        <w:rPr>
          <w:strike/>
          <w:rPrChange w:id="619" w:author="Tim Hallett" w:date="2015-01-26T15:48:00Z">
            <w:rPr/>
          </w:rPrChange>
        </w:rPr>
      </w:pPr>
      <w:r w:rsidRPr="009613B4">
        <w:rPr>
          <w:strike/>
          <w:rPrChange w:id="620" w:author="Tim Hallett" w:date="2015-01-26T15:48:00Z">
            <w:rPr/>
          </w:rPrChange>
        </w:rPr>
        <w:t>However, s</w:t>
      </w:r>
      <w:r w:rsidR="003578C3" w:rsidRPr="009613B4">
        <w:rPr>
          <w:strike/>
          <w:rPrChange w:id="621" w:author="Tim Hallett" w:date="2015-01-26T15:48:00Z">
            <w:rPr/>
          </w:rPrChange>
        </w:rPr>
        <w:t>elect</w:t>
      </w:r>
      <w:r w:rsidR="0004446E" w:rsidRPr="009613B4">
        <w:rPr>
          <w:strike/>
          <w:rPrChange w:id="622" w:author="Tim Hallett" w:date="2015-01-26T15:48:00Z">
            <w:rPr/>
          </w:rPrChange>
        </w:rPr>
        <w:t xml:space="preserve"> facilities in sub-Saharan Africa are beginning to distribute </w:t>
      </w:r>
      <w:r w:rsidR="004218CB" w:rsidRPr="009613B4">
        <w:rPr>
          <w:strike/>
          <w:rPrChange w:id="623" w:author="Tim Hallett" w:date="2015-01-26T15:48:00Z">
            <w:rPr/>
          </w:rPrChange>
        </w:rPr>
        <w:t xml:space="preserve">such </w:t>
      </w:r>
      <w:r w:rsidR="0004446E" w:rsidRPr="009613B4">
        <w:rPr>
          <w:strike/>
          <w:rPrChange w:id="624" w:author="Tim Hallett" w:date="2015-01-26T15:48:00Z">
            <w:rPr/>
          </w:rPrChange>
        </w:rPr>
        <w:t>data, thereby allowing</w:t>
      </w:r>
      <w:r w:rsidRPr="009613B4">
        <w:rPr>
          <w:strike/>
          <w:rPrChange w:id="625" w:author="Tim Hallett" w:date="2015-01-26T15:48:00Z">
            <w:rPr/>
          </w:rPrChange>
        </w:rPr>
        <w:t xml:space="preserve"> comprehensive</w:t>
      </w:r>
      <w:r w:rsidR="0004446E" w:rsidRPr="009613B4">
        <w:rPr>
          <w:strike/>
          <w:rPrChange w:id="626" w:author="Tim Hallett" w:date="2015-01-26T15:48:00Z">
            <w:rPr/>
          </w:rPrChange>
        </w:rPr>
        <w:t xml:space="preserve"> </w:t>
      </w:r>
      <w:r w:rsidR="00E45B14" w:rsidRPr="009613B4">
        <w:rPr>
          <w:strike/>
          <w:rPrChange w:id="627" w:author="Tim Hallett" w:date="2015-01-26T15:48:00Z">
            <w:rPr/>
          </w:rPrChange>
        </w:rPr>
        <w:t xml:space="preserve">insight into the dynamics </w:t>
      </w:r>
      <w:r w:rsidR="0004446E" w:rsidRPr="009613B4">
        <w:rPr>
          <w:strike/>
          <w:rPrChange w:id="628" w:author="Tim Hallett" w:date="2015-01-26T15:48:00Z">
            <w:rPr/>
          </w:rPrChange>
        </w:rPr>
        <w:t>of care. In this paper</w:t>
      </w:r>
      <w:r w:rsidR="000E0AFF" w:rsidRPr="009613B4">
        <w:rPr>
          <w:strike/>
          <w:rPrChange w:id="629" w:author="Tim Hallett" w:date="2015-01-26T15:48:00Z">
            <w:rPr/>
          </w:rPrChange>
        </w:rPr>
        <w:t>, through the use of mathematical modelling,</w:t>
      </w:r>
      <w:r w:rsidR="0004446E" w:rsidRPr="009613B4">
        <w:rPr>
          <w:strike/>
          <w:rPrChange w:id="630" w:author="Tim Hallett" w:date="2015-01-26T15:48:00Z">
            <w:rPr/>
          </w:rPrChange>
        </w:rPr>
        <w:t xml:space="preserve"> we evaluate an ART-programme in Kenya</w:t>
      </w:r>
      <w:r w:rsidR="000E0AFF" w:rsidRPr="009613B4">
        <w:rPr>
          <w:strike/>
          <w:rPrChange w:id="631" w:author="Tim Hallett" w:date="2015-01-26T15:48:00Z">
            <w:rPr/>
          </w:rPrChange>
        </w:rPr>
        <w:t xml:space="preserve"> to </w:t>
      </w:r>
      <w:r w:rsidR="0004446E" w:rsidRPr="009613B4">
        <w:rPr>
          <w:strike/>
          <w:rPrChange w:id="632" w:author="Tim Hallett" w:date="2015-01-26T15:48:00Z">
            <w:rPr/>
          </w:rPrChange>
        </w:rPr>
        <w:t xml:space="preserve">demonstrate how </w:t>
      </w:r>
      <w:r w:rsidR="00C56971" w:rsidRPr="009613B4">
        <w:rPr>
          <w:strike/>
          <w:rPrChange w:id="633" w:author="Tim Hallett" w:date="2015-01-26T15:48:00Z">
            <w:rPr/>
          </w:rPrChange>
        </w:rPr>
        <w:t xml:space="preserve">to prioritise </w:t>
      </w:r>
      <w:r w:rsidR="0004446E" w:rsidRPr="009613B4">
        <w:rPr>
          <w:strike/>
          <w:rPrChange w:id="634" w:author="Tim Hallett" w:date="2015-01-26T15:48:00Z">
            <w:rPr/>
          </w:rPrChange>
        </w:rPr>
        <w:t xml:space="preserve">interventions </w:t>
      </w:r>
      <w:r w:rsidR="00C56971" w:rsidRPr="009613B4">
        <w:rPr>
          <w:strike/>
          <w:rPrChange w:id="635" w:author="Tim Hallett" w:date="2015-01-26T15:48:00Z">
            <w:rPr/>
          </w:rPrChange>
        </w:rPr>
        <w:t xml:space="preserve">to </w:t>
      </w:r>
      <w:r w:rsidR="0004446E" w:rsidRPr="009613B4">
        <w:rPr>
          <w:strike/>
          <w:rPrChange w:id="636" w:author="Tim Hallett" w:date="2015-01-26T15:48:00Z">
            <w:rPr/>
          </w:rPrChange>
        </w:rPr>
        <w:t xml:space="preserve">improve health </w:t>
      </w:r>
      <w:r w:rsidR="0085108C" w:rsidRPr="009613B4">
        <w:rPr>
          <w:strike/>
          <w:rPrChange w:id="637" w:author="Tim Hallett" w:date="2015-01-26T15:48:00Z">
            <w:rPr/>
          </w:rPrChange>
        </w:rPr>
        <w:t>outcomes</w:t>
      </w:r>
      <w:r w:rsidR="0004446E" w:rsidRPr="009613B4">
        <w:rPr>
          <w:strike/>
          <w:rPrChange w:id="638" w:author="Tim Hallett" w:date="2015-01-26T15:48:00Z">
            <w:rPr/>
          </w:rPrChange>
        </w:rPr>
        <w:t xml:space="preserve"> for patients.</w:t>
      </w:r>
    </w:p>
    <w:p w14:paraId="7ADD4E0F" w14:textId="77777777" w:rsidR="008C4A5D" w:rsidRDefault="008C4A5D" w:rsidP="008C4A5D">
      <w:pPr>
        <w:pStyle w:val="normal0"/>
        <w:ind w:firstLine="720"/>
        <w:contextualSpacing w:val="0"/>
        <w:rPr>
          <w:ins w:id="639" w:author="Tim Hallett" w:date="2015-01-26T15:07:00Z"/>
        </w:rPr>
      </w:pPr>
    </w:p>
    <w:p w14:paraId="1708864B" w14:textId="77777777" w:rsidR="00EF72B4" w:rsidRDefault="00EF72B4" w:rsidP="008C4A5D">
      <w:pPr>
        <w:pStyle w:val="normal0"/>
        <w:ind w:firstLine="720"/>
        <w:contextualSpacing w:val="0"/>
        <w:rPr>
          <w:ins w:id="640" w:author="Tim Hallett" w:date="2015-01-26T15:07:00Z"/>
        </w:rPr>
      </w:pPr>
    </w:p>
    <w:p w14:paraId="3D14B401" w14:textId="77777777" w:rsidR="00EF72B4" w:rsidRDefault="00EF72B4" w:rsidP="008C4A5D">
      <w:pPr>
        <w:pStyle w:val="normal0"/>
        <w:ind w:firstLine="720"/>
        <w:contextualSpacing w:val="0"/>
      </w:pPr>
    </w:p>
    <w:p w14:paraId="5E4A4C26" w14:textId="77777777" w:rsidR="00C07325" w:rsidRDefault="0004446E">
      <w:pPr>
        <w:pStyle w:val="Heading1"/>
        <w:contextualSpacing w:val="0"/>
      </w:pPr>
      <w:bookmarkStart w:id="641" w:name="h.kidv94ib4qwh" w:colFirst="0" w:colLast="0"/>
      <w:bookmarkEnd w:id="641"/>
      <w:r>
        <w:t>Methods</w:t>
      </w:r>
    </w:p>
    <w:p w14:paraId="63583A13" w14:textId="77777777" w:rsidR="00C07325" w:rsidRDefault="0004446E">
      <w:pPr>
        <w:pStyle w:val="normal0"/>
        <w:contextualSpacing w:val="0"/>
      </w:pPr>
      <w:r>
        <w:rPr>
          <w:i/>
          <w:sz w:val="22"/>
        </w:rPr>
        <w:t>Overview</w:t>
      </w:r>
    </w:p>
    <w:p w14:paraId="4AB8D6CC" w14:textId="77777777" w:rsidR="002423B1" w:rsidRDefault="0004446E" w:rsidP="002423B1">
      <w:pPr>
        <w:pStyle w:val="normal0"/>
        <w:ind w:firstLine="720"/>
        <w:contextualSpacing w:val="0"/>
        <w:rPr>
          <w:ins w:id="642" w:author="Tim Hallett" w:date="2015-01-26T15:53:00Z"/>
        </w:rPr>
      </w:pPr>
      <w:r>
        <w:t>We constructed an individual-based micro-simulation</w:t>
      </w:r>
      <w:ins w:id="643" w:author="Tim Hallett" w:date="2015-01-26T15:51:00Z">
        <w:r w:rsidR="002423B1">
          <w:t xml:space="preserve"> model</w:t>
        </w:r>
      </w:ins>
      <w:r w:rsidR="00ED5B0A">
        <w:t xml:space="preserve"> </w:t>
      </w:r>
      <w:del w:id="644" w:author="Tim Hallett" w:date="2015-01-26T15:51:00Z">
        <w:r w:rsidR="00ED5B0A" w:rsidDel="002423B1">
          <w:delText xml:space="preserve">capturing </w:delText>
        </w:r>
      </w:del>
      <w:ins w:id="645" w:author="Tim Hallett" w:date="2015-01-26T15:51:00Z">
        <w:r w:rsidR="002423B1">
          <w:t xml:space="preserve">representing the HIV epidemic in western Kenya and capturing </w:t>
        </w:r>
      </w:ins>
      <w:r>
        <w:t xml:space="preserve">the </w:t>
      </w:r>
      <w:r w:rsidR="00AC4055">
        <w:t xml:space="preserve">care </w:t>
      </w:r>
      <w:r>
        <w:t xml:space="preserve">experience of individuals as they </w:t>
      </w:r>
      <w:r w:rsidR="00AC4055">
        <w:t>progress through an ART programme</w:t>
      </w:r>
      <w:del w:id="646" w:author="Tim Hallett" w:date="2015-01-26T15:52:00Z">
        <w:r w:rsidR="00AC4055" w:rsidDel="002423B1">
          <w:delText xml:space="preserve"> to </w:delText>
        </w:r>
        <w:r w:rsidR="006A1983" w:rsidDel="002423B1">
          <w:delText>evaluate</w:delText>
        </w:r>
        <w:r w:rsidR="00AC4055" w:rsidDel="002423B1">
          <w:delText xml:space="preserve"> patient outcomes</w:delText>
        </w:r>
      </w:del>
      <w:r>
        <w:t xml:space="preserve">. </w:t>
      </w:r>
      <w:ins w:id="647" w:author="Tim Hallett" w:date="2015-01-26T15:52:00Z">
        <w:r w:rsidR="002423B1">
          <w:t xml:space="preserve">We reviewed </w:t>
        </w:r>
      </w:ins>
      <w:ins w:id="648" w:author="Tim Hallett" w:date="2015-01-26T15:54:00Z">
        <w:r w:rsidR="00A23F0E">
          <w:t>literature</w:t>
        </w:r>
      </w:ins>
      <w:ins w:id="649" w:author="Tim Hallett" w:date="2015-01-26T15:52:00Z">
        <w:r w:rsidR="002423B1">
          <w:t xml:space="preserve"> on interventions can be used to improve elements of the care cascade </w:t>
        </w:r>
      </w:ins>
      <w:ins w:id="650" w:author="Tim Hallett" w:date="2015-01-26T15:53:00Z">
        <w:r w:rsidR="002423B1">
          <w:t xml:space="preserve">and simulated their effects in the model. </w:t>
        </w:r>
      </w:ins>
    </w:p>
    <w:p w14:paraId="30153F87" w14:textId="77777777" w:rsidR="002423B1" w:rsidRDefault="002423B1" w:rsidP="002423B1">
      <w:pPr>
        <w:pStyle w:val="normal0"/>
        <w:ind w:firstLine="720"/>
        <w:contextualSpacing w:val="0"/>
        <w:rPr>
          <w:ins w:id="651" w:author="Tim Hallett" w:date="2015-01-26T15:52:00Z"/>
        </w:rPr>
      </w:pPr>
      <w:ins w:id="652" w:author="Tim Hallett" w:date="2015-01-26T15:53:00Z">
        <w:r>
          <w:t>The model is briefly described below in three sections:</w:t>
        </w:r>
      </w:ins>
      <w:ins w:id="653" w:author="Tim Hallett" w:date="2015-01-26T15:54:00Z">
        <w:r w:rsidR="00A23F0E">
          <w:t xml:space="preserve"> (i</w:t>
        </w:r>
        <w:commentRangeStart w:id="654"/>
        <w:r w:rsidR="00A23F0E">
          <w:t xml:space="preserve">) Epidemic and natural history assumption; (ii) </w:t>
        </w:r>
      </w:ins>
      <w:ins w:id="655" w:author="Tim Hallett" w:date="2015-01-26T15:55:00Z">
        <w:r w:rsidR="00A23F0E">
          <w:t>Representation</w:t>
        </w:r>
      </w:ins>
      <w:ins w:id="656" w:author="Tim Hallett" w:date="2015-01-26T15:54:00Z">
        <w:r w:rsidR="00A23F0E">
          <w:t xml:space="preserve"> of the care cascade at baseline</w:t>
        </w:r>
      </w:ins>
      <w:ins w:id="657" w:author="Tim Hallett" w:date="2015-01-26T15:55:00Z">
        <w:r w:rsidR="00A23F0E">
          <w:t>; and (iii) Interventions on the care cascade</w:t>
        </w:r>
      </w:ins>
      <w:commentRangeEnd w:id="654"/>
      <w:ins w:id="658" w:author="Tim Hallett" w:date="2015-01-26T15:57:00Z">
        <w:r w:rsidR="00DE5773">
          <w:rPr>
            <w:rStyle w:val="CommentReference"/>
          </w:rPr>
          <w:commentReference w:id="654"/>
        </w:r>
      </w:ins>
      <w:ins w:id="660" w:author="Tim Hallett" w:date="2015-01-26T15:53:00Z">
        <w:r w:rsidR="00DE5773">
          <w:t>.</w:t>
        </w:r>
        <w:r>
          <w:t xml:space="preserve"> Further details are presented in </w:t>
        </w:r>
        <w:commentRangeStart w:id="661"/>
        <w:r>
          <w:t>Text S1.</w:t>
        </w:r>
        <w:commentRangeEnd w:id="661"/>
        <w:r w:rsidR="00AF17FE">
          <w:rPr>
            <w:rStyle w:val="CommentReference"/>
          </w:rPr>
          <w:commentReference w:id="661"/>
        </w:r>
      </w:ins>
    </w:p>
    <w:p w14:paraId="3A32FBB4" w14:textId="77777777" w:rsidR="002423B1" w:rsidRDefault="002423B1" w:rsidP="002423B1">
      <w:pPr>
        <w:pStyle w:val="normal0"/>
        <w:ind w:firstLine="720"/>
        <w:contextualSpacing w:val="0"/>
        <w:rPr>
          <w:ins w:id="663" w:author="Tim Hallett" w:date="2015-01-26T15:55:00Z"/>
        </w:rPr>
      </w:pPr>
    </w:p>
    <w:p w14:paraId="50EF042D" w14:textId="77777777" w:rsidR="00A23F0E" w:rsidRDefault="00A23F0E" w:rsidP="002423B1">
      <w:pPr>
        <w:pStyle w:val="normal0"/>
        <w:ind w:firstLine="720"/>
        <w:contextualSpacing w:val="0"/>
        <w:rPr>
          <w:ins w:id="664" w:author="Tim Hallett" w:date="2015-01-26T15:55:00Z"/>
        </w:rPr>
      </w:pPr>
    </w:p>
    <w:p w14:paraId="7C801FBD" w14:textId="77777777" w:rsidR="00A23F0E" w:rsidRDefault="00A23F0E">
      <w:pPr>
        <w:pStyle w:val="normal0"/>
        <w:numPr>
          <w:ilvl w:val="0"/>
          <w:numId w:val="23"/>
        </w:numPr>
        <w:contextualSpacing w:val="0"/>
        <w:rPr>
          <w:ins w:id="665" w:author="Tim Hallett" w:date="2015-01-26T15:55:00Z"/>
        </w:rPr>
        <w:pPrChange w:id="666" w:author="Tim Hallett" w:date="2015-01-26T15:55:00Z">
          <w:pPr>
            <w:pStyle w:val="normal0"/>
            <w:ind w:firstLine="720"/>
            <w:contextualSpacing w:val="0"/>
          </w:pPr>
        </w:pPrChange>
      </w:pPr>
      <w:ins w:id="667" w:author="Tim Hallett" w:date="2015-01-26T15:55:00Z">
        <w:r>
          <w:t>Epidemic and natural history assumption;</w:t>
        </w:r>
      </w:ins>
    </w:p>
    <w:p w14:paraId="5A4E9D5B" w14:textId="77777777" w:rsidR="00A23F0E" w:rsidRDefault="00A23F0E">
      <w:pPr>
        <w:pStyle w:val="normal0"/>
        <w:ind w:left="1440"/>
        <w:contextualSpacing w:val="0"/>
        <w:rPr>
          <w:ins w:id="668" w:author="Tim Hallett" w:date="2015-01-26T15:58:00Z"/>
        </w:rPr>
        <w:pPrChange w:id="669" w:author="Tim Hallett" w:date="2015-01-26T15:55:00Z">
          <w:pPr>
            <w:pStyle w:val="normal0"/>
            <w:ind w:firstLine="720"/>
            <w:contextualSpacing w:val="0"/>
          </w:pPr>
        </w:pPrChange>
      </w:pPr>
    </w:p>
    <w:p w14:paraId="14F7841A" w14:textId="77777777" w:rsidR="00DE5773" w:rsidRDefault="00DE5773" w:rsidP="002423B1">
      <w:pPr>
        <w:pStyle w:val="normal0"/>
        <w:ind w:firstLine="720"/>
        <w:contextualSpacing w:val="0"/>
        <w:rPr>
          <w:ins w:id="670" w:author="Tim Hallett" w:date="2015-01-26T16:02:00Z"/>
        </w:rPr>
      </w:pPr>
      <w:ins w:id="671" w:author="Tim Hallett" w:date="2015-01-26T15:58:00Z">
        <w:r>
          <w:t xml:space="preserve">The microsimulaton model represents births, ageing and death among the population of </w:t>
        </w:r>
        <w:r>
          <w:lastRenderedPageBreak/>
          <w:t xml:space="preserve">western Kenya, using data from XXX. The risk of HIV incidence, for persons of a particular age and sex at a particular time, is equal to the estimates published by UNAIDS (?) for the years 1980-2005. </w:t>
        </w:r>
      </w:ins>
      <w:ins w:id="672" w:author="Tim Hallett" w:date="2015-01-26T16:01:00Z">
        <w:r w:rsidR="00B30876">
          <w:t>For the years following 2005,</w:t>
        </w:r>
      </w:ins>
      <w:ins w:id="673" w:author="Tim Hallett" w:date="2015-01-26T15:58:00Z">
        <w:r>
          <w:t xml:space="preserve"> the incidence rate in the model is </w:t>
        </w:r>
      </w:ins>
      <w:ins w:id="674" w:author="Tim Hallett" w:date="2015-01-26T16:00:00Z">
        <w:r w:rsidR="00B30876">
          <w:t xml:space="preserve">re-calculated to reflect the growing number of persons on ART and to enable there to be </w:t>
        </w:r>
      </w:ins>
      <w:ins w:id="675" w:author="Tim Hallett" w:date="2015-01-26T16:01:00Z">
        <w:r w:rsidR="00B30876">
          <w:t xml:space="preserve">the </w:t>
        </w:r>
      </w:ins>
      <w:ins w:id="676" w:author="Tim Hallett" w:date="2015-01-26T16:00:00Z">
        <w:r w:rsidR="00B30876">
          <w:t xml:space="preserve">feedback between a </w:t>
        </w:r>
      </w:ins>
      <w:ins w:id="677" w:author="Tim Hallett" w:date="2015-01-26T16:01:00Z">
        <w:r w:rsidR="00B30876">
          <w:t>successful</w:t>
        </w:r>
      </w:ins>
      <w:ins w:id="678" w:author="Tim Hallett" w:date="2015-01-26T16:00:00Z">
        <w:r w:rsidR="00B30876">
          <w:t xml:space="preserve"> </w:t>
        </w:r>
      </w:ins>
      <w:ins w:id="679" w:author="Tim Hallett" w:date="2015-01-26T16:01:00Z">
        <w:r w:rsidR="00B30876">
          <w:t>ART program reducing the number of new HIV infections.</w:t>
        </w:r>
      </w:ins>
    </w:p>
    <w:p w14:paraId="76939D54" w14:textId="77777777" w:rsidR="00B30876" w:rsidRDefault="00B30876" w:rsidP="002423B1">
      <w:pPr>
        <w:pStyle w:val="normal0"/>
        <w:ind w:firstLine="720"/>
        <w:contextualSpacing w:val="0"/>
        <w:rPr>
          <w:ins w:id="680" w:author="Tim Hallett" w:date="2015-01-26T15:58:00Z"/>
        </w:rPr>
      </w:pPr>
    </w:p>
    <w:p w14:paraId="18078F16" w14:textId="77777777" w:rsidR="00F5470E" w:rsidRDefault="00B30876" w:rsidP="00B30876">
      <w:pPr>
        <w:pStyle w:val="normal0"/>
        <w:ind w:firstLine="720"/>
        <w:contextualSpacing w:val="0"/>
        <w:rPr>
          <w:ins w:id="681" w:author="Tim Hallett" w:date="2015-01-26T16:03:00Z"/>
        </w:rPr>
      </w:pPr>
      <w:moveToRangeStart w:id="682" w:author="Tim Hallett" w:date="2015-01-26T16:02:00Z" w:name="move283907460"/>
      <w:moveTo w:id="683" w:author="Tim Hallett" w:date="2015-01-26T16:02:00Z">
        <w:del w:id="684" w:author="Tim Hallett" w:date="2015-01-26T16:02:00Z">
          <w:r w:rsidDel="00F5470E">
            <w:delText>The natural history model describes infection</w:delText>
          </w:r>
        </w:del>
      </w:moveTo>
      <w:ins w:id="685" w:author="Tim Hallett" w:date="2015-01-26T16:02:00Z">
        <w:r w:rsidR="00F5470E">
          <w:t>Upon infection, disease</w:t>
        </w:r>
      </w:ins>
      <w:moveTo w:id="686" w:author="Tim Hallett" w:date="2015-01-26T16:02:00Z">
        <w:r>
          <w:t xml:space="preserve"> progression </w:t>
        </w:r>
        <w:del w:id="687" w:author="Tim Hallett" w:date="2015-01-26T16:03:00Z">
          <w:r w:rsidDel="00F5470E">
            <w:delText>upon HIV acquisition in terms of declining CD4 counts</w:delText>
          </w:r>
        </w:del>
      </w:moveTo>
      <w:ins w:id="688" w:author="Tim Hallett" w:date="2015-01-26T16:03:00Z">
        <w:r w:rsidR="00F5470E">
          <w:t xml:space="preserve">is modelled by an individual falling to states of lower CD4 cell count category </w:t>
        </w:r>
      </w:ins>
      <w:ins w:id="689" w:author="Tim Hallett" w:date="2015-01-26T16:06:00Z">
        <w:r w:rsidR="00FD6BAE">
          <w:t xml:space="preserve">(&lt;200, 200-350, 350-500 and 500+ cells per microlitre) </w:t>
        </w:r>
      </w:ins>
      <w:ins w:id="690" w:author="Tim Hallett" w:date="2015-01-26T16:03:00Z">
        <w:r w:rsidR="00F5470E">
          <w:t>and states of greater disease severity</w:t>
        </w:r>
      </w:ins>
      <w:ins w:id="691" w:author="Tim Hallett" w:date="2015-01-26T16:06:00Z">
        <w:r w:rsidR="00FD6BAE">
          <w:t xml:space="preserve"> (WHO stages I, II, III and IV)</w:t>
        </w:r>
      </w:ins>
      <w:ins w:id="692" w:author="Tim Hallett" w:date="2015-01-26T16:03:00Z">
        <w:r w:rsidR="00F5470E">
          <w:t xml:space="preserve">. </w:t>
        </w:r>
      </w:ins>
      <w:ins w:id="693" w:author="Tim Hallett" w:date="2015-01-26T16:04:00Z">
        <w:r w:rsidR="00F5470E">
          <w:t xml:space="preserve">An individual’s CD4 cell count and disease state are both tracked as they have independent predictive effects on the risk of mortality, and the latter is assumed to also predict the propensity to seek care. Rates of transitioning through these stages were </w:t>
        </w:r>
      </w:ins>
      <w:ins w:id="694" w:author="Tim Hallett" w:date="2015-01-26T16:05:00Z">
        <w:r w:rsidR="00F5470E">
          <w:t>inferred</w:t>
        </w:r>
      </w:ins>
      <w:ins w:id="695" w:author="Tim Hallett" w:date="2015-01-26T16:04:00Z">
        <w:r w:rsidR="00F5470E">
          <w:t xml:space="preserve"> </w:t>
        </w:r>
      </w:ins>
      <w:ins w:id="696" w:author="Tim Hallett" w:date="2015-01-26T16:05:00Z">
        <w:r w:rsidR="00F5470E">
          <w:t>through fitting the model to all available data on HIV/AIDS natural history.</w:t>
        </w:r>
      </w:ins>
    </w:p>
    <w:p w14:paraId="7509044C" w14:textId="77777777" w:rsidR="00F5470E" w:rsidRDefault="00FD6BAE" w:rsidP="00B30876">
      <w:pPr>
        <w:pStyle w:val="normal0"/>
        <w:ind w:firstLine="720"/>
        <w:contextualSpacing w:val="0"/>
        <w:rPr>
          <w:ins w:id="697" w:author="Tim Hallett" w:date="2015-01-26T16:03:00Z"/>
        </w:rPr>
      </w:pPr>
      <w:ins w:id="698" w:author="Tim Hallett" w:date="2015-01-26T16:05:00Z">
        <w:r>
          <w:t xml:space="preserve">When an individual has a suppressed viral load on ART, they can transition to states of higher CD4 cell count category </w:t>
        </w:r>
      </w:ins>
      <w:ins w:id="699" w:author="Tim Hallett" w:date="2015-01-26T16:06:00Z">
        <w:r>
          <w:t xml:space="preserve">and lower disease severity. The rates of transitioning are informed through fitting the model to X, Y, Z. If an individual ceases ART, </w:t>
        </w:r>
      </w:ins>
      <w:ins w:id="700" w:author="Tim Hallett" w:date="2015-01-26T16:07:00Z">
        <w:r>
          <w:t>following</w:t>
        </w:r>
      </w:ins>
      <w:ins w:id="701" w:author="Tim Hallett" w:date="2015-01-26T16:06:00Z">
        <w:r>
          <w:t xml:space="preserve"> a </w:t>
        </w:r>
      </w:ins>
      <w:ins w:id="702" w:author="Tim Hallett" w:date="2015-01-26T16:07:00Z">
        <w:r>
          <w:t xml:space="preserve">period of successful viral suppression, they will again </w:t>
        </w:r>
        <w:r w:rsidR="00955B6E">
          <w:t>progress to lower CD4 cell counts and higher disease states, but at a greater rate than ART-</w:t>
        </w:r>
      </w:ins>
      <w:ins w:id="703" w:author="Tim Hallett" w:date="2015-01-26T16:08:00Z">
        <w:r w:rsidR="00955B6E">
          <w:t>naïve</w:t>
        </w:r>
      </w:ins>
      <w:ins w:id="704" w:author="Tim Hallett" w:date="2015-01-26T16:07:00Z">
        <w:r w:rsidR="00955B6E">
          <w:t xml:space="preserve"> </w:t>
        </w:r>
      </w:ins>
      <w:ins w:id="705" w:author="Tim Hallett" w:date="2015-01-26T16:08:00Z">
        <w:r w:rsidR="00955B6E">
          <w:t>patients.</w:t>
        </w:r>
      </w:ins>
    </w:p>
    <w:p w14:paraId="75F6D87C" w14:textId="77777777" w:rsidR="00F5470E" w:rsidRDefault="00F5470E">
      <w:pPr>
        <w:pStyle w:val="normal0"/>
        <w:contextualSpacing w:val="0"/>
        <w:rPr>
          <w:ins w:id="706" w:author="Tim Hallett" w:date="2015-01-26T16:05:00Z"/>
        </w:rPr>
        <w:pPrChange w:id="707" w:author="Tim Hallett" w:date="2015-01-26T16:08:00Z">
          <w:pPr>
            <w:pStyle w:val="normal0"/>
            <w:ind w:firstLine="720"/>
            <w:contextualSpacing w:val="0"/>
          </w:pPr>
        </w:pPrChange>
      </w:pPr>
    </w:p>
    <w:p w14:paraId="19DBF713" w14:textId="77777777" w:rsidR="00804528" w:rsidRDefault="00804528" w:rsidP="002423B1">
      <w:pPr>
        <w:pStyle w:val="normal0"/>
        <w:ind w:firstLine="720"/>
        <w:contextualSpacing w:val="0"/>
        <w:rPr>
          <w:ins w:id="708" w:author="Tim Hallett" w:date="2015-01-26T16:10:00Z"/>
        </w:rPr>
      </w:pPr>
      <w:ins w:id="709" w:author="Tim Hallett" w:date="2015-01-26T16:11:00Z">
        <w:r>
          <w:t>SOMETHING HERE ABOUT COMPARING MODEL OUTPUT PROJECTS ON PRVALENCE AND MORTALIUTY WITH THOSE OF UNAIDS AND OR AMPATH ITSELF.</w:t>
        </w:r>
      </w:ins>
    </w:p>
    <w:p w14:paraId="26A24847" w14:textId="77777777" w:rsidR="00B30876" w:rsidDel="00F5470E" w:rsidRDefault="00B30876" w:rsidP="00B30876">
      <w:pPr>
        <w:pStyle w:val="normal0"/>
        <w:ind w:firstLine="720"/>
        <w:contextualSpacing w:val="0"/>
        <w:rPr>
          <w:del w:id="710" w:author="Tim Hallett" w:date="2015-01-26T16:05:00Z"/>
        </w:rPr>
      </w:pPr>
      <w:moveTo w:id="711" w:author="Tim Hallett" w:date="2015-01-26T16:02:00Z">
        <w:del w:id="712" w:author="Tim Hallett" w:date="2015-01-26T16:05:00Z">
          <w:r w:rsidDel="00F5470E">
            <w:delText>,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rates decrease. However, if an individual fails to adhere to ART, their health declines as if they abstained from treatment.</w:delText>
          </w:r>
        </w:del>
      </w:moveTo>
    </w:p>
    <w:moveToRangeEnd w:id="682"/>
    <w:p w14:paraId="3ABBA45C" w14:textId="77777777" w:rsidR="00DE5773" w:rsidRDefault="00DE5773" w:rsidP="002423B1">
      <w:pPr>
        <w:pStyle w:val="normal0"/>
        <w:ind w:firstLine="720"/>
        <w:contextualSpacing w:val="0"/>
        <w:rPr>
          <w:ins w:id="713" w:author="Tim Hallett" w:date="2015-01-26T15:58:00Z"/>
        </w:rPr>
      </w:pPr>
    </w:p>
    <w:p w14:paraId="4B9D2BB9" w14:textId="77777777" w:rsidR="00C07325" w:rsidDel="00B30876" w:rsidRDefault="00CD36DC" w:rsidP="002423B1">
      <w:pPr>
        <w:pStyle w:val="normal0"/>
        <w:ind w:firstLine="720"/>
        <w:contextualSpacing w:val="0"/>
        <w:rPr>
          <w:del w:id="714" w:author="Tim Hallett" w:date="2015-01-26T16:01:00Z"/>
        </w:rPr>
      </w:pPr>
      <w:del w:id="715" w:author="Tim Hallett" w:date="2015-01-26T16:01:00Z">
        <w:r w:rsidDel="00B30876">
          <w:delText xml:space="preserve">Initially, we developed </w:delText>
        </w:r>
        <w:r w:rsidR="0004446E" w:rsidDel="00B30876">
          <w:delText xml:space="preserve">a mathematical model </w:delText>
        </w:r>
        <w:r w:rsidDel="00B30876">
          <w:delText xml:space="preserve">describing </w:delText>
        </w:r>
        <w:r w:rsidR="0004446E" w:rsidDel="00B30876">
          <w:delText xml:space="preserve">HIV infection with declining health associated </w:delText>
        </w:r>
        <w:r w:rsidDel="00B30876">
          <w:delText xml:space="preserve">with increased </w:delText>
        </w:r>
        <w:r w:rsidR="0004446E" w:rsidDel="00B30876">
          <w:delText xml:space="preserve">mortality. This </w:delText>
        </w:r>
        <w:r w:rsidR="00E46406" w:rsidDel="00B30876">
          <w:delText xml:space="preserve">natural history </w:delText>
        </w:r>
        <w:r w:rsidR="0004446E" w:rsidDel="00B30876">
          <w:delText xml:space="preserve">model was </w:delText>
        </w:r>
        <w:r w:rsidR="00E46406" w:rsidDel="00B30876">
          <w:delText xml:space="preserve">later </w:delText>
        </w:r>
        <w:r w:rsidR="0004446E" w:rsidDel="00B30876">
          <w:delText xml:space="preserve">expanded to </w:delText>
        </w:r>
        <w:r w:rsidR="0017595E" w:rsidDel="00B30876">
          <w:delText>capture</w:delText>
        </w:r>
        <w:r w:rsidR="00C36161" w:rsidDel="00B30876">
          <w:delText xml:space="preserve"> </w:delText>
        </w:r>
        <w:r w:rsidR="0004446E" w:rsidDel="00B30876">
          <w:delText xml:space="preserve">the </w:delText>
        </w:r>
        <w:r w:rsidR="0017595E" w:rsidDel="00B30876">
          <w:delText xml:space="preserve">operational steps </w:delText>
        </w:r>
        <w:r w:rsidR="00050041" w:rsidDel="00B30876">
          <w:delText xml:space="preserve">and milestones that form the structure of </w:delText>
        </w:r>
        <w:r w:rsidR="0004446E" w:rsidDel="00B30876">
          <w:delText>an ART-programme</w:delText>
        </w:r>
        <w:r w:rsidR="00530514" w:rsidDel="00B30876">
          <w:delText xml:space="preserve"> </w:delText>
        </w:r>
        <w:r w:rsidR="00CF5AC3" w:rsidDel="00B30876">
          <w:delText>using longitudinal data from AMPATH;</w:delText>
        </w:r>
        <w:r w:rsidR="00530514" w:rsidDel="00B30876">
          <w:delText xml:space="preserve"> </w:delText>
        </w:r>
        <w:r w:rsidR="00CF5AC3" w:rsidDel="00B30876">
          <w:delText xml:space="preserve">a consortium in western Kenya established with the aim of creating an HIV care system </w:delText>
        </w:r>
        <w:r w:rsidR="002B5981" w:rsidDel="00B30876">
          <w:delText>to assess</w:delText>
        </w:r>
        <w:r w:rsidR="00CF5AC3" w:rsidDel="00B30876">
          <w:delText xml:space="preserve"> </w:delText>
        </w:r>
        <w:r w:rsidR="0058085E" w:rsidDel="00B30876">
          <w:delText xml:space="preserve">the </w:delText>
        </w:r>
        <w:r w:rsidR="00CF5AC3" w:rsidDel="00B30876">
          <w:delText xml:space="preserve">outcomes of ART for both </w:delText>
        </w:r>
        <w:r w:rsidR="002B5981" w:rsidDel="00B30876">
          <w:delText xml:space="preserve">rural and urban </w:delText>
        </w:r>
        <w:r w:rsidR="00CF5AC3" w:rsidDel="00B30876">
          <w:delText>patients</w:delText>
        </w:r>
        <w:r w:rsidR="0058085E" w:rsidDel="00B30876">
          <w:fldChar w:fldCharType="begin"/>
        </w:r>
        <w:r w:rsidR="0075253B" w:rsidDel="00B30876">
          <w:delInstrText xml:space="preserve"> ADDIN PAPERS2_CITATIONS &lt;citation&gt;&lt;uuid&gt;89C65986-043E-48D9-BFE7-747C3FA4A5F9&lt;/uuid&gt;&lt;priority&gt;39&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delInstrText>
        </w:r>
        <w:r w:rsidR="0058085E" w:rsidDel="00B30876">
          <w:fldChar w:fldCharType="separate"/>
        </w:r>
        <w:r w:rsidR="0058085E" w:rsidDel="00B30876">
          <w:rPr>
            <w:lang w:val="en-US"/>
          </w:rPr>
          <w:delText>{Kimaiyo:2010tq}</w:delText>
        </w:r>
        <w:r w:rsidR="0058085E" w:rsidDel="00B30876">
          <w:fldChar w:fldCharType="end"/>
        </w:r>
        <w:r w:rsidR="00E91D29" w:rsidDel="00B30876">
          <w:delText>.</w:delText>
        </w:r>
      </w:del>
    </w:p>
    <w:p w14:paraId="67A32AED" w14:textId="77777777" w:rsidR="00C07325" w:rsidDel="00B30876" w:rsidRDefault="00C07325">
      <w:pPr>
        <w:pStyle w:val="normal0"/>
        <w:ind w:firstLine="720"/>
        <w:contextualSpacing w:val="0"/>
        <w:rPr>
          <w:del w:id="716" w:author="Tim Hallett" w:date="2015-01-26T16:01:00Z"/>
        </w:rPr>
      </w:pPr>
    </w:p>
    <w:p w14:paraId="79B2B450" w14:textId="77777777" w:rsidR="00DE5773" w:rsidRDefault="0004446E" w:rsidP="006424CD">
      <w:pPr>
        <w:pStyle w:val="normal0"/>
        <w:ind w:firstLine="720"/>
        <w:contextualSpacing w:val="0"/>
        <w:rPr>
          <w:ins w:id="717" w:author="Tim Hallett" w:date="2015-01-26T15:57:00Z"/>
        </w:rPr>
      </w:pPr>
      <w:del w:id="718" w:author="Tim Hallett" w:date="2015-01-26T16:01:00Z">
        <w:r w:rsidDel="00B30876">
          <w:delText xml:space="preserve">To assess </w:delText>
        </w:r>
        <w:r w:rsidR="00E04C0C" w:rsidDel="00B30876">
          <w:delText xml:space="preserve">from where current health losses accrue, </w:delText>
        </w:r>
        <w:r w:rsidDel="00B30876">
          <w:delText xml:space="preserve">the model was </w:delText>
        </w:r>
        <w:r w:rsidR="00E04C0C" w:rsidDel="00B30876">
          <w:delText>calibrated to the setting of western Kenya</w:delText>
        </w:r>
        <w:r w:rsidDel="00B30876">
          <w:delText xml:space="preserve"> </w:delText>
        </w:r>
        <w:r w:rsidR="00E04C0C" w:rsidDel="00B30876">
          <w:delText>and the modelled status in care of persons dying from HIV-related causes was estimated</w:delText>
        </w:r>
        <w:r w:rsidDel="00B30876">
          <w:delText>. We then explored the impact of a range of interventions</w:delText>
        </w:r>
        <w:r w:rsidR="00C966BB" w:rsidDel="00B30876">
          <w:delText>,</w:delText>
        </w:r>
        <w:r w:rsidDel="00B30876">
          <w:delText xml:space="preserve"> </w:delText>
        </w:r>
        <w:r w:rsidR="002C7B61" w:rsidDel="00B30876">
          <w:delText>each targeting</w:delText>
        </w:r>
        <w:r w:rsidDel="00B30876">
          <w:delText xml:space="preserve"> </w:delText>
        </w:r>
        <w:r w:rsidR="002C7B61" w:rsidDel="00B30876">
          <w:delText>a</w:delText>
        </w:r>
        <w:r w:rsidR="00C966BB" w:rsidDel="00B30876">
          <w:delText>n</w:delText>
        </w:r>
        <w:r w:rsidDel="00B30876">
          <w:delText xml:space="preserve"> </w:delText>
        </w:r>
        <w:r w:rsidR="002C7B61" w:rsidDel="00B30876">
          <w:delText xml:space="preserve">aspect of pre-ART or ART </w:delText>
        </w:r>
        <w:r w:rsidDel="00B30876">
          <w:delText xml:space="preserve">care. The impact of each intervention in relation to the baseline scenario indicates the extent to which health outcomes can be improved for patients, along with </w:delText>
        </w:r>
        <w:r w:rsidR="00F8633B" w:rsidDel="00B30876">
          <w:delText>the cost of these improvements.</w:delText>
        </w:r>
      </w:del>
    </w:p>
    <w:p w14:paraId="57BC68AE" w14:textId="77777777" w:rsidR="00DE5773" w:rsidRDefault="00DE5773" w:rsidP="006424CD">
      <w:pPr>
        <w:pStyle w:val="normal0"/>
        <w:ind w:firstLine="720"/>
        <w:contextualSpacing w:val="0"/>
        <w:rPr>
          <w:ins w:id="719" w:author="Tim Hallett" w:date="2015-01-26T15:57:00Z"/>
        </w:rPr>
      </w:pPr>
      <w:ins w:id="720" w:author="Tim Hallett" w:date="2015-01-26T15:57:00Z">
        <w:r>
          <w:t>(ii) Representation of the care cascade at baseline</w:t>
        </w:r>
      </w:ins>
    </w:p>
    <w:p w14:paraId="7208D2B8" w14:textId="77777777" w:rsidR="00DE5773" w:rsidDel="00DA76E5" w:rsidRDefault="00DE5773" w:rsidP="006424CD">
      <w:pPr>
        <w:pStyle w:val="normal0"/>
        <w:ind w:firstLine="720"/>
        <w:contextualSpacing w:val="0"/>
        <w:rPr>
          <w:del w:id="721" w:author="Tim Hallett" w:date="2015-01-26T16:08:00Z"/>
        </w:rPr>
      </w:pPr>
    </w:p>
    <w:p w14:paraId="5788D22E" w14:textId="77777777" w:rsidR="00C07325" w:rsidDel="00DA76E5" w:rsidRDefault="0004446E" w:rsidP="00BA7771">
      <w:pPr>
        <w:pStyle w:val="Heading2"/>
        <w:contextualSpacing w:val="0"/>
        <w:rPr>
          <w:del w:id="722" w:author="Tim Hallett" w:date="2015-01-26T16:08:00Z"/>
        </w:rPr>
      </w:pPr>
      <w:bookmarkStart w:id="723" w:name="h.qp08777c4239" w:colFirst="0" w:colLast="0"/>
      <w:bookmarkEnd w:id="723"/>
      <w:del w:id="724" w:author="Tim Hallett" w:date="2015-01-26T16:08:00Z">
        <w:r w:rsidDel="00DA76E5">
          <w:delText>Model description</w:delText>
        </w:r>
      </w:del>
    </w:p>
    <w:p w14:paraId="36F419EF" w14:textId="77777777" w:rsidR="00C07325" w:rsidDel="00DA76E5" w:rsidRDefault="00935178">
      <w:pPr>
        <w:pStyle w:val="normal0"/>
        <w:ind w:firstLine="720"/>
        <w:contextualSpacing w:val="0"/>
        <w:rPr>
          <w:del w:id="725" w:author="Tim Hallett" w:date="2015-01-26T16:08:00Z"/>
        </w:rPr>
      </w:pPr>
      <w:moveFromRangeStart w:id="726" w:author="Tim Hallett" w:date="2015-01-26T16:02:00Z" w:name="move283907460"/>
      <w:moveFrom w:id="727" w:author="Tim Hallett" w:date="2015-01-26T16:02:00Z">
        <w:del w:id="728" w:author="Tim Hallett" w:date="2015-01-26T16:08:00Z">
          <w:r w:rsidDel="00DA76E5">
            <w:delText>T</w:delText>
          </w:r>
          <w:r w:rsidR="0004446E" w:rsidDel="00DA76E5">
            <w:delText xml:space="preserve">he </w:delText>
          </w:r>
          <w:r w:rsidDel="00DA76E5">
            <w:delText xml:space="preserve">natural history model describes </w:delText>
          </w:r>
          <w:r w:rsidR="0004446E" w:rsidDel="00DA76E5">
            <w:delText xml:space="preserve">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w:delText>
          </w:r>
          <w:r w:rsidDel="00DA76E5">
            <w:delText>rates decrease</w:delText>
          </w:r>
          <w:r w:rsidR="0004446E" w:rsidDel="00DA76E5">
            <w:delText xml:space="preserve">. However, if an individual fails to adhere to ART, their health declines as if they </w:delText>
          </w:r>
          <w:r w:rsidDel="00DA76E5">
            <w:delText>abstained from treatment</w:delText>
          </w:r>
          <w:r w:rsidR="0004446E" w:rsidDel="00DA76E5">
            <w:delText>.</w:delText>
          </w:r>
        </w:del>
      </w:moveFrom>
    </w:p>
    <w:moveFromRangeEnd w:id="726"/>
    <w:p w14:paraId="4D93BCE4" w14:textId="77777777" w:rsidR="00C07325" w:rsidDel="00DA76E5" w:rsidRDefault="00C07325">
      <w:pPr>
        <w:pStyle w:val="normal0"/>
        <w:contextualSpacing w:val="0"/>
        <w:rPr>
          <w:del w:id="729" w:author="Tim Hallett" w:date="2015-01-26T16:08:00Z"/>
        </w:rPr>
      </w:pPr>
    </w:p>
    <w:p w14:paraId="37C25337" w14:textId="77777777" w:rsidR="00F24045" w:rsidDel="00DA76E5" w:rsidRDefault="00243366" w:rsidP="00C31328">
      <w:pPr>
        <w:pStyle w:val="normal0"/>
        <w:contextualSpacing w:val="0"/>
        <w:rPr>
          <w:del w:id="730" w:author="Tim Hallett" w:date="2015-01-26T16:08:00Z"/>
        </w:rPr>
      </w:pPr>
      <w:del w:id="731" w:author="Tim Hallett" w:date="2015-01-26T16:08:00Z">
        <w:r w:rsidDel="00DA76E5">
          <w:tab/>
        </w:r>
      </w:del>
      <w:del w:id="732" w:author="Tim Hallett" w:date="2015-01-26T16:02:00Z">
        <w:r w:rsidDel="00F5470E">
          <w:delText xml:space="preserve">The model describes the </w:delText>
        </w:r>
        <w:r w:rsidR="00D92CEC" w:rsidDel="00F5470E">
          <w:delText>inhabitants</w:delText>
        </w:r>
        <w:r w:rsidDel="00F5470E">
          <w:delText xml:space="preserve"> of Kenya </w:delText>
        </w:r>
        <w:r w:rsidR="00B52FB2" w:rsidDel="00F5470E">
          <w:delText xml:space="preserve">from 1970 to 2030 and begins by creating a </w:delText>
        </w:r>
        <w:r w:rsidR="00F24045" w:rsidDel="00F5470E">
          <w:delText xml:space="preserve">population </w:delText>
        </w:r>
        <w:r w:rsidR="00B52FB2" w:rsidDel="00F5470E">
          <w:delText>of HIV-negative individuals the size and age</w:delText>
        </w:r>
        <w:r w:rsidR="0027665A" w:rsidDel="00F5470E">
          <w:delText>-structure</w:delText>
        </w:r>
        <w:r w:rsidR="00B52FB2" w:rsidDel="00F5470E">
          <w:delText xml:space="preserve"> of the</w:delText>
        </w:r>
        <w:r w:rsidR="00D92CEC" w:rsidDel="00F5470E">
          <w:delText xml:space="preserve"> observed</w:delText>
        </w:r>
        <w:r w:rsidR="00B52FB2" w:rsidDel="00F5470E">
          <w:delText xml:space="preserve"> population in 1970. </w:delText>
        </w:r>
        <w:r w:rsidR="00CB2B80" w:rsidDel="00F5470E">
          <w:delText>HIV incidence</w:delText>
        </w:r>
        <w:r w:rsidR="0027665A" w:rsidDel="00F5470E">
          <w:delText xml:space="preserve"> </w:delText>
        </w:r>
        <w:r w:rsidR="00CB2B80" w:rsidDel="00F5470E">
          <w:delText xml:space="preserve">is </w:delText>
        </w:r>
        <w:r w:rsidR="0027665A" w:rsidDel="00F5470E">
          <w:delText xml:space="preserve">informed </w:delText>
        </w:r>
        <w:r w:rsidR="00CB2B80" w:rsidDel="00F5470E">
          <w:delText>by estimates from the UNAIDS Spectrum Software</w:delText>
        </w:r>
        <w:r w:rsidR="00A414EC" w:rsidDel="00F5470E">
          <w:fldChar w:fldCharType="begin"/>
        </w:r>
        <w:r w:rsidR="0075253B" w:rsidDel="00F5470E">
          <w:delInstrText xml:space="preserve"> ADDIN PAPERS2_CITATIONS &lt;citation&gt;&lt;uuid&gt;C1B7929A-1BF0-4A5B-9ADE-59367F3932E6&lt;/uuid&gt;&lt;priority&gt;40&lt;/priority&gt;&lt;publications&gt;&lt;publication&gt;&lt;accepted_date&gt;99201400001200000000200000&lt;/accepted_date&gt;&lt;title&gt;Spectrum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delInstrText>
        </w:r>
        <w:r w:rsidR="00A414EC" w:rsidDel="00F5470E">
          <w:fldChar w:fldCharType="separate"/>
        </w:r>
        <w:r w:rsidR="00A414EC" w:rsidDel="00F5470E">
          <w:rPr>
            <w:lang w:val="en-US"/>
          </w:rPr>
          <w:delText>{Spectrum:tl}</w:delText>
        </w:r>
        <w:r w:rsidR="00A414EC" w:rsidDel="00F5470E">
          <w:fldChar w:fldCharType="end"/>
        </w:r>
        <w:r w:rsidR="00CB2B80" w:rsidDel="00F5470E">
          <w:delText>.</w:delText>
        </w:r>
        <w:r w:rsidR="0004446E" w:rsidDel="00F5470E">
          <w:delText xml:space="preserve"> We </w:delText>
        </w:r>
        <w:r w:rsidR="00D92CEC" w:rsidDel="00F5470E">
          <w:delText>begin</w:delText>
        </w:r>
        <w:r w:rsidR="0004446E" w:rsidDel="00F5470E">
          <w:delText xml:space="preserve"> </w:delText>
        </w:r>
        <w:r w:rsidR="005554A3" w:rsidDel="00F5470E">
          <w:delText xml:space="preserve">HIV </w:delText>
        </w:r>
        <w:r w:rsidR="0004446E" w:rsidDel="00F5470E">
          <w:delText xml:space="preserve">testing in 2004 </w:delText>
        </w:r>
        <w:r w:rsidR="00D92CEC" w:rsidDel="00F5470E">
          <w:delText xml:space="preserve">and provide </w:delText>
        </w:r>
        <w:r w:rsidR="0004446E" w:rsidDel="00F5470E">
          <w:delText xml:space="preserve">ART for eligible individuals. We used the 2004 WHO </w:delText>
        </w:r>
        <w:r w:rsidR="00BA3915" w:rsidDel="00F5470E">
          <w:delText>t</w:delText>
        </w:r>
        <w:r w:rsidR="0004446E" w:rsidDel="00F5470E">
          <w:delText xml:space="preserve">reatment </w:delText>
        </w:r>
        <w:r w:rsidR="00BA3915" w:rsidDel="00F5470E">
          <w:delText>e</w:delText>
        </w:r>
        <w:r w:rsidR="0004446E" w:rsidDel="00F5470E">
          <w:delText xml:space="preserve">ligibility </w:delText>
        </w:r>
        <w:r w:rsidR="00BA3915" w:rsidDel="00F5470E">
          <w:delText>g</w:delText>
        </w:r>
        <w:r w:rsidR="0004446E" w:rsidDel="00F5470E">
          <w:delText xml:space="preserve">uidelines </w:delText>
        </w:r>
        <w:r w:rsidR="00BA3915" w:rsidDel="00F5470E">
          <w:delText xml:space="preserve">specifying a threshold for treatment </w:delText>
        </w:r>
        <w:r w:rsidR="0004446E" w:rsidDel="00F5470E">
          <w:delText xml:space="preserve">of </w:delText>
        </w:r>
        <w:r w:rsidR="00BA3915" w:rsidDel="00F5470E">
          <w:delText xml:space="preserve">CD4 </w:delText>
        </w:r>
        <w:r w:rsidR="0004446E" w:rsidDel="00F5470E">
          <w:delText>&lt;200</w:delText>
        </w:r>
        <w:r w:rsidR="00BA3915" w:rsidDel="00F5470E">
          <w:delText xml:space="preserve"> cells/μl</w:delText>
        </w:r>
        <w:r w:rsidR="0004446E" w:rsidDel="00F5470E">
          <w:delText xml:space="preserve"> or WHO Stage IV</w:delText>
        </w:r>
        <w:r w:rsidR="003E0A20" w:rsidDel="00F5470E">
          <w:delText xml:space="preserve"> infection</w:delText>
        </w:r>
        <w:r w:rsidR="0004446E" w:rsidDel="00F5470E">
          <w:delText xml:space="preserve">{WorldHealthOrganization:2005ws}. This is updated in 2011 to a CD4 </w:delText>
        </w:r>
        <w:r w:rsidR="00BA3915" w:rsidDel="00F5470E">
          <w:delText>of</w:delText>
        </w:r>
        <w:r w:rsidR="0004446E" w:rsidDel="00F5470E">
          <w:delText xml:space="preserve"> &lt;350</w:delText>
        </w:r>
        <w:r w:rsidR="00BA3915" w:rsidDel="00F5470E">
          <w:delText xml:space="preserve"> cells/μl</w:delText>
        </w:r>
        <w:r w:rsidR="0004446E" w:rsidDel="00F5470E">
          <w:delText xml:space="preserve"> or WHO Stage III/IV</w:delText>
        </w:r>
        <w:r w:rsidR="003E0A20" w:rsidDel="00F5470E">
          <w:delText xml:space="preserve"> infection</w:delText>
        </w:r>
        <w:r w:rsidR="0004446E" w:rsidDel="00F5470E">
          <w:delText xml:space="preserve">{WorldHealthOrganization:2010wj}. </w:delText>
        </w:r>
        <w:r w:rsidR="00F24045" w:rsidDel="00F5470E">
          <w:delText xml:space="preserve">The </w:delText>
        </w:r>
        <w:r w:rsidR="00C31328" w:rsidDel="00F5470E">
          <w:delText>natural history</w:delText>
        </w:r>
        <w:r w:rsidR="009030E1" w:rsidDel="00F5470E">
          <w:delText xml:space="preserve"> model</w:delText>
        </w:r>
        <w:r w:rsidR="00C31328" w:rsidDel="00F5470E">
          <w:delText xml:space="preserve"> </w:delText>
        </w:r>
        <w:r w:rsidR="00F24045" w:rsidDel="00F5470E">
          <w:delText xml:space="preserve">was calibrated using surveillance data sourced from the literature. A review </w:delText>
        </w:r>
        <w:r w:rsidR="00C31328" w:rsidDel="00F5470E">
          <w:delText xml:space="preserve">was </w:delText>
        </w:r>
        <w:r w:rsidR="00F24045" w:rsidDel="00F5470E">
          <w:delText xml:space="preserve">conducted to identify relevant studies that would enable us to calibrate every aspect of the </w:delText>
        </w:r>
        <w:r w:rsidR="00C31328" w:rsidDel="00F5470E">
          <w:delText>model</w:delText>
        </w:r>
        <w:r w:rsidR="00F24045" w:rsidDel="00F5470E">
          <w:delText>. Where possible, data from cohort studies was utilised; although, in some situations data from observational studies was used. The full description of each data source used for calibration and detailed methods can be found in the appendix.</w:delText>
        </w:r>
      </w:del>
    </w:p>
    <w:p w14:paraId="34FF3D66" w14:textId="77777777" w:rsidR="00F24045" w:rsidRDefault="00F24045">
      <w:pPr>
        <w:pStyle w:val="normal0"/>
        <w:contextualSpacing w:val="0"/>
      </w:pPr>
    </w:p>
    <w:p w14:paraId="3EE3326B" w14:textId="77777777" w:rsidR="00616568" w:rsidRDefault="00781129">
      <w:pPr>
        <w:pStyle w:val="normal0"/>
        <w:contextualSpacing w:val="0"/>
        <w:rPr>
          <w:ins w:id="733" w:author="Tim Hallett" w:date="2015-01-26T16:10:00Z"/>
        </w:rPr>
      </w:pPr>
      <w:del w:id="734" w:author="Tim Hallett" w:date="2015-01-26T16:08:00Z">
        <w:r w:rsidDel="00616568">
          <w:tab/>
          <w:delText xml:space="preserve">The </w:delText>
        </w:r>
        <w:r w:rsidR="00097F4A" w:rsidDel="00616568">
          <w:delText>cascade</w:delText>
        </w:r>
        <w:r w:rsidDel="00616568">
          <w:delText xml:space="preserve"> </w:delText>
        </w:r>
        <w:r w:rsidR="00097F4A" w:rsidDel="00616568">
          <w:delText>model</w:delText>
        </w:r>
      </w:del>
      <w:ins w:id="735" w:author="Tim Hallett" w:date="2015-01-26T16:08:00Z">
        <w:r w:rsidR="00616568">
          <w:t xml:space="preserve">The model </w:t>
        </w:r>
      </w:ins>
      <w:del w:id="736" w:author="Tim Hallett" w:date="2015-01-26T16:09:00Z">
        <w:r w:rsidR="00097F4A" w:rsidDel="00616568">
          <w:delText xml:space="preserve"> </w:delText>
        </w:r>
      </w:del>
      <w:r w:rsidR="0004446E">
        <w:t xml:space="preserve">describes </w:t>
      </w:r>
      <w:del w:id="737" w:author="Tim Hallett" w:date="2015-01-26T16:09:00Z">
        <w:r w:rsidR="0004446E" w:rsidDel="00616568">
          <w:delText xml:space="preserve">the </w:delText>
        </w:r>
      </w:del>
      <w:ins w:id="738" w:author="Tim Hallett" w:date="2015-01-26T16:09:00Z">
        <w:r w:rsidR="00616568">
          <w:t xml:space="preserve">the </w:t>
        </w:r>
      </w:ins>
      <w:r w:rsidR="00883152">
        <w:t>pathway</w:t>
      </w:r>
      <w:ins w:id="739" w:author="Tim Hallett" w:date="2015-01-26T16:09:00Z">
        <w:r w:rsidR="00616568">
          <w:t xml:space="preserve"> </w:t>
        </w:r>
      </w:ins>
      <w:del w:id="740" w:author="Tim Hallett" w:date="2015-01-26T16:09:00Z">
        <w:r w:rsidR="00883152" w:rsidDel="00616568">
          <w:delText xml:space="preserve">s </w:delText>
        </w:r>
      </w:del>
      <w:r w:rsidR="00883152">
        <w:t>through</w:t>
      </w:r>
      <w:ins w:id="741" w:author="Tim Hallett" w:date="2015-01-26T16:09:00Z">
        <w:r w:rsidR="00616568">
          <w:t xml:space="preserve"> for each HIV-infected person</w:t>
        </w:r>
      </w:ins>
      <w:del w:id="742" w:author="Tim Hallett" w:date="2015-01-26T16:09:00Z">
        <w:r w:rsidR="00883152" w:rsidDel="00616568">
          <w:delText xml:space="preserve"> care </w:delText>
        </w:r>
        <w:r w:rsidR="0004446E" w:rsidDel="00616568">
          <w:delText>events for HIV-positive individuals</w:delText>
        </w:r>
      </w:del>
      <w:r>
        <w:t xml:space="preserve"> (</w:t>
      </w:r>
      <w:r w:rsidR="004C326F">
        <w:t>figure</w:t>
      </w:r>
      <w:r>
        <w:t xml:space="preserve"> 1)</w:t>
      </w:r>
      <w:r w:rsidR="0004446E">
        <w:t xml:space="preserve">. </w:t>
      </w:r>
      <w:ins w:id="743" w:author="Tim Hallett" w:date="2015-01-26T16:09:00Z">
        <w:r w:rsidR="00616568">
          <w:t xml:space="preserve">EXPLAIN THE AIN PHASES THAT ARE IN THE DIAGRAM. </w:t>
        </w:r>
      </w:ins>
      <w:del w:id="744" w:author="Tim Hallett" w:date="2015-01-26T16:09:00Z">
        <w:r w:rsidR="006A4EB5" w:rsidDel="00616568">
          <w:delText xml:space="preserve">Declining </w:delText>
        </w:r>
      </w:del>
      <w:del w:id="745" w:author="Tim Hallett" w:date="2015-01-26T16:10:00Z">
        <w:r w:rsidR="006A4EB5" w:rsidDel="00804528">
          <w:delText xml:space="preserve">health </w:delText>
        </w:r>
      </w:del>
      <w:del w:id="746" w:author="Tim Hallett" w:date="2015-01-26T16:09:00Z">
        <w:r w:rsidR="006A4EB5" w:rsidDel="00616568">
          <w:delText>in t</w:delText>
        </w:r>
        <w:r w:rsidR="00712178" w:rsidDel="00616568">
          <w:delText xml:space="preserve">he </w:delText>
        </w:r>
        <w:r w:rsidR="00883152" w:rsidDel="00616568">
          <w:delText xml:space="preserve">natural history model </w:delText>
        </w:r>
      </w:del>
      <w:del w:id="747" w:author="Tim Hallett" w:date="2015-01-26T16:10:00Z">
        <w:r w:rsidR="00712178" w:rsidDel="00804528">
          <w:delText xml:space="preserve">drives care-seeking behaviour in the </w:delText>
        </w:r>
        <w:r w:rsidR="00883152" w:rsidDel="00804528">
          <w:delText>cascade mode</w:delText>
        </w:r>
      </w:del>
      <w:del w:id="748" w:author="Tim Hallett" w:date="2015-01-26T16:09:00Z">
        <w:r w:rsidR="00883152" w:rsidDel="00616568">
          <w:delText>l; as</w:delText>
        </w:r>
        <w:r w:rsidR="006A4EB5" w:rsidDel="00616568">
          <w:delText xml:space="preserve">, when a patient becomes symptomatic (WHO Stage III/IV condition), they seek care </w:delText>
        </w:r>
        <w:r w:rsidR="0023038A" w:rsidDel="00616568">
          <w:delText xml:space="preserve">at a </w:delText>
        </w:r>
      </w:del>
      <w:del w:id="749" w:author="Tim Hallett" w:date="2015-01-26T16:08:00Z">
        <w:r w:rsidR="0023038A" w:rsidDel="00DA76E5">
          <w:delText xml:space="preserve">considerably </w:delText>
        </w:r>
      </w:del>
      <w:del w:id="750" w:author="Tim Hallett" w:date="2015-01-26T16:09:00Z">
        <w:r w:rsidR="0023038A" w:rsidDel="00616568">
          <w:delText>higher rate</w:delText>
        </w:r>
      </w:del>
      <w:del w:id="751" w:author="Tim Hallett" w:date="2015-01-26T16:08:00Z">
        <w:r w:rsidR="0023038A" w:rsidDel="00DA76E5">
          <w:delText xml:space="preserve"> than before</w:delText>
        </w:r>
      </w:del>
      <w:del w:id="752" w:author="Tim Hallett" w:date="2015-01-26T16:10:00Z">
        <w:r w:rsidR="0023038A" w:rsidDel="00804528">
          <w:delText>.</w:delText>
        </w:r>
      </w:del>
    </w:p>
    <w:p w14:paraId="2D120DD6" w14:textId="77777777" w:rsidR="00616568" w:rsidRDefault="00616568">
      <w:pPr>
        <w:pStyle w:val="normal0"/>
        <w:contextualSpacing w:val="0"/>
        <w:rPr>
          <w:ins w:id="753" w:author="Tim Hallett" w:date="2015-01-26T16:10:00Z"/>
        </w:rPr>
      </w:pPr>
    </w:p>
    <w:p w14:paraId="28A991DA" w14:textId="77777777" w:rsidR="00C07325" w:rsidDel="00804528" w:rsidRDefault="0023038A">
      <w:pPr>
        <w:pStyle w:val="normal0"/>
        <w:contextualSpacing w:val="0"/>
      </w:pPr>
      <w:moveFromRangeStart w:id="754" w:author="Tim Hallett" w:date="2015-01-26T16:12:00Z" w:name="move283908054"/>
      <w:moveFrom w:id="755" w:author="Tim Hallett" w:date="2015-01-26T16:12:00Z">
        <w:r w:rsidDel="00616568">
          <w:t xml:space="preserve"> </w:t>
        </w:r>
        <w:r w:rsidR="00712178" w:rsidDel="00804528">
          <w:t xml:space="preserve">HIV-negative </w:t>
        </w:r>
        <w:r w:rsidR="003700D0" w:rsidDel="00804528">
          <w:t xml:space="preserve">care </w:t>
        </w:r>
        <w:r w:rsidR="0004446E" w:rsidDel="00804528">
          <w:t>naïve individuals</w:t>
        </w:r>
        <w:r w:rsidR="00F24045" w:rsidDel="00804528">
          <w:t xml:space="preserve"> </w:t>
        </w:r>
        <w:r w:rsidR="00883152" w:rsidDel="00804528">
          <w:t xml:space="preserve">are </w:t>
        </w:r>
        <w:r w:rsidR="0004446E" w:rsidDel="00804528">
          <w:t xml:space="preserve">tested from 2004 onwards </w:t>
        </w:r>
        <w:r w:rsidR="00BE1FFF" w:rsidDel="00804528">
          <w:t xml:space="preserve">by either </w:t>
        </w:r>
        <w:r w:rsidR="0097628D" w:rsidDel="00804528">
          <w:t>seeking care (VCT or PICT) or by being actively sought out (HBCT). These routes identify individuals at different places, times and stages of infection</w:t>
        </w:r>
        <w:r w:rsidR="00BF0B23" w:rsidDel="00804528">
          <w:t>,</w:t>
        </w:r>
        <w:r w:rsidR="0097628D" w:rsidDel="00804528">
          <w:t xml:space="preserve"> and</w:t>
        </w:r>
        <w:r w:rsidR="00BF0B23" w:rsidDel="00804528">
          <w:t xml:space="preserve"> therefore the</w:t>
        </w:r>
        <w:r w:rsidR="0097628D" w:rsidDel="00804528">
          <w:t xml:space="preserve"> impact of testing</w:t>
        </w:r>
        <w:r w:rsidR="00BF0B23" w:rsidDel="00804528">
          <w:t xml:space="preserve"> varies</w:t>
        </w:r>
        <w:r w:rsidR="004A3A3B" w:rsidDel="00804528">
          <w:t xml:space="preserve"> by</w:t>
        </w:r>
        <w:r w:rsidR="00BF0B23" w:rsidDel="00804528">
          <w:t xml:space="preserve"> route</w:t>
        </w:r>
        <w:r w:rsidR="0097628D" w:rsidDel="00804528">
          <w:t>.</w:t>
        </w:r>
        <w:r w:rsidR="00211E69" w:rsidDel="00804528">
          <w:t xml:space="preserve"> </w:t>
        </w:r>
        <w:r w:rsidR="0032451F" w:rsidDel="00804528">
          <w:t xml:space="preserve">Individuals </w:t>
        </w:r>
        <w:r w:rsidR="0004446E" w:rsidDel="00804528">
          <w:t>may be tested multiple times throughout their lives and care will only progress if the</w:t>
        </w:r>
        <w:r w:rsidR="000579C4" w:rsidDel="00804528">
          <w:t>y are found to be HIV-positive.</w:t>
        </w:r>
      </w:moveFrom>
      <w:r w:rsidR="00D43662">
        <w:rPr>
          <w:rStyle w:val="CommentReference"/>
        </w:rPr>
        <w:commentReference w:id="756"/>
      </w:r>
    </w:p>
    <w:moveFromRangeEnd w:id="754"/>
    <w:p w14:paraId="0C4D1A23" w14:textId="77777777" w:rsidR="00F24045" w:rsidRDefault="00F24045">
      <w:pPr>
        <w:pStyle w:val="normal0"/>
        <w:contextualSpacing w:val="0"/>
      </w:pPr>
    </w:p>
    <w:p w14:paraId="04F05E33" w14:textId="77777777" w:rsidR="00D3021A" w:rsidRPr="00D3021A" w:rsidDel="00804528" w:rsidRDefault="00F24045" w:rsidP="000668B5">
      <w:pPr>
        <w:pStyle w:val="normal0"/>
        <w:ind w:firstLine="720"/>
        <w:contextualSpacing w:val="0"/>
        <w:rPr>
          <w:del w:id="757" w:author="Tim Hallett" w:date="2015-01-26T16:11:00Z"/>
        </w:rPr>
      </w:pPr>
      <w:bookmarkStart w:id="758" w:name="h.iogg3anz8zdv" w:colFirst="0" w:colLast="0"/>
      <w:bookmarkStart w:id="759" w:name="h.hslqb1xxus50" w:colFirst="0" w:colLast="0"/>
      <w:bookmarkEnd w:id="758"/>
      <w:bookmarkEnd w:id="759"/>
      <w:del w:id="760" w:author="Tim Hallett" w:date="2015-01-26T16:11:00Z">
        <w:r w:rsidDel="00804528">
          <w:delText xml:space="preserve">To calibrate the </w:delText>
        </w:r>
        <w:r w:rsidR="00983C8D" w:rsidDel="00804528">
          <w:delText>cascade model</w:delText>
        </w:r>
        <w:r w:rsidDel="00804528">
          <w:delText>, we utilised a unique high-resolution longitudinal dataset from western Kenya. AMPATH</w:delText>
        </w:r>
        <w:r w:rsidR="000E7B35" w:rsidDel="00804528">
          <w:delText xml:space="preserve"> formed in 2001</w:delText>
        </w:r>
        <w:r w:rsidDel="00804528">
          <w:delText xml:space="preserve">, </w:delText>
        </w:r>
        <w:r w:rsidR="000E7B35" w:rsidDel="00804528">
          <w:delText xml:space="preserve">as a partnership between </w:delText>
        </w:r>
        <w:r w:rsidDel="00804528">
          <w:delText>Moi University, Moi Teaching and Referral Hospital and a consortium of North American academic health centers led by Indiana University working in partnership with the Government of Kenya</w:delText>
        </w:r>
        <w:r w:rsidR="000E7B35" w:rsidDel="00804528">
          <w:delText xml:space="preserve"> to utilise the power of universities to enhance care and improve patient outcomes</w:delText>
        </w:r>
        <w:r w:rsidDel="00804528">
          <w:delText xml:space="preserve">. </w:delText>
        </w:r>
        <w:r w:rsidR="000668B5" w:rsidDel="00804528">
          <w:delText>Additionally, we compared model outputs to national estimates of incidence, prevalence and HIV-related deaths to ensure the model accurately replicated the historical characteristics of the epidemic.</w:delText>
        </w:r>
      </w:del>
    </w:p>
    <w:p w14:paraId="145A87D2" w14:textId="77777777"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0AD68531" wp14:editId="62C0632B">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77777777" w:rsidR="0017493E" w:rsidRDefault="0017493E" w:rsidP="00B7495C">
                              <w:pPr>
                                <w:pStyle w:val="Subtitle"/>
                                <w:contextualSpacing w:val="0"/>
                              </w:pPr>
                              <w:r>
                                <w:t xml:space="preserve">Figure 1. </w:t>
                              </w:r>
                              <w:proofErr w:type="gramStart"/>
                              <w:r>
                                <w:t>Flow diagram representing the operational steps involved in navigating an ART-programme.</w:t>
                              </w:r>
                              <w:proofErr w:type="gramEnd"/>
                            </w:p>
                            <w:p w14:paraId="7FD13E38" w14:textId="77777777" w:rsidR="0017493E" w:rsidRPr="00B7495C" w:rsidRDefault="0017493E"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5926DE" w:rsidRDefault="005926DE" w:rsidP="00B7495C">
                        <w:pPr>
                          <w:pStyle w:val="Subtitle"/>
                          <w:contextualSpacing w:val="0"/>
                        </w:pPr>
                        <w:r>
                          <w:t xml:space="preserve">Figure 1. </w:t>
                        </w:r>
                        <w:proofErr w:type="gramStart"/>
                        <w:r>
                          <w:t>Flow diagram representing the operational steps involved in navigating an ART-programme.</w:t>
                        </w:r>
                        <w:proofErr w:type="gramEnd"/>
                      </w:p>
                      <w:p w:rsidR="005926DE" w:rsidRPr="00B7495C" w:rsidRDefault="005926DE" w:rsidP="00B7495C">
                        <w:pPr>
                          <w:rPr>
                            <w:rFonts w:ascii="Trebuchet MS" w:hAnsi="Trebuchet MS"/>
                            <w:sz w:val="16"/>
                            <w:szCs w:val="16"/>
                          </w:rPr>
                        </w:pPr>
                      </w:p>
                    </w:txbxContent>
                  </v:textbox>
                </v:shape>
                <w10:wrap type="topAndBottom"/>
              </v:group>
            </w:pict>
          </mc:Fallback>
        </mc:AlternateContent>
      </w:r>
    </w:p>
    <w:p w14:paraId="70194D17" w14:textId="77777777" w:rsidR="00804528" w:rsidRDefault="00804528">
      <w:pPr>
        <w:pStyle w:val="normal0"/>
        <w:contextualSpacing w:val="0"/>
        <w:rPr>
          <w:ins w:id="761" w:author="Tim Hallett" w:date="2015-01-26T16:11:00Z"/>
        </w:rPr>
        <w:pPrChange w:id="762" w:author="Tim Hallett" w:date="2015-01-26T16:11:00Z">
          <w:pPr>
            <w:pStyle w:val="normal0"/>
            <w:ind w:firstLine="720"/>
            <w:contextualSpacing w:val="0"/>
          </w:pPr>
        </w:pPrChange>
      </w:pPr>
    </w:p>
    <w:p w14:paraId="15AF6857" w14:textId="77777777" w:rsidR="00D3021A" w:rsidDel="00804528" w:rsidRDefault="00804528">
      <w:pPr>
        <w:pStyle w:val="Heading2"/>
        <w:contextualSpacing w:val="0"/>
        <w:rPr>
          <w:del w:id="763" w:author="Tim Hallett" w:date="2015-01-26T16:11:00Z"/>
        </w:rPr>
      </w:pPr>
      <w:proofErr w:type="gramStart"/>
      <w:ins w:id="764" w:author="Tim Hallett" w:date="2015-01-26T16:11:00Z">
        <w:r>
          <w:t>The  model</w:t>
        </w:r>
        <w:proofErr w:type="gramEnd"/>
        <w:r>
          <w:t xml:space="preserve"> was parameterised using data from AMPATH. </w:t>
        </w:r>
      </w:ins>
      <w:del w:id="765" w:author="Tim Hallett" w:date="2015-01-26T16:11:00Z">
        <w:r w:rsidR="00D3021A" w:rsidDel="00804528">
          <w:delText>Data</w:delText>
        </w:r>
      </w:del>
    </w:p>
    <w:p w14:paraId="05428430" w14:textId="77777777" w:rsidR="00D10AB5" w:rsidRDefault="000E7B35">
      <w:pPr>
        <w:pStyle w:val="normal0"/>
        <w:contextualSpacing w:val="0"/>
        <w:rPr>
          <w:ins w:id="766" w:author="Tim Hallett" w:date="2015-01-26T16:18:00Z"/>
        </w:rPr>
        <w:pPrChange w:id="767" w:author="Tim Hallett" w:date="2015-01-26T16:11:00Z">
          <w:pPr>
            <w:pStyle w:val="normal0"/>
            <w:ind w:firstLine="720"/>
            <w:contextualSpacing w:val="0"/>
          </w:pPr>
        </w:pPrChange>
      </w:pPr>
      <w:r>
        <w:t>T</w:t>
      </w:r>
      <w:r w:rsidR="00F24045">
        <w:t>he AMPATH Medical Record System (AMRS) has been collecting individual-level data on the AMPATH AIDS-control system</w:t>
      </w:r>
      <w:r>
        <w:t xml:space="preserve"> since 2006</w:t>
      </w:r>
      <w:r w:rsidR="00F24045">
        <w:t>{Einterz</w:t>
      </w:r>
      <w:proofErr w:type="gramStart"/>
      <w:r w:rsidR="00F24045">
        <w:t>:2007js</w:t>
      </w:r>
      <w:proofErr w:type="gramEnd"/>
      <w:r w:rsidR="00F24045">
        <w:t xml:space="preserve">, Tierney:2007th}. Service delivery occurs through public sector hospitals and health centres run by the Ministry of </w:t>
      </w:r>
      <w:proofErr w:type="gramStart"/>
      <w:r w:rsidR="00F24045">
        <w:t>Health{</w:t>
      </w:r>
      <w:proofErr w:type="gramEnd"/>
      <w:r w:rsidR="00F24045">
        <w:t xml:space="preserve">Einterz:2007js}. </w:t>
      </w:r>
      <w:r w:rsidR="005D6B13">
        <w:t xml:space="preserve">Building on well established VCT and PICT programmes, the use of HBCT was </w:t>
      </w:r>
      <w:r w:rsidR="00481592">
        <w:t>trialled</w:t>
      </w:r>
      <w:r w:rsidR="005D6B13">
        <w:t xml:space="preserve"> in 2007 before becoming</w:t>
      </w:r>
      <w:r w:rsidR="00FB69AF">
        <w:t xml:space="preserve"> a permanent intervention in 2010{Wachira</w:t>
      </w:r>
      <w:proofErr w:type="gramStart"/>
      <w:r w:rsidR="00FB69AF">
        <w:t>:2013dc</w:t>
      </w:r>
      <w:proofErr w:type="gramEnd"/>
      <w:r w:rsidR="00FB69AF">
        <w:t>}.</w:t>
      </w:r>
    </w:p>
    <w:p w14:paraId="63D5C9DA" w14:textId="77777777" w:rsidR="00F07DE8" w:rsidDel="00F07DE8" w:rsidRDefault="00F07DE8">
      <w:pPr>
        <w:pStyle w:val="normal0"/>
        <w:contextualSpacing w:val="0"/>
        <w:rPr>
          <w:del w:id="768" w:author="Tim Hallett" w:date="2015-01-26T16:19:00Z"/>
        </w:rPr>
        <w:pPrChange w:id="769" w:author="Tim Hallett" w:date="2015-01-26T16:11:00Z">
          <w:pPr>
            <w:pStyle w:val="normal0"/>
            <w:ind w:firstLine="720"/>
            <w:contextualSpacing w:val="0"/>
          </w:pPr>
        </w:pPrChange>
      </w:pPr>
      <w:ins w:id="770" w:author="Tim Hallett" w:date="2015-01-26T16:19:00Z">
        <w:r>
          <w:t xml:space="preserve">In this setting, VTC has been available since 2004 with PICT becoming more widely available from 2008. (IS THIS RIGHT? I AM JUST WRITING!). </w:t>
        </w:r>
      </w:ins>
    </w:p>
    <w:p w14:paraId="1BAD94AD" w14:textId="77777777" w:rsidR="00C24BC0" w:rsidDel="00F07DE8" w:rsidRDefault="00C24BC0" w:rsidP="00FB69AF">
      <w:pPr>
        <w:pStyle w:val="normal0"/>
        <w:ind w:firstLine="720"/>
        <w:contextualSpacing w:val="0"/>
        <w:rPr>
          <w:del w:id="771" w:author="Tim Hallett" w:date="2015-01-26T16:19:00Z"/>
        </w:rPr>
      </w:pPr>
    </w:p>
    <w:p w14:paraId="6D2D7A93" w14:textId="77777777" w:rsidR="00804528" w:rsidRDefault="00F07DE8" w:rsidP="00F07DE8">
      <w:pPr>
        <w:pStyle w:val="normal0"/>
        <w:contextualSpacing w:val="0"/>
      </w:pPr>
      <w:ins w:id="772" w:author="Tim Hallett" w:date="2015-01-26T16:18:00Z">
        <w:r>
          <w:t xml:space="preserve">In the area of Bunyala, there have additionally been </w:t>
        </w:r>
      </w:ins>
      <w:ins w:id="773" w:author="Tim Hallett" w:date="2015-01-26T16:19:00Z">
        <w:r>
          <w:t xml:space="preserve">multiple rounds of household-based testing campaigns in X, Y, Z, which have </w:t>
        </w:r>
      </w:ins>
      <w:ins w:id="774" w:author="Tim Hallett" w:date="2015-01-26T16:20:00Z">
        <w:r>
          <w:t>achieved</w:t>
        </w:r>
      </w:ins>
      <w:ins w:id="775" w:author="Tim Hallett" w:date="2015-01-26T16:19:00Z">
        <w:r>
          <w:t xml:space="preserve"> </w:t>
        </w:r>
      </w:ins>
      <w:ins w:id="776" w:author="Tim Hallett" w:date="2015-01-26T16:20:00Z">
        <w:r>
          <w:t>a coverage of, x</w:t>
        </w:r>
        <w:proofErr w:type="gramStart"/>
        <w:r>
          <w:t>,y,z</w:t>
        </w:r>
        <w:proofErr w:type="gramEnd"/>
        <w:r>
          <w:t>, respectively.</w:t>
        </w:r>
      </w:ins>
      <w:del w:id="777" w:author="Tim Hallett" w:date="2015-01-26T16:18:00Z">
        <w:r w:rsidR="00A27213" w:rsidDel="00F07DE8">
          <w:delText xml:space="preserve">Using data from the Port Victoria catchment area, we were provided data on 3,788 HIV-positive individuals followed from 2007 to 2014. </w:delText>
        </w:r>
        <w:r w:rsidR="004716A3" w:rsidDel="00F07DE8">
          <w:delText>Data was collected by combining hospital and clinic databases with patient information from mobile testing teams performing HBCT in the community</w:delText>
        </w:r>
        <w:r w:rsidR="00025528" w:rsidDel="00F07DE8">
          <w:delText>,</w:delText>
        </w:r>
        <w:r w:rsidR="004716A3" w:rsidDel="00F07DE8">
          <w:delText xml:space="preserve"> using unique patient identification numbers to track patients over time.</w:delText>
        </w:r>
        <w:r w:rsidR="00227824" w:rsidDel="00F07DE8">
          <w:delText xml:space="preserve"> </w:delText>
        </w:r>
        <w:r w:rsidR="004716A3" w:rsidDel="00F07DE8">
          <w:delText xml:space="preserve">Working in collaboration with AMPATH, </w:delText>
        </w:r>
        <w:r w:rsidR="00FB38A5" w:rsidDel="00F07DE8">
          <w:delText xml:space="preserve">we assessed the proportion of individuals </w:delText>
        </w:r>
        <w:r w:rsidR="00671327" w:rsidDel="00F07DE8">
          <w:delText xml:space="preserve">that test </w:delText>
        </w:r>
        <w:r w:rsidR="00FB38A5" w:rsidDel="00F07DE8">
          <w:delText>thro</w:delText>
        </w:r>
        <w:r w:rsidR="000A17A4" w:rsidDel="00F07DE8">
          <w:delText xml:space="preserve">ugh </w:delText>
        </w:r>
        <w:r w:rsidR="00671327" w:rsidDel="00F07DE8">
          <w:delText>each modality before calculating linkage, CD4 testing and pre-ART retention rates.</w:delText>
        </w:r>
        <w:r w:rsidR="0011200D" w:rsidDel="00F07DE8">
          <w:delText xml:space="preserve"> Where possible these were stratified by current CD4 count and route of entry into care. Among patients initiating ART, </w:delText>
        </w:r>
        <w:r w:rsidR="000E1E45" w:rsidDel="00F07DE8">
          <w:delTex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delText>
        </w:r>
        <w:r w:rsidR="00227824" w:rsidDel="00F07DE8">
          <w:delText>Further details of data collected from AMPATH sites can be found in the appendix</w:delText>
        </w:r>
      </w:del>
      <w:ins w:id="778" w:author="Tim Hallett" w:date="2015-01-26T16:20:00Z">
        <w:r>
          <w:t>. We used these data to fully</w:t>
        </w:r>
        <w:r w:rsidR="0093097C">
          <w:t xml:space="preserve"> charactersize the care cascade and then used these as input parameters to the model, or otherwise adjusted a paramnetes in the model that was not directly observed in order to induce an agreement </w:t>
        </w:r>
      </w:ins>
      <w:ins w:id="779" w:author="Tim Hallett" w:date="2015-01-26T16:21:00Z">
        <w:r w:rsidR="0093097C">
          <w:t>between</w:t>
        </w:r>
      </w:ins>
      <w:ins w:id="780" w:author="Tim Hallett" w:date="2015-01-26T16:20:00Z">
        <w:r w:rsidR="0093097C">
          <w:t xml:space="preserve"> </w:t>
        </w:r>
      </w:ins>
      <w:ins w:id="781" w:author="Tim Hallett" w:date="2015-01-26T16:21:00Z">
        <w:r w:rsidR="0093097C">
          <w:t>the model and data.</w:t>
        </w:r>
      </w:ins>
      <w:ins w:id="782" w:author="Tim Hallett" w:date="2015-01-26T16:26:00Z">
        <w:r w:rsidR="00AA59F4">
          <w:t xml:space="preserve"> The baseline scenario of the a</w:t>
        </w:r>
        <w:r w:rsidR="0075421A">
          <w:t xml:space="preserve">nalysis represents the program just prior the implementation of the household-based testing that has been </w:t>
        </w:r>
      </w:ins>
      <w:ins w:id="783" w:author="Tim Hallett" w:date="2015-01-26T16:27:00Z">
        <w:r w:rsidR="0075421A">
          <w:t>implemented</w:t>
        </w:r>
      </w:ins>
      <w:ins w:id="784" w:author="Tim Hallett" w:date="2015-01-26T16:26:00Z">
        <w:r w:rsidR="0075421A">
          <w:t xml:space="preserve"> </w:t>
        </w:r>
      </w:ins>
      <w:ins w:id="785" w:author="Tim Hallett" w:date="2015-01-26T16:27:00Z">
        <w:r w:rsidR="0075421A">
          <w:t>already in this population.</w:t>
        </w:r>
      </w:ins>
      <w:ins w:id="786" w:author="Tim Hallett" w:date="2015-01-26T16:21:00Z">
        <w:r w:rsidR="0093097C">
          <w:t xml:space="preserve"> </w:t>
        </w:r>
        <w:commentRangeStart w:id="787"/>
        <w:r w:rsidR="0093097C">
          <w:t>(Table 1)</w:t>
        </w:r>
        <w:commentRangeEnd w:id="787"/>
        <w:r w:rsidR="0093097C">
          <w:rPr>
            <w:rStyle w:val="CommentReference"/>
          </w:rPr>
          <w:commentReference w:id="787"/>
        </w:r>
      </w:ins>
      <w:del w:id="789" w:author="Tim Hallett" w:date="2015-01-26T16:18:00Z">
        <w:r w:rsidR="00227824" w:rsidDel="00F07DE8">
          <w:delText>.</w:delText>
        </w:r>
      </w:del>
      <w:moveToRangeStart w:id="790" w:author="Tim Hallett" w:date="2015-01-26T16:12:00Z" w:name="move283908054"/>
      <w:moveTo w:id="791" w:author="Tim Hallett" w:date="2015-01-26T16:12:00Z">
        <w:del w:id="792" w:author="Tim Hallett" w:date="2015-01-26T16:20:00Z">
          <w:r w:rsidR="00804528" w:rsidDel="00F07DE8">
            <w:delText>HIV-negative care naïve individuals are tested from 2004 onwards by either seeking care (VCT or PICT) or by being actively sought out (HBCT). These routes identify individuals at different places, times and stages of infection, and therefore the impact of testing varies by route. Individuals may be tested multiple times throughout their lives and care will only progress if they are found to be HIV-positive.</w:delText>
          </w:r>
        </w:del>
      </w:moveTo>
    </w:p>
    <w:moveToRangeEnd w:id="790"/>
    <w:p w14:paraId="04C44F6B" w14:textId="77777777" w:rsidR="00804528" w:rsidRDefault="00804528" w:rsidP="00227824">
      <w:pPr>
        <w:pStyle w:val="normal0"/>
        <w:ind w:firstLine="720"/>
        <w:contextualSpacing w:val="0"/>
        <w:rPr>
          <w:ins w:id="793" w:author="Tim Hallett" w:date="2015-01-26T16:12:00Z"/>
        </w:rPr>
      </w:pPr>
    </w:p>
    <w:p w14:paraId="7A2772A4" w14:textId="77777777" w:rsidR="00804528" w:rsidRPr="0093097C" w:rsidDel="0093097C" w:rsidRDefault="0093097C" w:rsidP="00D4591C">
      <w:pPr>
        <w:pStyle w:val="normal0"/>
        <w:ind w:firstLine="720"/>
        <w:contextualSpacing w:val="0"/>
        <w:rPr>
          <w:del w:id="794" w:author="Tim Hallett" w:date="2015-01-26T16:23:00Z"/>
          <w:sz w:val="22"/>
          <w:rPrChange w:id="795" w:author="Tim Hallett" w:date="2015-01-26T16:23:00Z">
            <w:rPr>
              <w:del w:id="796" w:author="Tim Hallett" w:date="2015-01-26T16:23:00Z"/>
              <w:i/>
              <w:sz w:val="22"/>
            </w:rPr>
          </w:rPrChange>
        </w:rPr>
      </w:pPr>
      <w:ins w:id="797" w:author="Tim Hallett" w:date="2015-01-26T16:23:00Z">
        <w:r>
          <w:rPr>
            <w:sz w:val="22"/>
          </w:rPr>
          <w:t>The cost of the ART program at baseline is estimated</w:t>
        </w:r>
        <w:r w:rsidR="00D42EC2">
          <w:rPr>
            <w:sz w:val="22"/>
          </w:rPr>
          <w:t xml:space="preserve"> from </w:t>
        </w:r>
      </w:ins>
    </w:p>
    <w:p w14:paraId="5665F550" w14:textId="77777777" w:rsidR="00334A51" w:rsidDel="0093097C" w:rsidRDefault="00265DE7" w:rsidP="00334A51">
      <w:pPr>
        <w:pStyle w:val="Heading2"/>
        <w:contextualSpacing w:val="0"/>
        <w:rPr>
          <w:del w:id="798" w:author="Tim Hallett" w:date="2015-01-26T16:23:00Z"/>
        </w:rPr>
      </w:pPr>
      <w:del w:id="799" w:author="Tim Hallett" w:date="2015-01-26T16:23:00Z">
        <w:r w:rsidDel="0093097C">
          <w:delText>Cost</w:delText>
        </w:r>
      </w:del>
    </w:p>
    <w:p w14:paraId="2080E218" w14:textId="77777777" w:rsidR="00D42EC2" w:rsidRDefault="007F2149" w:rsidP="00D4591C">
      <w:pPr>
        <w:pStyle w:val="normal0"/>
        <w:ind w:firstLine="720"/>
        <w:contextualSpacing w:val="0"/>
        <w:rPr>
          <w:ins w:id="800" w:author="Tim Hallett" w:date="2015-01-26T16:23:00Z"/>
        </w:rPr>
      </w:pPr>
      <w:del w:id="801" w:author="Tim Hallett" w:date="2015-01-26T16:23:00Z">
        <w:r w:rsidDel="00D42EC2">
          <w:delText xml:space="preserve">To assess the </w:delText>
        </w:r>
        <w:r w:rsidR="00C212CF" w:rsidDel="00D42EC2">
          <w:delText>economic</w:delText>
        </w:r>
        <w:r w:rsidDel="00D42EC2">
          <w:delText xml:space="preserve"> impact of care from </w:delText>
        </w:r>
      </w:del>
      <w:proofErr w:type="gramStart"/>
      <w:r w:rsidR="007342E9">
        <w:t>the</w:t>
      </w:r>
      <w:proofErr w:type="gramEnd"/>
      <w:r w:rsidR="007342E9">
        <w:t xml:space="preserve"> perspective of a health care provider</w:t>
      </w:r>
      <w:ins w:id="802" w:author="Tim Hallett" w:date="2015-01-26T16:24:00Z">
        <w:r w:rsidR="00D42EC2">
          <w:t>, based on the recent CHAI MATCH study of ART facilities,</w:t>
        </w:r>
      </w:ins>
      <w:del w:id="803" w:author="Tim Hallett" w:date="2015-01-26T16:24:00Z">
        <w:r w:rsidDel="00D42EC2">
          <w:delText>,</w:delText>
        </w:r>
      </w:del>
      <w:r>
        <w:t xml:space="preserve"> </w:t>
      </w:r>
      <w:ins w:id="804" w:author="Tim Hallett" w:date="2015-01-26T16:24:00Z">
        <w:r w:rsidR="00D42EC2">
          <w:t>and assumed to be comprised of cost of ART care, the cost of pre-ART clinic visits and CD4 lab-based tests</w:t>
        </w:r>
        <w:r w:rsidR="00D42EC2">
          <w:fldChar w:fldCharType="begin"/>
        </w:r>
        <w:r w:rsidR="00D42EC2">
          <w: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ins>
    </w:p>
    <w:p w14:paraId="0B6E7901" w14:textId="77777777" w:rsidR="00D42EC2" w:rsidRDefault="00D42EC2" w:rsidP="00D4591C">
      <w:pPr>
        <w:pStyle w:val="normal0"/>
        <w:ind w:firstLine="720"/>
        <w:contextualSpacing w:val="0"/>
        <w:rPr>
          <w:ins w:id="805" w:author="Tim Hallett" w:date="2015-01-26T16:23:00Z"/>
        </w:rPr>
      </w:pPr>
    </w:p>
    <w:p w14:paraId="2824DD60" w14:textId="77777777" w:rsidR="00265DE7" w:rsidDel="00D42EC2" w:rsidRDefault="007F2149" w:rsidP="00D4591C">
      <w:pPr>
        <w:pStyle w:val="normal0"/>
        <w:ind w:firstLine="720"/>
        <w:contextualSpacing w:val="0"/>
        <w:rPr>
          <w:del w:id="806" w:author="Tim Hallett" w:date="2015-01-26T16:24:00Z"/>
        </w:rPr>
      </w:pPr>
      <w:del w:id="807" w:author="Tim Hallett" w:date="2015-01-26T16:24:00Z">
        <w:r w:rsidDel="00D42EC2">
          <w:delText xml:space="preserve">we </w:delText>
        </w:r>
        <w:r w:rsidR="007342E9" w:rsidDel="00D42EC2">
          <w:delText xml:space="preserve">assigned </w:delText>
        </w:r>
        <w:r w:rsidDel="00D42EC2">
          <w:delText xml:space="preserve">costs </w:delText>
        </w:r>
        <w:r w:rsidR="001A164C" w:rsidDel="00D42EC2">
          <w:delText>to</w:delText>
        </w:r>
        <w:r w:rsidDel="00D42EC2">
          <w:delText xml:space="preserve"> the individual components of care in the model. </w:delText>
        </w:r>
        <w:r w:rsidR="00AD367A" w:rsidDel="00D42EC2">
          <w:delText xml:space="preserve">The CHAI MATCH Study, a multi-country analysis of 161 treatment facilities across five countries in sub-Saharan Africa provided the annual cost of </w:delText>
        </w:r>
        <w:r w:rsidR="00265DE7" w:rsidDel="00D42EC2">
          <w:delText xml:space="preserve">ART care, </w:delText>
        </w:r>
        <w:r w:rsidR="00AD367A" w:rsidDel="00D42EC2">
          <w:delText xml:space="preserve">the cost of </w:delText>
        </w:r>
        <w:r w:rsidR="00265DE7" w:rsidDel="00D42EC2">
          <w:delText>pre-ART clinic</w:delText>
        </w:r>
        <w:r w:rsidR="00AD367A" w:rsidDel="00D42EC2">
          <w:delText xml:space="preserve"> visits and CD4 lab-based tests</w:delText>
        </w:r>
        <w:r w:rsidR="00265DE7" w:rsidDel="00D42EC2">
          <w:fldChar w:fldCharType="begin"/>
        </w:r>
        <w:r w:rsidR="00265DE7" w:rsidDel="00D42EC2">
          <w:del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delInstrText>
        </w:r>
        <w:r w:rsidR="00265DE7" w:rsidDel="00D42EC2">
          <w:fldChar w:fldCharType="separate"/>
        </w:r>
        <w:r w:rsidR="00265DE7" w:rsidDel="00D42EC2">
          <w:rPr>
            <w:lang w:val="en-US"/>
          </w:rPr>
          <w:delText>{Tagar:GTMxY-pi}</w:delText>
        </w:r>
        <w:r w:rsidR="00265DE7" w:rsidDel="00D42EC2">
          <w:fldChar w:fldCharType="end"/>
        </w:r>
        <w:r w:rsidR="00265DE7" w:rsidDel="00D42EC2">
          <w:delText xml:space="preserve">. </w:delText>
        </w:r>
        <w:r w:rsidR="00C33EF9" w:rsidDel="00D42EC2">
          <w:delText>A review of the literature identified the cost of the remaining aspects of care</w:delText>
        </w:r>
        <w:r w:rsidR="00265DE7" w:rsidDel="00D42EC2">
          <w:delText xml:space="preserve">. </w:delText>
        </w:r>
        <w:r w:rsidR="00AD367A" w:rsidDel="00D42EC2">
          <w:delText xml:space="preserve">Adjustment was made </w:delText>
        </w:r>
        <w:r w:rsidR="00265DE7" w:rsidDel="00D42EC2">
          <w:delText xml:space="preserve">for inflation and location by using the </w:delText>
        </w:r>
        <w:r w:rsidR="00AD367A" w:rsidDel="00D42EC2">
          <w:delText xml:space="preserve">GDP </w:delText>
        </w:r>
        <w:r w:rsidR="00265DE7" w:rsidDel="00D42EC2">
          <w:delText>deflator from the International Monetary Fund.</w:delText>
        </w:r>
        <w:r w:rsidR="00C33EF9" w:rsidDel="00D42EC2">
          <w:delText xml:space="preserve"> All costs are </w:delText>
        </w:r>
        <w:r w:rsidR="00C212CF" w:rsidDel="00D42EC2">
          <w:delText>reported in</w:delText>
        </w:r>
        <w:r w:rsidR="00C33EF9" w:rsidDel="00D42EC2">
          <w:delText xml:space="preserve"> 2013 US</w:delText>
        </w:r>
        <w:r w:rsidR="00C212CF" w:rsidDel="00D42EC2">
          <w:delText>$</w:delText>
        </w:r>
        <w:r w:rsidR="00C33EF9" w:rsidDel="00D42EC2">
          <w:delText xml:space="preserve"> and were discounted at an annual rate of 6% from 2010 onwards.</w:delText>
        </w:r>
      </w:del>
    </w:p>
    <w:p w14:paraId="294D86B1" w14:textId="77777777" w:rsidR="004A136A" w:rsidDel="00D42EC2" w:rsidRDefault="00D4591C" w:rsidP="00D4591C">
      <w:pPr>
        <w:pStyle w:val="Heading2"/>
        <w:contextualSpacing w:val="0"/>
        <w:rPr>
          <w:del w:id="808" w:author="Tim Hallett" w:date="2015-01-26T16:25:00Z"/>
        </w:rPr>
      </w:pPr>
      <w:del w:id="809" w:author="Tim Hallett" w:date="2015-01-26T16:25:00Z">
        <w:r w:rsidDel="00D42EC2">
          <w:delText>Hypotheses</w:delText>
        </w:r>
      </w:del>
    </w:p>
    <w:p w14:paraId="1E34ED79" w14:textId="77777777" w:rsidR="00D55C44" w:rsidDel="008E7748" w:rsidRDefault="00D4591C">
      <w:pPr>
        <w:pStyle w:val="normal0"/>
        <w:ind w:firstLine="720"/>
        <w:rPr>
          <w:del w:id="810" w:author="Tim Hallett" w:date="2015-01-26T16:28:00Z"/>
        </w:rPr>
      </w:pPr>
      <w:del w:id="811" w:author="Tim Hallett" w:date="2015-01-26T16:25:00Z">
        <w:r w:rsidDel="00D42EC2">
          <w:delText xml:space="preserve">We hypothesise that current care programmes </w:delText>
        </w:r>
        <w:r w:rsidR="00D22B70" w:rsidDel="00D42EC2">
          <w:delText xml:space="preserve">in Kenya </w:delText>
        </w:r>
        <w:r w:rsidDel="00D42EC2">
          <w:delText xml:space="preserve">are not performing to their maximum potential, </w:delText>
        </w:r>
        <w:r w:rsidR="009864F5" w:rsidDel="00D42EC2">
          <w:delText xml:space="preserve">as </w:delText>
        </w:r>
        <w:r w:rsidDel="00D42EC2">
          <w:delText>deficiencies spanning HI</w:delText>
        </w:r>
        <w:r w:rsidR="00D22B70" w:rsidDel="00D42EC2">
          <w:delText>V-testing, pre-ART and ART care</w:delText>
        </w:r>
        <w:r w:rsidDel="00D42EC2">
          <w:delText xml:space="preserve"> </w:delText>
        </w:r>
        <w:r w:rsidR="009864F5" w:rsidDel="00D42EC2">
          <w:delText xml:space="preserve">hinder </w:delText>
        </w:r>
        <w:r w:rsidDel="00D42EC2">
          <w:delText>successful patient outcomes.</w:delText>
        </w:r>
        <w:r w:rsidR="0068532A" w:rsidDel="00D42EC2">
          <w:delText xml:space="preserve"> Therefore, intervening at a single point is likely to have </w:delText>
        </w:r>
        <w:r w:rsidR="00E667C6" w:rsidDel="00D42EC2">
          <w:delText xml:space="preserve">suboptimal </w:delText>
        </w:r>
        <w:r w:rsidR="0068532A" w:rsidDel="00D42EC2">
          <w:delText>impact due to other weaknesses in care</w:delText>
        </w:r>
        <w:r w:rsidR="00123D9B" w:rsidDel="00D42EC2">
          <w:delText xml:space="preserve"> and </w:delText>
        </w:r>
        <w:r w:rsidR="00E76DDA" w:rsidDel="00D42EC2">
          <w:delText xml:space="preserve">we </w:delText>
        </w:r>
        <w:r w:rsidR="00123D9B" w:rsidDel="00D42EC2">
          <w:delText xml:space="preserve">hypothesise that intervening at multiple points </w:delText>
        </w:r>
        <w:r w:rsidR="00730026" w:rsidDel="00D42EC2">
          <w:delText>will have a larger impact on care</w:delText>
        </w:r>
        <w:r w:rsidR="0068532A" w:rsidDel="00D42EC2">
          <w:delText>.</w:delText>
        </w:r>
        <w:r w:rsidR="00730026" w:rsidDel="00D42EC2">
          <w:delText xml:space="preserve"> </w:delText>
        </w:r>
        <w:r w:rsidR="0068532A" w:rsidDel="00D42EC2">
          <w:delText xml:space="preserve">Additionally, we hypothesise that the full extent of detriment </w:delText>
        </w:r>
        <w:r w:rsidR="002A4D48" w:rsidDel="00D42EC2">
          <w:delText>to care is not realised, as current clinic-level data fails to account for individuals who never engage with</w:delText>
        </w:r>
        <w:r w:rsidR="00123D9B" w:rsidDel="00D42EC2">
          <w:delText>,</w:delText>
        </w:r>
        <w:r w:rsidR="002A4D48" w:rsidDel="00D42EC2">
          <w:delText xml:space="preserve"> or are lost from</w:delText>
        </w:r>
        <w:r w:rsidR="00123D9B" w:rsidDel="00D42EC2">
          <w:delText>,</w:delText>
        </w:r>
        <w:r w:rsidR="002A4D48" w:rsidDel="00D42EC2">
          <w:delText xml:space="preserve"> care</w:delText>
        </w:r>
      </w:del>
      <w:del w:id="812" w:author="Tim Hallett" w:date="2015-01-26T16:28:00Z">
        <w:r w:rsidR="002A4D48" w:rsidDel="008E7748">
          <w:delText>.</w:delText>
        </w:r>
      </w:del>
    </w:p>
    <w:p w14:paraId="6F870522" w14:textId="77777777" w:rsidR="00D55C44" w:rsidDel="00D42EC2" w:rsidRDefault="00D55C44">
      <w:pPr>
        <w:pStyle w:val="normal0"/>
        <w:ind w:firstLine="720"/>
        <w:rPr>
          <w:del w:id="813" w:author="Tim Hallett" w:date="2015-01-26T16:25:00Z"/>
        </w:rPr>
        <w:pPrChange w:id="814" w:author="Tim Hallett" w:date="2015-01-26T16:28:00Z">
          <w:pPr>
            <w:pStyle w:val="Heading2"/>
            <w:contextualSpacing w:val="0"/>
          </w:pPr>
        </w:pPrChange>
      </w:pPr>
      <w:del w:id="815" w:author="Tim Hallett" w:date="2015-01-26T16:25:00Z">
        <w:r w:rsidDel="00D42EC2">
          <w:delText>Outcomes</w:delText>
        </w:r>
      </w:del>
    </w:p>
    <w:p w14:paraId="29DCE2D0" w14:textId="77777777" w:rsidR="00D55C44" w:rsidDel="00D42EC2" w:rsidRDefault="00D55C44">
      <w:pPr>
        <w:pStyle w:val="normal0"/>
        <w:ind w:firstLine="720"/>
        <w:rPr>
          <w:del w:id="816" w:author="Tim Hallett" w:date="2015-01-26T16:25:00Z"/>
        </w:rPr>
        <w:pPrChange w:id="817" w:author="Tim Hallett" w:date="2015-01-26T16:28:00Z">
          <w:pPr>
            <w:pStyle w:val="normal0"/>
            <w:ind w:firstLine="720"/>
            <w:contextualSpacing w:val="0"/>
          </w:pPr>
        </w:pPrChange>
      </w:pPr>
      <w:del w:id="818" w:author="Tim Hallett" w:date="2015-01-26T16:25:00Z">
        <w:r w:rsidDel="00D42EC2">
          <w:delText xml:space="preserve">Patient outcomes were </w:delText>
        </w:r>
        <w:r w:rsidR="00FC1ECD" w:rsidDel="00D42EC2">
          <w:delText>quantified</w:delText>
        </w:r>
        <w:r w:rsidDel="00D42EC2">
          <w:delText xml:space="preserve"> as disability-adjusted life-years (DALYs)</w:delText>
        </w:r>
        <w:r w:rsidR="00FC1ECD" w:rsidDel="00D42EC2">
          <w:delText xml:space="preserve"> and evaluated between 2010 and 2030. </w:delText>
        </w:r>
        <w:r w:rsidR="006442BD" w:rsidDel="00D42EC2">
          <w:delText xml:space="preserve">Disability </w:delText>
        </w:r>
        <w:r w:rsidR="006047BC" w:rsidDel="00D42EC2">
          <w:delText xml:space="preserve">was weighted </w:delText>
        </w:r>
        <w:r w:rsidR="00FC1ECD" w:rsidDel="00D42EC2">
          <w:delText>according to current HIV-posit</w:delText>
        </w:r>
        <w:r w:rsidR="0030371A" w:rsidDel="00D42EC2">
          <w:delText xml:space="preserve">ive health state and ART status, with weights </w:delText>
        </w:r>
        <w:r w:rsidR="006047BC" w:rsidDel="00D42EC2">
          <w:delText xml:space="preserve">extracted </w:delText>
        </w:r>
        <w:r w:rsidR="00FC1ECD" w:rsidDel="00D42EC2">
          <w:delText>from the Global Burden of Disease Study 2010{Salomon:2012ib}.</w:delText>
        </w:r>
        <w:r w:rsidR="0030371A" w:rsidDel="00D42EC2">
          <w:delText xml:space="preserve"> </w:delText>
        </w:r>
        <w:r w:rsidR="00C212CF" w:rsidDel="00D42EC2">
          <w:delText>Financial</w:delText>
        </w:r>
        <w:r w:rsidR="0030371A" w:rsidDel="00D42EC2">
          <w:delText xml:space="preserve"> impact was assessed </w:delText>
        </w:r>
        <w:r w:rsidR="00123640" w:rsidDel="00D42EC2">
          <w:delText xml:space="preserve">through </w:delText>
        </w:r>
        <w:r w:rsidR="0030371A" w:rsidDel="00D42EC2">
          <w:delText xml:space="preserve">quantifying the total cost </w:delText>
        </w:r>
        <w:r w:rsidR="00C212CF" w:rsidDel="00D42EC2">
          <w:delText>of care between 2010 and 2030.</w:delText>
        </w:r>
        <w:r w:rsidR="00123640" w:rsidDel="00D42EC2">
          <w:delText xml:space="preserve"> Additionally, we consider</w:delText>
        </w:r>
        <w:r w:rsidR="00BF2B13" w:rsidDel="00D42EC2">
          <w:delText>e</w:delText>
        </w:r>
        <w:r w:rsidR="00123640" w:rsidDel="00D42EC2">
          <w:delText>d the care experience</w:delText>
        </w:r>
        <w:r w:rsidR="00042244" w:rsidDel="00D42EC2">
          <w:delText xml:space="preserve"> of patients suffering HIV-related deaths between 2010 and 2030.</w:delText>
        </w:r>
      </w:del>
    </w:p>
    <w:p w14:paraId="19F609FA" w14:textId="77777777" w:rsidR="00D4591C" w:rsidDel="00766C6C" w:rsidRDefault="00D4591C">
      <w:pPr>
        <w:pStyle w:val="normal0"/>
        <w:ind w:firstLine="720"/>
        <w:rPr>
          <w:del w:id="819" w:author="Tim Hallett" w:date="2015-01-26T16:27:00Z"/>
        </w:rPr>
        <w:pPrChange w:id="820" w:author="Tim Hallett" w:date="2015-01-26T16:28:00Z">
          <w:pPr>
            <w:pStyle w:val="Heading2"/>
            <w:contextualSpacing w:val="0"/>
          </w:pPr>
        </w:pPrChange>
      </w:pPr>
      <w:del w:id="821" w:author="Tim Hallett" w:date="2015-01-26T16:27:00Z">
        <w:r w:rsidDel="00766C6C">
          <w:delText>Analyses</w:delText>
        </w:r>
      </w:del>
    </w:p>
    <w:p w14:paraId="0EE96915" w14:textId="77777777" w:rsidR="00287FD3" w:rsidDel="00766C6C" w:rsidRDefault="00D31246">
      <w:pPr>
        <w:pStyle w:val="normal0"/>
        <w:ind w:firstLine="720"/>
        <w:rPr>
          <w:del w:id="822" w:author="Tim Hallett" w:date="2015-01-26T16:27:00Z"/>
        </w:rPr>
        <w:pPrChange w:id="823" w:author="Tim Hallett" w:date="2015-01-26T16:28:00Z">
          <w:pPr>
            <w:pStyle w:val="normal0"/>
            <w:ind w:firstLine="720"/>
            <w:contextualSpacing w:val="0"/>
          </w:pPr>
        </w:pPrChange>
      </w:pPr>
      <w:del w:id="824" w:author="Tim Hallett" w:date="2015-01-26T16:27:00Z">
        <w:r w:rsidDel="00766C6C">
          <w:delText xml:space="preserve">To </w:delText>
        </w:r>
        <w:r w:rsidR="00287FD3" w:rsidDel="00766C6C">
          <w:delText>explore</w:delText>
        </w:r>
        <w:r w:rsidDel="00766C6C">
          <w:delText xml:space="preserve"> the current state of </w:delText>
        </w:r>
        <w:r w:rsidR="00287FD3" w:rsidDel="00766C6C">
          <w:delText>care</w:delText>
        </w:r>
        <w:r w:rsidDel="00766C6C">
          <w:delText xml:space="preserve"> in Kenya, </w:delText>
        </w:r>
        <w:r w:rsidR="00287FD3" w:rsidDel="00766C6C">
          <w:delText xml:space="preserve">we assessed patient outcomes between 2010 and 2030 under a baseline scenario. This scenario contained no HBCT, restricting entry to care routes to VCT or PICT, as to be more representative of a </w:delText>
        </w:r>
        <w:r w:rsidR="00597A76" w:rsidDel="00766C6C">
          <w:delText>typical ART programme in Kenya.</w:delText>
        </w:r>
      </w:del>
    </w:p>
    <w:p w14:paraId="2B70F304" w14:textId="77777777" w:rsidR="0075563A" w:rsidDel="00FA3909" w:rsidRDefault="0075563A">
      <w:pPr>
        <w:pStyle w:val="normal0"/>
        <w:ind w:firstLine="720"/>
        <w:rPr>
          <w:del w:id="825" w:author="Tim Hallett" w:date="2015-01-26T16:31:00Z"/>
        </w:rPr>
        <w:pPrChange w:id="826" w:author="Tim Hallett" w:date="2015-01-26T16:28:00Z">
          <w:pPr>
            <w:pStyle w:val="normal0"/>
            <w:contextualSpacing w:val="0"/>
          </w:pPr>
        </w:pPrChange>
      </w:pPr>
    </w:p>
    <w:p w14:paraId="2727B69F" w14:textId="77777777" w:rsidR="002A309B" w:rsidDel="00766C6C" w:rsidRDefault="00597A76" w:rsidP="003D1177">
      <w:pPr>
        <w:pStyle w:val="normal0"/>
        <w:contextualSpacing w:val="0"/>
      </w:pPr>
      <w:bookmarkStart w:id="827" w:name="h.wvtuqq7mpsy1" w:colFirst="0" w:colLast="0"/>
      <w:bookmarkEnd w:id="827"/>
      <w:r>
        <w:tab/>
      </w:r>
      <w:del w:id="828" w:author="Tim Hallett" w:date="2015-01-26T16:27:00Z">
        <w:r w:rsidDel="00766C6C">
          <w:delText>After assess</w:delText>
        </w:r>
        <w:r w:rsidR="00E22649" w:rsidDel="00766C6C">
          <w:delText>ing the current state of care</w:delText>
        </w:r>
        <w:r w:rsidDel="00766C6C">
          <w:delText xml:space="preserve">, we explored means of improving patient outcomes through intervening at specific points in care with </w:delText>
        </w:r>
        <w:r w:rsidR="0042504D" w:rsidDel="00766C6C">
          <w:delText>targe</w:delText>
        </w:r>
        <w:r w:rsidR="00F40FB4" w:rsidDel="00766C6C">
          <w:delText>ted</w:delText>
        </w:r>
        <w:r w:rsidDel="00766C6C">
          <w:delText xml:space="preserve"> interventions.</w:delText>
        </w:r>
        <w:r w:rsidR="00746D9D" w:rsidDel="00766C6C">
          <w:delText xml:space="preserve"> </w:delText>
        </w:r>
      </w:del>
      <w:moveFromRangeStart w:id="829" w:author="Tim Hallett" w:date="2015-01-26T16:27:00Z" w:name="move283908995"/>
      <w:moveFrom w:id="830" w:author="Tim Hallett" w:date="2015-01-26T16:27:00Z">
        <w:r w:rsidR="00746D9D" w:rsidDel="00766C6C">
          <w:t xml:space="preserve">We designed twelve interventions that target various aspects of care </w:t>
        </w:r>
        <w:r w:rsidR="002239FE" w:rsidDel="00766C6C">
          <w:t>including an</w:t>
        </w:r>
        <w:r w:rsidR="00746D9D" w:rsidDel="00766C6C">
          <w:t xml:space="preserve"> HBCT intervention and a Universal Test &amp; Treat strategy (table</w:t>
        </w:r>
        <w:r w:rsidR="00E917CF" w:rsidDel="00766C6C">
          <w:t xml:space="preserve"> 2</w:t>
        </w:r>
        <w:r w:rsidR="00746D9D" w:rsidDel="00766C6C">
          <w:t xml:space="preserve">). </w:t>
        </w:r>
        <w:r w:rsidR="00D31246" w:rsidDel="00766C6C">
          <w:t xml:space="preserve">Where possible, </w:t>
        </w:r>
        <w:r w:rsidR="002239FE" w:rsidDel="00766C6C">
          <w:t xml:space="preserve">interventions </w:t>
        </w:r>
        <w:r w:rsidR="000A4E60" w:rsidDel="00766C6C">
          <w:t>had</w:t>
        </w:r>
        <w:r w:rsidR="002239FE" w:rsidDel="00766C6C">
          <w:t xml:space="preserve"> two scenarios:</w:t>
        </w:r>
        <w:r w:rsidR="00D31246" w:rsidDel="00766C6C">
          <w:t xml:space="preserve"> “maximum impact” </w:t>
        </w:r>
        <w:r w:rsidR="002239FE" w:rsidDel="00766C6C">
          <w:t xml:space="preserve">illustrating a maximally effective intervention </w:t>
        </w:r>
        <w:r w:rsidR="00D31246" w:rsidDel="00766C6C">
          <w:t>an</w:t>
        </w:r>
        <w:r w:rsidR="002239FE" w:rsidDel="00766C6C">
          <w:t>d a “realistic impact” scenario,</w:t>
        </w:r>
        <w:r w:rsidR="00D31246" w:rsidDel="00766C6C">
          <w:t xml:space="preserve"> </w:t>
        </w:r>
        <w:r w:rsidR="002239FE" w:rsidDel="00766C6C">
          <w:t>demonstrating</w:t>
        </w:r>
        <w:r w:rsidR="00D31246" w:rsidDel="00766C6C">
          <w:t xml:space="preserve"> </w:t>
        </w:r>
        <w:r w:rsidR="002239FE" w:rsidDel="00766C6C">
          <w:t xml:space="preserve">a more </w:t>
        </w:r>
        <w:r w:rsidR="007A08D0" w:rsidDel="00766C6C">
          <w:t>attainable</w:t>
        </w:r>
        <w:r w:rsidR="00D31246" w:rsidDel="00766C6C">
          <w:t xml:space="preserve"> </w:t>
        </w:r>
        <w:r w:rsidR="003D1177" w:rsidDel="00766C6C">
          <w:t>version</w:t>
        </w:r>
        <w:r w:rsidR="007F02EC" w:rsidDel="00766C6C">
          <w:t>.</w:t>
        </w:r>
        <w:r w:rsidR="006B54AF" w:rsidDel="00766C6C">
          <w:t xml:space="preserve"> </w:t>
        </w:r>
        <w:r w:rsidR="002A309B" w:rsidDel="00766C6C">
          <w:t>To assess the impact of individual interventions, each intervention</w:t>
        </w:r>
        <w:r w:rsidR="00B614D7" w:rsidDel="00766C6C">
          <w:t xml:space="preserve"> and scenario</w:t>
        </w:r>
        <w:r w:rsidR="002A309B" w:rsidDel="00766C6C">
          <w:t xml:space="preserve"> was implemented in turn from 2010 onwards and the impact on patient outcomes compared to the baseline scenario to produce outcomes of DALYs averted compared to baseline and the additional cost of care between 2010 and 2030.</w:t>
        </w:r>
        <w:r w:rsidR="00414BA8" w:rsidDel="00766C6C">
          <w:t xml:space="preserve"> </w:t>
        </w:r>
      </w:moveFrom>
    </w:p>
    <w:p w14:paraId="3995C741" w14:textId="77777777" w:rsidR="006B54AF" w:rsidDel="00766C6C" w:rsidRDefault="006B54AF" w:rsidP="002239FE">
      <w:pPr>
        <w:pStyle w:val="normal0"/>
        <w:ind w:firstLine="720"/>
        <w:contextualSpacing w:val="0"/>
      </w:pPr>
    </w:p>
    <w:p w14:paraId="4209EC1E" w14:textId="77777777" w:rsidR="00C47595" w:rsidRDefault="006B54AF" w:rsidP="00172D15">
      <w:pPr>
        <w:pStyle w:val="normal0"/>
        <w:ind w:firstLine="720"/>
        <w:contextualSpacing w:val="0"/>
      </w:pPr>
      <w:moveFrom w:id="831" w:author="Tim Hallett" w:date="2015-01-26T16:27:00Z">
        <w:r w:rsidDel="00766C6C">
          <w:t xml:space="preserve">To explore the </w:t>
        </w:r>
        <w:r w:rsidR="00AE464D" w:rsidDel="00766C6C">
          <w:t xml:space="preserve">potential </w:t>
        </w:r>
        <w:r w:rsidDel="00766C6C">
          <w:t xml:space="preserve">impact of </w:t>
        </w:r>
        <w:r w:rsidR="00AE464D" w:rsidDel="00766C6C">
          <w:t>multiple</w:t>
        </w:r>
        <w:r w:rsidDel="00766C6C">
          <w:t xml:space="preserve"> interventions </w:t>
        </w:r>
        <w:r w:rsidR="0042504D" w:rsidDel="00766C6C">
          <w:t>each targe</w:t>
        </w:r>
        <w:r w:rsidR="00C90535" w:rsidDel="00766C6C">
          <w:t>ting a different point in care, we calculate</w:t>
        </w:r>
        <w:r w:rsidR="00AE464D" w:rsidDel="00766C6C">
          <w:t>d</w:t>
        </w:r>
        <w:r w:rsidR="00C90535" w:rsidDel="00766C6C">
          <w:t xml:space="preserve"> the cost per DALY averted </w:t>
        </w:r>
        <w:r w:rsidR="00F069F9" w:rsidDel="00766C6C">
          <w:t xml:space="preserve">for each </w:t>
        </w:r>
        <w:r w:rsidR="00C90535" w:rsidDel="00766C6C">
          <w:t>single intervention</w:t>
        </w:r>
        <w:r w:rsidR="00AE464D" w:rsidDel="00766C6C">
          <w:t xml:space="preserve"> </w:t>
        </w:r>
        <w:r w:rsidR="00C90535" w:rsidDel="00766C6C">
          <w:t xml:space="preserve">compared to the </w:t>
        </w:r>
        <w:r w:rsidR="00AE464D" w:rsidDel="00766C6C">
          <w:t xml:space="preserve">baseline scenario and implemented </w:t>
        </w:r>
        <w:r w:rsidR="00C90535" w:rsidDel="00766C6C">
          <w:t xml:space="preserve">the </w:t>
        </w:r>
        <w:r w:rsidR="005E1FB5" w:rsidDel="00766C6C">
          <w:t xml:space="preserve">intervention </w:t>
        </w:r>
        <w:r w:rsidR="00AE464D" w:rsidDel="00766C6C">
          <w:t>with t</w:t>
        </w:r>
        <w:r w:rsidR="005E1FB5" w:rsidDel="00766C6C">
          <w:t>he lowest cost per DALY averted</w:t>
        </w:r>
        <w:r w:rsidR="00AE464D" w:rsidDel="00766C6C">
          <w:t xml:space="preserve">. With </w:t>
        </w:r>
        <w:r w:rsidR="005E1FB5" w:rsidDel="00766C6C">
          <w:t xml:space="preserve">this first </w:t>
        </w:r>
        <w:r w:rsidR="00AE464D" w:rsidDel="00766C6C">
          <w:t xml:space="preserve">intervention fixed, we </w:t>
        </w:r>
        <w:r w:rsidR="00B519F0" w:rsidDel="00766C6C">
          <w:t>assessed the impact</w:t>
        </w:r>
        <w:r w:rsidR="006E71B4" w:rsidDel="00766C6C">
          <w:t xml:space="preserve"> of </w:t>
        </w:r>
        <w:r w:rsidR="00F069F9" w:rsidDel="00766C6C">
          <w:t xml:space="preserve">applying a second intervention by simulating the remaining interventions in turn and calculating the cost per DALY averted relative to that of the first intervention, </w:t>
        </w:r>
        <w:r w:rsidR="005375D6" w:rsidDel="00766C6C">
          <w:t xml:space="preserve">thus </w:t>
        </w:r>
        <w:r w:rsidR="00F069F9" w:rsidDel="00766C6C">
          <w:t>identifying the best combination of two interventions with the with the lowest cost per DALY averted</w:t>
        </w:r>
        <w:r w:rsidR="00CD4E2F" w:rsidDel="00766C6C">
          <w:t xml:space="preserve"> relative to a single intervention scenario</w:t>
        </w:r>
        <w:r w:rsidR="00F069F9" w:rsidDel="00766C6C">
          <w:t>.</w:t>
        </w:r>
        <w:r w:rsidR="006E71B4" w:rsidDel="00766C6C">
          <w:t xml:space="preserve"> </w:t>
        </w:r>
        <w:r w:rsidR="00AE464D" w:rsidDel="00766C6C">
          <w:t xml:space="preserve">This process was repeated </w:t>
        </w:r>
        <w:r w:rsidR="00C47595" w:rsidDel="00766C6C">
          <w:t>to demonstrate the impact of increasing the number of interventions implemented on patient outcomes.</w:t>
        </w:r>
        <w:r w:rsidR="000D19DC" w:rsidDel="00766C6C">
          <w:t xml:space="preserve"> </w:t>
        </w:r>
        <w:r w:rsidR="008F028E" w:rsidRPr="008F028E" w:rsidDel="00766C6C">
          <w:t>Further details of model structure, data collection, calibration and analyses can be found in the appendix</w:t>
        </w:r>
        <w:r w:rsidR="00E1150C" w:rsidDel="00766C6C">
          <w:t xml:space="preserve"> while a summary of key assumptions and data sources is shown in table 1.</w:t>
        </w:r>
      </w:moveFrom>
      <w:moveFromRangeEnd w:id="829"/>
    </w:p>
    <w:tbl>
      <w:tblPr>
        <w:tblStyle w:val="MediumShading1"/>
        <w:tblpPr w:leftFromText="180" w:rightFromText="180" w:vertAnchor="page" w:horzAnchor="page" w:tblpX="5509" w:tblpY="11319"/>
        <w:tblW w:w="0" w:type="auto"/>
        <w:tblLook w:val="04A0" w:firstRow="1" w:lastRow="0" w:firstColumn="1" w:lastColumn="0" w:noHBand="0" w:noVBand="1"/>
        <w:tblPrChange w:id="832" w:author="Tim Hallett" w:date="2015-01-26T16:27:00Z">
          <w:tblPr>
            <w:tblStyle w:val="MediumShading1"/>
            <w:tblpPr w:leftFromText="180" w:rightFromText="180" w:vertAnchor="page" w:horzAnchor="page" w:tblpX="5509" w:tblpY="11319"/>
            <w:tblW w:w="0" w:type="auto"/>
            <w:tblLook w:val="04A0" w:firstRow="1" w:lastRow="0" w:firstColumn="1" w:lastColumn="0" w:noHBand="0" w:noVBand="1"/>
          </w:tblPr>
        </w:tblPrChange>
      </w:tblPr>
      <w:tblGrid>
        <w:gridCol w:w="4621"/>
        <w:gridCol w:w="4621"/>
        <w:tblGridChange w:id="833">
          <w:tblGrid>
            <w:gridCol w:w="4621"/>
            <w:gridCol w:w="4621"/>
          </w:tblGrid>
        </w:tblGridChange>
      </w:tblGrid>
      <w:tr w:rsidR="00766C6C" w:rsidDel="008E7748" w14:paraId="1859B206" w14:textId="77777777" w:rsidTr="00766C6C">
        <w:trPr>
          <w:cnfStyle w:val="100000000000" w:firstRow="1" w:lastRow="0" w:firstColumn="0" w:lastColumn="0" w:oddVBand="0" w:evenVBand="0" w:oddHBand="0" w:evenHBand="0" w:firstRowFirstColumn="0" w:firstRowLastColumn="0" w:lastRowFirstColumn="0" w:lastRowLastColumn="0"/>
          <w:del w:id="834" w:author="Tim Hallett" w:date="2015-01-26T16:27:00Z"/>
        </w:trPr>
        <w:tc>
          <w:tcPr>
            <w:cnfStyle w:val="001000000000" w:firstRow="0" w:lastRow="0" w:firstColumn="1" w:lastColumn="0" w:oddVBand="0" w:evenVBand="0" w:oddHBand="0" w:evenHBand="0" w:firstRowFirstColumn="0" w:firstRowLastColumn="0" w:lastRowFirstColumn="0" w:lastRowLastColumn="0"/>
            <w:tcW w:w="4621" w:type="dxa"/>
            <w:tcPrChange w:id="835" w:author="Tim Hallett" w:date="2015-01-26T16:27:00Z">
              <w:tcPr>
                <w:tcW w:w="4621" w:type="dxa"/>
              </w:tcPr>
            </w:tcPrChange>
          </w:tcPr>
          <w:p w14:paraId="11B41D22" w14:textId="77777777" w:rsidR="008F028E" w:rsidDel="008E7748" w:rsidRDefault="008F028E" w:rsidP="00766C6C">
            <w:pPr>
              <w:pStyle w:val="normal0"/>
              <w:contextualSpacing w:val="0"/>
              <w:jc w:val="left"/>
              <w:cnfStyle w:val="101000000000" w:firstRow="1" w:lastRow="0" w:firstColumn="1" w:lastColumn="0" w:oddVBand="0" w:evenVBand="0" w:oddHBand="0" w:evenHBand="0" w:firstRowFirstColumn="0" w:firstRowLastColumn="0" w:lastRowFirstColumn="0" w:lastRowLastColumn="0"/>
              <w:rPr>
                <w:del w:id="836" w:author="Tim Hallett" w:date="2015-01-26T16:27:00Z"/>
              </w:rPr>
            </w:pPr>
            <w:commentRangeStart w:id="837"/>
            <w:del w:id="838" w:author="Tim Hallett" w:date="2015-01-26T16:27:00Z">
              <w:r w:rsidDel="008E7748">
                <w:delText>Key Assumptions</w:delText>
              </w:r>
            </w:del>
          </w:p>
        </w:tc>
        <w:tc>
          <w:tcPr>
            <w:tcW w:w="4621" w:type="dxa"/>
            <w:tcPrChange w:id="839" w:author="Tim Hallett" w:date="2015-01-26T16:27:00Z">
              <w:tcPr>
                <w:tcW w:w="4621" w:type="dxa"/>
              </w:tcPr>
            </w:tcPrChange>
          </w:tcPr>
          <w:p w14:paraId="45CE59D9" w14:textId="77777777" w:rsidR="008F028E" w:rsidDel="008E7748" w:rsidRDefault="008F028E" w:rsidP="00766C6C">
            <w:pPr>
              <w:pStyle w:val="normal0"/>
              <w:contextualSpacing w:val="0"/>
              <w:jc w:val="left"/>
              <w:cnfStyle w:val="100000000000" w:firstRow="1" w:lastRow="0" w:firstColumn="0" w:lastColumn="0" w:oddVBand="0" w:evenVBand="0" w:oddHBand="0" w:evenHBand="0" w:firstRowFirstColumn="0" w:firstRowLastColumn="0" w:lastRowFirstColumn="0" w:lastRowLastColumn="0"/>
              <w:rPr>
                <w:del w:id="840" w:author="Tim Hallett" w:date="2015-01-26T16:27:00Z"/>
              </w:rPr>
            </w:pPr>
            <w:del w:id="841" w:author="Tim Hallett" w:date="2015-01-26T16:27:00Z">
              <w:r w:rsidDel="008E7748">
                <w:delText>Data Sources</w:delText>
              </w:r>
              <w:commentRangeEnd w:id="837"/>
              <w:r w:rsidR="00DE5773" w:rsidDel="008E7748">
                <w:rPr>
                  <w:rStyle w:val="CommentReference"/>
                  <w:b w:val="0"/>
                  <w:bCs w:val="0"/>
                  <w:color w:val="000000"/>
                </w:rPr>
                <w:commentReference w:id="837"/>
              </w:r>
            </w:del>
          </w:p>
        </w:tc>
      </w:tr>
      <w:tr w:rsidR="00766C6C" w:rsidDel="008E7748" w14:paraId="5A77DB4C" w14:textId="77777777" w:rsidTr="00766C6C">
        <w:trPr>
          <w:cnfStyle w:val="000000100000" w:firstRow="0" w:lastRow="0" w:firstColumn="0" w:lastColumn="0" w:oddVBand="0" w:evenVBand="0" w:oddHBand="1" w:evenHBand="0" w:firstRowFirstColumn="0" w:firstRowLastColumn="0" w:lastRowFirstColumn="0" w:lastRowLastColumn="0"/>
          <w:trHeight w:val="467"/>
          <w:del w:id="842" w:author="Tim Hallett" w:date="2015-01-26T16:27:00Z"/>
          <w:trPrChange w:id="843" w:author="Tim Hallett" w:date="2015-01-26T16:27:00Z">
            <w:trPr>
              <w:trHeight w:val="467"/>
            </w:trPr>
          </w:trPrChange>
        </w:trPr>
        <w:tc>
          <w:tcPr>
            <w:cnfStyle w:val="001000000000" w:firstRow="0" w:lastRow="0" w:firstColumn="1" w:lastColumn="0" w:oddVBand="0" w:evenVBand="0" w:oddHBand="0" w:evenHBand="0" w:firstRowFirstColumn="0" w:firstRowLastColumn="0" w:lastRowFirstColumn="0" w:lastRowLastColumn="0"/>
            <w:tcW w:w="4621" w:type="dxa"/>
            <w:tcPrChange w:id="844" w:author="Tim Hallett" w:date="2015-01-26T16:27:00Z">
              <w:tcPr>
                <w:tcW w:w="4621" w:type="dxa"/>
              </w:tcPr>
            </w:tcPrChange>
          </w:tcPr>
          <w:p w14:paraId="440F6200"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45" w:author="Tim Hallett" w:date="2015-01-26T16:27:00Z"/>
                <w:rFonts w:ascii="Calibri" w:hAnsi="Calibri"/>
                <w:b w:val="0"/>
              </w:rPr>
            </w:pPr>
            <w:del w:id="846" w:author="Tim Hallett" w:date="2015-01-26T16:27:00Z">
              <w:r w:rsidRPr="00072B60" w:rsidDel="008E7748">
                <w:rPr>
                  <w:rFonts w:ascii="Calibri" w:hAnsi="Calibri"/>
                  <w:b w:val="0"/>
                </w:rPr>
                <w:delText>For a given health state, the mortality rate on ART is less than the mortality rate off ART.</w:delText>
              </w:r>
            </w:del>
          </w:p>
          <w:p w14:paraId="1D2F8154"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847" w:author="Tim Hallett" w:date="2015-01-26T16:27:00Z"/>
                <w:rFonts w:ascii="Calibri" w:hAnsi="Calibri"/>
                <w:b w:val="0"/>
              </w:rPr>
            </w:pPr>
          </w:p>
        </w:tc>
        <w:tc>
          <w:tcPr>
            <w:tcW w:w="4621" w:type="dxa"/>
            <w:tcPrChange w:id="848" w:author="Tim Hallett" w:date="2015-01-26T16:27:00Z">
              <w:tcPr>
                <w:tcW w:w="4621" w:type="dxa"/>
              </w:tcPr>
            </w:tcPrChange>
          </w:tcPr>
          <w:p w14:paraId="42813980"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849" w:author="Tim Hallett" w:date="2015-01-26T16:27:00Z"/>
                <w:rFonts w:ascii="Calibri" w:hAnsi="Calibri"/>
              </w:rPr>
            </w:pPr>
            <w:del w:id="850" w:author="Tim Hallett" w:date="2015-01-26T16:27:00Z">
              <w:r w:rsidRPr="00072B60" w:rsidDel="008E7748">
                <w:rPr>
                  <w:rFonts w:ascii="Calibri" w:hAnsi="Calibri"/>
                </w:rPr>
                <w:delText>Natural history calibrated fr</w:delText>
              </w:r>
              <w:r w:rsidR="00E25017" w:rsidDel="008E7748">
                <w:rPr>
                  <w:rFonts w:ascii="Calibri" w:hAnsi="Calibri"/>
                </w:rPr>
                <w:delText>om clinical surveillance data</w:delText>
              </w:r>
              <w:r w:rsidRPr="00072B60" w:rsidDel="008E7748">
                <w:rPr>
                  <w:rFonts w:ascii="Calibri" w:hAnsi="Calibri"/>
                </w:rPr>
                <w:delText>.</w:delText>
              </w:r>
            </w:del>
          </w:p>
          <w:p w14:paraId="7287B000" w14:textId="77777777" w:rsidR="008F028E" w:rsidRPr="00072B60" w:rsidDel="008E7748" w:rsidRDefault="008F028E" w:rsidP="00766C6C">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del w:id="851" w:author="Tim Hallett" w:date="2015-01-26T16:27:00Z"/>
                <w:rFonts w:ascii="Calibri" w:hAnsi="Calibri"/>
              </w:rPr>
            </w:pPr>
          </w:p>
        </w:tc>
      </w:tr>
      <w:tr w:rsidR="00766C6C" w:rsidDel="008E7748" w14:paraId="05199D48" w14:textId="77777777" w:rsidTr="00766C6C">
        <w:trPr>
          <w:cnfStyle w:val="000000010000" w:firstRow="0" w:lastRow="0" w:firstColumn="0" w:lastColumn="0" w:oddVBand="0" w:evenVBand="0" w:oddHBand="0" w:evenHBand="1" w:firstRowFirstColumn="0" w:firstRowLastColumn="0" w:lastRowFirstColumn="0" w:lastRowLastColumn="0"/>
          <w:trHeight w:val="462"/>
          <w:del w:id="852" w:author="Tim Hallett" w:date="2015-01-26T16:27:00Z"/>
          <w:trPrChange w:id="853"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54" w:author="Tim Hallett" w:date="2015-01-26T16:27:00Z">
              <w:tcPr>
                <w:tcW w:w="4621" w:type="dxa"/>
              </w:tcPr>
            </w:tcPrChange>
          </w:tcPr>
          <w:p w14:paraId="4324D0A5"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855" w:author="Tim Hallett" w:date="2015-01-26T16:27:00Z"/>
                <w:rFonts w:ascii="Calibri" w:hAnsi="Calibri"/>
                <w:b w:val="0"/>
              </w:rPr>
            </w:pPr>
            <w:del w:id="856" w:author="Tim Hallett" w:date="2015-01-26T16:27:00Z">
              <w:r w:rsidRPr="00072B60" w:rsidDel="008E7748">
                <w:rPr>
                  <w:rFonts w:ascii="Calibri" w:hAnsi="Calibri"/>
                  <w:b w:val="0"/>
                </w:rPr>
                <w:delText>Declining health drives care-seeking behaviour.</w:delText>
              </w:r>
            </w:del>
          </w:p>
        </w:tc>
        <w:tc>
          <w:tcPr>
            <w:tcW w:w="4621" w:type="dxa"/>
            <w:tcPrChange w:id="857" w:author="Tim Hallett" w:date="2015-01-26T16:27:00Z">
              <w:tcPr>
                <w:tcW w:w="4621" w:type="dxa"/>
              </w:tcPr>
            </w:tcPrChange>
          </w:tcPr>
          <w:p w14:paraId="76652234"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858" w:author="Tim Hallett" w:date="2015-01-26T16:27:00Z"/>
                <w:rFonts w:ascii="Calibri" w:hAnsi="Calibri"/>
              </w:rPr>
            </w:pPr>
            <w:del w:id="859" w:author="Tim Hallett" w:date="2015-01-26T16:27:00Z">
              <w:r w:rsidRPr="00072B60" w:rsidDel="008E7748">
                <w:rPr>
                  <w:rFonts w:ascii="Calibri" w:hAnsi="Calibri"/>
                </w:rPr>
                <w:delText>Calibration of events that make up HIV care from longitudinal dataset from AMPATH.</w:delText>
              </w:r>
            </w:del>
          </w:p>
          <w:p w14:paraId="20DE240C"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860" w:author="Tim Hallett" w:date="2015-01-26T16:27:00Z"/>
                <w:rFonts w:ascii="Calibri" w:hAnsi="Calibri"/>
              </w:rPr>
            </w:pPr>
          </w:p>
        </w:tc>
      </w:tr>
      <w:tr w:rsidR="00766C6C" w:rsidDel="008E7748" w14:paraId="5269A826" w14:textId="77777777" w:rsidTr="00766C6C">
        <w:trPr>
          <w:cnfStyle w:val="000000100000" w:firstRow="0" w:lastRow="0" w:firstColumn="0" w:lastColumn="0" w:oddVBand="0" w:evenVBand="0" w:oddHBand="1" w:evenHBand="0" w:firstRowFirstColumn="0" w:firstRowLastColumn="0" w:lastRowFirstColumn="0" w:lastRowLastColumn="0"/>
          <w:trHeight w:val="462"/>
          <w:del w:id="861" w:author="Tim Hallett" w:date="2015-01-26T16:27:00Z"/>
          <w:trPrChange w:id="862"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63" w:author="Tim Hallett" w:date="2015-01-26T16:27:00Z">
              <w:tcPr>
                <w:tcW w:w="4621" w:type="dxa"/>
              </w:tcPr>
            </w:tcPrChange>
          </w:tcPr>
          <w:p w14:paraId="42B37A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64" w:author="Tim Hallett" w:date="2015-01-26T16:27:00Z"/>
                <w:rFonts w:ascii="Calibri" w:hAnsi="Calibri"/>
                <w:b w:val="0"/>
              </w:rPr>
            </w:pPr>
            <w:del w:id="865" w:author="Tim Hallett" w:date="2015-01-26T16:27:00Z">
              <w:r w:rsidRPr="00072B60" w:rsidDel="008E7748">
                <w:rPr>
                  <w:rFonts w:ascii="Calibri" w:hAnsi="Calibri"/>
                  <w:b w:val="0"/>
                </w:rPr>
                <w:delText>Individuals are exposed to a background rate of testing through VCT in addition to a rate of testing through PICT (dependant upon previous health care experience and health).</w:delText>
              </w:r>
            </w:del>
          </w:p>
          <w:p w14:paraId="7A60BC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66" w:author="Tim Hallett" w:date="2015-01-26T16:27:00Z"/>
                <w:rFonts w:ascii="Calibri" w:hAnsi="Calibri"/>
                <w:b w:val="0"/>
              </w:rPr>
            </w:pPr>
          </w:p>
        </w:tc>
        <w:tc>
          <w:tcPr>
            <w:tcW w:w="4621" w:type="dxa"/>
            <w:tcPrChange w:id="867" w:author="Tim Hallett" w:date="2015-01-26T16:27:00Z">
              <w:tcPr>
                <w:tcW w:w="4621" w:type="dxa"/>
              </w:tcPr>
            </w:tcPrChange>
          </w:tcPr>
          <w:p w14:paraId="6C1DC853"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868" w:author="Tim Hallett" w:date="2015-01-26T16:27:00Z"/>
                <w:rFonts w:ascii="Calibri" w:hAnsi="Calibri"/>
              </w:rPr>
            </w:pPr>
            <w:del w:id="869" w:author="Tim Hallett" w:date="2015-01-26T16:27:00Z">
              <w:r w:rsidRPr="00072B60" w:rsidDel="008E7748">
                <w:rPr>
                  <w:rFonts w:ascii="Calibri" w:hAnsi="Calibri"/>
                </w:rPr>
                <w:delText>Disability weights sourced from the Global Burden of Disease Study 2010</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{Salomon:2012ib}</w:delText>
              </w:r>
              <w:r w:rsidRPr="00072B60" w:rsidDel="008E7748">
                <w:rPr>
                  <w:rFonts w:ascii="Calibri" w:hAnsi="Calibri"/>
                </w:rPr>
                <w:fldChar w:fldCharType="end"/>
              </w:r>
              <w:r w:rsidRPr="00072B60" w:rsidDel="008E7748">
                <w:rPr>
                  <w:rFonts w:ascii="Calibri" w:hAnsi="Calibri"/>
                </w:rPr>
                <w:delText>.</w:delText>
              </w:r>
            </w:del>
          </w:p>
          <w:p w14:paraId="4D9B1B0D"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870" w:author="Tim Hallett" w:date="2015-01-26T16:27:00Z"/>
                <w:rFonts w:ascii="Calibri" w:hAnsi="Calibri"/>
              </w:rPr>
            </w:pPr>
          </w:p>
        </w:tc>
      </w:tr>
      <w:tr w:rsidR="00766C6C" w:rsidDel="008E7748" w14:paraId="065AA19A" w14:textId="77777777" w:rsidTr="00766C6C">
        <w:trPr>
          <w:cnfStyle w:val="000000010000" w:firstRow="0" w:lastRow="0" w:firstColumn="0" w:lastColumn="0" w:oddVBand="0" w:evenVBand="0" w:oddHBand="0" w:evenHBand="1" w:firstRowFirstColumn="0" w:firstRowLastColumn="0" w:lastRowFirstColumn="0" w:lastRowLastColumn="0"/>
          <w:trHeight w:val="462"/>
          <w:del w:id="871" w:author="Tim Hallett" w:date="2015-01-26T16:27:00Z"/>
          <w:trPrChange w:id="872"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73" w:author="Tim Hallett" w:date="2015-01-26T16:27:00Z">
              <w:tcPr>
                <w:tcW w:w="4621" w:type="dxa"/>
              </w:tcPr>
            </w:tcPrChange>
          </w:tcPr>
          <w:p w14:paraId="3A649F42"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874" w:author="Tim Hallett" w:date="2015-01-26T16:27:00Z"/>
                <w:rFonts w:ascii="Calibri" w:hAnsi="Calibri"/>
                <w:b w:val="0"/>
              </w:rPr>
            </w:pPr>
            <w:del w:id="875" w:author="Tim Hallett" w:date="2015-01-26T16:27:00Z">
              <w:r w:rsidRPr="00072B60" w:rsidDel="008E7748">
                <w:rPr>
                  <w:rFonts w:ascii="Calibri" w:hAnsi="Calibri"/>
                  <w:b w:val="0"/>
                </w:rPr>
                <w:delText>Patients have the propensity to be lost from care at any stage.</w:delText>
              </w:r>
            </w:del>
          </w:p>
          <w:p w14:paraId="413E7E91"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876" w:author="Tim Hallett" w:date="2015-01-26T16:27:00Z"/>
                <w:rFonts w:ascii="Calibri" w:hAnsi="Calibri"/>
                <w:b w:val="0"/>
              </w:rPr>
            </w:pPr>
          </w:p>
        </w:tc>
        <w:tc>
          <w:tcPr>
            <w:tcW w:w="4621" w:type="dxa"/>
            <w:tcPrChange w:id="877" w:author="Tim Hallett" w:date="2015-01-26T16:27:00Z">
              <w:tcPr>
                <w:tcW w:w="4621" w:type="dxa"/>
              </w:tcPr>
            </w:tcPrChange>
          </w:tcPr>
          <w:p w14:paraId="158A677B"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878" w:author="Tim Hallett" w:date="2015-01-26T16:27:00Z"/>
                <w:rFonts w:ascii="Calibri" w:hAnsi="Calibri"/>
              </w:rPr>
            </w:pPr>
            <w:del w:id="879" w:author="Tim Hallett" w:date="2015-01-26T16:27:00Z">
              <w:r w:rsidRPr="00072B60" w:rsidDel="008E7748">
                <w:rPr>
                  <w:rFonts w:ascii="Calibri" w:hAnsi="Calibri"/>
                </w:rPr>
                <w:delText>Majority of costing data derived from the CHAI MATCH Study</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{Tagar:GTMxY-pi}</w:delText>
              </w:r>
              <w:r w:rsidRPr="00072B60" w:rsidDel="008E7748">
                <w:rPr>
                  <w:rFonts w:ascii="Calibri" w:hAnsi="Calibri"/>
                </w:rPr>
                <w:fldChar w:fldCharType="end"/>
              </w:r>
              <w:r w:rsidRPr="00072B60" w:rsidDel="008E7748">
                <w:rPr>
                  <w:rFonts w:ascii="Calibri" w:hAnsi="Calibri"/>
                </w:rPr>
                <w:delText>.</w:delText>
              </w:r>
            </w:del>
          </w:p>
          <w:p w14:paraId="79B09540"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880" w:author="Tim Hallett" w:date="2015-01-26T16:27:00Z"/>
                <w:rFonts w:ascii="Calibri" w:hAnsi="Calibri"/>
              </w:rPr>
            </w:pPr>
          </w:p>
        </w:tc>
      </w:tr>
      <w:tr w:rsidR="00766C6C" w:rsidDel="008E7748" w14:paraId="1A139A44" w14:textId="77777777" w:rsidTr="00766C6C">
        <w:trPr>
          <w:cnfStyle w:val="000000100000" w:firstRow="0" w:lastRow="0" w:firstColumn="0" w:lastColumn="0" w:oddVBand="0" w:evenVBand="0" w:oddHBand="1" w:evenHBand="0" w:firstRowFirstColumn="0" w:firstRowLastColumn="0" w:lastRowFirstColumn="0" w:lastRowLastColumn="0"/>
          <w:trHeight w:val="462"/>
          <w:del w:id="881" w:author="Tim Hallett" w:date="2015-01-26T16:27:00Z"/>
          <w:trPrChange w:id="882"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83" w:author="Tim Hallett" w:date="2015-01-26T16:27:00Z">
              <w:tcPr>
                <w:tcW w:w="4621" w:type="dxa"/>
              </w:tcPr>
            </w:tcPrChange>
          </w:tcPr>
          <w:p w14:paraId="5DF65368"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84" w:author="Tim Hallett" w:date="2015-01-26T16:27:00Z"/>
                <w:rFonts w:ascii="Calibri" w:hAnsi="Calibri"/>
                <w:b w:val="0"/>
              </w:rPr>
            </w:pPr>
            <w:del w:id="885" w:author="Tim Hallett" w:date="2015-01-26T16:27:00Z">
              <w:r w:rsidRPr="00072B60" w:rsidDel="008E7748">
                <w:rPr>
                  <w:rFonts w:ascii="Calibri" w:hAnsi="Calibri"/>
                  <w:b w:val="0"/>
                </w:rPr>
                <w:delText>If lost from pre-ART care, patients can re-engage at a later date.</w:delText>
              </w:r>
            </w:del>
          </w:p>
          <w:p w14:paraId="4DEA9B0A"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886" w:author="Tim Hallett" w:date="2015-01-26T16:27:00Z"/>
                <w:rFonts w:ascii="Calibri" w:hAnsi="Calibri"/>
                <w:b w:val="0"/>
              </w:rPr>
            </w:pPr>
          </w:p>
        </w:tc>
        <w:tc>
          <w:tcPr>
            <w:tcW w:w="4621" w:type="dxa"/>
            <w:tcPrChange w:id="887" w:author="Tim Hallett" w:date="2015-01-26T16:27:00Z">
              <w:tcPr>
                <w:tcW w:w="4621" w:type="dxa"/>
              </w:tcPr>
            </w:tcPrChange>
          </w:tcPr>
          <w:p w14:paraId="3C4ABBCE"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888" w:author="Tim Hallett" w:date="2015-01-26T16:27:00Z"/>
                <w:rFonts w:ascii="Calibri" w:hAnsi="Calibri"/>
              </w:rPr>
            </w:pPr>
          </w:p>
        </w:tc>
      </w:tr>
      <w:tr w:rsidR="00766C6C" w:rsidDel="008E7748" w14:paraId="3485F6A1" w14:textId="77777777" w:rsidTr="00766C6C">
        <w:trPr>
          <w:cnfStyle w:val="000000010000" w:firstRow="0" w:lastRow="0" w:firstColumn="0" w:lastColumn="0" w:oddVBand="0" w:evenVBand="0" w:oddHBand="0" w:evenHBand="1" w:firstRowFirstColumn="0" w:firstRowLastColumn="0" w:lastRowFirstColumn="0" w:lastRowLastColumn="0"/>
          <w:trHeight w:val="462"/>
          <w:del w:id="889" w:author="Tim Hallett" w:date="2015-01-26T16:27:00Z"/>
          <w:trPrChange w:id="890"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91" w:author="Tim Hallett" w:date="2015-01-26T16:27:00Z">
              <w:tcPr>
                <w:tcW w:w="4621" w:type="dxa"/>
              </w:tcPr>
            </w:tcPrChange>
          </w:tcPr>
          <w:p w14:paraId="7D11E0AA"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892" w:author="Tim Hallett" w:date="2015-01-26T16:27:00Z"/>
                <w:rFonts w:ascii="Calibri" w:hAnsi="Calibri"/>
                <w:b w:val="0"/>
              </w:rPr>
            </w:pPr>
            <w:del w:id="893" w:author="Tim Hallett" w:date="2015-01-26T16:27:00Z">
              <w:r w:rsidRPr="00072B60" w:rsidDel="008E7748">
                <w:rPr>
                  <w:rFonts w:ascii="Calibri" w:hAnsi="Calibri"/>
                  <w:b w:val="0"/>
                </w:rPr>
                <w:delText>If lost from ART care, patients will not re-engage with care (unless identified through an ART Outreach but patients can only re-initiate ART once).</w:delText>
              </w:r>
            </w:del>
          </w:p>
          <w:p w14:paraId="31E4E247"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894" w:author="Tim Hallett" w:date="2015-01-26T16:27:00Z"/>
                <w:rFonts w:ascii="Calibri" w:hAnsi="Calibri"/>
                <w:b w:val="0"/>
              </w:rPr>
            </w:pPr>
          </w:p>
        </w:tc>
        <w:tc>
          <w:tcPr>
            <w:tcW w:w="4621" w:type="dxa"/>
            <w:tcPrChange w:id="895" w:author="Tim Hallett" w:date="2015-01-26T16:27:00Z">
              <w:tcPr>
                <w:tcW w:w="4621" w:type="dxa"/>
              </w:tcPr>
            </w:tcPrChange>
          </w:tcPr>
          <w:p w14:paraId="34C995D6"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896" w:author="Tim Hallett" w:date="2015-01-26T16:27:00Z"/>
                <w:rFonts w:ascii="Calibri" w:hAnsi="Calibri"/>
              </w:rPr>
            </w:pPr>
          </w:p>
        </w:tc>
      </w:tr>
    </w:tbl>
    <w:p w14:paraId="125347B2" w14:textId="77777777" w:rsidR="006B54AF" w:rsidRDefault="006B54AF" w:rsidP="002239FE">
      <w:pPr>
        <w:pStyle w:val="normal0"/>
        <w:ind w:firstLine="720"/>
        <w:contextualSpacing w:val="0"/>
      </w:pPr>
    </w:p>
    <w:p w14:paraId="1FF23CE6" w14:textId="77777777" w:rsidR="0095084A" w:rsidRDefault="0095084A">
      <w:pPr>
        <w:pStyle w:val="normal0"/>
        <w:contextualSpacing w:val="0"/>
      </w:pPr>
      <w:bookmarkStart w:id="897" w:name="h.zedl01pfmy8z" w:colFirst="0" w:colLast="0"/>
      <w:bookmarkStart w:id="898" w:name="h.rl97lz7j3hfn" w:colFirst="0" w:colLast="0"/>
      <w:bookmarkEnd w:id="897"/>
      <w:bookmarkEnd w:id="898"/>
    </w:p>
    <w:p w14:paraId="2B17171A" w14:textId="77777777" w:rsidR="00766C6C" w:rsidRPr="00766C6C" w:rsidRDefault="00D42EC2">
      <w:pPr>
        <w:pStyle w:val="normal0"/>
        <w:numPr>
          <w:ilvl w:val="0"/>
          <w:numId w:val="23"/>
        </w:numPr>
        <w:contextualSpacing w:val="0"/>
        <w:rPr>
          <w:ins w:id="899" w:author="Tim Hallett" w:date="2015-01-26T16:27:00Z"/>
          <w:noProof/>
          <w:lang w:val="en-US"/>
          <w:rPrChange w:id="900" w:author="Tim Hallett" w:date="2015-01-26T16:27:00Z">
            <w:rPr>
              <w:ins w:id="901" w:author="Tim Hallett" w:date="2015-01-26T16:27:00Z"/>
            </w:rPr>
          </w:rPrChange>
        </w:rPr>
        <w:pPrChange w:id="902" w:author="Tim Hallett" w:date="2015-01-26T15:57:00Z">
          <w:pPr>
            <w:pStyle w:val="normal0"/>
            <w:contextualSpacing w:val="0"/>
          </w:pPr>
        </w:pPrChange>
      </w:pPr>
      <w:proofErr w:type="gramStart"/>
      <w:ins w:id="903" w:author="Tim Hallett" w:date="2015-01-26T16:26:00Z">
        <w:r>
          <w:t>i</w:t>
        </w:r>
      </w:ins>
      <w:ins w:id="904" w:author="Tim Hallett" w:date="2015-01-26T15:57:00Z">
        <w:r w:rsidR="00DE5773">
          <w:t>iInterventions</w:t>
        </w:r>
        <w:proofErr w:type="gramEnd"/>
        <w:r w:rsidR="00DE5773">
          <w:t xml:space="preserve"> on the care cascade</w:t>
        </w:r>
      </w:ins>
    </w:p>
    <w:p w14:paraId="2FDE083A" w14:textId="77777777" w:rsidR="00FB00B3" w:rsidRDefault="00FB00B3" w:rsidP="00766C6C">
      <w:pPr>
        <w:pStyle w:val="normal0"/>
        <w:contextualSpacing w:val="0"/>
        <w:rPr>
          <w:ins w:id="905" w:author="Tim Hallett" w:date="2015-01-26T16:27:00Z"/>
        </w:rPr>
      </w:pPr>
    </w:p>
    <w:p w14:paraId="73EE735B" w14:textId="77777777" w:rsidR="00FB00B3" w:rsidRDefault="00FB00B3" w:rsidP="00766C6C">
      <w:pPr>
        <w:pStyle w:val="normal0"/>
        <w:contextualSpacing w:val="0"/>
        <w:rPr>
          <w:ins w:id="906" w:author="Tim Hallett" w:date="2015-01-26T16:30:00Z"/>
        </w:rPr>
      </w:pPr>
      <w:ins w:id="907" w:author="Tim Hallett" w:date="2015-01-26T16:28:00Z">
        <w:r>
          <w:t xml:space="preserve">Interventions in the care cascade can be divided into those that ai to increase testing, linkage, retention in pre-ART care or retention and suppression for patients on ART. We reviewed the </w:t>
        </w:r>
      </w:ins>
      <w:ins w:id="908" w:author="Tim Hallett" w:date="2015-01-26T16:29:00Z">
        <w:r>
          <w:t>literature</w:t>
        </w:r>
      </w:ins>
      <w:ins w:id="909" w:author="Tim Hallett" w:date="2015-01-26T16:28:00Z">
        <w:r>
          <w:t xml:space="preserve"> </w:t>
        </w:r>
      </w:ins>
      <w:ins w:id="910" w:author="Tim Hallett" w:date="2015-01-26T16:29:00Z">
        <w:r>
          <w:t>to identify realistic assumptions for the efficact and cost of representative interventions in each of these categori</w:t>
        </w:r>
        <w:r w:rsidR="0051143C">
          <w:t>es</w:t>
        </w:r>
      </w:ins>
      <w:ins w:id="911" w:author="Tim Hallett" w:date="2015-01-26T16:32:00Z">
        <w:r w:rsidR="00FA3909">
          <w:t xml:space="preserve"> (Table</w:t>
        </w:r>
        <w:proofErr w:type="gramStart"/>
        <w:r w:rsidR="00FA3909">
          <w:t xml:space="preserve">) </w:t>
        </w:r>
      </w:ins>
      <w:ins w:id="912" w:author="Tim Hallett" w:date="2015-01-26T16:29:00Z">
        <w:r w:rsidR="0051143C">
          <w:t>.</w:t>
        </w:r>
        <w:proofErr w:type="gramEnd"/>
        <w:r w:rsidR="0051143C">
          <w:t xml:space="preserve"> As t</w:t>
        </w:r>
        <w:r>
          <w:t xml:space="preserve">he effect size measured in different trials, and that which would arguably be attainable, </w:t>
        </w:r>
      </w:ins>
      <w:ins w:id="913" w:author="Tim Hallett" w:date="2015-01-26T16:30:00Z">
        <w:r w:rsidR="0051143C">
          <w:t>two assumptions for the effect size (a ‘maximum’ and a ‘realistic’) are used.</w:t>
        </w:r>
      </w:ins>
    </w:p>
    <w:p w14:paraId="1DCC658B" w14:textId="77777777" w:rsidR="0051143C" w:rsidRDefault="0051143C" w:rsidP="00766C6C">
      <w:pPr>
        <w:pStyle w:val="normal0"/>
        <w:contextualSpacing w:val="0"/>
        <w:rPr>
          <w:ins w:id="914" w:author="Tim Hallett" w:date="2015-01-26T16:28:00Z"/>
        </w:rPr>
      </w:pPr>
    </w:p>
    <w:p w14:paraId="45604629" w14:textId="77777777" w:rsidR="00FB00B3" w:rsidRDefault="00FB00B3" w:rsidP="00766C6C">
      <w:pPr>
        <w:pStyle w:val="normal0"/>
        <w:contextualSpacing w:val="0"/>
        <w:rPr>
          <w:ins w:id="915" w:author="Tim Hallett" w:date="2015-01-26T16:28:00Z"/>
        </w:rPr>
      </w:pPr>
    </w:p>
    <w:p w14:paraId="1970635F" w14:textId="77777777" w:rsidR="00766C6C" w:rsidRDefault="00766C6C" w:rsidP="00766C6C">
      <w:pPr>
        <w:pStyle w:val="normal0"/>
        <w:contextualSpacing w:val="0"/>
      </w:pPr>
      <w:moveToRangeStart w:id="916" w:author="Tim Hallett" w:date="2015-01-26T16:27:00Z" w:name="move283908995"/>
      <w:moveTo w:id="917" w:author="Tim Hallett" w:date="2015-01-26T16:27:00Z">
        <w:del w:id="918" w:author="Tim Hallett" w:date="2015-01-26T16:28:00Z">
          <w:r w:rsidDel="00FB00B3">
            <w:delText>We designed</w:delText>
          </w:r>
        </w:del>
        <w:del w:id="919" w:author="Tim Hallett" w:date="2015-01-26T16:30:00Z">
          <w:r w:rsidDel="0051143C">
            <w:delText xml:space="preserve"> twelve interventions that target various aspects of care including an HBCT intervention and a Universal Test &amp; Treat strategy (table 2). Where possible, interventions had two scenarios: “maximum impact” illustrating a maximally effective intervention and a “realistic impact” scenario, demonstrating a more attainable version. </w:delText>
          </w:r>
        </w:del>
        <w:r>
          <w:t xml:space="preserve">To assess the impact of individual interventions, each intervention </w:t>
        </w:r>
        <w:del w:id="920" w:author="Tim Hallett" w:date="2015-01-26T16:31:00Z">
          <w:r w:rsidDel="0051143C">
            <w:delText xml:space="preserve">and scenario </w:delText>
          </w:r>
        </w:del>
        <w:r>
          <w:t>was implemented in turn from 2010 onwards and the impact on patient outcomes compared to the baseline scenario</w:t>
        </w:r>
      </w:moveTo>
      <w:ins w:id="921" w:author="Tim Hallett" w:date="2015-01-26T16:31:00Z">
        <w:r w:rsidR="0051143C">
          <w:t>. The impact of the program is quantified in terms of DALYS averted and deaths averted, both with respect to a baseline in which a program similar to AMPATH before the launch housrold testing program, is maintained indefinitely</w:t>
        </w:r>
      </w:ins>
      <w:moveTo w:id="922" w:author="Tim Hallett" w:date="2015-01-26T16:27:00Z">
        <w:r>
          <w:t xml:space="preserve"> </w:t>
        </w:r>
        <w:del w:id="923" w:author="Tim Hallett" w:date="2015-01-26T16:31:00Z">
          <w:r w:rsidDel="0051143C">
            <w:delText xml:space="preserve">to produce outcomes of DALYs averted compared to baseline and the additional cost of care between 2010 and 2030. </w:delText>
          </w:r>
        </w:del>
      </w:moveTo>
    </w:p>
    <w:p w14:paraId="07A0EA23" w14:textId="77777777" w:rsidR="00766C6C" w:rsidRDefault="00766C6C" w:rsidP="00766C6C">
      <w:pPr>
        <w:pStyle w:val="normal0"/>
        <w:ind w:firstLine="720"/>
        <w:contextualSpacing w:val="0"/>
        <w:rPr>
          <w:ins w:id="924" w:author="Tim Hallett" w:date="2015-01-26T16:32:00Z"/>
        </w:rPr>
      </w:pPr>
    </w:p>
    <w:p w14:paraId="43430427" w14:textId="77777777" w:rsidR="00FA3909" w:rsidDel="0089303D" w:rsidRDefault="00FA3909" w:rsidP="00766C6C">
      <w:pPr>
        <w:pStyle w:val="normal0"/>
        <w:ind w:firstLine="720"/>
        <w:contextualSpacing w:val="0"/>
        <w:rPr>
          <w:del w:id="925" w:author="Tim Hallett" w:date="2015-01-26T16:32:00Z"/>
        </w:rPr>
      </w:pPr>
    </w:p>
    <w:p w14:paraId="7D0311EC" w14:textId="77777777" w:rsidR="00766C6C" w:rsidRDefault="00766C6C" w:rsidP="00766C6C">
      <w:pPr>
        <w:pStyle w:val="normal0"/>
        <w:contextualSpacing w:val="0"/>
        <w:rPr>
          <w:ins w:id="926" w:author="Tim Hallett" w:date="2015-01-26T16:27:00Z"/>
        </w:rPr>
      </w:pPr>
      <w:moveTo w:id="927" w:author="Tim Hallett" w:date="2015-01-26T16:27:00Z">
        <w:del w:id="928" w:author="Tim Hallett" w:date="2015-01-26T16:32:00Z">
          <w:r w:rsidDel="0089303D">
            <w:delText xml:space="preserve">To explore the potential impact of multiple interventions each targeting a different point in care, we calculated the cost per DALY averted for each single intervention compared to the baseline scenario and implemented the intervention with the lowest cost per DALY averted. With this first intervention fixed, we assessed the impact of applying a second intervention by simulating the remaining interventions in turn and calculating the cost per DALY averted relative to that of the first intervention, thus identifying the best combination of two interventions with the with the lowest cost per DALY averted relative to a single intervention scenario. This process was repeated to demonstrate the impact of increasing the number of interventions implemented on patient outcomes. </w:delText>
          </w:r>
          <w:r w:rsidRPr="008F028E" w:rsidDel="0089303D">
            <w:delText>Further details of model structure, data collection, calibration and analyses can be found in the appendix</w:delText>
          </w:r>
          <w:r w:rsidDel="0089303D">
            <w:delText xml:space="preserve"> while a summary of key assumptions and data sources is shown in table 1.</w:delText>
          </w:r>
        </w:del>
      </w:moveTo>
      <w:moveToRangeEnd w:id="916"/>
    </w:p>
    <w:p w14:paraId="79D38F0E" w14:textId="77777777" w:rsidR="00766C6C" w:rsidRDefault="00766C6C" w:rsidP="00766C6C">
      <w:pPr>
        <w:pStyle w:val="normal0"/>
        <w:contextualSpacing w:val="0"/>
        <w:rPr>
          <w:ins w:id="929" w:author="Tim Hallett" w:date="2015-01-26T16:27:00Z"/>
        </w:rPr>
      </w:pPr>
    </w:p>
    <w:p w14:paraId="442403E5" w14:textId="77777777" w:rsidR="00766C6C" w:rsidRDefault="00766C6C" w:rsidP="00766C6C">
      <w:pPr>
        <w:pStyle w:val="normal0"/>
        <w:contextualSpacing w:val="0"/>
        <w:rPr>
          <w:ins w:id="930" w:author="Tim Hallett" w:date="2015-01-26T16:27:00Z"/>
        </w:rPr>
      </w:pPr>
    </w:p>
    <w:p w14:paraId="34B6531D" w14:textId="77777777" w:rsidR="00766C6C" w:rsidRDefault="00766C6C" w:rsidP="00766C6C">
      <w:pPr>
        <w:pStyle w:val="normal0"/>
        <w:contextualSpacing w:val="0"/>
        <w:rPr>
          <w:ins w:id="931" w:author="Tim Hallett" w:date="2015-01-26T16:27:00Z"/>
        </w:rPr>
      </w:pPr>
    </w:p>
    <w:p w14:paraId="519F6117" w14:textId="77777777" w:rsidR="00DE5773" w:rsidRDefault="00DE5773" w:rsidP="00766C6C">
      <w:pPr>
        <w:pStyle w:val="normal0"/>
        <w:contextualSpacing w:val="0"/>
        <w:rPr>
          <w:ins w:id="932" w:author="Tim Hallett" w:date="2015-01-26T15:57:00Z"/>
          <w:noProof/>
          <w:lang w:val="en-US"/>
        </w:rPr>
      </w:pPr>
      <w:ins w:id="933" w:author="Tim Hallett" w:date="2015-01-26T15:57:00Z">
        <w:r>
          <w:rPr>
            <w:noProof/>
            <w:lang w:val="en-US"/>
          </w:rPr>
          <w:t xml:space="preserve"> </w:t>
        </w:r>
      </w:ins>
    </w:p>
    <w:p w14:paraId="6A5C9C39" w14:textId="77777777" w:rsidR="00D42EC2" w:rsidRDefault="00D42EC2" w:rsidP="00DE5773">
      <w:pPr>
        <w:pStyle w:val="normal0"/>
        <w:contextualSpacing w:val="0"/>
        <w:rPr>
          <w:ins w:id="934" w:author="Tim Hallett" w:date="2015-01-26T16:26:00Z"/>
        </w:rPr>
      </w:pPr>
    </w:p>
    <w:p w14:paraId="7DE233FC" w14:textId="77777777" w:rsidR="00D42EC2" w:rsidRDefault="00D42EC2" w:rsidP="00DE5773">
      <w:pPr>
        <w:pStyle w:val="normal0"/>
        <w:contextualSpacing w:val="0"/>
        <w:rPr>
          <w:ins w:id="935" w:author="Tim Hallett" w:date="2015-01-26T16:26:00Z"/>
        </w:rPr>
      </w:pPr>
    </w:p>
    <w:p w14:paraId="69F13F5C" w14:textId="77777777" w:rsidR="00D42EC2" w:rsidRDefault="00D42EC2" w:rsidP="00DE5773">
      <w:pPr>
        <w:pStyle w:val="normal0"/>
        <w:contextualSpacing w:val="0"/>
        <w:rPr>
          <w:ins w:id="936" w:author="Tim Hallett" w:date="2015-01-26T16:26:00Z"/>
        </w:rPr>
      </w:pPr>
    </w:p>
    <w:p w14:paraId="67188D27" w14:textId="77777777" w:rsidR="00D42EC2" w:rsidRDefault="00D42EC2" w:rsidP="00DE5773">
      <w:pPr>
        <w:pStyle w:val="normal0"/>
        <w:contextualSpacing w:val="0"/>
        <w:rPr>
          <w:ins w:id="937" w:author="Tim Hallett" w:date="2015-01-26T16:26:00Z"/>
        </w:rPr>
      </w:pPr>
    </w:p>
    <w:p w14:paraId="33EBFE1D" w14:textId="77777777" w:rsidR="00D42EC2" w:rsidRDefault="00D42EC2" w:rsidP="00DE5773">
      <w:pPr>
        <w:pStyle w:val="normal0"/>
        <w:contextualSpacing w:val="0"/>
        <w:rPr>
          <w:ins w:id="938" w:author="Tim Hallett" w:date="2015-01-26T16:26:00Z"/>
        </w:rPr>
      </w:pPr>
    </w:p>
    <w:p w14:paraId="7F807C6B" w14:textId="77777777" w:rsidR="00D42EC2" w:rsidRDefault="00D42EC2" w:rsidP="00DE5773">
      <w:pPr>
        <w:pStyle w:val="normal0"/>
        <w:contextualSpacing w:val="0"/>
        <w:rPr>
          <w:ins w:id="939" w:author="Tim Hallett" w:date="2015-01-26T16:25:00Z"/>
        </w:rPr>
      </w:pPr>
    </w:p>
    <w:p w14:paraId="7F32058F" w14:textId="77777777" w:rsidR="00D42EC2" w:rsidRDefault="00D42EC2" w:rsidP="00DE5773">
      <w:pPr>
        <w:pStyle w:val="normal0"/>
        <w:contextualSpacing w:val="0"/>
        <w:rPr>
          <w:ins w:id="940" w:author="Tim Hallett" w:date="2015-01-26T16:25:00Z"/>
        </w:rPr>
      </w:pPr>
    </w:p>
    <w:tbl>
      <w:tblPr>
        <w:tblStyle w:val="MediumShading1"/>
        <w:tblpPr w:leftFromText="180" w:rightFromText="180" w:vertAnchor="page" w:horzAnchor="page" w:tblpX="1729" w:tblpY="3961"/>
        <w:tblW w:w="0" w:type="auto"/>
        <w:tblLook w:val="04A0" w:firstRow="1" w:lastRow="0" w:firstColumn="1" w:lastColumn="0" w:noHBand="0" w:noVBand="1"/>
      </w:tblPr>
      <w:tblGrid>
        <w:gridCol w:w="4621"/>
        <w:gridCol w:w="4621"/>
      </w:tblGrid>
      <w:tr w:rsidR="008E7748" w14:paraId="0A9582DF" w14:textId="77777777" w:rsidTr="008E7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0C4658" w14:textId="77777777" w:rsidR="008E7748" w:rsidRDefault="008E7748" w:rsidP="008E7748">
            <w:pPr>
              <w:pStyle w:val="normal0"/>
              <w:contextualSpacing w:val="0"/>
              <w:jc w:val="left"/>
            </w:pPr>
            <w:commentRangeStart w:id="941"/>
            <w:r>
              <w:t>Key Assumptions</w:t>
            </w:r>
          </w:p>
        </w:tc>
        <w:tc>
          <w:tcPr>
            <w:tcW w:w="4621" w:type="dxa"/>
          </w:tcPr>
          <w:p w14:paraId="1AF38081" w14:textId="77777777" w:rsidR="008E7748" w:rsidRDefault="008E7748" w:rsidP="008E7748">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commentRangeEnd w:id="941"/>
            <w:r>
              <w:rPr>
                <w:rStyle w:val="CommentReference"/>
                <w:b w:val="0"/>
                <w:bCs w:val="0"/>
                <w:color w:val="000000"/>
              </w:rPr>
              <w:commentReference w:id="941"/>
            </w:r>
          </w:p>
        </w:tc>
      </w:tr>
      <w:tr w:rsidR="008E7748" w14:paraId="16E3FD61" w14:textId="77777777" w:rsidTr="008E774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4CA6CB8"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04B9A22B"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608EFE7F" w14:textId="77777777"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68C634C9" w14:textId="77777777" w:rsidR="008E7748" w:rsidRPr="00072B60" w:rsidRDefault="008E7748" w:rsidP="008E7748">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4654073"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37C3D77"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104EE629" w14:textId="77777777"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3DE063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0F987281"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1B666A13"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43001CC4" w14:textId="77777777" w:rsidR="008E7748" w:rsidRPr="00072B60" w:rsidRDefault="008E7748" w:rsidP="008E7748">
            <w:pPr>
              <w:pStyle w:val="normal0"/>
              <w:contextualSpacing w:val="0"/>
              <w:jc w:val="left"/>
              <w:rPr>
                <w:rFonts w:ascii="Calibri" w:hAnsi="Calibri"/>
                <w:b w:val="0"/>
              </w:rPr>
            </w:pPr>
          </w:p>
        </w:tc>
        <w:tc>
          <w:tcPr>
            <w:tcW w:w="4621" w:type="dxa"/>
          </w:tcPr>
          <w:p w14:paraId="765C5814" w14:textId="77777777"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Pr="00072B60">
              <w:rPr>
                <w:rFonts w:ascii="Calibri" w:hAnsi="Calibri"/>
              </w:rPr>
              <w: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4FABDF0A"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A014384"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66D799B"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10DF18BC"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59C4AD93" w14:textId="77777777"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Pr="00072B60">
              <w:rPr>
                <w:rFonts w:ascii="Calibri" w:hAnsi="Calibri"/>
              </w:rPr>
              <w: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6943D2F7"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35CB279B"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880D79"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7779B1B9"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12A3ED16"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07E58135"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BB2B24"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2072E902"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7361BE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A9A8747" w14:textId="77777777" w:rsidR="0055480B" w:rsidRDefault="00D42EC2" w:rsidP="00DE5773">
      <w:pPr>
        <w:pStyle w:val="normal0"/>
        <w:contextualSpacing w:val="0"/>
        <w:sectPr w:rsidR="0055480B">
          <w:footerReference w:type="default" r:id="rId12"/>
          <w:pgSz w:w="11906" w:h="16838"/>
          <w:pgMar w:top="1440" w:right="1440" w:bottom="1440" w:left="1440" w:header="720" w:footer="720" w:gutter="0"/>
          <w:cols w:space="720"/>
        </w:sectPr>
      </w:pPr>
      <w:ins w:id="942" w:author="Tim Hallett" w:date="2015-01-26T16:25:00Z">
        <w:r>
          <w:t>.</w:t>
        </w:r>
      </w:ins>
      <w:r w:rsidR="00E25017">
        <w:rPr>
          <w:noProof/>
          <w:lang w:val="en-US"/>
        </w:rPr>
        <mc:AlternateContent>
          <mc:Choice Requires="wps">
            <w:drawing>
              <wp:anchor distT="0" distB="0" distL="114300" distR="114300" simplePos="0" relativeHeight="251682816" behindDoc="0" locked="0" layoutInCell="1" allowOverlap="1" wp14:anchorId="09A95592" wp14:editId="40447990">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33EC9C" w14:textId="77777777" w:rsidR="0017493E" w:rsidRDefault="0017493E" w:rsidP="00E25017">
                            <w:pPr>
                              <w:pStyle w:val="Subtitle"/>
                              <w:contextualSpacing w:val="0"/>
                            </w:pPr>
                            <w:r>
                              <w:t>Table 1. Key model assumptions and data sources.</w:t>
                            </w:r>
                          </w:p>
                          <w:p w14:paraId="4708FA08" w14:textId="77777777" w:rsidR="0017493E" w:rsidRPr="00B7495C" w:rsidRDefault="0017493E"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rsidR="005926DE" w:rsidRDefault="005926DE" w:rsidP="00E25017">
                      <w:pPr>
                        <w:pStyle w:val="Subtitle"/>
                        <w:contextualSpacing w:val="0"/>
                      </w:pPr>
                      <w:r>
                        <w:t>Table 1. Key model assumptions and data sources.</w:t>
                      </w:r>
                    </w:p>
                    <w:p w:rsidR="005926DE" w:rsidRPr="00B7495C" w:rsidRDefault="005926DE" w:rsidP="00E25017">
                      <w:pPr>
                        <w:rPr>
                          <w:rFonts w:ascii="Trebuchet MS" w:hAnsi="Trebuchet MS"/>
                          <w:sz w:val="16"/>
                          <w:szCs w:val="16"/>
                        </w:rPr>
                      </w:pPr>
                    </w:p>
                  </w:txbxContent>
                </v:textbox>
                <w10:wrap type="through"/>
              </v:shape>
            </w:pict>
          </mc:Fallback>
        </mc:AlternateContent>
      </w:r>
    </w:p>
    <w:p w14:paraId="65446B09" w14:textId="77777777" w:rsidR="0095084A" w:rsidRDefault="00E6692B">
      <w:pPr>
        <w:pStyle w:val="normal0"/>
        <w:contextualSpacing w:val="0"/>
      </w:pPr>
      <w:r>
        <w:rPr>
          <w:rStyle w:val="CommentReference"/>
        </w:rPr>
        <w:lastRenderedPageBreak/>
        <w:commentReference w:id="943"/>
      </w:r>
      <w:r w:rsidR="00B10991">
        <w:rPr>
          <w:rStyle w:val="CommentReference"/>
        </w:rPr>
        <w:commentReference w:id="944"/>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945" w:name="h.dos6ozntvgnl" w:colFirst="0" w:colLast="0"/>
            <w:bookmarkEnd w:id="945"/>
            <w:r>
              <w:rPr>
                <w:b/>
                <w:color w:val="auto"/>
                <w:sz w:val="16"/>
                <w:szCs w:val="16"/>
              </w:rPr>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(2013 </w:t>
            </w:r>
            <w:commentRangeStart w:id="946"/>
            <w:r w:rsidRPr="008D305E">
              <w:rPr>
                <w:b/>
                <w:color w:val="auto"/>
                <w:sz w:val="16"/>
                <w:szCs w:val="16"/>
              </w:rPr>
              <w:t>USD</w:t>
            </w:r>
            <w:commentRangeEnd w:id="946"/>
            <w:r w:rsidR="00823189">
              <w:rPr>
                <w:rStyle w:val="CommentReference"/>
              </w:rPr>
              <w:commentReference w:id="946"/>
            </w:r>
            <w:r w:rsidRPr="008D305E">
              <w:rPr>
                <w:b/>
                <w:color w:val="auto"/>
                <w:sz w:val="16"/>
                <w:szCs w:val="16"/>
              </w:rPr>
              <w:t>)</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77777777" w:rsidR="00260E0F" w:rsidRPr="008D305E" w:rsidRDefault="00260E0F" w:rsidP="00823189">
            <w:pPr>
              <w:pStyle w:val="normal0"/>
              <w:spacing w:line="240" w:lineRule="auto"/>
              <w:contextualSpacing w:val="0"/>
              <w:jc w:val="left"/>
              <w:rPr>
                <w:sz w:val="16"/>
                <w:szCs w:val="16"/>
              </w:rPr>
            </w:pPr>
            <w:r>
              <w:rPr>
                <w:sz w:val="16"/>
                <w:szCs w:val="16"/>
              </w:rPr>
              <w:t>Individuals are</w:t>
            </w:r>
            <w:ins w:id="947" w:author="Tim Hallett" w:date="2015-01-28T08:33:00Z">
              <w:r w:rsidR="00823189">
                <w:rPr>
                  <w:sz w:val="16"/>
                  <w:szCs w:val="16"/>
                </w:rPr>
                <w:t xml:space="preserve"> initially</w:t>
              </w:r>
            </w:ins>
            <w:r>
              <w:rPr>
                <w:sz w:val="16"/>
                <w:szCs w:val="16"/>
              </w:rPr>
              <w:t xml:space="preserve"> unaware of their HIV </w:t>
            </w:r>
            <w:del w:id="948" w:author="Tim Hallett" w:date="2015-01-28T08:33:00Z">
              <w:r w:rsidDel="00823189">
                <w:rPr>
                  <w:sz w:val="16"/>
                  <w:szCs w:val="16"/>
                </w:rPr>
                <w:delText>status</w:delText>
              </w:r>
            </w:del>
            <w:ins w:id="949" w:author="Tim Hallett" w:date="2015-01-28T08:33:00Z">
              <w:r w:rsidR="00823189">
                <w:rPr>
                  <w:sz w:val="16"/>
                  <w:szCs w:val="16"/>
                </w:rPr>
                <w:t>infection</w:t>
              </w:r>
            </w:ins>
            <w:r>
              <w:rPr>
                <w:sz w:val="16"/>
                <w:szCs w:val="16"/>
              </w:rPr>
              <w:t xml:space="preserve">. At baseline, the mean time for an individual to test through VCT is 7.2 years. Additionally individuals may test through PICT, </w:t>
            </w:r>
            <w:del w:id="950" w:author="Tim Hallett" w:date="2015-01-28T08:33:00Z">
              <w:r w:rsidDel="00823189">
                <w:rPr>
                  <w:sz w:val="16"/>
                  <w:szCs w:val="16"/>
                </w:rPr>
                <w:delText xml:space="preserve">but </w:delText>
              </w:r>
            </w:del>
            <w:ins w:id="951" w:author="Tim Hallett" w:date="2015-01-28T08:33:00Z">
              <w:r w:rsidR="00823189">
                <w:rPr>
                  <w:sz w:val="16"/>
                  <w:szCs w:val="16"/>
                </w:rPr>
                <w:t xml:space="preserve">and </w:t>
              </w:r>
            </w:ins>
            <w:r>
              <w:rPr>
                <w:sz w:val="16"/>
                <w:szCs w:val="16"/>
              </w:rPr>
              <w:t xml:space="preserve">the time to test varies depending on </w:t>
            </w:r>
            <w:ins w:id="952" w:author="Tim Hallett" w:date="2015-01-28T08:33:00Z">
              <w:r w:rsidR="00823189">
                <w:rPr>
                  <w:sz w:val="16"/>
                  <w:szCs w:val="16"/>
                </w:rPr>
                <w:t xml:space="preserve">prior </w:t>
              </w:r>
            </w:ins>
            <w:r>
              <w:rPr>
                <w:sz w:val="16"/>
                <w:szCs w:val="16"/>
              </w:rPr>
              <w:t>health care experience and symptoms</w:t>
            </w:r>
            <w:ins w:id="953" w:author="Tim Hallett" w:date="2015-01-28T08:33:00Z">
              <w:r w:rsidR="00823189">
                <w:rPr>
                  <w:sz w:val="16"/>
                  <w:szCs w:val="16"/>
                </w:rPr>
                <w:t xml:space="preserve">: </w:t>
              </w:r>
            </w:ins>
            <w:del w:id="954" w:author="Tim Hallett" w:date="2015-01-28T08:33:00Z">
              <w:r w:rsidDel="00823189">
                <w:rPr>
                  <w:sz w:val="16"/>
                  <w:szCs w:val="16"/>
                </w:rPr>
                <w:delText xml:space="preserve">. </w:delText>
              </w:r>
            </w:del>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5</w:t>
            </w:r>
            <w:del w:id="955" w:author="Tim Hallett" w:date="2015-01-28T08:34:00Z">
              <w:r w:rsidRPr="008D305E" w:rsidDel="00823189">
                <w:rPr>
                  <w:sz w:val="16"/>
                  <w:szCs w:val="16"/>
                </w:rPr>
                <w:delText>.4</w:delText>
              </w:r>
            </w:del>
            <w:r w:rsidRPr="008D305E">
              <w:rPr>
                <w:sz w:val="16"/>
                <w:szCs w:val="16"/>
              </w:rPr>
              <w:t xml:space="preserve">%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77777777"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5253B">
              <w:rPr>
                <w:sz w:val="12"/>
                <w:szCs w:val="12"/>
              </w:rPr>
              <w:instrText xml:space="preserve"> ADDIN PAPERS2_CITATIONS &lt;citation&gt;&lt;uuid&gt;482BDA9B-AAA8-4D64-9C78-581AF020F885&lt;/uuid&gt;&lt;priority&gt;50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77777777"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5253B">
              <w:rPr>
                <w:sz w:val="12"/>
                <w:szCs w:val="12"/>
              </w:rPr>
              <w:instrText xml:space="preserve"> ADDIN PAPERS2_CITATIONS &lt;citation&gt;&lt;uuid&gt;A18F6C2A-2F50-46CB-A1D1-6B747401C194&lt;/uuid&gt;&lt;priority&gt;51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5253B">
              <w:rPr>
                <w:sz w:val="12"/>
                <w:szCs w:val="12"/>
              </w:rPr>
              <w:instrText xml:space="preserve"> ADDIN PAPERS2_CITATIONS &lt;citation&gt;&lt;uuid&gt;5B05BEDD-FD91-463C-8645-79648753AA5E&lt;/uuid&gt;&lt;priority&gt;52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5253B">
              <w:rPr>
                <w:sz w:val="12"/>
                <w:szCs w:val="12"/>
              </w:rPr>
              <w:instrText xml:space="preserve"> ADDIN PAPERS2_CITATIONS &lt;citation&gt;&lt;uuid&gt;869D0BE8-50B7-4F49-9BAE-48647D0D2577&lt;/uuid&gt;&lt;priority&gt;53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7777777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9C71BC51-5E23-49F6-AC3F-F8E7D1BC516F&lt;/uuid&gt;&lt;priority&gt;54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5253B">
              <w:rPr>
                <w:sz w:val="12"/>
                <w:szCs w:val="12"/>
              </w:rPr>
              <w:instrText xml:space="preserve"> ADDIN PAPERS2_CITATIONS &lt;citation&gt;&lt;uuid&gt;F8A2165F-5D78-469A-8354-2A4D29C64B85&lt;/uuid&gt;&lt;priority&gt;55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77777777" w:rsidR="00260E0F" w:rsidRPr="008D305E" w:rsidRDefault="00260E0F" w:rsidP="00B119AB">
            <w:pPr>
              <w:pStyle w:val="normal0"/>
              <w:spacing w:line="240" w:lineRule="auto"/>
              <w:contextualSpacing w:val="0"/>
              <w:jc w:val="left"/>
              <w:rPr>
                <w:sz w:val="16"/>
                <w:szCs w:val="16"/>
              </w:rPr>
            </w:pPr>
            <w:r>
              <w:rPr>
                <w:sz w:val="16"/>
                <w:szCs w:val="16"/>
              </w:rPr>
              <w:t>I</w:t>
            </w:r>
            <w:ins w:id="956" w:author="Tim Hallett" w:date="2015-01-28T08:34:00Z">
              <w:r w:rsidR="00823189">
                <w:rPr>
                  <w:sz w:val="16"/>
                  <w:szCs w:val="16"/>
                </w:rPr>
                <w:t>n some cases, i</w:t>
              </w:r>
            </w:ins>
            <w:r>
              <w:rPr>
                <w:sz w:val="16"/>
                <w:szCs w:val="16"/>
              </w:rPr>
              <w:t xml:space="preserve">ndividuals are not connecting to care </w:t>
            </w:r>
            <w:ins w:id="957" w:author="Tim Hallett" w:date="2015-01-28T08:34:00Z">
              <w:r w:rsidR="00823189">
                <w:rPr>
                  <w:sz w:val="16"/>
                  <w:szCs w:val="16"/>
                </w:rPr>
                <w:t xml:space="preserve">following </w:t>
              </w:r>
            </w:ins>
            <w:ins w:id="958" w:author="Tim Hallett" w:date="2015-01-28T08:35:00Z">
              <w:r w:rsidR="00823189">
                <w:rPr>
                  <w:sz w:val="16"/>
                  <w:szCs w:val="16"/>
                </w:rPr>
                <w:t>diagnosis</w:t>
              </w:r>
            </w:ins>
            <w:ins w:id="959" w:author="Tim Hallett" w:date="2015-01-28T08:34:00Z">
              <w:r w:rsidR="00823189">
                <w:rPr>
                  <w:sz w:val="16"/>
                  <w:szCs w:val="16"/>
                </w:rPr>
                <w:t xml:space="preserve"> </w:t>
              </w:r>
            </w:ins>
            <w:r>
              <w:rPr>
                <w:sz w:val="16"/>
                <w:szCs w:val="16"/>
              </w:rPr>
              <w:t xml:space="preserve">in timely manner. At baseline, 60% of patients tested through VCT or PICT successfully link to </w:t>
            </w:r>
            <w:commentRangeStart w:id="960"/>
            <w:r>
              <w:rPr>
                <w:sz w:val="16"/>
                <w:szCs w:val="16"/>
              </w:rPr>
              <w:t>care</w:t>
            </w:r>
            <w:commentRangeEnd w:id="960"/>
            <w:r w:rsidR="00823189">
              <w:rPr>
                <w:rStyle w:val="CommentReference"/>
              </w:rPr>
              <w:commentReference w:id="960"/>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961"/>
            <w:commentRangeStart w:id="962"/>
            <w:r w:rsidRPr="00EE6BE4">
              <w:rPr>
                <w:sz w:val="12"/>
                <w:szCs w:val="12"/>
              </w:rPr>
              <w:t>No additional costs applied.</w:t>
            </w:r>
            <w:commentRangeEnd w:id="961"/>
            <w:r w:rsidRPr="00EE6BE4">
              <w:rPr>
                <w:rStyle w:val="CommentReference"/>
                <w:sz w:val="12"/>
                <w:szCs w:val="12"/>
              </w:rPr>
              <w:commentReference w:id="961"/>
            </w:r>
            <w:commentRangeEnd w:id="962"/>
            <w:r w:rsidR="007D5486">
              <w:rPr>
                <w:rStyle w:val="CommentReference"/>
              </w:rPr>
              <w:commentReference w:id="962"/>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commentRangeStart w:id="963"/>
            <w:commentRangeStart w:id="964"/>
            <w:r w:rsidRPr="008D305E">
              <w:rPr>
                <w:sz w:val="16"/>
                <w:szCs w:val="16"/>
              </w:rPr>
              <w:t>At VCT testing, a POC CD4 test is given to patients reducing the risk of not linking to 0%.</w:t>
            </w:r>
            <w:commentRangeEnd w:id="963"/>
            <w:r>
              <w:rPr>
                <w:rStyle w:val="CommentReference"/>
              </w:rPr>
              <w:commentReference w:id="963"/>
            </w:r>
            <w:commentRangeEnd w:id="964"/>
            <w:r w:rsidR="003A1A60">
              <w:rPr>
                <w:rStyle w:val="CommentReference"/>
              </w:rPr>
              <w:commentReference w:id="964"/>
            </w:r>
          </w:p>
        </w:tc>
        <w:tc>
          <w:tcPr>
            <w:tcW w:w="2268" w:type="dxa"/>
            <w:shd w:val="clear" w:color="auto" w:fill="auto"/>
            <w:tcMar>
              <w:top w:w="100" w:type="dxa"/>
              <w:left w:w="100" w:type="dxa"/>
              <w:bottom w:w="100" w:type="dxa"/>
              <w:right w:w="100" w:type="dxa"/>
            </w:tcMar>
          </w:tcPr>
          <w:p w14:paraId="6F8C7E8D" w14:textId="77777777"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5253B">
              <w:rPr>
                <w:sz w:val="12"/>
                <w:szCs w:val="12"/>
              </w:rPr>
              <w:instrText xml:space="preserve"> ADDIN PAPERS2_CITATIONS &lt;citation&gt;&lt;uuid&gt;625EBECD-F4FD-4AB4-BF29-91D9BE0BA2BE&lt;/uuid&gt;&lt;priority&gt;56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5253B">
              <w:rPr>
                <w:sz w:val="12"/>
                <w:szCs w:val="12"/>
              </w:rPr>
              <w:instrText xml:space="preserve"> ADDIN PAPERS2_CITATIONS &lt;citation&gt;&lt;uuid&gt;215ED539-3422-4B3D-9EA9-8D2843167D4A&lt;/uuid&gt;&lt;priority&gt;57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5253B">
              <w:rPr>
                <w:sz w:val="12"/>
                <w:szCs w:val="12"/>
              </w:rPr>
              <w:instrText xml:space="preserve"> ADDIN PAPERS2_CITATIONS &lt;citation&gt;&lt;uuid&gt;F40909D8-3324-4D16-B625-31043A524CC2&lt;/uuid&gt;&lt;priority&gt;58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w:t>
            </w:r>
            <w:ins w:id="965" w:author="Tim Hallett" w:date="2015-01-28T08:35:00Z">
              <w:r w:rsidR="00623179">
                <w:rPr>
                  <w:sz w:val="16"/>
                  <w:szCs w:val="16"/>
                </w:rPr>
                <w:t xml:space="preserve">that have linked to </w:t>
              </w:r>
            </w:ins>
            <w:del w:id="966" w:author="Tim Hallett" w:date="2015-01-28T08:35:00Z">
              <w:r w:rsidDel="00623179">
                <w:rPr>
                  <w:sz w:val="16"/>
                  <w:szCs w:val="16"/>
                </w:rPr>
                <w:delText xml:space="preserve">engage with </w:delText>
              </w:r>
            </w:del>
            <w:r>
              <w:rPr>
                <w:sz w:val="16"/>
                <w:szCs w:val="16"/>
              </w:rPr>
              <w:t xml:space="preserve">care </w:t>
            </w:r>
            <w:del w:id="967" w:author="Tim Hallett" w:date="2015-01-28T08:35:00Z">
              <w:r w:rsidDel="00623179">
                <w:rPr>
                  <w:sz w:val="16"/>
                  <w:szCs w:val="16"/>
                </w:rPr>
                <w:delText>but are</w:delText>
              </w:r>
            </w:del>
            <w:ins w:id="968" w:author="Tim Hallett" w:date="2015-01-28T08:35:00Z">
              <w:r w:rsidR="00623179">
                <w:rPr>
                  <w:sz w:val="16"/>
                  <w:szCs w:val="16"/>
                </w:rPr>
                <w:t>can sometimes</w:t>
              </w:r>
            </w:ins>
            <w:r>
              <w:rPr>
                <w:sz w:val="16"/>
                <w:szCs w:val="16"/>
              </w:rPr>
              <w:t xml:space="preserve"> subsequently </w:t>
            </w:r>
            <w:del w:id="969" w:author="Tim Hallett" w:date="2015-01-28T08:36:00Z">
              <w:r w:rsidDel="00623179">
                <w:rPr>
                  <w:sz w:val="16"/>
                  <w:szCs w:val="16"/>
                </w:rPr>
                <w:delText xml:space="preserve">lost </w:delText>
              </w:r>
            </w:del>
            <w:ins w:id="970" w:author="Tim Hallett" w:date="2015-01-28T08:36:00Z">
              <w:r w:rsidR="00623179">
                <w:rPr>
                  <w:sz w:val="16"/>
                  <w:szCs w:val="16"/>
                </w:rPr>
                <w:t xml:space="preserve">disengage </w:t>
              </w:r>
            </w:ins>
            <w:r>
              <w:rPr>
                <w:sz w:val="16"/>
                <w:szCs w:val="16"/>
              </w:rPr>
              <w:t xml:space="preserve">prior to starting treatment. On average at baseline, for every CD4 test 56% of patients </w:t>
            </w:r>
            <w:del w:id="971" w:author="Tim Hallett" w:date="2015-01-28T08:36:00Z">
              <w:r w:rsidDel="00623179">
                <w:rPr>
                  <w:sz w:val="16"/>
                  <w:szCs w:val="16"/>
                </w:rPr>
                <w:delText>are lost</w:delText>
              </w:r>
            </w:del>
            <w:ins w:id="972" w:author="Tim Hallett" w:date="2015-01-28T08:36:00Z">
              <w:r w:rsidR="00623179">
                <w:rPr>
                  <w:sz w:val="16"/>
                  <w:szCs w:val="16"/>
                </w:rPr>
                <w:t>disengage</w:t>
              </w:r>
            </w:ins>
            <w:r>
              <w:rPr>
                <w:sz w:val="16"/>
                <w:szCs w:val="16"/>
              </w:rPr>
              <w:t xml:space="preserve"> from care before receiving their results. On the day of a CD4 test result appointment, 20% of patients </w:t>
            </w:r>
            <w:del w:id="973" w:author="Tim Hallett" w:date="2015-01-28T08:36:00Z">
              <w:r w:rsidDel="00623179">
                <w:rPr>
                  <w:sz w:val="16"/>
                  <w:szCs w:val="16"/>
                </w:rPr>
                <w:delText>fail to</w:delText>
              </w:r>
            </w:del>
            <w:ins w:id="974" w:author="Tim Hallett" w:date="2015-01-28T08:36:00Z">
              <w:r w:rsidR="00623179">
                <w:rPr>
                  <w:sz w:val="16"/>
                  <w:szCs w:val="16"/>
                </w:rPr>
                <w:t>do not</w:t>
              </w:r>
            </w:ins>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7777777"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&lt;citation&gt;&lt;uuid&gt;B3643331-F938-4CDC-BFB5-C22EF9C5530A&lt;/uuid&gt;&lt;priority&gt;59&lt;/priority&gt;&lt;publications&gt;&lt;publication&gt;&lt;uuid&gt;4A882BF9-DB3B-4DCE-8BE7-D1CA4B2C940B&lt;/uuid&gt;&lt;volume&gt;15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77777777"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5253B">
              <w:rPr>
                <w:sz w:val="12"/>
                <w:szCs w:val="12"/>
              </w:rPr>
              <w:instrText xml:space="preserve"> ADDIN PAPERS2_CITATIONS &lt;citation&gt;&lt;uuid&gt;4A77CDE6-C4D1-4130-BD8D-FF070BB350CF&lt;/uuid&gt;&lt;priority&gt;60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5253B">
              <w:rPr>
                <w:sz w:val="12"/>
                <w:szCs w:val="12"/>
              </w:rPr>
              <w:instrText xml:space="preserve"> ADDIN PAPERS2_CITATIONS &lt;citation&gt;&lt;uuid&gt;B33534C9-C0C9-4423-8529-BB75B876B428&lt;/uuid&gt;&lt;priority&gt;61&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del w:id="975" w:author="Tim Hallett" w:date="2015-01-28T08:37:00Z">
              <w:r w:rsidDel="00623179">
                <w:rPr>
                  <w:sz w:val="16"/>
                  <w:szCs w:val="16"/>
                </w:rPr>
                <w:delText>drop out of</w:delText>
              </w:r>
            </w:del>
            <w:ins w:id="976" w:author="Tim Hallett" w:date="2015-01-28T08:37:00Z">
              <w:r w:rsidR="00623179">
                <w:rPr>
                  <w:sz w:val="16"/>
                  <w:szCs w:val="16"/>
                </w:rPr>
                <w:t>disengage from</w:t>
              </w:r>
            </w:ins>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77777777"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&lt;citation&gt;&lt;uuid&gt;EDF4218E-80B5-412E-BF21-6A9A2A83172B&lt;/uuid&gt;&lt;priority&gt;62&lt;/priority&gt;&lt;publications&gt;&lt;publication&gt;&lt;uuid&gt;4A882BF9-DB3B-4DCE-8BE7-D1CA4B2C940B&lt;/uuid&gt;&lt;volume&gt;15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7777777" w:rsidR="00260E0F" w:rsidRPr="008D305E" w:rsidRDefault="00260E0F" w:rsidP="00B119AB">
            <w:pPr>
              <w:pStyle w:val="normal0"/>
              <w:spacing w:line="240" w:lineRule="auto"/>
              <w:contextualSpacing w:val="0"/>
              <w:jc w:val="left"/>
              <w:rPr>
                <w:sz w:val="16"/>
                <w:szCs w:val="16"/>
              </w:rPr>
            </w:pPr>
            <w:del w:id="977" w:author="Tim Hallett" w:date="2015-01-28T08:37:00Z">
              <w:r w:rsidDel="00623179">
                <w:rPr>
                  <w:sz w:val="16"/>
                  <w:szCs w:val="16"/>
                </w:rPr>
                <w:delText>Individuals initiate ART but only 75% adhere to treatment.</w:delText>
              </w:r>
            </w:del>
            <w:ins w:id="978" w:author="Tim Hallett" w:date="2015-01-28T08:37:00Z">
              <w:r w:rsidR="00623179">
                <w:rPr>
                  <w:sz w:val="16"/>
                  <w:szCs w:val="16"/>
                </w:rPr>
                <w:t>Some individuals on ART do not adhere sufficiently to fully benefit from effects of ART.</w:t>
              </w:r>
            </w:ins>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77777777"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5253B">
              <w:rPr>
                <w:sz w:val="12"/>
                <w:szCs w:val="12"/>
              </w:rPr>
              <w:instrText xml:space="preserve"> ADDIN PAPERS2_CITATIONS &lt;citation&gt;&lt;uuid&gt;D261D43C-91FA-40E2-972E-8BB8421EC426&lt;/uuid&gt;&lt;priority&gt;63&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77777777" w:rsidR="00260E0F" w:rsidRPr="008D305E" w:rsidRDefault="00260E0F" w:rsidP="00B119AB">
            <w:pPr>
              <w:pStyle w:val="normal0"/>
              <w:spacing w:line="240" w:lineRule="auto"/>
              <w:contextualSpacing w:val="0"/>
              <w:jc w:val="left"/>
              <w:rPr>
                <w:sz w:val="16"/>
                <w:szCs w:val="16"/>
              </w:rPr>
            </w:pPr>
            <w:commentRangeStart w:id="979"/>
            <w:r w:rsidRPr="008D305E">
              <w:rPr>
                <w:sz w:val="16"/>
                <w:szCs w:val="16"/>
              </w:rPr>
              <w:t>Immediate ART &amp; HBCT</w:t>
            </w:r>
            <w:commentRangeEnd w:id="979"/>
            <w:r>
              <w:rPr>
                <w:rStyle w:val="CommentReference"/>
              </w:rPr>
              <w:commentReference w:id="979"/>
            </w:r>
            <w:r w:rsidR="008403D4">
              <w:rPr>
                <w:sz w:val="16"/>
                <w:szCs w:val="16"/>
              </w:rPr>
              <w:t xml:space="preserve"> </w:t>
            </w:r>
            <w:commentRangeStart w:id="980"/>
            <w:r w:rsidR="008403D4">
              <w:rPr>
                <w:sz w:val="16"/>
                <w:szCs w:val="16"/>
              </w:rPr>
              <w:t>(every four years, 90% coverage. 5</w:t>
            </w:r>
            <w:del w:id="981" w:author="Tim Hallett" w:date="2015-01-28T08:37:00Z">
              <w:r w:rsidR="008403D4" w:rsidDel="00623179">
                <w:rPr>
                  <w:sz w:val="16"/>
                  <w:szCs w:val="16"/>
                </w:rPr>
                <w:delText>.4</w:delText>
              </w:r>
            </w:del>
            <w:r w:rsidR="008403D4">
              <w:rPr>
                <w:sz w:val="16"/>
                <w:szCs w:val="16"/>
              </w:rPr>
              <w:t xml:space="preserve">% linked if had not previously been diagnosed, else </w:t>
            </w:r>
            <w:commentRangeStart w:id="982"/>
            <w:r w:rsidR="008403D4">
              <w:rPr>
                <w:sz w:val="16"/>
                <w:szCs w:val="16"/>
              </w:rPr>
              <w:t>25</w:t>
            </w:r>
            <w:commentRangeEnd w:id="982"/>
            <w:r w:rsidR="00623179">
              <w:rPr>
                <w:rStyle w:val="CommentReference"/>
              </w:rPr>
              <w:commentReference w:id="982"/>
            </w:r>
            <w:r w:rsidR="008403D4">
              <w:rPr>
                <w:sz w:val="16"/>
                <w:szCs w:val="16"/>
              </w:rPr>
              <w:t>%).</w:t>
            </w:r>
            <w:commentRangeEnd w:id="980"/>
            <w:r w:rsidR="00341091">
              <w:rPr>
                <w:rStyle w:val="CommentReference"/>
              </w:rPr>
              <w:commentReference w:id="980"/>
            </w:r>
          </w:p>
        </w:tc>
        <w:tc>
          <w:tcPr>
            <w:tcW w:w="3544" w:type="dxa"/>
            <w:shd w:val="clear" w:color="auto" w:fill="auto"/>
            <w:tcMar>
              <w:top w:w="100" w:type="dxa"/>
              <w:left w:w="100" w:type="dxa"/>
              <w:bottom w:w="100" w:type="dxa"/>
              <w:right w:w="100" w:type="dxa"/>
            </w:tcMar>
          </w:tcPr>
          <w:p w14:paraId="47D15923" w14:textId="77777777" w:rsidR="00260E0F" w:rsidRPr="008D305E" w:rsidRDefault="00260E0F" w:rsidP="00E53362">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w:t>
            </w:r>
            <w:del w:id="983" w:author="Tim Hallett" w:date="2015-01-28T08:37:00Z">
              <w:r w:rsidR="0063026B" w:rsidDel="00623179">
                <w:rPr>
                  <w:sz w:val="16"/>
                  <w:szCs w:val="16"/>
                </w:rPr>
                <w:delText>.4</w:delText>
              </w:r>
            </w:del>
            <w:r w:rsidR="0063026B">
              <w:rPr>
                <w:sz w:val="16"/>
                <w:szCs w:val="16"/>
              </w:rPr>
              <w:t xml:space="preserve">% linked if had not previously </w:t>
            </w:r>
            <w:commentRangeStart w:id="984"/>
            <w:r w:rsidR="0063026B">
              <w:rPr>
                <w:sz w:val="16"/>
                <w:szCs w:val="16"/>
              </w:rPr>
              <w:t>been diagnosed, else 25%)</w:t>
            </w:r>
            <w:commentRangeStart w:id="985"/>
            <w:r w:rsidRPr="008D305E">
              <w:rPr>
                <w:sz w:val="16"/>
                <w:szCs w:val="16"/>
              </w:rPr>
              <w:t xml:space="preserve">, </w:t>
            </w:r>
            <w:commentRangeStart w:id="986"/>
            <w:r w:rsidRPr="008D305E">
              <w:rPr>
                <w:sz w:val="16"/>
                <w:szCs w:val="16"/>
              </w:rPr>
              <w:t>but</w:t>
            </w:r>
            <w:ins w:id="987" w:author="Tim Hallett" w:date="2015-01-28T08:40:00Z">
              <w:r w:rsidR="00E53362">
                <w:rPr>
                  <w:sz w:val="16"/>
                  <w:szCs w:val="16"/>
                </w:rPr>
                <w:t xml:space="preserve"> 20% do not link </w:t>
              </w:r>
              <w:r w:rsidR="000D0A61">
                <w:rPr>
                  <w:sz w:val="16"/>
                  <w:szCs w:val="16"/>
                </w:rPr>
                <w:t xml:space="preserve">and </w:t>
              </w:r>
            </w:ins>
            <w:ins w:id="988" w:author="Tim Hallett" w:date="2015-01-28T08:41:00Z">
              <w:r w:rsidR="00E53362">
                <w:rPr>
                  <w:sz w:val="16"/>
                  <w:szCs w:val="16"/>
                </w:rPr>
                <w:t xml:space="preserve">a further </w:t>
              </w:r>
            </w:ins>
            <w:ins w:id="989" w:author="Tim Hallett" w:date="2015-01-28T08:40:00Z">
              <w:r w:rsidR="000D0A61">
                <w:rPr>
                  <w:sz w:val="16"/>
                  <w:szCs w:val="16"/>
                </w:rPr>
                <w:t xml:space="preserve">20% </w:t>
              </w:r>
            </w:ins>
            <w:ins w:id="990" w:author="Tim Hallett" w:date="2015-01-28T08:41:00Z">
              <w:r w:rsidR="00E53362">
                <w:rPr>
                  <w:sz w:val="16"/>
                  <w:szCs w:val="16"/>
                </w:rPr>
                <w:t xml:space="preserve">link to care but defer ART until their CD4 cell count reaches 350 </w:t>
              </w:r>
              <w:r w:rsidR="00E53362">
                <w:rPr>
                  <w:sz w:val="16"/>
                  <w:szCs w:val="16"/>
                </w:rPr>
                <w:lastRenderedPageBreak/>
                <w:t>cells/</w:t>
              </w:r>
              <w:proofErr w:type="gramStart"/>
              <w:r w:rsidR="00E53362">
                <w:rPr>
                  <w:sz w:val="16"/>
                  <w:szCs w:val="16"/>
                </w:rPr>
                <w:t>microlitre</w:t>
              </w:r>
            </w:ins>
            <w:ins w:id="991" w:author="Tim Hallett" w:date="2015-01-28T08:40:00Z">
              <w:r w:rsidR="000D0A61">
                <w:rPr>
                  <w:sz w:val="16"/>
                  <w:szCs w:val="16"/>
                </w:rPr>
                <w:t xml:space="preserve"> </w:t>
              </w:r>
            </w:ins>
            <w:r w:rsidRPr="008D305E">
              <w:rPr>
                <w:sz w:val="16"/>
                <w:szCs w:val="16"/>
              </w:rPr>
              <w:t xml:space="preserve"> </w:t>
            </w:r>
            <w:commentRangeEnd w:id="984"/>
            <w:proofErr w:type="gramEnd"/>
            <w:r w:rsidR="00E53362">
              <w:rPr>
                <w:rStyle w:val="CommentReference"/>
              </w:rPr>
              <w:commentReference w:id="984"/>
            </w:r>
            <w:del w:id="992" w:author="Tim Hallett" w:date="2015-01-28T08:40:00Z">
              <w:r w:rsidRPr="008D305E" w:rsidDel="000D0A61">
                <w:rPr>
                  <w:sz w:val="16"/>
                  <w:szCs w:val="16"/>
                </w:rPr>
                <w:delText>20% fail to start ART and 20% fail to link to ART</w:delText>
              </w:r>
              <w:commentRangeEnd w:id="986"/>
              <w:r w:rsidDel="000D0A61">
                <w:rPr>
                  <w:rStyle w:val="CommentReference"/>
                </w:rPr>
                <w:commentReference w:id="986"/>
              </w:r>
            </w:del>
            <w:commentRangeEnd w:id="985"/>
            <w:r w:rsidR="0063026B">
              <w:rPr>
                <w:rStyle w:val="CommentReference"/>
              </w:rPr>
              <w:commentReference w:id="985"/>
            </w:r>
          </w:p>
        </w:tc>
        <w:tc>
          <w:tcPr>
            <w:tcW w:w="2268" w:type="dxa"/>
            <w:shd w:val="clear" w:color="auto" w:fill="auto"/>
            <w:tcMar>
              <w:top w:w="100" w:type="dxa"/>
              <w:left w:w="100" w:type="dxa"/>
              <w:bottom w:w="100" w:type="dxa"/>
              <w:right w:w="100" w:type="dxa"/>
            </w:tcMar>
          </w:tcPr>
          <w:p w14:paraId="45557CEA" w14:textId="77777777" w:rsidR="00260E0F" w:rsidRPr="00EE6BE4" w:rsidRDefault="005561CF" w:rsidP="00B119AB">
            <w:pPr>
              <w:pStyle w:val="normal0"/>
              <w:spacing w:line="240" w:lineRule="auto"/>
              <w:contextualSpacing w:val="0"/>
              <w:jc w:val="left"/>
              <w:rPr>
                <w:sz w:val="12"/>
                <w:szCs w:val="12"/>
              </w:rPr>
            </w:pPr>
            <w:r w:rsidRPr="00EE6BE4">
              <w:rPr>
                <w:sz w:val="12"/>
                <w:szCs w:val="12"/>
              </w:rPr>
              <w:lastRenderedPageBreak/>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82F1281C-4E5F-4995-8DE4-C76B18874BD5&lt;/uuid&gt;&lt;priority&gt;64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77777777" w:rsidR="00C07325" w:rsidRDefault="00B7495C">
      <w:pPr>
        <w:pStyle w:val="Subtitle"/>
        <w:contextualSpacing w:val="0"/>
      </w:pPr>
      <w:r>
        <w:rPr>
          <w:noProof/>
          <w:lang w:val="en-US"/>
        </w:rPr>
        <w:lastRenderedPageBreak/>
        <mc:AlternateContent>
          <mc:Choice Requires="wps">
            <w:drawing>
              <wp:anchor distT="0" distB="0" distL="114300" distR="114300" simplePos="0" relativeHeight="251658240" behindDoc="0" locked="0" layoutInCell="1" allowOverlap="1" wp14:anchorId="1DF853A5" wp14:editId="5AAD9B9C">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77777777" w:rsidR="0017493E" w:rsidRPr="00B7495C" w:rsidRDefault="0017493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993" w:name="h.y4wfwt853tej" w:colFirst="0" w:colLast="0"/>
      <w:bookmarkStart w:id="994" w:name="h.t1c7wugpot58" w:colFirst="0" w:colLast="0"/>
      <w:bookmarkEnd w:id="993"/>
      <w:bookmarkEnd w:id="994"/>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rPr>
          <w:ins w:id="995" w:author="Tim Hallett" w:date="2015-01-26T16:35:00Z"/>
        </w:rPr>
      </w:pPr>
      <w:r>
        <w:t>Current Sources of Health Losses</w:t>
      </w:r>
    </w:p>
    <w:p w14:paraId="032A9B30" w14:textId="77777777" w:rsidR="00FA46DC" w:rsidRPr="00FA46DC" w:rsidDel="00FA46DC" w:rsidRDefault="00FA46DC">
      <w:pPr>
        <w:pStyle w:val="normal0"/>
        <w:rPr>
          <w:del w:id="996" w:author="Tim Hallett" w:date="2015-01-26T16:36:00Z"/>
        </w:rPr>
        <w:pPrChange w:id="997" w:author="Tim Hallett" w:date="2015-01-26T16:35:00Z">
          <w:pPr>
            <w:pStyle w:val="Heading2"/>
            <w:contextualSpacing w:val="0"/>
          </w:pPr>
        </w:pPrChange>
      </w:pPr>
      <w:ins w:id="998" w:author="Tim Hallett" w:date="2015-01-26T16:35:00Z">
        <w:r>
          <w:t xml:space="preserve">We first projected the </w:t>
        </w:r>
      </w:ins>
      <w:ins w:id="999" w:author="Tim Hallett" w:date="2015-01-31T11:06:00Z">
        <w:r w:rsidR="00480FDA">
          <w:t>‘status quo’</w:t>
        </w:r>
      </w:ins>
      <w:ins w:id="1000" w:author="Tim Hallett" w:date="2015-01-26T16:36:00Z">
        <w:r>
          <w:t xml:space="preserve"> </w:t>
        </w:r>
      </w:ins>
      <w:ins w:id="1001" w:author="Tim Hallett" w:date="2015-01-26T16:35:00Z">
        <w:r>
          <w:t>model to 2030 and analysed the drivers of AIDS deaths in the period 2010-2030</w:t>
        </w:r>
      </w:ins>
      <w:ins w:id="1002" w:author="Tim Hallett" w:date="2015-01-26T16:38:00Z">
        <w:r w:rsidR="00F37011">
          <w:t xml:space="preserve"> (Figure 2)</w:t>
        </w:r>
      </w:ins>
      <w:ins w:id="1003" w:author="Tim Hallett" w:date="2015-01-26T16:35:00Z">
        <w:r>
          <w:t>.</w:t>
        </w:r>
      </w:ins>
      <w:ins w:id="1004" w:author="Tim Hallett" w:date="2015-01-26T16:36:00Z">
        <w:r>
          <w:t xml:space="preserve"> </w:t>
        </w:r>
      </w:ins>
    </w:p>
    <w:p w14:paraId="14902408" w14:textId="77777777" w:rsidR="001D6EB6" w:rsidRDefault="00656E57">
      <w:pPr>
        <w:pStyle w:val="normal0"/>
        <w:rPr>
          <w:ins w:id="1005" w:author="Tim Hallett" w:date="2015-01-26T16:38:00Z"/>
        </w:rPr>
        <w:pPrChange w:id="1006" w:author="Tim Hallett" w:date="2015-01-26T16:36:00Z">
          <w:pPr>
            <w:pStyle w:val="normal0"/>
            <w:ind w:firstLine="720"/>
          </w:pPr>
        </w:pPrChange>
      </w:pPr>
      <w:del w:id="1007" w:author="Tim Hallett" w:date="2015-01-26T16:36:00Z">
        <w:r w:rsidDel="00FA46DC">
          <w:delText>In our baseline sc</w:delText>
        </w:r>
        <w:r w:rsidR="002C514D" w:rsidDel="00FA46DC">
          <w:delText>enario</w:delText>
        </w:r>
        <w:r w:rsidR="005E1B0C" w:rsidDel="00FA46DC">
          <w:delText xml:space="preserve"> </w:delText>
        </w:r>
        <w:r w:rsidR="002C514D" w:rsidDel="00FA46DC">
          <w:delText>representing the current state of care in Kenya</w:delText>
        </w:r>
        <w:r w:rsidR="005E1B0C" w:rsidDel="00FA46DC">
          <w:delText xml:space="preserve">, </w:delText>
        </w:r>
      </w:del>
      <w:del w:id="1008" w:author="Tim Hallett" w:date="2015-01-26T16:33:00Z">
        <w:r w:rsidR="005E1B0C" w:rsidDel="00DF58DC">
          <w:delText>we observe</w:delText>
        </w:r>
        <w:r w:rsidR="006648E5" w:rsidDel="00DF58DC">
          <w:delText>d</w:delText>
        </w:r>
      </w:del>
      <w:ins w:id="1009" w:author="Tim Hallett" w:date="2015-01-26T16:36:00Z">
        <w:r w:rsidR="00FA46DC">
          <w:t>T</w:t>
        </w:r>
      </w:ins>
      <w:ins w:id="1010" w:author="Tim Hallett" w:date="2015-01-26T16:33:00Z">
        <w:r w:rsidR="00DF58DC">
          <w:t>he model finds</w:t>
        </w:r>
      </w:ins>
      <w:r w:rsidR="005E1B0C">
        <w:t xml:space="preserve"> that among all HIV-related deaths</w:t>
      </w:r>
      <w:ins w:id="1011" w:author="Tim Hallett" w:date="2015-01-26T16:34:00Z">
        <w:r w:rsidR="00DF58DC">
          <w:t>,</w:t>
        </w:r>
      </w:ins>
      <w:del w:id="1012" w:author="Tim Hallett" w:date="2015-01-26T16:37:00Z">
        <w:r w:rsidR="005E1B0C" w:rsidDel="008E009C">
          <w:delText xml:space="preserve"> </w:delText>
        </w:r>
      </w:del>
      <w:del w:id="1013" w:author="Tim Hallett" w:date="2015-01-26T16:34:00Z">
        <w:r w:rsidR="005E1B0C" w:rsidDel="00DF58DC">
          <w:delText>in the community (figure 2, left),</w:delText>
        </w:r>
      </w:del>
      <w:r w:rsidR="005E1B0C">
        <w:t xml:space="preserve"> the majority (57%) occur in individuals who were diagnosed </w:t>
      </w:r>
      <w:ins w:id="1014" w:author="Tim Hallett" w:date="2015-01-26T16:34:00Z">
        <w:r w:rsidR="00DF58DC">
          <w:t xml:space="preserve">with HIV </w:t>
        </w:r>
      </w:ins>
      <w:r w:rsidR="005E1B0C">
        <w:t>but</w:t>
      </w:r>
      <w:ins w:id="1015" w:author="Tim Hallett" w:date="2015-01-26T16:34:00Z">
        <w:r w:rsidR="00DF58DC">
          <w:t xml:space="preserve"> who</w:t>
        </w:r>
      </w:ins>
      <w:r w:rsidR="005E1B0C">
        <w:t xml:space="preserve"> </w:t>
      </w:r>
      <w:del w:id="1016" w:author="Tim Hallett" w:date="2015-01-26T16:34:00Z">
        <w:r w:rsidR="005E1B0C" w:rsidDel="00DF58DC">
          <w:delText xml:space="preserve">failed </w:delText>
        </w:r>
      </w:del>
      <w:ins w:id="1017" w:author="Tim Hallett" w:date="2015-01-26T16:34:00Z">
        <w:r w:rsidR="00DF58DC">
          <w:t>did not ever</w:t>
        </w:r>
      </w:ins>
      <w:del w:id="1018" w:author="Tim Hallett" w:date="2015-01-26T16:34:00Z">
        <w:r w:rsidR="005E1B0C" w:rsidDel="00DF58DC">
          <w:delText>to</w:delText>
        </w:r>
      </w:del>
      <w:r w:rsidR="005E1B0C">
        <w:t xml:space="preserve"> start treatment</w:t>
      </w:r>
      <w:ins w:id="1019" w:author="Tim Hallett" w:date="2015-01-26T16:39:00Z">
        <w:r w:rsidR="00F37011">
          <w:t xml:space="preserve"> (Figure 2(a))</w:t>
        </w:r>
      </w:ins>
      <w:ins w:id="1020" w:author="Tim Hallett" w:date="2015-01-26T16:34:00Z">
        <w:r w:rsidR="00DF58DC">
          <w:t>. A further</w:t>
        </w:r>
      </w:ins>
      <w:del w:id="1021" w:author="Tim Hallett" w:date="2015-01-26T16:34:00Z">
        <w:r w:rsidR="00190836" w:rsidDel="00DF58DC">
          <w:delText>,</w:delText>
        </w:r>
        <w:r w:rsidR="005E1B0C" w:rsidDel="00DF58DC">
          <w:delText xml:space="preserve"> while</w:delText>
        </w:r>
      </w:del>
      <w:r w:rsidR="005E1B0C">
        <w:t xml:space="preserve"> 19% of</w:t>
      </w:r>
      <w:ins w:id="1022" w:author="Tim Hallett" w:date="2015-01-26T16:34:00Z">
        <w:r w:rsidR="00DF58DC">
          <w:t xml:space="preserve"> </w:t>
        </w:r>
        <w:r w:rsidR="00FA46DC">
          <w:t xml:space="preserve">AIDS deaths are among persons who </w:t>
        </w:r>
      </w:ins>
      <w:del w:id="1023" w:author="Tim Hallett" w:date="2015-01-26T16:34:00Z">
        <w:r w:rsidR="005E1B0C" w:rsidDel="00DF58DC">
          <w:delText xml:space="preserve"> individuals </w:delText>
        </w:r>
      </w:del>
      <w:r w:rsidR="005E1B0C">
        <w:t xml:space="preserve">never engaged with care prior to death. </w:t>
      </w:r>
      <w:del w:id="1024" w:author="Tim Hallett" w:date="2015-01-26T16:35:00Z">
        <w:r w:rsidR="001D6EB6" w:rsidDel="00FA46DC">
          <w:delText xml:space="preserve">The remainder of HIV-related deaths </w:delText>
        </w:r>
        <w:r w:rsidR="006648E5" w:rsidDel="00FA46DC">
          <w:delText>were</w:delText>
        </w:r>
        <w:r w:rsidR="001D6EB6" w:rsidDel="00FA46DC">
          <w:delText xml:space="preserve"> attributable to individuals who died after initiating ART (</w:delText>
        </w:r>
        <w:r w:rsidR="00126F8A" w:rsidDel="00FA46DC">
          <w:delText>2</w:delText>
        </w:r>
        <w:r w:rsidR="001D6EB6" w:rsidDel="00FA46DC">
          <w:delText>4%); with the majority dying after dis-</w:delText>
        </w:r>
        <w:r w:rsidR="0076234E" w:rsidDel="00FA46DC">
          <w:delText>engaging</w:delText>
        </w:r>
        <w:r w:rsidR="001D6EB6" w:rsidDel="00FA46DC">
          <w:delText xml:space="preserve"> from ART care (12%</w:delText>
        </w:r>
        <w:r w:rsidR="005A580B" w:rsidDel="00FA46DC">
          <w:delText xml:space="preserve"> of all HIV-deaths</w:delText>
        </w:r>
        <w:r w:rsidR="001D6EB6" w:rsidDel="00FA46DC">
          <w:delText>), 9% dying after initiating ART late (CD4 &lt;200 cells/μl</w:delText>
        </w:r>
        <w:r w:rsidR="00DE20FA" w:rsidDel="00FA46DC">
          <w:delText>)</w:delText>
        </w:r>
        <w:r w:rsidR="00E666FC" w:rsidDel="00FA46DC">
          <w:delText xml:space="preserve"> and the remaining 3% after initiating ART on-time (CD4 &gt;200 cells/μl)</w:delText>
        </w:r>
        <w:r w:rsidR="00432B64" w:rsidDel="00FA46DC">
          <w:delText>.</w:delText>
        </w:r>
      </w:del>
      <w:ins w:id="1025" w:author="Tim Hallett" w:date="2015-01-26T16:35:00Z">
        <w:r w:rsidR="00FA46DC">
          <w:t>The remainder of AIDS deaths were among those who started ART</w:t>
        </w:r>
        <w:r w:rsidR="008E009C">
          <w:t>.</w:t>
        </w:r>
      </w:ins>
      <w:ins w:id="1026" w:author="Tim Hallett" w:date="2015-01-26T16:37:00Z">
        <w:r w:rsidR="008E009C">
          <w:t xml:space="preserve"> </w:t>
        </w:r>
      </w:ins>
    </w:p>
    <w:p w14:paraId="78C30519" w14:textId="77777777" w:rsidR="008E009C" w:rsidRDefault="008E009C">
      <w:pPr>
        <w:pStyle w:val="normal0"/>
        <w:rPr>
          <w:ins w:id="1027" w:author="Tim Hallett" w:date="2015-01-26T16:38:00Z"/>
        </w:rPr>
        <w:pPrChange w:id="1028" w:author="Tim Hallett" w:date="2015-01-26T16:36:00Z">
          <w:pPr>
            <w:pStyle w:val="normal0"/>
            <w:ind w:firstLine="720"/>
          </w:pPr>
        </w:pPrChange>
      </w:pPr>
      <w:ins w:id="1029" w:author="Tim Hallett" w:date="2015-01-26T16:38:00Z">
        <w:r>
          <w:tab/>
        </w:r>
      </w:ins>
    </w:p>
    <w:p w14:paraId="6CA777C8" w14:textId="77777777" w:rsidR="008E009C" w:rsidRDefault="008E009C">
      <w:pPr>
        <w:pStyle w:val="normal0"/>
        <w:pPrChange w:id="1030" w:author="Tim Hallett" w:date="2015-01-26T16:36:00Z">
          <w:pPr>
            <w:pStyle w:val="normal0"/>
            <w:ind w:firstLine="720"/>
          </w:pPr>
        </w:pPrChange>
      </w:pPr>
      <w:ins w:id="1031" w:author="Tim Hallett" w:date="2015-01-26T16:38:00Z">
        <w:r>
          <w:t xml:space="preserve">Most data systems, however, do not benefit from such a holistic view of the population are instead based upon only those who attend a clinic at least once. </w:t>
        </w:r>
      </w:ins>
      <w:ins w:id="1032" w:author="Tim Hallett" w:date="2015-01-26T16:39:00Z">
        <w:r w:rsidR="00977CEA">
          <w:t xml:space="preserve">In that case, those persons </w:t>
        </w:r>
        <w:commentRangeStart w:id="1033"/>
        <w:r w:rsidR="00977CEA">
          <w:t xml:space="preserve">that never </w:t>
        </w:r>
      </w:ins>
      <w:ins w:id="1034" w:author="Tim Hallett" w:date="2015-01-31T11:07:00Z">
        <w:r w:rsidR="00480FDA">
          <w:t xml:space="preserve">connect to a </w:t>
        </w:r>
      </w:ins>
      <w:ins w:id="1035" w:author="Tim Hallett" w:date="2015-01-26T16:39:00Z">
        <w:r w:rsidR="00977CEA">
          <w:t>clinic</w:t>
        </w:r>
      </w:ins>
      <w:commentRangeEnd w:id="1033"/>
      <w:ins w:id="1036" w:author="Tim Hallett" w:date="2015-01-31T11:07:00Z">
        <w:r w:rsidR="00480FDA">
          <w:rPr>
            <w:rStyle w:val="CommentReference"/>
          </w:rPr>
          <w:commentReference w:id="1033"/>
        </w:r>
      </w:ins>
      <w:ins w:id="1038" w:author="Tim Hallett" w:date="2015-01-26T16:39:00Z">
        <w:r w:rsidR="00977CEA">
          <w:t xml:space="preserve"> to care following testing,</w:t>
        </w:r>
      </w:ins>
      <w:ins w:id="1039" w:author="Tim Hallett" w:date="2015-01-26T16:42:00Z">
        <w:r w:rsidR="009A349B">
          <w:t xml:space="preserve"> which accounts </w:t>
        </w:r>
        <w:r w:rsidR="00977CEA">
          <w:t xml:space="preserve">for </w:t>
        </w:r>
        <w:r w:rsidR="009A349B">
          <w:t>76% of all AIDS deaths</w:t>
        </w:r>
      </w:ins>
      <w:ins w:id="1040" w:author="Tim Hallett" w:date="2015-01-26T16:43:00Z">
        <w:r w:rsidR="009A349B">
          <w:t>, who not be apparent. It is therefore crucial that better systems of surveillance are developed that can include outcomes of patients who do not link to care at all.</w:t>
        </w:r>
      </w:ins>
    </w:p>
    <w:p w14:paraId="6FAB1C7A" w14:textId="77777777" w:rsidR="001D6EB6" w:rsidRDefault="001D6EB6" w:rsidP="00B01560">
      <w:pPr>
        <w:pStyle w:val="normal0"/>
      </w:pPr>
    </w:p>
    <w:p w14:paraId="12707905" w14:textId="77777777" w:rsidR="00761A04" w:rsidDel="009A349B" w:rsidRDefault="005E1B0C">
      <w:pPr>
        <w:pStyle w:val="normal0"/>
        <w:rPr>
          <w:del w:id="1041" w:author="Tim Hallett" w:date="2015-01-26T16:43:00Z"/>
        </w:rPr>
        <w:pPrChange w:id="1042" w:author="Tim Hallett" w:date="2015-01-26T16:47:00Z">
          <w:pPr>
            <w:pStyle w:val="normal0"/>
            <w:ind w:firstLine="720"/>
          </w:pPr>
        </w:pPrChange>
      </w:pPr>
      <w:del w:id="1043" w:author="Tim Hallett" w:date="2015-01-26T16:43:00Z">
        <w:r w:rsidDel="009A349B">
          <w:delText>However,</w:delText>
        </w:r>
        <w:r w:rsidR="00B01560" w:rsidDel="009A349B">
          <w:delText xml:space="preserve"> </w:delText>
        </w:r>
        <w:r w:rsidR="00DA5FEE" w:rsidDel="009A349B">
          <w:delText>if we only consider</w:delText>
        </w:r>
        <w:r w:rsidR="00B01560" w:rsidDel="009A349B">
          <w:delText xml:space="preserve"> individuals who </w:delText>
        </w:r>
        <w:r w:rsidR="00A56DB2" w:rsidDel="009A349B">
          <w:delText xml:space="preserve">came </w:delText>
        </w:r>
        <w:r w:rsidR="00420B7E" w:rsidDel="009A349B">
          <w:delText xml:space="preserve">into contact with the </w:delText>
        </w:r>
        <w:r w:rsidR="00B01560" w:rsidDel="009A349B">
          <w:delText>clinic</w:delText>
        </w:r>
        <w:r w:rsidR="005523D4" w:rsidDel="009A349B">
          <w:delText xml:space="preserve"> (received a CD4 test)</w:delText>
        </w:r>
        <w:r w:rsidR="00B01560" w:rsidDel="009A349B">
          <w:delText xml:space="preserve"> and yet suffered an HIV-related death</w:delText>
        </w:r>
        <w:r w:rsidR="001672BD" w:rsidDel="009A349B">
          <w:delText xml:space="preserve"> (figure 2, right)</w:delText>
        </w:r>
        <w:r w:rsidR="00B01560" w:rsidDel="009A349B">
          <w:delText xml:space="preserve">, the majority of deaths </w:delText>
        </w:r>
        <w:r w:rsidR="00A56DB2" w:rsidDel="009A349B">
          <w:delText>were</w:delText>
        </w:r>
        <w:r w:rsidR="00420B7E" w:rsidDel="009A349B">
          <w:delText xml:space="preserve"> attributable</w:delText>
        </w:r>
        <w:r w:rsidR="00B01560" w:rsidDel="009A349B">
          <w:delText xml:space="preserve"> to </w:delText>
        </w:r>
        <w:r w:rsidR="00B57784" w:rsidDel="009A349B">
          <w:delText>those</w:delText>
        </w:r>
        <w:r w:rsidR="00B01560" w:rsidDel="009A349B">
          <w:delText xml:space="preserve"> who </w:delText>
        </w:r>
        <w:r w:rsidR="007D3E7A" w:rsidDel="009A349B">
          <w:delText xml:space="preserve">again were diagnosed but died prior to initiating ART (65%). 17% </w:delText>
        </w:r>
        <w:r w:rsidR="00B01560" w:rsidDel="009A349B">
          <w:delText>d</w:delText>
        </w:r>
        <w:r w:rsidDel="009A349B">
          <w:delText xml:space="preserve">ied after disengaging from ART care, </w:delText>
        </w:r>
        <w:r w:rsidR="00B57784" w:rsidDel="009A349B">
          <w:delText xml:space="preserve">13% died </w:delText>
        </w:r>
        <w:r w:rsidDel="009A349B">
          <w:delText xml:space="preserve">as a result of the late initiation of ART, and only </w:delText>
        </w:r>
        <w:r w:rsidR="00B57784" w:rsidDel="009A349B">
          <w:delText xml:space="preserve">5% died </w:delText>
        </w:r>
        <w:r w:rsidDel="009A349B">
          <w:delText>after initiating ART on-time.</w:delText>
        </w:r>
        <w:r w:rsidR="00B57784" w:rsidDel="009A349B">
          <w:delText xml:space="preserve"> Of all HIV-related deaths seen in the community, 33% were not reported at the clinic as they were among individuals who never engaged with care.</w:delText>
        </w:r>
      </w:del>
    </w:p>
    <w:commentRangeStart w:id="1044"/>
    <w:commentRangeStart w:id="1045"/>
    <w:p w14:paraId="7FDF82AA" w14:textId="77777777" w:rsidR="00181EEC" w:rsidRPr="00125660" w:rsidRDefault="00190836">
      <w:pPr>
        <w:pStyle w:val="normal0"/>
        <w:pPrChange w:id="1046" w:author="Tim Hallett" w:date="2015-01-26T16:47:00Z">
          <w:pPr>
            <w:pStyle w:val="normal0"/>
            <w:ind w:firstLine="720"/>
          </w:pPr>
        </w:pPrChange>
      </w:pPr>
      <w:r>
        <w:rPr>
          <w:noProof/>
          <w:lang w:val="en-US"/>
        </w:rPr>
        <mc:AlternateContent>
          <mc:Choice Requires="wpg">
            <w:drawing>
              <wp:anchor distT="0" distB="0" distL="114300" distR="114300" simplePos="0" relativeHeight="251678720" behindDoc="0" locked="0" layoutInCell="1" allowOverlap="1" wp14:anchorId="51379220" wp14:editId="5BEDC963">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17493E" w:rsidRPr="00BF66CB" w:rsidRDefault="0017493E" w:rsidP="00E80833">
                              <w:pPr>
                                <w:pStyle w:val="Subtitle"/>
                                <w:contextualSpacing w:val="0"/>
                              </w:pPr>
                              <w:r>
                                <w:t>Figure 2. Care experience of patients suffering HIV-related deaths between 2010 and 2030.</w:t>
                              </w:r>
                            </w:p>
                            <w:p w14:paraId="508388C1" w14:textId="77777777" w:rsidR="0017493E" w:rsidRDefault="00174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5926DE" w:rsidRPr="00BF66CB" w:rsidRDefault="005926DE" w:rsidP="00E80833">
                        <w:pPr>
                          <w:pStyle w:val="Subtitle"/>
                          <w:contextualSpacing w:val="0"/>
                        </w:pPr>
                        <w:r>
                          <w:t>Figure 2. Care experience of patients suffering HIV-related deaths between 2010 and 2030.</w:t>
                        </w:r>
                      </w:p>
                      <w:p w:rsidR="005926DE" w:rsidRDefault="005926DE"/>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1044"/>
      <w:commentRangeEnd w:id="1045"/>
      <w:r w:rsidR="00BB5BF0">
        <w:rPr>
          <w:rStyle w:val="CommentReference"/>
        </w:rPr>
        <w:commentReference w:id="1044"/>
      </w:r>
      <w:r w:rsidR="00156166">
        <w:rPr>
          <w:rStyle w:val="CommentReference"/>
        </w:rPr>
        <w:commentReference w:id="1045"/>
      </w:r>
    </w:p>
    <w:p w14:paraId="3CA4A965" w14:textId="77777777" w:rsidR="009A349B" w:rsidRDefault="009A349B" w:rsidP="0056081D">
      <w:pPr>
        <w:pStyle w:val="Heading2"/>
        <w:contextualSpacing w:val="0"/>
        <w:rPr>
          <w:ins w:id="1047" w:author="Tim Hallett" w:date="2015-01-26T16:43:00Z"/>
        </w:rPr>
      </w:pPr>
    </w:p>
    <w:p w14:paraId="1403686D" w14:textId="77777777" w:rsidR="0056081D" w:rsidRPr="0056081D" w:rsidRDefault="0056081D" w:rsidP="0056081D">
      <w:pPr>
        <w:pStyle w:val="Heading2"/>
        <w:contextualSpacing w:val="0"/>
      </w:pPr>
      <w:r>
        <w:t xml:space="preserve">The Impact of </w:t>
      </w:r>
      <w:del w:id="1048" w:author="Tim Hallett" w:date="2015-01-26T16:44:00Z">
        <w:r w:rsidDel="00EF2D9F">
          <w:delText xml:space="preserve">Isolated </w:delText>
        </w:r>
      </w:del>
      <w:ins w:id="1049" w:author="Tim Hallett" w:date="2015-01-26T16:44:00Z">
        <w:r w:rsidR="00EF2D9F">
          <w:t xml:space="preserve">Cascade </w:t>
        </w:r>
      </w:ins>
      <w:r>
        <w:t>Interventions</w:t>
      </w:r>
    </w:p>
    <w:p w14:paraId="61C9E42E" w14:textId="77777777" w:rsidR="006B3430" w:rsidRDefault="006B3430">
      <w:pPr>
        <w:pStyle w:val="normal0"/>
        <w:rPr>
          <w:ins w:id="1050" w:author="Tim Hallett" w:date="2015-01-26T16:47:00Z"/>
        </w:rPr>
        <w:pPrChange w:id="1051" w:author="Tim Hallett" w:date="2015-01-26T16:47:00Z">
          <w:pPr>
            <w:pStyle w:val="normal0"/>
            <w:ind w:firstLine="720"/>
          </w:pPr>
        </w:pPrChange>
      </w:pPr>
    </w:p>
    <w:p w14:paraId="19439699" w14:textId="77777777" w:rsidR="006B3430" w:rsidRDefault="008C3ADF">
      <w:pPr>
        <w:pStyle w:val="normal0"/>
        <w:rPr>
          <w:ins w:id="1052" w:author="Tim Hallett" w:date="2015-01-26T16:47:00Z"/>
          <w:noProof/>
          <w:lang w:val="en-US"/>
        </w:rPr>
        <w:pPrChange w:id="1053" w:author="Tim Hallett" w:date="2015-01-26T16:47:00Z">
          <w:pPr>
            <w:pStyle w:val="normal0"/>
            <w:ind w:firstLine="720"/>
          </w:pPr>
        </w:pPrChange>
      </w:pPr>
      <w:r>
        <w:t>W</w:t>
      </w:r>
      <w:r w:rsidR="009A799E">
        <w:t xml:space="preserve">e applied each of </w:t>
      </w:r>
      <w:del w:id="1054" w:author="Tim Hallett" w:date="2015-01-26T16:47:00Z">
        <w:r w:rsidR="009A799E" w:rsidDel="006B3430">
          <w:delText>our 1</w:delText>
        </w:r>
      </w:del>
      <w:ins w:id="1055" w:author="Tim Hallett" w:date="2015-01-26T16:47:00Z">
        <w:r w:rsidR="006B3430">
          <w:t>the 1</w:t>
        </w:r>
      </w:ins>
      <w:r w:rsidR="009A799E">
        <w:t xml:space="preserve">2 </w:t>
      </w:r>
      <w:ins w:id="1056" w:author="Tim Hallett" w:date="2015-01-26T16:47:00Z">
        <w:r w:rsidR="006B3430">
          <w:t xml:space="preserve">potential </w:t>
        </w:r>
      </w:ins>
      <w:r w:rsidR="009A799E">
        <w:t>interventions in turn and assessed the impact on DALYs averted, compared to baseline, and the additional cost of care, compared to baseline, between 2010 and 2030 (figure 3</w:t>
      </w:r>
      <w:r w:rsidR="00B831E9">
        <w:t xml:space="preserve"> and </w:t>
      </w:r>
      <w:commentRangeStart w:id="1057"/>
      <w:r w:rsidR="00B831E9">
        <w:t>table 3</w:t>
      </w:r>
      <w:commentRangeEnd w:id="1057"/>
      <w:r w:rsidR="006B3430">
        <w:rPr>
          <w:rStyle w:val="CommentReference"/>
        </w:rPr>
        <w:commentReference w:id="1057"/>
      </w:r>
      <w:r w:rsidR="009A799E">
        <w:t>).</w:t>
      </w:r>
      <w:r w:rsidR="00E757ED">
        <w:rPr>
          <w:noProof/>
          <w:lang w:val="en-US"/>
        </w:rPr>
        <w:t xml:space="preserve"> </w:t>
      </w:r>
    </w:p>
    <w:p w14:paraId="50F535E9" w14:textId="77777777" w:rsidR="006B3430" w:rsidRDefault="006B3430">
      <w:pPr>
        <w:pStyle w:val="normal0"/>
        <w:rPr>
          <w:ins w:id="1058" w:author="Tim Hallett" w:date="2015-01-26T16:49:00Z"/>
          <w:noProof/>
          <w:lang w:val="en-US"/>
        </w:rPr>
        <w:pPrChange w:id="1059" w:author="Tim Hallett" w:date="2015-01-26T16:47:00Z">
          <w:pPr>
            <w:pStyle w:val="normal0"/>
            <w:ind w:firstLine="720"/>
          </w:pPr>
        </w:pPrChange>
      </w:pPr>
    </w:p>
    <w:p w14:paraId="6A220CAD" w14:textId="77777777" w:rsidR="00E76998" w:rsidRDefault="00095110">
      <w:pPr>
        <w:pStyle w:val="normal0"/>
        <w:rPr>
          <w:ins w:id="1060" w:author="Tim Hallett" w:date="2015-01-26T17:00:00Z"/>
          <w:noProof/>
          <w:lang w:val="en-US"/>
        </w:rPr>
        <w:pPrChange w:id="1061" w:author="Tim Hallett" w:date="2015-01-26T16:47:00Z">
          <w:pPr>
            <w:pStyle w:val="normal0"/>
            <w:ind w:firstLine="720"/>
          </w:pPr>
        </w:pPrChange>
      </w:pPr>
      <w:ins w:id="1062" w:author="Tim Hallett" w:date="2015-01-26T16:58:00Z">
        <w:r>
          <w:rPr>
            <w:noProof/>
            <w:lang w:val="en-US"/>
          </w:rPr>
          <w:t xml:space="preserve">Broadly, the impact of most single interventions </w:t>
        </w:r>
      </w:ins>
      <w:ins w:id="1063" w:author="Tim Hallett" w:date="2015-01-26T16:59:00Z">
        <w:r w:rsidR="00E76998">
          <w:rPr>
            <w:noProof/>
            <w:lang w:val="en-US"/>
          </w:rPr>
          <w:t xml:space="preserve">cluster together with relatively low impact and low cost. </w:t>
        </w:r>
      </w:ins>
      <w:ins w:id="1064" w:author="Tim Hallett" w:date="2015-01-26T17:00:00Z">
        <w:r w:rsidR="00E76998">
          <w:rPr>
            <w:noProof/>
            <w:lang w:val="en-US"/>
          </w:rPr>
          <w:t>This is because there are weakness throughout the care cascade, so interventions at one point only cannot have a large impact as they are confounded by remaining weakness elsewhere.</w:t>
        </w:r>
      </w:ins>
      <w:ins w:id="1065" w:author="Tim Hallett" w:date="2015-01-26T17:04:00Z">
        <w:r w:rsidR="00D32D6D">
          <w:rPr>
            <w:noProof/>
            <w:lang w:val="en-US"/>
          </w:rPr>
          <w:t xml:space="preserve"> </w:t>
        </w:r>
      </w:ins>
    </w:p>
    <w:p w14:paraId="374D2B4E" w14:textId="77777777" w:rsidR="00E76998" w:rsidRDefault="00E76998">
      <w:pPr>
        <w:pStyle w:val="normal0"/>
        <w:rPr>
          <w:ins w:id="1066" w:author="Tim Hallett" w:date="2015-01-26T17:00:00Z"/>
          <w:noProof/>
          <w:lang w:val="en-US"/>
        </w:rPr>
        <w:pPrChange w:id="1067" w:author="Tim Hallett" w:date="2015-01-26T16:47:00Z">
          <w:pPr>
            <w:pStyle w:val="normal0"/>
            <w:ind w:firstLine="720"/>
          </w:pPr>
        </w:pPrChange>
      </w:pPr>
    </w:p>
    <w:p w14:paraId="26831CBD" w14:textId="77777777" w:rsidR="0032296A" w:rsidRDefault="00E76998">
      <w:pPr>
        <w:pStyle w:val="normal0"/>
        <w:rPr>
          <w:ins w:id="1068" w:author="Tim Hallett" w:date="2015-01-26T16:49:00Z"/>
          <w:noProof/>
          <w:lang w:val="en-US"/>
        </w:rPr>
        <w:pPrChange w:id="1069" w:author="Tim Hallett" w:date="2015-01-26T16:47:00Z">
          <w:pPr>
            <w:pStyle w:val="normal0"/>
            <w:ind w:firstLine="720"/>
          </w:pPr>
        </w:pPrChange>
      </w:pPr>
      <w:ins w:id="1070" w:author="Tim Hallett" w:date="2015-01-26T16:59:00Z">
        <w:r>
          <w:rPr>
            <w:noProof/>
            <w:lang w:val="en-US"/>
          </w:rPr>
          <w:t>The exception</w:t>
        </w:r>
      </w:ins>
      <w:ins w:id="1071" w:author="Tim Hallett" w:date="2015-01-26T17:01:00Z">
        <w:r>
          <w:rPr>
            <w:noProof/>
            <w:lang w:val="en-US"/>
          </w:rPr>
          <w:t>s</w:t>
        </w:r>
      </w:ins>
      <w:ins w:id="1072" w:author="Tim Hallett" w:date="2015-01-26T16:59:00Z">
        <w:r>
          <w:rPr>
            <w:noProof/>
            <w:lang w:val="en-US"/>
          </w:rPr>
          <w:t xml:space="preserve"> to this</w:t>
        </w:r>
      </w:ins>
      <w:ins w:id="1073" w:author="Tim Hallett" w:date="2015-01-26T17:01:00Z">
        <w:r>
          <w:rPr>
            <w:noProof/>
            <w:lang w:val="en-US"/>
          </w:rPr>
          <w:t xml:space="preserve"> are </w:t>
        </w:r>
      </w:ins>
      <w:ins w:id="1074" w:author="Tim Hallett" w:date="2015-01-26T16:59:00Z">
        <w:r w:rsidR="00D32D6D">
          <w:rPr>
            <w:noProof/>
            <w:lang w:val="en-US"/>
          </w:rPr>
          <w:t>H</w:t>
        </w:r>
      </w:ins>
      <w:ins w:id="1075" w:author="Tim Hallett" w:date="2015-01-26T17:04:00Z">
        <w:r w:rsidR="00D32D6D">
          <w:rPr>
            <w:noProof/>
            <w:lang w:val="en-US"/>
          </w:rPr>
          <w:t>BCT</w:t>
        </w:r>
      </w:ins>
      <w:ins w:id="1076" w:author="Tim Hallett" w:date="2015-01-26T16:59:00Z">
        <w:r>
          <w:rPr>
            <w:noProof/>
            <w:lang w:val="en-US"/>
          </w:rPr>
          <w:t>, which attracts a high cost given its projected benefit</w:t>
        </w:r>
      </w:ins>
      <w:ins w:id="1077" w:author="Tim Hallett" w:date="2015-01-26T17:01:00Z">
        <w:r w:rsidR="00FE5E1E">
          <w:rPr>
            <w:noProof/>
            <w:lang w:val="en-US"/>
          </w:rPr>
          <w:t xml:space="preserve">. </w:t>
        </w:r>
      </w:ins>
      <w:ins w:id="1078" w:author="Tim Hallett" w:date="2015-01-26T17:02:00Z">
        <w:r w:rsidR="00FE5E1E">
          <w:rPr>
            <w:noProof/>
            <w:lang w:val="en-US"/>
          </w:rPr>
          <w:t xml:space="preserve">This is due to the assumption here that only a small proportion of persons being diagnosed for the first time at HBCT will link to care without further intervention. HBCT with POC CD4, by increasing linkage, accrues </w:t>
        </w:r>
      </w:ins>
      <w:ins w:id="1079" w:author="Tim Hallett" w:date="2015-01-26T17:03:00Z">
        <w:r w:rsidR="00D32D6D">
          <w:rPr>
            <w:noProof/>
            <w:lang w:val="en-US"/>
          </w:rPr>
          <w:t>nearly twice as many DALYS averted for a small increse in costs.</w:t>
        </w:r>
      </w:ins>
    </w:p>
    <w:p w14:paraId="0EF24A7E" w14:textId="77777777" w:rsidR="007C6DC7" w:rsidRDefault="007C6DC7">
      <w:pPr>
        <w:pStyle w:val="normal0"/>
        <w:rPr>
          <w:ins w:id="1080" w:author="Tim Hallett" w:date="2015-01-31T11:08:00Z"/>
          <w:noProof/>
          <w:lang w:val="en-US"/>
        </w:rPr>
        <w:pPrChange w:id="1081" w:author="Tim Hallett" w:date="2015-01-26T16:47:00Z">
          <w:pPr>
            <w:pStyle w:val="normal0"/>
            <w:ind w:firstLine="720"/>
          </w:pPr>
        </w:pPrChange>
      </w:pPr>
    </w:p>
    <w:p w14:paraId="0020705C" w14:textId="77777777" w:rsidR="00BB7331" w:rsidRDefault="00D32D6D">
      <w:pPr>
        <w:pStyle w:val="normal0"/>
        <w:rPr>
          <w:ins w:id="1082" w:author="Tim Hallett" w:date="2015-01-31T11:09:00Z"/>
          <w:noProof/>
          <w:lang w:val="en-US"/>
        </w:rPr>
        <w:pPrChange w:id="1083" w:author="Tim Hallett" w:date="2015-01-26T16:47:00Z">
          <w:pPr>
            <w:pStyle w:val="normal0"/>
            <w:ind w:firstLine="720"/>
          </w:pPr>
        </w:pPrChange>
      </w:pPr>
      <w:ins w:id="1084" w:author="Tim Hallett" w:date="2015-01-26T17:04:00Z">
        <w:r>
          <w:rPr>
            <w:noProof/>
            <w:lang w:val="en-US"/>
          </w:rPr>
          <w:t xml:space="preserve">The two interventions that </w:t>
        </w:r>
      </w:ins>
      <w:ins w:id="1085" w:author="Tim Hallett" w:date="2015-01-26T17:05:00Z">
        <w:r>
          <w:rPr>
            <w:noProof/>
            <w:lang w:val="en-US"/>
          </w:rPr>
          <w:t xml:space="preserve">simulate large changes to the delivery of ART – Immedidtae ART and Universal Test and Treat </w:t>
        </w:r>
      </w:ins>
      <w:ins w:id="1086" w:author="Tim Hallett" w:date="2015-01-26T17:06:00Z">
        <w:r w:rsidR="004401D1">
          <w:rPr>
            <w:noProof/>
            <w:lang w:val="en-US"/>
          </w:rPr>
          <w:t>–</w:t>
        </w:r>
      </w:ins>
      <w:ins w:id="1087" w:author="Tim Hallett" w:date="2015-01-26T17:05:00Z">
        <w:r>
          <w:rPr>
            <w:noProof/>
            <w:lang w:val="en-US"/>
          </w:rPr>
          <w:t xml:space="preserve"> </w:t>
        </w:r>
      </w:ins>
      <w:ins w:id="1088" w:author="Tim Hallett" w:date="2015-01-26T17:11:00Z">
        <w:r w:rsidR="00BB7331">
          <w:rPr>
            <w:noProof/>
            <w:lang w:val="en-US"/>
          </w:rPr>
          <w:t xml:space="preserve">both </w:t>
        </w:r>
      </w:ins>
      <w:ins w:id="1089" w:author="Tim Hallett" w:date="2015-01-26T17:06:00Z">
        <w:r w:rsidR="004401D1">
          <w:rPr>
            <w:noProof/>
            <w:lang w:val="en-US"/>
          </w:rPr>
          <w:t xml:space="preserve">have much greater impact. The intervention </w:t>
        </w:r>
      </w:ins>
      <w:ins w:id="1090" w:author="Tim Hallett" w:date="2015-01-26T17:07:00Z">
        <w:r w:rsidR="004401D1">
          <w:rPr>
            <w:noProof/>
            <w:lang w:val="en-US"/>
          </w:rPr>
          <w:t>to provide treatment to those p</w:t>
        </w:r>
        <w:r w:rsidR="00BB50E4">
          <w:rPr>
            <w:noProof/>
            <w:lang w:val="en-US"/>
          </w:rPr>
          <w:t xml:space="preserve">resenting for care immidiately is </w:t>
        </w:r>
      </w:ins>
      <w:ins w:id="1091" w:author="Tim Hallett" w:date="2015-01-26T17:15:00Z">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w:t>
        </w:r>
      </w:ins>
      <w:ins w:id="1092" w:author="Tim Hallett" w:date="2015-01-26T17:16:00Z">
        <w:r w:rsidR="006E02E3">
          <w:rPr>
            <w:noProof/>
            <w:lang w:val="en-US"/>
          </w:rPr>
          <w:t xml:space="preserve">The UTT intervention is much more costly and somewhat more impactful </w:t>
        </w:r>
      </w:ins>
      <w:ins w:id="1093" w:author="Tim Hallett" w:date="2015-01-26T17:09:00Z">
        <w:r w:rsidR="00BB50E4">
          <w:rPr>
            <w:noProof/>
            <w:lang w:val="en-US"/>
          </w:rPr>
          <w:t xml:space="preserve">because </w:t>
        </w:r>
      </w:ins>
      <w:ins w:id="1094" w:author="Tim Hallett" w:date="2015-01-26T17:11:00Z">
        <w:r w:rsidR="00BB7331">
          <w:rPr>
            <w:noProof/>
            <w:lang w:val="en-US"/>
          </w:rPr>
          <w:t>the outreach costs are</w:t>
        </w:r>
      </w:ins>
      <w:ins w:id="1095" w:author="Tim Hallett" w:date="2015-01-26T17:13:00Z">
        <w:r w:rsidR="00E1524C">
          <w:rPr>
            <w:noProof/>
            <w:lang w:val="en-US"/>
          </w:rPr>
          <w:t xml:space="preserve"> estimated to be</w:t>
        </w:r>
      </w:ins>
      <w:ins w:id="1096" w:author="Tim Hallett" w:date="2015-01-26T17:11:00Z">
        <w:r w:rsidR="00BB7331">
          <w:rPr>
            <w:noProof/>
            <w:lang w:val="en-US"/>
          </w:rPr>
          <w:t xml:space="preserve"> very large but the population coverage of ART </w:t>
        </w:r>
      </w:ins>
      <w:ins w:id="1097" w:author="Tim Hallett" w:date="2015-01-26T17:16:00Z">
        <w:r w:rsidR="006E02E3">
          <w:rPr>
            <w:noProof/>
            <w:lang w:val="en-US"/>
          </w:rPr>
          <w:t>can reach higher levels with outreach intervention such as HBCT.</w:t>
        </w:r>
      </w:ins>
    </w:p>
    <w:p w14:paraId="77832FD1" w14:textId="77777777" w:rsidR="007C6DC7" w:rsidRDefault="007C6DC7">
      <w:pPr>
        <w:pStyle w:val="normal0"/>
        <w:rPr>
          <w:ins w:id="1098" w:author="Tim Hallett" w:date="2015-01-31T11:09:00Z"/>
          <w:noProof/>
          <w:lang w:val="en-US"/>
        </w:rPr>
        <w:pPrChange w:id="1099" w:author="Tim Hallett" w:date="2015-01-26T16:47:00Z">
          <w:pPr>
            <w:pStyle w:val="normal0"/>
            <w:ind w:firstLine="720"/>
          </w:pPr>
        </w:pPrChange>
      </w:pPr>
    </w:p>
    <w:p w14:paraId="7ECE602E" w14:textId="77777777" w:rsidR="007C6DC7" w:rsidRPr="007C6DC7" w:rsidRDefault="007C6DC7">
      <w:pPr>
        <w:pStyle w:val="normal0"/>
        <w:rPr>
          <w:ins w:id="1100" w:author="Tim Hallett" w:date="2015-01-26T17:16:00Z"/>
          <w:i/>
          <w:noProof/>
          <w:u w:val="single"/>
          <w:lang w:val="en-US"/>
          <w:rPrChange w:id="1101" w:author="Tim Hallett" w:date="2015-01-31T11:10:00Z">
            <w:rPr>
              <w:ins w:id="1102" w:author="Tim Hallett" w:date="2015-01-26T17:16:00Z"/>
              <w:noProof/>
              <w:lang w:val="en-US"/>
            </w:rPr>
          </w:rPrChange>
        </w:rPr>
        <w:pPrChange w:id="1103" w:author="Tim Hallett" w:date="2015-01-26T16:47:00Z">
          <w:pPr>
            <w:pStyle w:val="normal0"/>
            <w:ind w:firstLine="720"/>
          </w:pPr>
        </w:pPrChange>
      </w:pPr>
      <w:ins w:id="1104" w:author="Tim Hallett" w:date="2015-01-31T11:11:00Z">
        <w:r>
          <w:rPr>
            <w:i/>
            <w:noProof/>
            <w:u w:val="single"/>
            <w:lang w:val="en-US"/>
          </w:rPr>
          <w:t xml:space="preserve">// </w:t>
        </w:r>
      </w:ins>
      <w:ins w:id="1105" w:author="Tim Hallett" w:date="2015-01-31T11:09:00Z">
        <w:r w:rsidRPr="007C6DC7">
          <w:rPr>
            <w:i/>
            <w:noProof/>
            <w:u w:val="single"/>
            <w:lang w:val="en-US"/>
            <w:rPrChange w:id="1106" w:author="Tim Hallett" w:date="2015-01-31T11:10:00Z">
              <w:rPr>
                <w:noProof/>
                <w:lang w:val="en-US"/>
              </w:rPr>
            </w:rPrChange>
          </w:rPr>
          <w:t xml:space="preserve">Then a very quick canter through the results for the others. I had noted before that I thought the sensitivity analysis thing we did woud be a useful thing. We said we could have one model parameterisation with strong </w:t>
        </w:r>
      </w:ins>
      <w:ins w:id="1107" w:author="Tim Hallett" w:date="2015-01-31T11:10:00Z">
        <w:r w:rsidRPr="007C6DC7">
          <w:rPr>
            <w:i/>
            <w:noProof/>
            <w:u w:val="single"/>
            <w:lang w:val="en-US"/>
            <w:rPrChange w:id="1108" w:author="Tim Hallett" w:date="2015-01-31T11:10:00Z">
              <w:rPr>
                <w:noProof/>
                <w:lang w:val="en-US"/>
              </w:rPr>
            </w:rPrChange>
          </w:rPr>
          <w:t>“health care seeking” and another “weaker”. (If possible to construct both in way that is consistent the data). And then to show how that strongly modulate the impact of each.</w:t>
        </w:r>
      </w:ins>
    </w:p>
    <w:p w14:paraId="4E4CCBA8" w14:textId="77777777" w:rsidR="006E02E3" w:rsidRDefault="006E02E3">
      <w:pPr>
        <w:pStyle w:val="normal0"/>
        <w:rPr>
          <w:ins w:id="1109" w:author="Tim Hallett" w:date="2015-01-26T17:11:00Z"/>
          <w:noProof/>
          <w:lang w:val="en-US"/>
        </w:rPr>
        <w:pPrChange w:id="1110" w:author="Tim Hallett" w:date="2015-01-26T16:47:00Z">
          <w:pPr>
            <w:pStyle w:val="normal0"/>
            <w:ind w:firstLine="720"/>
          </w:pPr>
        </w:pPrChange>
      </w:pPr>
    </w:p>
    <w:p w14:paraId="732DCB1D" w14:textId="77777777" w:rsidR="000743C3" w:rsidDel="00E1524C" w:rsidRDefault="00BA6022">
      <w:pPr>
        <w:pStyle w:val="normal0"/>
        <w:rPr>
          <w:del w:id="1111" w:author="Tim Hallett" w:date="2015-01-26T17:13:00Z"/>
        </w:rPr>
        <w:pPrChange w:id="1112" w:author="Tim Hallett" w:date="2015-01-26T16:47:00Z">
          <w:pPr>
            <w:pStyle w:val="normal0"/>
            <w:ind w:firstLine="720"/>
          </w:pPr>
        </w:pPrChange>
      </w:pPr>
      <w:del w:id="1113" w:author="Tim Hallett" w:date="2015-01-26T17:13:00Z">
        <w:r w:rsidDel="00E1524C">
          <w:delText>Un</w:delText>
        </w:r>
        <w:r w:rsidR="001474DD" w:rsidDel="00E1524C">
          <w:delText xml:space="preserve">iversal Test and Treat </w:delText>
        </w:r>
        <w:r w:rsidR="00C30C3A" w:rsidDel="00E1524C">
          <w:delText>was found to be</w:delText>
        </w:r>
        <w:r w:rsidDel="00E1524C">
          <w:delText xml:space="preserve"> t</w:delText>
        </w:r>
        <w:r w:rsidR="00077847" w:rsidDel="00E1524C">
          <w:delText>he most impactful intervention (5</w:delText>
        </w:r>
        <w:r w:rsidR="00DB4040" w:rsidDel="00E1524C">
          <w:delText>.</w:delText>
        </w:r>
        <w:r w:rsidR="0064237F" w:rsidDel="00E1524C">
          <w:delText>59</w:delText>
        </w:r>
        <w:r w:rsidR="00DB4040" w:rsidDel="00E1524C">
          <w:delText>m</w:delText>
        </w:r>
        <w:r w:rsidR="00077847" w:rsidDel="00E1524C">
          <w:delText xml:space="preserve"> DALYs averted between 2010 and 2030)</w:delText>
        </w:r>
        <w:r w:rsidDel="00E1524C">
          <w:delText xml:space="preserve">, as this </w:delText>
        </w:r>
        <w:r w:rsidR="001474DD" w:rsidDel="00E1524C">
          <w:delText xml:space="preserve">removes </w:delText>
        </w:r>
        <w:r w:rsidDel="00E1524C">
          <w:delText>pre-ART care completely</w:delText>
        </w:r>
        <w:r w:rsidR="008C5FE3" w:rsidDel="00E1524C">
          <w:delText>,</w:delText>
        </w:r>
        <w:r w:rsidDel="00E1524C">
          <w:delText xml:space="preserve"> initiating all HIV-positive individuals onto ART immediately and actively seeking infected individuals through HBCT.</w:delText>
        </w:r>
        <w:r w:rsidR="0050562A" w:rsidDel="00E1524C">
          <w:delText xml:space="preserve"> </w:delText>
        </w:r>
        <w:r w:rsidR="00EE03D3" w:rsidDel="00E1524C">
          <w:delText xml:space="preserve">This intervention averts 50% of the DALYs averted if the entire HIV-positive population </w:delText>
        </w:r>
        <w:r w:rsidR="001474DD" w:rsidDel="00E1524C">
          <w:delText>were</w:delText>
        </w:r>
        <w:r w:rsidR="00EE03D3" w:rsidDel="00E1524C">
          <w:delText xml:space="preserve"> placed on treatment immediately from 2010 onwards with perfect adherence and retention to care, representing the maximum attainable </w:delText>
        </w:r>
        <w:r w:rsidR="000131FE" w:rsidDel="00E1524C">
          <w:delText>impact (MAI)</w:delText>
        </w:r>
        <w:r w:rsidR="00EE03D3" w:rsidDel="00E1524C">
          <w:delText xml:space="preserve">. </w:delText>
        </w:r>
        <w:r w:rsidR="00716EFA" w:rsidDel="00E1524C">
          <w:delText xml:space="preserve">The second most impactful intervention </w:delText>
        </w:r>
        <w:r w:rsidR="00C30C3A" w:rsidDel="00E1524C">
          <w:delText>was</w:delText>
        </w:r>
        <w:r w:rsidR="00716EFA" w:rsidDel="00E1524C">
          <w:delText xml:space="preserve"> Immediate ART</w:delText>
        </w:r>
        <w:r w:rsidR="00461FC2" w:rsidDel="00E1524C">
          <w:delText xml:space="preserve"> (</w:delText>
        </w:r>
        <w:r w:rsidR="00DB4040" w:rsidDel="00E1524C">
          <w:delText>3.6</w:delText>
        </w:r>
        <w:r w:rsidR="0064237F" w:rsidDel="00E1524C">
          <w:delText>2</w:delText>
        </w:r>
        <w:r w:rsidR="00DB4040" w:rsidDel="00E1524C">
          <w:delText>m</w:delText>
        </w:r>
        <w:r w:rsidR="00461FC2" w:rsidDel="00E1524C">
          <w:delText xml:space="preserve"> DALYs averted</w:delText>
        </w:r>
        <w:r w:rsidR="000131FE" w:rsidDel="00E1524C">
          <w:delText>, 32% MAI</w:delText>
        </w:r>
        <w:r w:rsidR="00461FC2" w:rsidDel="00E1524C">
          <w:delText>)</w:delText>
        </w:r>
        <w:r w:rsidR="00E14801" w:rsidDel="00E1524C">
          <w:delText>, followed by HBCT with POC CD4 testing</w:delText>
        </w:r>
        <w:r w:rsidR="00461FC2" w:rsidDel="00E1524C">
          <w:delText xml:space="preserve"> (</w:delText>
        </w:r>
        <w:r w:rsidR="007B60A3" w:rsidDel="00E1524C">
          <w:delText>3.5</w:delText>
        </w:r>
        <w:r w:rsidR="00856AB4" w:rsidDel="00E1524C">
          <w:delText>3</w:delText>
        </w:r>
        <w:r w:rsidR="007B60A3" w:rsidDel="00E1524C">
          <w:delText>m</w:delText>
        </w:r>
        <w:r w:rsidR="00461FC2" w:rsidDel="00E1524C">
          <w:delText xml:space="preserve"> DALYs averted</w:delText>
        </w:r>
        <w:r w:rsidR="00180E2A" w:rsidDel="00E1524C">
          <w:delText>, 31% MAI</w:delText>
        </w:r>
        <w:r w:rsidR="00461FC2" w:rsidDel="00E1524C">
          <w:delText>)</w:delText>
        </w:r>
        <w:r w:rsidR="00E14801" w:rsidDel="00E1524C">
          <w:delText xml:space="preserve">. These three interventions </w:delText>
        </w:r>
        <w:r w:rsidR="007B4ADA" w:rsidDel="00E1524C">
          <w:delText>actively seek individuals and in the case of Immediate ART and Universal Test and Treat, remove pre-ART care completely.</w:delText>
        </w:r>
      </w:del>
    </w:p>
    <w:p w14:paraId="3ED604A2" w14:textId="77777777" w:rsidR="003B210B" w:rsidDel="00E1524C" w:rsidRDefault="003B210B" w:rsidP="00E757ED">
      <w:pPr>
        <w:pStyle w:val="normal0"/>
        <w:ind w:firstLine="720"/>
        <w:rPr>
          <w:del w:id="1114" w:author="Tim Hallett" w:date="2015-01-26T17:13:00Z"/>
        </w:rPr>
      </w:pPr>
    </w:p>
    <w:p w14:paraId="337C8050" w14:textId="77777777" w:rsidR="00E216EC" w:rsidRPr="00316690" w:rsidDel="004401D1" w:rsidRDefault="0050562A" w:rsidP="00316690">
      <w:pPr>
        <w:pStyle w:val="normal0"/>
        <w:ind w:firstLine="720"/>
        <w:rPr>
          <w:del w:id="1115" w:author="Tim Hallett" w:date="2015-01-26T17:07:00Z"/>
        </w:rPr>
      </w:pPr>
      <w:del w:id="1116" w:author="Tim Hallett" w:date="2015-01-26T17:07:00Z">
        <w:r w:rsidDel="004401D1">
          <w:delText xml:space="preserve">The remaining </w:delText>
        </w:r>
        <w:r w:rsidR="005A49AF" w:rsidDel="004401D1">
          <w:delText xml:space="preserve">single </w:delText>
        </w:r>
        <w:r w:rsidDel="004401D1">
          <w:delText>interventions</w:delText>
        </w:r>
        <w:r w:rsidR="00D5677F" w:rsidDel="004401D1">
          <w:delText xml:space="preserve"> </w:delText>
        </w:r>
        <w:r w:rsidR="00BB7CFA" w:rsidDel="004401D1">
          <w:delText>were</w:delText>
        </w:r>
        <w:r w:rsidR="00D5677F" w:rsidDel="004401D1">
          <w:delText xml:space="preserve"> less impactful but highlight important issues in the dynamics of HIV care. For instance, the ART Outreach and Adherence interventions </w:delText>
        </w:r>
        <w:r w:rsidR="002A5552" w:rsidDel="004401D1">
          <w:delText>were</w:delText>
        </w:r>
        <w:r w:rsidR="00D5677F" w:rsidDel="004401D1">
          <w:delText xml:space="preserve"> not </w:delText>
        </w:r>
        <w:r w:rsidR="000743C3" w:rsidDel="004401D1">
          <w:delText xml:space="preserve">highly </w:delText>
        </w:r>
        <w:r w:rsidR="00D5677F" w:rsidDel="004401D1">
          <w:delText>impactful</w:delText>
        </w:r>
        <w:r w:rsidR="00D731D9" w:rsidDel="004401D1">
          <w:delText xml:space="preserve"> (</w:delText>
        </w:r>
        <w:r w:rsidR="00496CFC" w:rsidDel="004401D1">
          <w:delText>0.</w:delText>
        </w:r>
        <w:r w:rsidR="00D731D9" w:rsidDel="004401D1">
          <w:delText>74</w:delText>
        </w:r>
        <w:r w:rsidR="00496CFC" w:rsidDel="004401D1">
          <w:delText xml:space="preserve">m </w:delText>
        </w:r>
        <w:r w:rsidR="00D731D9" w:rsidDel="004401D1">
          <w:delText xml:space="preserve">and </w:delText>
        </w:r>
        <w:r w:rsidR="00496CFC" w:rsidDel="004401D1">
          <w:delText xml:space="preserve">0.70m </w:delText>
        </w:r>
        <w:r w:rsidR="00D731D9" w:rsidDel="004401D1">
          <w:delText>DALYs averted, respectively</w:delText>
        </w:r>
        <w:r w:rsidR="00A9434F" w:rsidDel="004401D1">
          <w:delText>, 6% of MAI</w:delText>
        </w:r>
        <w:r w:rsidR="00D731D9" w:rsidDel="004401D1">
          <w:delText>)</w:delText>
        </w:r>
        <w:r w:rsidR="00D5677F" w:rsidDel="004401D1">
          <w:delText xml:space="preserve"> due to </w:delText>
        </w:r>
        <w:r w:rsidR="00C47AE6" w:rsidDel="004401D1">
          <w:delText>upstream weaknesses in care</w:delText>
        </w:r>
        <w:r w:rsidR="008963DB" w:rsidDel="004401D1">
          <w:delText>,</w:delText>
        </w:r>
        <w:r w:rsidR="00C47AE6" w:rsidDel="004401D1">
          <w:delText xml:space="preserve"> as</w:delText>
        </w:r>
        <w:r w:rsidR="00D5677F" w:rsidDel="004401D1">
          <w:delText xml:space="preserve"> many individuals never initiate</w:delText>
        </w:r>
        <w:r w:rsidR="002A5552" w:rsidDel="004401D1">
          <w:delText>d</w:delText>
        </w:r>
        <w:r w:rsidR="00D5677F" w:rsidDel="004401D1">
          <w:delText xml:space="preserve"> ART (&gt;75% of all HIV-related deaths between 2010 and 2030).</w:delText>
        </w:r>
      </w:del>
    </w:p>
    <w:p w14:paraId="4A533F26" w14:textId="77777777" w:rsidR="00BB4DB6" w:rsidRDefault="00BB4DB6" w:rsidP="00E216EC">
      <w:pPr>
        <w:pStyle w:val="normal0"/>
      </w:pPr>
    </w:p>
    <w:p w14:paraId="76AA7695" w14:textId="77777777" w:rsidR="00E216EC" w:rsidRPr="00E1524C" w:rsidRDefault="00BB0E0E" w:rsidP="00E216EC">
      <w:pPr>
        <w:pStyle w:val="normal0"/>
        <w:rPr>
          <w:strike/>
          <w:rPrChange w:id="1117" w:author="Tim Hallett" w:date="2015-01-26T17:13:00Z">
            <w:rPr/>
          </w:rPrChange>
        </w:rPr>
      </w:pPr>
      <w:r>
        <w:tab/>
      </w:r>
      <w:commentRangeStart w:id="1118"/>
      <w:r w:rsidR="00147C94" w:rsidRPr="00E1524C">
        <w:rPr>
          <w:strike/>
          <w:rPrChange w:id="1119" w:author="Tim Hallett" w:date="2015-01-26T17:13:00Z">
            <w:rPr/>
          </w:rPrChange>
        </w:rPr>
        <w:t>Among the testing interventions,</w:t>
      </w:r>
      <w:r w:rsidR="007125CC" w:rsidRPr="00E1524C">
        <w:rPr>
          <w:strike/>
          <w:rPrChange w:id="1120" w:author="Tim Hallett" w:date="2015-01-26T17:13:00Z">
            <w:rPr/>
          </w:rPrChange>
        </w:rPr>
        <w:t xml:space="preserve"> the maximum impact scenario of HBCT </w:t>
      </w:r>
      <w:r w:rsidR="00343D00" w:rsidRPr="00E1524C">
        <w:rPr>
          <w:strike/>
          <w:rPrChange w:id="1121" w:author="Tim Hallett" w:date="2015-01-26T17:13:00Z">
            <w:rPr/>
          </w:rPrChange>
        </w:rPr>
        <w:t>was</w:t>
      </w:r>
      <w:r w:rsidR="007125CC" w:rsidRPr="00E1524C">
        <w:rPr>
          <w:strike/>
          <w:rPrChange w:id="1122" w:author="Tim Hallett" w:date="2015-01-26T17:13:00Z">
            <w:rPr/>
          </w:rPrChange>
        </w:rPr>
        <w:t xml:space="preserve"> much more impactful than the VCT intervention</w:t>
      </w:r>
      <w:r w:rsidR="003A6AD8" w:rsidRPr="00E1524C">
        <w:rPr>
          <w:strike/>
          <w:rPrChange w:id="1123" w:author="Tim Hallett" w:date="2015-01-26T17:13:00Z">
            <w:rPr/>
          </w:rPrChange>
        </w:rPr>
        <w:t xml:space="preserve"> (</w:t>
      </w:r>
      <w:r w:rsidR="0064237F" w:rsidRPr="00E1524C">
        <w:rPr>
          <w:strike/>
          <w:rPrChange w:id="1124" w:author="Tim Hallett" w:date="2015-01-26T17:13:00Z">
            <w:rPr/>
          </w:rPrChange>
        </w:rPr>
        <w:t>1.8</w:t>
      </w:r>
      <w:r w:rsidR="00A34BC5" w:rsidRPr="00E1524C">
        <w:rPr>
          <w:strike/>
          <w:rPrChange w:id="1125" w:author="Tim Hallett" w:date="2015-01-26T17:13:00Z">
            <w:rPr/>
          </w:rPrChange>
        </w:rPr>
        <w:t>8</w:t>
      </w:r>
      <w:r w:rsidR="0064237F" w:rsidRPr="00E1524C">
        <w:rPr>
          <w:strike/>
          <w:rPrChange w:id="1126" w:author="Tim Hallett" w:date="2015-01-26T17:13:00Z">
            <w:rPr/>
          </w:rPrChange>
        </w:rPr>
        <w:t>m</w:t>
      </w:r>
      <w:r w:rsidR="003A6AD8" w:rsidRPr="00E1524C">
        <w:rPr>
          <w:strike/>
          <w:rPrChange w:id="1127" w:author="Tim Hallett" w:date="2015-01-26T17:13:00Z">
            <w:rPr/>
          </w:rPrChange>
        </w:rPr>
        <w:t xml:space="preserve"> and</w:t>
      </w:r>
      <w:r w:rsidR="008C5FE3" w:rsidRPr="00E1524C">
        <w:rPr>
          <w:strike/>
          <w:rPrChange w:id="1128" w:author="Tim Hallett" w:date="2015-01-26T17:13:00Z">
            <w:rPr/>
          </w:rPrChange>
        </w:rPr>
        <w:t xml:space="preserve"> </w:t>
      </w:r>
      <w:r w:rsidR="00A34BC5" w:rsidRPr="00E1524C">
        <w:rPr>
          <w:strike/>
          <w:rPrChange w:id="1129" w:author="Tim Hallett" w:date="2015-01-26T17:13:00Z">
            <w:rPr/>
          </w:rPrChange>
        </w:rPr>
        <w:t>0.</w:t>
      </w:r>
      <w:r w:rsidR="008C5FE3" w:rsidRPr="00E1524C">
        <w:rPr>
          <w:strike/>
          <w:rPrChange w:id="1130" w:author="Tim Hallett" w:date="2015-01-26T17:13:00Z">
            <w:rPr/>
          </w:rPrChange>
        </w:rPr>
        <w:t>6</w:t>
      </w:r>
      <w:r w:rsidR="00A34BC5" w:rsidRPr="00E1524C">
        <w:rPr>
          <w:strike/>
          <w:rPrChange w:id="1131" w:author="Tim Hallett" w:date="2015-01-26T17:13:00Z">
            <w:rPr/>
          </w:rPrChange>
        </w:rPr>
        <w:t>2m</w:t>
      </w:r>
      <w:r w:rsidR="008C5FE3" w:rsidRPr="00E1524C">
        <w:rPr>
          <w:strike/>
          <w:rPrChange w:id="1132" w:author="Tim Hallett" w:date="2015-01-26T17:13:00Z">
            <w:rPr/>
          </w:rPrChange>
        </w:rPr>
        <w:t xml:space="preserve"> DALYs averted</w:t>
      </w:r>
      <w:r w:rsidR="00C531C6" w:rsidRPr="00E1524C">
        <w:rPr>
          <w:strike/>
          <w:rPrChange w:id="1133" w:author="Tim Hallett" w:date="2015-01-26T17:13:00Z">
            <w:rPr/>
          </w:rPrChange>
        </w:rPr>
        <w:t>, 17% and 5% MAI</w:t>
      </w:r>
      <w:r w:rsidR="008C5FE3" w:rsidRPr="00E1524C">
        <w:rPr>
          <w:strike/>
          <w:rPrChange w:id="1134" w:author="Tim Hallett" w:date="2015-01-26T17:13:00Z">
            <w:rPr/>
          </w:rPrChange>
        </w:rPr>
        <w:t>, respecti</w:t>
      </w:r>
      <w:r w:rsidR="003A6AD8" w:rsidRPr="00E1524C">
        <w:rPr>
          <w:strike/>
          <w:rPrChange w:id="1135" w:author="Tim Hallett" w:date="2015-01-26T17:13:00Z">
            <w:rPr/>
          </w:rPrChange>
        </w:rPr>
        <w:t>vely)</w:t>
      </w:r>
      <w:r w:rsidR="007125CC" w:rsidRPr="00E1524C">
        <w:rPr>
          <w:strike/>
          <w:rPrChange w:id="1136" w:author="Tim Hallett" w:date="2015-01-26T17:13:00Z">
            <w:rPr/>
          </w:rPrChange>
        </w:rPr>
        <w:t xml:space="preserve">; however, the HBCT intervention </w:t>
      </w:r>
      <w:r w:rsidR="000A7B97" w:rsidRPr="00E1524C">
        <w:rPr>
          <w:strike/>
          <w:rPrChange w:id="1137" w:author="Tim Hallett" w:date="2015-01-26T17:13:00Z">
            <w:rPr/>
          </w:rPrChange>
        </w:rPr>
        <w:t xml:space="preserve">with </w:t>
      </w:r>
      <w:r w:rsidR="007125CC" w:rsidRPr="00E1524C">
        <w:rPr>
          <w:strike/>
          <w:rPrChange w:id="1138" w:author="Tim Hallett" w:date="2015-01-26T17:13:00Z">
            <w:rPr/>
          </w:rPrChange>
        </w:rPr>
        <w:t>imperfect linkage to care</w:t>
      </w:r>
      <w:r w:rsidR="000A7B97" w:rsidRPr="00E1524C">
        <w:rPr>
          <w:strike/>
          <w:rPrChange w:id="1139" w:author="Tim Hallett" w:date="2015-01-26T17:13:00Z">
            <w:rPr/>
          </w:rPrChange>
        </w:rPr>
        <w:t xml:space="preserve"> (realistic scenario),</w:t>
      </w:r>
      <w:r w:rsidR="007125CC" w:rsidRPr="00E1524C">
        <w:rPr>
          <w:strike/>
          <w:rPrChange w:id="1140" w:author="Tim Hallett" w:date="2015-01-26T17:13:00Z">
            <w:rPr/>
          </w:rPrChange>
        </w:rPr>
        <w:t xml:space="preserve"> highlights the importance of linkage after HBCT as this </w:t>
      </w:r>
      <w:r w:rsidR="00343D00" w:rsidRPr="00E1524C">
        <w:rPr>
          <w:strike/>
          <w:rPrChange w:id="1141" w:author="Tim Hallett" w:date="2015-01-26T17:13:00Z">
            <w:rPr/>
          </w:rPrChange>
        </w:rPr>
        <w:t>was</w:t>
      </w:r>
      <w:r w:rsidR="007125CC" w:rsidRPr="00E1524C">
        <w:rPr>
          <w:strike/>
          <w:rPrChange w:id="1142" w:author="Tim Hallett" w:date="2015-01-26T17:13:00Z">
            <w:rPr/>
          </w:rPrChange>
        </w:rPr>
        <w:t xml:space="preserve"> less impactful than the maximum impact VCT intervention</w:t>
      </w:r>
      <w:r w:rsidR="003A6AD8" w:rsidRPr="00E1524C">
        <w:rPr>
          <w:strike/>
          <w:rPrChange w:id="1143" w:author="Tim Hallett" w:date="2015-01-26T17:13:00Z">
            <w:rPr/>
          </w:rPrChange>
        </w:rPr>
        <w:t xml:space="preserve"> (</w:t>
      </w:r>
      <w:r w:rsidR="001C0651" w:rsidRPr="00E1524C">
        <w:rPr>
          <w:strike/>
          <w:rPrChange w:id="1144" w:author="Tim Hallett" w:date="2015-01-26T17:13:00Z">
            <w:rPr/>
          </w:rPrChange>
        </w:rPr>
        <w:t>0.</w:t>
      </w:r>
      <w:r w:rsidR="006C7A41" w:rsidRPr="00E1524C">
        <w:rPr>
          <w:strike/>
          <w:rPrChange w:id="1145" w:author="Tim Hallett" w:date="2015-01-26T17:13:00Z">
            <w:rPr/>
          </w:rPrChange>
        </w:rPr>
        <w:t>43</w:t>
      </w:r>
      <w:r w:rsidR="001C0651" w:rsidRPr="00E1524C">
        <w:rPr>
          <w:strike/>
          <w:rPrChange w:id="1146" w:author="Tim Hallett" w:date="2015-01-26T17:13:00Z">
            <w:rPr/>
          </w:rPrChange>
        </w:rPr>
        <w:t xml:space="preserve">m </w:t>
      </w:r>
      <w:r w:rsidR="006C7A41" w:rsidRPr="00E1524C">
        <w:rPr>
          <w:strike/>
          <w:rPrChange w:id="1147" w:author="Tim Hallett" w:date="2015-01-26T17:13:00Z">
            <w:rPr/>
          </w:rPrChange>
        </w:rPr>
        <w:t xml:space="preserve">and </w:t>
      </w:r>
      <w:r w:rsidR="001C0651" w:rsidRPr="00E1524C">
        <w:rPr>
          <w:strike/>
          <w:rPrChange w:id="1148" w:author="Tim Hallett" w:date="2015-01-26T17:13:00Z">
            <w:rPr/>
          </w:rPrChange>
        </w:rPr>
        <w:t>0.</w:t>
      </w:r>
      <w:r w:rsidR="006C7A41" w:rsidRPr="00E1524C">
        <w:rPr>
          <w:strike/>
          <w:rPrChange w:id="1149" w:author="Tim Hallett" w:date="2015-01-26T17:13:00Z">
            <w:rPr/>
          </w:rPrChange>
        </w:rPr>
        <w:t>6</w:t>
      </w:r>
      <w:r w:rsidR="001C0651" w:rsidRPr="00E1524C">
        <w:rPr>
          <w:strike/>
          <w:rPrChange w:id="1150" w:author="Tim Hallett" w:date="2015-01-26T17:13:00Z">
            <w:rPr/>
          </w:rPrChange>
        </w:rPr>
        <w:t>2m</w:t>
      </w:r>
      <w:r w:rsidR="006C7A41" w:rsidRPr="00E1524C">
        <w:rPr>
          <w:strike/>
          <w:rPrChange w:id="1151" w:author="Tim Hallett" w:date="2015-01-26T17:13:00Z">
            <w:rPr/>
          </w:rPrChange>
        </w:rPr>
        <w:t xml:space="preserve"> DALYs averted</w:t>
      </w:r>
      <w:r w:rsidR="00C531C6" w:rsidRPr="00E1524C">
        <w:rPr>
          <w:strike/>
          <w:rPrChange w:id="1152" w:author="Tim Hallett" w:date="2015-01-26T17:13:00Z">
            <w:rPr/>
          </w:rPrChange>
        </w:rPr>
        <w:t>, 4% and 5% of MAI</w:t>
      </w:r>
      <w:r w:rsidR="006C7A41" w:rsidRPr="00E1524C">
        <w:rPr>
          <w:strike/>
          <w:rPrChange w:id="1153" w:author="Tim Hallett" w:date="2015-01-26T17:13:00Z">
            <w:rPr/>
          </w:rPrChange>
        </w:rPr>
        <w:t>, respectively)</w:t>
      </w:r>
      <w:r w:rsidR="007125CC" w:rsidRPr="00E1524C">
        <w:rPr>
          <w:strike/>
          <w:rPrChange w:id="1154" w:author="Tim Hallett" w:date="2015-01-26T17:13:00Z">
            <w:rPr/>
          </w:rPrChange>
        </w:rPr>
        <w:t>.</w:t>
      </w:r>
      <w:r w:rsidR="009C4A17" w:rsidRPr="00E1524C">
        <w:rPr>
          <w:strike/>
          <w:rPrChange w:id="1155" w:author="Tim Hallett" w:date="2015-01-26T17:13:00Z">
            <w:rPr/>
          </w:rPrChange>
        </w:rPr>
        <w:t xml:space="preserve"> </w:t>
      </w:r>
      <w:r w:rsidR="00F542BC" w:rsidRPr="00E1524C">
        <w:rPr>
          <w:strike/>
          <w:rPrChange w:id="1156" w:author="Tim Hallett" w:date="2015-01-26T17:13:00Z">
            <w:rPr/>
          </w:rPrChange>
        </w:rPr>
        <w:t xml:space="preserve">Yet, both scenarios of the HBCT intervention </w:t>
      </w:r>
      <w:r w:rsidR="00343D00" w:rsidRPr="00E1524C">
        <w:rPr>
          <w:strike/>
          <w:rPrChange w:id="1157" w:author="Tim Hallett" w:date="2015-01-26T17:13:00Z">
            <w:rPr/>
          </w:rPrChange>
        </w:rPr>
        <w:t>were</w:t>
      </w:r>
      <w:r w:rsidR="00F542BC" w:rsidRPr="00E1524C">
        <w:rPr>
          <w:strike/>
          <w:rPrChange w:id="1158" w:author="Tim Hallett" w:date="2015-01-26T17:13:00Z">
            <w:rPr/>
          </w:rPrChange>
        </w:rPr>
        <w:t xml:space="preserve"> more than twice as expensive to implement than the VCT intervention</w:t>
      </w:r>
      <w:r w:rsidR="004D0BCA" w:rsidRPr="00E1524C">
        <w:rPr>
          <w:strike/>
          <w:rPrChange w:id="1159" w:author="Tim Hallett" w:date="2015-01-26T17:13:00Z">
            <w:rPr/>
          </w:rPrChange>
        </w:rPr>
        <w:t xml:space="preserve"> ($2.62b, $2.06b and $898.44m (2013 USD), respectively)</w:t>
      </w:r>
      <w:r w:rsidR="00F542BC" w:rsidRPr="00E1524C">
        <w:rPr>
          <w:strike/>
          <w:rPrChange w:id="1160" w:author="Tim Hallett" w:date="2015-01-26T17:13:00Z">
            <w:rPr/>
          </w:rPrChange>
        </w:rPr>
        <w:t>.</w:t>
      </w:r>
    </w:p>
    <w:p w14:paraId="049433E9" w14:textId="77777777" w:rsidR="00BB4DB6" w:rsidRPr="00E1524C" w:rsidRDefault="00BB4DB6" w:rsidP="00316690">
      <w:pPr>
        <w:pStyle w:val="normal0"/>
        <w:ind w:firstLine="720"/>
        <w:rPr>
          <w:strike/>
          <w:rPrChange w:id="1161" w:author="Tim Hallett" w:date="2015-01-26T17:13:00Z">
            <w:rPr/>
          </w:rPrChange>
        </w:rPr>
      </w:pPr>
    </w:p>
    <w:p w14:paraId="449815D6" w14:textId="77777777" w:rsidR="00316690" w:rsidRPr="00E1524C" w:rsidRDefault="009C4A17" w:rsidP="00BB4DB6">
      <w:pPr>
        <w:pStyle w:val="normal0"/>
        <w:ind w:firstLine="720"/>
        <w:rPr>
          <w:strike/>
          <w:rPrChange w:id="1162" w:author="Tim Hallett" w:date="2015-01-26T17:13:00Z">
            <w:rPr/>
          </w:rPrChange>
        </w:rPr>
      </w:pPr>
      <w:r w:rsidRPr="00E1524C">
        <w:rPr>
          <w:strike/>
          <w:rPrChange w:id="1163" w:author="Tim Hallett" w:date="2015-01-26T17:13:00Z">
            <w:rPr/>
          </w:rPrChange>
        </w:rPr>
        <w:t xml:space="preserve">Among the linkage interventions, HBCT </w:t>
      </w:r>
      <w:r w:rsidR="001D6C96" w:rsidRPr="00E1524C">
        <w:rPr>
          <w:strike/>
          <w:rPrChange w:id="1164" w:author="Tim Hallett" w:date="2015-01-26T17:13:00Z">
            <w:rPr/>
          </w:rPrChange>
        </w:rPr>
        <w:t xml:space="preserve">POC CD4 </w:t>
      </w:r>
      <w:r w:rsidR="00AA1A0E" w:rsidRPr="00E1524C">
        <w:rPr>
          <w:strike/>
          <w:rPrChange w:id="1165" w:author="Tim Hallett" w:date="2015-01-26T17:13:00Z">
            <w:rPr/>
          </w:rPrChange>
        </w:rPr>
        <w:t>was</w:t>
      </w:r>
      <w:r w:rsidRPr="00E1524C">
        <w:rPr>
          <w:strike/>
          <w:rPrChange w:id="1166" w:author="Tim Hallett" w:date="2015-01-26T17:13:00Z">
            <w:rPr/>
          </w:rPrChange>
        </w:rPr>
        <w:t xml:space="preserve"> the most impactful as it combines HBCT with a POC CD4 test to alert HIV-positive individuals of their eligibility for treatment</w:t>
      </w:r>
      <w:r w:rsidR="001D6C96" w:rsidRPr="00E1524C">
        <w:rPr>
          <w:strike/>
          <w:rPrChange w:id="1167" w:author="Tim Hallett" w:date="2015-01-26T17:13:00Z">
            <w:rPr/>
          </w:rPrChange>
        </w:rPr>
        <w:t xml:space="preserve"> (3</w:t>
      </w:r>
      <w:r w:rsidR="002F7974" w:rsidRPr="00E1524C">
        <w:rPr>
          <w:strike/>
          <w:rPrChange w:id="1168" w:author="Tim Hallett" w:date="2015-01-26T17:13:00Z">
            <w:rPr/>
          </w:rPrChange>
        </w:rPr>
        <w:t>.</w:t>
      </w:r>
      <w:r w:rsidR="001D6C96" w:rsidRPr="00E1524C">
        <w:rPr>
          <w:strike/>
          <w:rPrChange w:id="1169" w:author="Tim Hallett" w:date="2015-01-26T17:13:00Z">
            <w:rPr/>
          </w:rPrChange>
        </w:rPr>
        <w:t>53</w:t>
      </w:r>
      <w:r w:rsidR="002F7974" w:rsidRPr="00E1524C">
        <w:rPr>
          <w:strike/>
          <w:rPrChange w:id="1170" w:author="Tim Hallett" w:date="2015-01-26T17:13:00Z">
            <w:rPr/>
          </w:rPrChange>
        </w:rPr>
        <w:t xml:space="preserve">m </w:t>
      </w:r>
      <w:r w:rsidR="001D6C96" w:rsidRPr="00E1524C">
        <w:rPr>
          <w:strike/>
          <w:rPrChange w:id="1171" w:author="Tim Hallett" w:date="2015-01-26T17:13:00Z">
            <w:rPr/>
          </w:rPrChange>
        </w:rPr>
        <w:t>DALYs averted</w:t>
      </w:r>
      <w:r w:rsidR="00034DA7" w:rsidRPr="00E1524C">
        <w:rPr>
          <w:strike/>
          <w:rPrChange w:id="1172" w:author="Tim Hallett" w:date="2015-01-26T17:13:00Z">
            <w:rPr/>
          </w:rPrChange>
        </w:rPr>
        <w:t>, 31% MAI</w:t>
      </w:r>
      <w:r w:rsidR="001D6C96" w:rsidRPr="00E1524C">
        <w:rPr>
          <w:strike/>
          <w:rPrChange w:id="1173" w:author="Tim Hallett" w:date="2015-01-26T17:13:00Z">
            <w:rPr/>
          </w:rPrChange>
        </w:rPr>
        <w:t>)</w:t>
      </w:r>
      <w:r w:rsidRPr="00E1524C">
        <w:rPr>
          <w:strike/>
          <w:rPrChange w:id="1174" w:author="Tim Hallett" w:date="2015-01-26T17:13:00Z">
            <w:rPr/>
          </w:rPrChange>
        </w:rPr>
        <w:t>.</w:t>
      </w:r>
      <w:r w:rsidR="00450E1D" w:rsidRPr="00E1524C">
        <w:rPr>
          <w:strike/>
          <w:rPrChange w:id="1175" w:author="Tim Hallett" w:date="2015-01-26T17:13:00Z">
            <w:rPr/>
          </w:rPrChange>
        </w:rPr>
        <w:t xml:space="preserve"> This </w:t>
      </w:r>
      <w:r w:rsidR="00AA1A0E" w:rsidRPr="00E1524C">
        <w:rPr>
          <w:strike/>
          <w:rPrChange w:id="1176" w:author="Tim Hallett" w:date="2015-01-26T17:13:00Z">
            <w:rPr/>
          </w:rPrChange>
        </w:rPr>
        <w:t>was</w:t>
      </w:r>
      <w:r w:rsidR="00450E1D" w:rsidRPr="00E1524C">
        <w:rPr>
          <w:strike/>
          <w:rPrChange w:id="1177" w:author="Tim Hallett" w:date="2015-01-26T17:13:00Z">
            <w:rPr/>
          </w:rPrChange>
        </w:rPr>
        <w:t xml:space="preserve"> the second most expensive intervention due to the cost of POC CD4 test kits and the cost of actively seeking individuals at home</w:t>
      </w:r>
      <w:r w:rsidR="001D6C96" w:rsidRPr="00E1524C">
        <w:rPr>
          <w:strike/>
          <w:rPrChange w:id="1178" w:author="Tim Hallett" w:date="2015-01-26T17:13:00Z">
            <w:rPr/>
          </w:rPrChange>
        </w:rPr>
        <w:t xml:space="preserve"> ($3.13m between 2010 and 2030)</w:t>
      </w:r>
      <w:r w:rsidR="00450E1D" w:rsidRPr="00E1524C">
        <w:rPr>
          <w:strike/>
          <w:rPrChange w:id="1179" w:author="Tim Hallett" w:date="2015-01-26T17:13:00Z">
            <w:rPr/>
          </w:rPrChange>
        </w:rPr>
        <w:t>.</w:t>
      </w:r>
      <w:r w:rsidR="00FA201D" w:rsidRPr="00E1524C">
        <w:rPr>
          <w:strike/>
          <w:rPrChange w:id="1180" w:author="Tim Hallett" w:date="2015-01-26T17:13:00Z">
            <w:rPr/>
          </w:rPrChange>
        </w:rPr>
        <w:t xml:space="preserve"> Interestingly, the</w:t>
      </w:r>
      <w:r w:rsidR="0014426F" w:rsidRPr="00E1524C">
        <w:rPr>
          <w:strike/>
          <w:rPrChange w:id="1181" w:author="Tim Hallett" w:date="2015-01-26T17:13:00Z">
            <w:rPr/>
          </w:rPrChange>
        </w:rPr>
        <w:t xml:space="preserve"> VCT POC CD4 intervention averted</w:t>
      </w:r>
      <w:r w:rsidR="00FA201D" w:rsidRPr="00E1524C">
        <w:rPr>
          <w:strike/>
          <w:rPrChange w:id="1182" w:author="Tim Hallett" w:date="2015-01-26T17:13:00Z">
            <w:rPr/>
          </w:rPrChange>
        </w:rPr>
        <w:t xml:space="preserve"> more DALYs in the twenty-year period th</w:t>
      </w:r>
      <w:r w:rsidR="0077069E" w:rsidRPr="00E1524C">
        <w:rPr>
          <w:strike/>
          <w:rPrChange w:id="1183" w:author="Tim Hallett" w:date="2015-01-26T17:13:00Z">
            <w:rPr/>
          </w:rPrChange>
        </w:rPr>
        <w:t>a</w:t>
      </w:r>
      <w:r w:rsidR="00FA201D" w:rsidRPr="00E1524C">
        <w:rPr>
          <w:strike/>
          <w:rPrChange w:id="1184" w:author="Tim Hallett" w:date="2015-01-26T17:13:00Z">
            <w:rPr/>
          </w:rPrChange>
        </w:rPr>
        <w:t>n the Linkage intervention</w:t>
      </w:r>
      <w:r w:rsidR="002161BE" w:rsidRPr="00E1524C">
        <w:rPr>
          <w:strike/>
          <w:rPrChange w:id="1185" w:author="Tim Hallett" w:date="2015-01-26T17:13:00Z">
            <w:rPr/>
          </w:rPrChange>
        </w:rPr>
        <w:t xml:space="preserve"> (1</w:t>
      </w:r>
      <w:r w:rsidR="00FA7322" w:rsidRPr="00E1524C">
        <w:rPr>
          <w:strike/>
          <w:rPrChange w:id="1186" w:author="Tim Hallett" w:date="2015-01-26T17:13:00Z">
            <w:rPr/>
          </w:rPrChange>
        </w:rPr>
        <w:t>.</w:t>
      </w:r>
      <w:r w:rsidR="002161BE" w:rsidRPr="00E1524C">
        <w:rPr>
          <w:strike/>
          <w:rPrChange w:id="1187" w:author="Tim Hallett" w:date="2015-01-26T17:13:00Z">
            <w:rPr/>
          </w:rPrChange>
        </w:rPr>
        <w:t>43</w:t>
      </w:r>
      <w:r w:rsidR="00FA7322" w:rsidRPr="00E1524C">
        <w:rPr>
          <w:strike/>
          <w:rPrChange w:id="1188" w:author="Tim Hallett" w:date="2015-01-26T17:13:00Z">
            <w:rPr/>
          </w:rPrChange>
        </w:rPr>
        <w:t xml:space="preserve">m </w:t>
      </w:r>
      <w:r w:rsidR="002161BE" w:rsidRPr="00E1524C">
        <w:rPr>
          <w:strike/>
          <w:rPrChange w:id="1189" w:author="Tim Hallett" w:date="2015-01-26T17:13:00Z">
            <w:rPr/>
          </w:rPrChange>
        </w:rPr>
        <w:t xml:space="preserve">vs. </w:t>
      </w:r>
      <w:r w:rsidR="00FA7322" w:rsidRPr="00E1524C">
        <w:rPr>
          <w:strike/>
          <w:rPrChange w:id="1190" w:author="Tim Hallett" w:date="2015-01-26T17:13:00Z">
            <w:rPr/>
          </w:rPrChange>
        </w:rPr>
        <w:t>0.</w:t>
      </w:r>
      <w:r w:rsidR="002161BE" w:rsidRPr="00E1524C">
        <w:rPr>
          <w:strike/>
          <w:rPrChange w:id="1191" w:author="Tim Hallett" w:date="2015-01-26T17:13:00Z">
            <w:rPr/>
          </w:rPrChange>
        </w:rPr>
        <w:t>8</w:t>
      </w:r>
      <w:r w:rsidR="00FA7322" w:rsidRPr="00E1524C">
        <w:rPr>
          <w:strike/>
          <w:rPrChange w:id="1192" w:author="Tim Hallett" w:date="2015-01-26T17:13:00Z">
            <w:rPr/>
          </w:rPrChange>
        </w:rPr>
        <w:t>2m</w:t>
      </w:r>
      <w:r w:rsidR="002161BE" w:rsidRPr="00E1524C">
        <w:rPr>
          <w:strike/>
          <w:rPrChange w:id="1193" w:author="Tim Hallett" w:date="2015-01-26T17:13:00Z">
            <w:rPr/>
          </w:rPrChange>
        </w:rPr>
        <w:t xml:space="preserve"> DALYs averted</w:t>
      </w:r>
      <w:r w:rsidR="001B3A5A" w:rsidRPr="00E1524C">
        <w:rPr>
          <w:strike/>
          <w:rPrChange w:id="1194" w:author="Tim Hallett" w:date="2015-01-26T17:13:00Z">
            <w:rPr/>
          </w:rPrChange>
        </w:rPr>
        <w:t>, 13% vs. 7% of MAI</w:t>
      </w:r>
      <w:r w:rsidR="002161BE" w:rsidRPr="00E1524C">
        <w:rPr>
          <w:strike/>
          <w:rPrChange w:id="1195" w:author="Tim Hallett" w:date="2015-01-26T17:13:00Z">
            <w:rPr/>
          </w:rPrChange>
        </w:rPr>
        <w:t>)</w:t>
      </w:r>
      <w:r w:rsidR="00FA201D" w:rsidRPr="00E1524C">
        <w:rPr>
          <w:strike/>
          <w:rPrChange w:id="1196" w:author="Tim Hallett" w:date="2015-01-26T17:13:00Z">
            <w:rPr/>
          </w:rPrChange>
        </w:rPr>
        <w:t xml:space="preserve">. This is due to the VCT POC CD4 intervention providing perfect linkage to care with the addition of a POC CD4 test; </w:t>
      </w:r>
      <w:r w:rsidR="00094B15" w:rsidRPr="00E1524C">
        <w:rPr>
          <w:strike/>
          <w:rPrChange w:id="1197" w:author="Tim Hallett" w:date="2015-01-26T17:13:00Z">
            <w:rPr/>
          </w:rPrChange>
        </w:rPr>
        <w:t xml:space="preserve">and </w:t>
      </w:r>
      <w:r w:rsidR="00FA201D" w:rsidRPr="00E1524C">
        <w:rPr>
          <w:strike/>
          <w:rPrChange w:id="1198" w:author="Tim Hallett" w:date="2015-01-26T17:13:00Z">
            <w:rPr/>
          </w:rPrChange>
        </w:rPr>
        <w:t>also explains the difference in cost between the two interventions</w:t>
      </w:r>
      <w:r w:rsidR="00EB32B6" w:rsidRPr="00E1524C">
        <w:rPr>
          <w:strike/>
          <w:rPrChange w:id="1199" w:author="Tim Hallett" w:date="2015-01-26T17:13:00Z">
            <w:rPr/>
          </w:rPrChange>
        </w:rPr>
        <w:t xml:space="preserve"> ($527.20m vs. $294.73m)</w:t>
      </w:r>
      <w:r w:rsidR="00FA201D" w:rsidRPr="00E1524C">
        <w:rPr>
          <w:strike/>
          <w:rPrChange w:id="1200" w:author="Tim Hallett" w:date="2015-01-26T17:13:00Z">
            <w:rPr/>
          </w:rPrChange>
        </w:rPr>
        <w:t>.</w:t>
      </w:r>
    </w:p>
    <w:p w14:paraId="198A8252" w14:textId="77777777" w:rsidR="00BB4DB6" w:rsidRPr="00E1524C" w:rsidRDefault="00BB4DB6" w:rsidP="00BB4DB6">
      <w:pPr>
        <w:pStyle w:val="normal0"/>
        <w:ind w:firstLine="720"/>
        <w:rPr>
          <w:strike/>
          <w:rPrChange w:id="1201" w:author="Tim Hallett" w:date="2015-01-26T17:13:00Z">
            <w:rPr/>
          </w:rPrChange>
        </w:rPr>
      </w:pPr>
    </w:p>
    <w:p w14:paraId="71B63384" w14:textId="77777777" w:rsidR="00181EEC" w:rsidRPr="00E1524C" w:rsidRDefault="00904E90" w:rsidP="00037A7A">
      <w:pPr>
        <w:pStyle w:val="normal0"/>
        <w:ind w:firstLine="720"/>
        <w:rPr>
          <w:strike/>
          <w:rPrChange w:id="1202" w:author="Tim Hallett" w:date="2015-01-26T17:13:00Z">
            <w:rPr/>
          </w:rPrChange>
        </w:rPr>
      </w:pPr>
      <w:r w:rsidRPr="00E1524C">
        <w:rPr>
          <w:strike/>
          <w:rPrChange w:id="1203" w:author="Tim Hallett" w:date="2015-01-26T17:13:00Z">
            <w:rPr/>
          </w:rPrChange>
        </w:rPr>
        <w:t>Each of t</w:t>
      </w:r>
      <w:r w:rsidR="00FF1D10" w:rsidRPr="00E1524C">
        <w:rPr>
          <w:strike/>
          <w:rPrChange w:id="1204" w:author="Tim Hallett" w:date="2015-01-26T17:13:00Z">
            <w:rPr/>
          </w:rPrChange>
        </w:rPr>
        <w:t xml:space="preserve">he pre-ART retention interventions </w:t>
      </w:r>
      <w:r w:rsidR="00E63477" w:rsidRPr="00E1524C">
        <w:rPr>
          <w:strike/>
          <w:rPrChange w:id="1205" w:author="Tim Hallett" w:date="2015-01-26T17:13:00Z">
            <w:rPr/>
          </w:rPrChange>
        </w:rPr>
        <w:t>had</w:t>
      </w:r>
      <w:r w:rsidR="00AC5CFC" w:rsidRPr="00E1524C">
        <w:rPr>
          <w:strike/>
          <w:rPrChange w:id="1206" w:author="Tim Hallett" w:date="2015-01-26T17:13:00Z">
            <w:rPr/>
          </w:rPrChange>
        </w:rPr>
        <w:t xml:space="preserve"> a</w:t>
      </w:r>
      <w:r w:rsidR="00FF1D10" w:rsidRPr="00E1524C">
        <w:rPr>
          <w:strike/>
          <w:rPrChange w:id="1207" w:author="Tim Hallett" w:date="2015-01-26T17:13:00Z">
            <w:rPr/>
          </w:rPrChange>
        </w:rPr>
        <w:t xml:space="preserve"> </w:t>
      </w:r>
      <w:r w:rsidRPr="00E1524C">
        <w:rPr>
          <w:strike/>
          <w:rPrChange w:id="1208" w:author="Tim Hallett" w:date="2015-01-26T17:13:00Z">
            <w:rPr/>
          </w:rPrChange>
        </w:rPr>
        <w:t>considerable</w:t>
      </w:r>
      <w:r w:rsidR="00FF1D10" w:rsidRPr="00E1524C">
        <w:rPr>
          <w:strike/>
          <w:rPrChange w:id="1209" w:author="Tim Hallett" w:date="2015-01-26T17:13:00Z">
            <w:rPr/>
          </w:rPrChange>
        </w:rPr>
        <w:t xml:space="preserve"> impact </w:t>
      </w:r>
      <w:r w:rsidRPr="00E1524C">
        <w:rPr>
          <w:strike/>
          <w:rPrChange w:id="1210" w:author="Tim Hallett" w:date="2015-01-26T17:13:00Z">
            <w:rPr/>
          </w:rPrChange>
        </w:rPr>
        <w:t>on care</w:t>
      </w:r>
      <w:r w:rsidR="00FF1D10" w:rsidRPr="00E1524C">
        <w:rPr>
          <w:strike/>
          <w:rPrChange w:id="1211" w:author="Tim Hallett" w:date="2015-01-26T17:13:00Z">
            <w:rPr/>
          </w:rPrChange>
        </w:rPr>
        <w:t>.</w:t>
      </w:r>
      <w:r w:rsidR="008B5425" w:rsidRPr="00E1524C">
        <w:rPr>
          <w:strike/>
          <w:rPrChange w:id="1212" w:author="Tim Hallett" w:date="2015-01-26T17:13:00Z">
            <w:rPr/>
          </w:rPrChange>
        </w:rPr>
        <w:t xml:space="preserve"> Of these interventions, the maximum impact scenario of Improved Care, the intervention preventing </w:t>
      </w:r>
      <w:r w:rsidR="007354EE" w:rsidRPr="00E1524C">
        <w:rPr>
          <w:strike/>
          <w:rPrChange w:id="1213" w:author="Tim Hallett" w:date="2015-01-26T17:13:00Z">
            <w:rPr/>
          </w:rPrChange>
        </w:rPr>
        <w:t xml:space="preserve">any </w:t>
      </w:r>
      <w:r w:rsidR="008B5425" w:rsidRPr="00E1524C">
        <w:rPr>
          <w:strike/>
          <w:rPrChange w:id="1214" w:author="Tim Hallett" w:date="2015-01-26T17:13:00Z">
            <w:rPr/>
          </w:rPrChange>
        </w:rPr>
        <w:t>loss from pre-ART care was most impactful</w:t>
      </w:r>
      <w:r w:rsidR="007354EE" w:rsidRPr="00E1524C">
        <w:rPr>
          <w:strike/>
          <w:rPrChange w:id="1215" w:author="Tim Hallett" w:date="2015-01-26T17:13:00Z">
            <w:rPr/>
          </w:rPrChange>
        </w:rPr>
        <w:t xml:space="preserve"> (1.</w:t>
      </w:r>
      <w:r w:rsidR="00805A46" w:rsidRPr="00E1524C">
        <w:rPr>
          <w:strike/>
          <w:rPrChange w:id="1216" w:author="Tim Hallett" w:date="2015-01-26T17:13:00Z">
            <w:rPr/>
          </w:rPrChange>
        </w:rPr>
        <w:t>9</w:t>
      </w:r>
      <w:r w:rsidR="007354EE" w:rsidRPr="00E1524C">
        <w:rPr>
          <w:strike/>
          <w:rPrChange w:id="1217" w:author="Tim Hallett" w:date="2015-01-26T17:13:00Z">
            <w:rPr/>
          </w:rPrChange>
        </w:rPr>
        <w:t>5m</w:t>
      </w:r>
      <w:r w:rsidR="00805A46" w:rsidRPr="00E1524C">
        <w:rPr>
          <w:strike/>
          <w:rPrChange w:id="1218" w:author="Tim Hallett" w:date="2015-01-26T17:13:00Z">
            <w:rPr/>
          </w:rPrChange>
        </w:rPr>
        <w:t xml:space="preserve"> DALYs averted</w:t>
      </w:r>
      <w:r w:rsidR="00F30E57" w:rsidRPr="00E1524C">
        <w:rPr>
          <w:strike/>
          <w:rPrChange w:id="1219" w:author="Tim Hallett" w:date="2015-01-26T17:13:00Z">
            <w:rPr/>
          </w:rPrChange>
        </w:rPr>
        <w:t>, 17% MAI</w:t>
      </w:r>
      <w:r w:rsidR="00805A46" w:rsidRPr="00E1524C">
        <w:rPr>
          <w:strike/>
          <w:rPrChange w:id="1220" w:author="Tim Hallett" w:date="2015-01-26T17:13:00Z">
            <w:rPr/>
          </w:rPrChange>
        </w:rPr>
        <w:t>)</w:t>
      </w:r>
      <w:r w:rsidR="008B5425" w:rsidRPr="00E1524C">
        <w:rPr>
          <w:strike/>
          <w:rPrChange w:id="1221" w:author="Tim Hallett" w:date="2015-01-26T17:13:00Z">
            <w:rPr/>
          </w:rPrChange>
        </w:rPr>
        <w:t>, followed closely by the maximum impact scenario of the Pre-ART Outreach intervention that re-engages anyone lost from pre-ART care</w:t>
      </w:r>
      <w:r w:rsidR="002A4AFB" w:rsidRPr="00E1524C">
        <w:rPr>
          <w:strike/>
          <w:rPrChange w:id="1222" w:author="Tim Hallett" w:date="2015-01-26T17:13:00Z">
            <w:rPr/>
          </w:rPrChange>
        </w:rPr>
        <w:t xml:space="preserve"> (1.</w:t>
      </w:r>
      <w:r w:rsidR="00805A46" w:rsidRPr="00E1524C">
        <w:rPr>
          <w:strike/>
          <w:rPrChange w:id="1223" w:author="Tim Hallett" w:date="2015-01-26T17:13:00Z">
            <w:rPr/>
          </w:rPrChange>
        </w:rPr>
        <w:t>8</w:t>
      </w:r>
      <w:r w:rsidR="002A4AFB" w:rsidRPr="00E1524C">
        <w:rPr>
          <w:strike/>
          <w:rPrChange w:id="1224" w:author="Tim Hallett" w:date="2015-01-26T17:13:00Z">
            <w:rPr/>
          </w:rPrChange>
        </w:rPr>
        <w:t>3m</w:t>
      </w:r>
      <w:r w:rsidR="00805A46" w:rsidRPr="00E1524C">
        <w:rPr>
          <w:strike/>
          <w:rPrChange w:id="1225" w:author="Tim Hallett" w:date="2015-01-26T17:13:00Z">
            <w:rPr/>
          </w:rPrChange>
        </w:rPr>
        <w:t xml:space="preserve"> DALYs averted</w:t>
      </w:r>
      <w:r w:rsidR="00F30E57" w:rsidRPr="00E1524C">
        <w:rPr>
          <w:strike/>
          <w:rPrChange w:id="1226" w:author="Tim Hallett" w:date="2015-01-26T17:13:00Z">
            <w:rPr/>
          </w:rPrChange>
        </w:rPr>
        <w:t>, 16% MAI</w:t>
      </w:r>
      <w:r w:rsidR="00805A46" w:rsidRPr="00E1524C">
        <w:rPr>
          <w:strike/>
          <w:rPrChange w:id="1227" w:author="Tim Hallett" w:date="2015-01-26T17:13:00Z">
            <w:rPr/>
          </w:rPrChange>
        </w:rPr>
        <w:t>)</w:t>
      </w:r>
      <w:r w:rsidR="008B5425" w:rsidRPr="00E1524C">
        <w:rPr>
          <w:strike/>
          <w:rPrChange w:id="1228" w:author="Tim Hallett" w:date="2015-01-26T17:13:00Z">
            <w:rPr/>
          </w:rPrChange>
        </w:rPr>
        <w:t xml:space="preserve">. Interestingly, the maximum impact Improved Care intervention </w:t>
      </w:r>
      <w:r w:rsidR="00E63477" w:rsidRPr="00E1524C">
        <w:rPr>
          <w:strike/>
          <w:rPrChange w:id="1229" w:author="Tim Hallett" w:date="2015-01-26T17:13:00Z">
            <w:rPr/>
          </w:rPrChange>
        </w:rPr>
        <w:t>was</w:t>
      </w:r>
      <w:r w:rsidR="008B5425" w:rsidRPr="00E1524C">
        <w:rPr>
          <w:strike/>
          <w:rPrChange w:id="1230" w:author="Tim Hallett" w:date="2015-01-26T17:13:00Z">
            <w:rPr/>
          </w:rPrChange>
        </w:rPr>
        <w:t xml:space="preserve"> only slightly more expensive than the maximum impact Pre-ART Outreach intervention; this </w:t>
      </w:r>
      <w:r w:rsidR="00E149A7" w:rsidRPr="00E1524C">
        <w:rPr>
          <w:strike/>
          <w:rPrChange w:id="1231" w:author="Tim Hallett" w:date="2015-01-26T17:13:00Z">
            <w:rPr/>
          </w:rPrChange>
        </w:rPr>
        <w:t>was</w:t>
      </w:r>
      <w:r w:rsidR="002A1595" w:rsidRPr="00E1524C">
        <w:rPr>
          <w:strike/>
          <w:rPrChange w:id="1232" w:author="Tim Hallett" w:date="2015-01-26T17:13:00Z">
            <w:rPr/>
          </w:rPrChange>
        </w:rPr>
        <w:t xml:space="preserve"> </w:t>
      </w:r>
      <w:r w:rsidR="008B5425" w:rsidRPr="00E1524C">
        <w:rPr>
          <w:strike/>
          <w:rPrChange w:id="1233" w:author="Tim Hallett" w:date="2015-01-26T17:13:00Z">
            <w:rPr/>
          </w:rPrChange>
        </w:rPr>
        <w:t xml:space="preserve">due to the cost of additional testing </w:t>
      </w:r>
      <w:r w:rsidR="00104667" w:rsidRPr="00E1524C">
        <w:rPr>
          <w:strike/>
          <w:rPrChange w:id="1234" w:author="Tim Hallett" w:date="2015-01-26T17:13:00Z">
            <w:rPr/>
          </w:rPrChange>
        </w:rPr>
        <w:t xml:space="preserve">that </w:t>
      </w:r>
      <w:r w:rsidR="008B5425" w:rsidRPr="00E1524C">
        <w:rPr>
          <w:strike/>
          <w:rPrChange w:id="1235" w:author="Tim Hallett" w:date="2015-01-26T17:13:00Z">
            <w:rPr/>
          </w:rPrChange>
        </w:rPr>
        <w:t>retaining individuals in pre-ART care incurs</w:t>
      </w:r>
      <w:r w:rsidR="0035786F" w:rsidRPr="00E1524C">
        <w:rPr>
          <w:strike/>
          <w:rPrChange w:id="1236" w:author="Tim Hallett" w:date="2015-01-26T17:13:00Z">
            <w:rPr/>
          </w:rPrChange>
        </w:rPr>
        <w:t xml:space="preserve"> (</w:t>
      </w:r>
      <w:r w:rsidR="00BB3896" w:rsidRPr="00E1524C">
        <w:rPr>
          <w:strike/>
          <w:rPrChange w:id="1237" w:author="Tim Hallett" w:date="2015-01-26T17:13:00Z">
            <w:rPr/>
          </w:rPrChange>
        </w:rPr>
        <w:t>$983.26m vs. $689.03m</w:t>
      </w:r>
      <w:r w:rsidR="0035786F" w:rsidRPr="00E1524C">
        <w:rPr>
          <w:strike/>
          <w:rPrChange w:id="1238" w:author="Tim Hallett" w:date="2015-01-26T17:13:00Z">
            <w:rPr/>
          </w:rPrChange>
        </w:rPr>
        <w:t>)</w:t>
      </w:r>
      <w:r w:rsidR="008B5425" w:rsidRPr="00E1524C">
        <w:rPr>
          <w:strike/>
          <w:rPrChange w:id="1239" w:author="Tim Hallett" w:date="2015-01-26T17:13:00Z">
            <w:rPr/>
          </w:rPrChange>
        </w:rPr>
        <w:t xml:space="preserve">. </w:t>
      </w:r>
      <w:r w:rsidR="00E149A7" w:rsidRPr="00E1524C">
        <w:rPr>
          <w:strike/>
          <w:rPrChange w:id="1240" w:author="Tim Hallett" w:date="2015-01-26T17:13:00Z">
            <w:rPr/>
          </w:rPrChange>
        </w:rPr>
        <w:t>Comparing</w:t>
      </w:r>
      <w:r w:rsidR="008B5425" w:rsidRPr="00E1524C">
        <w:rPr>
          <w:strike/>
          <w:rPrChange w:id="1241" w:author="Tim Hallett" w:date="2015-01-26T17:13:00Z">
            <w:rPr/>
          </w:rPrChange>
        </w:rPr>
        <w:t xml:space="preserve"> the POC CD4 intervention against the VCT POC CD4 intervention, the </w:t>
      </w:r>
      <w:r w:rsidR="009B233A" w:rsidRPr="00E1524C">
        <w:rPr>
          <w:strike/>
          <w:rPrChange w:id="1242" w:author="Tim Hallett" w:date="2015-01-26T17:13:00Z">
            <w:rPr/>
          </w:rPrChange>
        </w:rPr>
        <w:t xml:space="preserve">former </w:t>
      </w:r>
      <w:r w:rsidR="00C10061" w:rsidRPr="00E1524C">
        <w:rPr>
          <w:strike/>
          <w:rPrChange w:id="1243" w:author="Tim Hallett" w:date="2015-01-26T17:13:00Z">
            <w:rPr/>
          </w:rPrChange>
        </w:rPr>
        <w:t>was</w:t>
      </w:r>
      <w:r w:rsidR="008B5425" w:rsidRPr="00E1524C">
        <w:rPr>
          <w:strike/>
          <w:rPrChange w:id="1244" w:author="Tim Hallett" w:date="2015-01-26T17:13:00Z">
            <w:rPr/>
          </w:rPrChange>
        </w:rPr>
        <w:t xml:space="preserve"> less impactful and also cheaper than the </w:t>
      </w:r>
      <w:r w:rsidR="009B233A" w:rsidRPr="00E1524C">
        <w:rPr>
          <w:strike/>
          <w:rPrChange w:id="1245" w:author="Tim Hallett" w:date="2015-01-26T17:13:00Z">
            <w:rPr/>
          </w:rPrChange>
        </w:rPr>
        <w:t xml:space="preserve">latter </w:t>
      </w:r>
      <w:r w:rsidR="00E543C9" w:rsidRPr="00E1524C">
        <w:rPr>
          <w:strike/>
          <w:rPrChange w:id="1246" w:author="Tim Hallett" w:date="2015-01-26T17:13:00Z">
            <w:rPr/>
          </w:rPrChange>
        </w:rPr>
        <w:t>(1</w:t>
      </w:r>
      <w:r w:rsidR="00A05B2C" w:rsidRPr="00E1524C">
        <w:rPr>
          <w:strike/>
          <w:rPrChange w:id="1247" w:author="Tim Hallett" w:date="2015-01-26T17:13:00Z">
            <w:rPr/>
          </w:rPrChange>
        </w:rPr>
        <w:t>.</w:t>
      </w:r>
      <w:r w:rsidR="00E543C9" w:rsidRPr="00E1524C">
        <w:rPr>
          <w:strike/>
          <w:rPrChange w:id="1248" w:author="Tim Hallett" w:date="2015-01-26T17:13:00Z">
            <w:rPr/>
          </w:rPrChange>
        </w:rPr>
        <w:t>35</w:t>
      </w:r>
      <w:r w:rsidR="00A05B2C" w:rsidRPr="00E1524C">
        <w:rPr>
          <w:strike/>
          <w:rPrChange w:id="1249" w:author="Tim Hallett" w:date="2015-01-26T17:13:00Z">
            <w:rPr/>
          </w:rPrChange>
        </w:rPr>
        <w:t>m</w:t>
      </w:r>
      <w:r w:rsidR="00F30E57" w:rsidRPr="00E1524C">
        <w:rPr>
          <w:strike/>
          <w:rPrChange w:id="1250" w:author="Tim Hallett" w:date="2015-01-26T17:13:00Z">
            <w:rPr/>
          </w:rPrChange>
        </w:rPr>
        <w:t xml:space="preserve"> DALYs averted, 12% MAI, </w:t>
      </w:r>
      <w:r w:rsidR="00E543C9" w:rsidRPr="00E1524C">
        <w:rPr>
          <w:strike/>
          <w:rPrChange w:id="1251" w:author="Tim Hallett" w:date="2015-01-26T17:13:00Z">
            <w:rPr/>
          </w:rPrChange>
        </w:rPr>
        <w:t>at a cost of $498.27m vs. 1</w:t>
      </w:r>
      <w:r w:rsidR="00A05B2C" w:rsidRPr="00E1524C">
        <w:rPr>
          <w:strike/>
          <w:rPrChange w:id="1252" w:author="Tim Hallett" w:date="2015-01-26T17:13:00Z">
            <w:rPr/>
          </w:rPrChange>
        </w:rPr>
        <w:t>.</w:t>
      </w:r>
      <w:r w:rsidR="00E543C9" w:rsidRPr="00E1524C">
        <w:rPr>
          <w:strike/>
          <w:rPrChange w:id="1253" w:author="Tim Hallett" w:date="2015-01-26T17:13:00Z">
            <w:rPr/>
          </w:rPrChange>
        </w:rPr>
        <w:t>43</w:t>
      </w:r>
      <w:r w:rsidR="00A05B2C" w:rsidRPr="00E1524C">
        <w:rPr>
          <w:strike/>
          <w:rPrChange w:id="1254" w:author="Tim Hallett" w:date="2015-01-26T17:13:00Z">
            <w:rPr/>
          </w:rPrChange>
        </w:rPr>
        <w:t>m</w:t>
      </w:r>
      <w:r w:rsidR="00E543C9" w:rsidRPr="00E1524C">
        <w:rPr>
          <w:strike/>
          <w:rPrChange w:id="1255" w:author="Tim Hallett" w:date="2015-01-26T17:13:00Z">
            <w:rPr/>
          </w:rPrChange>
        </w:rPr>
        <w:t xml:space="preserve"> DALYs averted</w:t>
      </w:r>
      <w:r w:rsidR="00F30E57" w:rsidRPr="00E1524C">
        <w:rPr>
          <w:strike/>
          <w:rPrChange w:id="1256" w:author="Tim Hallett" w:date="2015-01-26T17:13:00Z">
            <w:rPr/>
          </w:rPrChange>
        </w:rPr>
        <w:t>, 13% MAI,</w:t>
      </w:r>
      <w:r w:rsidR="00E543C9" w:rsidRPr="00E1524C">
        <w:rPr>
          <w:strike/>
          <w:rPrChange w:id="1257" w:author="Tim Hallett" w:date="2015-01-26T17:13:00Z">
            <w:rPr/>
          </w:rPrChange>
        </w:rPr>
        <w:t xml:space="preserve"> at a cost of $527.20m)</w:t>
      </w:r>
      <w:r w:rsidR="008B5425" w:rsidRPr="00E1524C">
        <w:rPr>
          <w:strike/>
          <w:rPrChange w:id="1258" w:author="Tim Hallett" w:date="2015-01-26T17:13:00Z">
            <w:rPr/>
          </w:rPrChange>
        </w:rPr>
        <w:t xml:space="preserve">. The reasoning behind this is that the VCT POC CD4 intervention immediately links all individuals testing through VCT and </w:t>
      </w:r>
      <w:r w:rsidR="006C5AAE" w:rsidRPr="00E1524C">
        <w:rPr>
          <w:strike/>
          <w:rPrChange w:id="1259" w:author="Tim Hallett" w:date="2015-01-26T17:13:00Z">
            <w:rPr/>
          </w:rPrChange>
        </w:rPr>
        <w:t>provides them with a POC CD4 test; whereas, the POC CD4 intervention applies only to individuals who have entered pre-ART care. That is, patients that have successfully linked to care.</w:t>
      </w:r>
      <w:r w:rsidR="008170B2" w:rsidRPr="00E1524C">
        <w:rPr>
          <w:strike/>
          <w:rPrChange w:id="1260" w:author="Tim Hallett" w:date="2015-01-26T17:13:00Z">
            <w:rPr/>
          </w:rPrChange>
        </w:rPr>
        <w:t xml:space="preserve"> Thus, without perfect linkage POC CD4 involves testing fewer individuals.</w:t>
      </w:r>
      <w:r w:rsidR="00037A7A" w:rsidRPr="00E1524C">
        <w:rPr>
          <w:strike/>
          <w:rPrChange w:id="1261" w:author="Tim Hallett" w:date="2015-01-26T17:13:00Z">
            <w:rPr/>
          </w:rPrChange>
        </w:rPr>
        <w:t xml:space="preserve"> </w:t>
      </w:r>
      <w:r w:rsidR="00EC6B1C" w:rsidRPr="00E1524C">
        <w:rPr>
          <w:strike/>
          <w:rPrChange w:id="1262" w:author="Tim Hallett" w:date="2015-01-26T17:13:00Z">
            <w:rPr/>
          </w:rPrChange>
        </w:rPr>
        <w:t>Furthermore</w:t>
      </w:r>
      <w:r w:rsidR="00C10061" w:rsidRPr="00E1524C">
        <w:rPr>
          <w:strike/>
          <w:rPrChange w:id="1263" w:author="Tim Hallett" w:date="2015-01-26T17:13:00Z">
            <w:rPr/>
          </w:rPrChange>
        </w:rPr>
        <w:t xml:space="preserve">, </w:t>
      </w:r>
      <w:r w:rsidR="00AD4F28" w:rsidRPr="00E1524C">
        <w:rPr>
          <w:strike/>
          <w:rPrChange w:id="1264" w:author="Tim Hallett" w:date="2015-01-26T17:13:00Z">
            <w:rPr/>
          </w:rPrChange>
        </w:rPr>
        <w:t xml:space="preserve">the ART retention interventions </w:t>
      </w:r>
      <w:r w:rsidR="00C10061" w:rsidRPr="00E1524C">
        <w:rPr>
          <w:strike/>
          <w:rPrChange w:id="1265" w:author="Tim Hallett" w:date="2015-01-26T17:13:00Z">
            <w:rPr/>
          </w:rPrChange>
        </w:rPr>
        <w:t xml:space="preserve">were </w:t>
      </w:r>
      <w:r w:rsidR="00AA0E87" w:rsidRPr="00E1524C">
        <w:rPr>
          <w:strike/>
          <w:rPrChange w:id="1266" w:author="Tim Hallett" w:date="2015-01-26T17:13:00Z">
            <w:rPr/>
          </w:rPrChange>
        </w:rPr>
        <w:t xml:space="preserve">constrained by the limited number of </w:t>
      </w:r>
      <w:r w:rsidR="00AD4F28" w:rsidRPr="00E1524C">
        <w:rPr>
          <w:strike/>
          <w:rPrChange w:id="1267" w:author="Tim Hallett" w:date="2015-01-26T17:13:00Z">
            <w:rPr/>
          </w:rPrChange>
        </w:rPr>
        <w:t xml:space="preserve">individuals </w:t>
      </w:r>
      <w:r w:rsidR="00AA0E87" w:rsidRPr="00E1524C">
        <w:rPr>
          <w:strike/>
          <w:rPrChange w:id="1268" w:author="Tim Hallett" w:date="2015-01-26T17:13:00Z">
            <w:rPr/>
          </w:rPrChange>
        </w:rPr>
        <w:t xml:space="preserve">whom </w:t>
      </w:r>
      <w:r w:rsidR="00AD4F28" w:rsidRPr="00E1524C">
        <w:rPr>
          <w:strike/>
          <w:rPrChange w:id="1269" w:author="Tim Hallett" w:date="2015-01-26T17:13:00Z">
            <w:rPr/>
          </w:rPrChange>
        </w:rPr>
        <w:t>initiate</w:t>
      </w:r>
      <w:r w:rsidR="00C10061" w:rsidRPr="00E1524C">
        <w:rPr>
          <w:strike/>
          <w:rPrChange w:id="1270" w:author="Tim Hallett" w:date="2015-01-26T17:13:00Z">
            <w:rPr/>
          </w:rPrChange>
        </w:rPr>
        <w:t>d</w:t>
      </w:r>
      <w:r w:rsidR="00AD4F28" w:rsidRPr="00E1524C">
        <w:rPr>
          <w:strike/>
          <w:rPrChange w:id="1271" w:author="Tim Hallett" w:date="2015-01-26T17:13:00Z">
            <w:rPr/>
          </w:rPrChange>
        </w:rPr>
        <w:t xml:space="preserve"> ART. </w:t>
      </w:r>
      <w:r w:rsidR="003F7CFE" w:rsidRPr="00E1524C">
        <w:rPr>
          <w:strike/>
          <w:rPrChange w:id="1272" w:author="Tim Hallett" w:date="2015-01-26T17:13:00Z">
            <w:rPr/>
          </w:rPrChange>
        </w:rPr>
        <w:t>Nonetheless</w:t>
      </w:r>
      <w:r w:rsidR="00AD4F28" w:rsidRPr="00E1524C">
        <w:rPr>
          <w:strike/>
          <w:rPrChange w:id="1273" w:author="Tim Hallett" w:date="2015-01-26T17:13:00Z">
            <w:rPr/>
          </w:rPrChange>
        </w:rPr>
        <w:t xml:space="preserve">, both scenarios of the ART Outreach intervention </w:t>
      </w:r>
      <w:r w:rsidR="00AB15F7" w:rsidRPr="00E1524C">
        <w:rPr>
          <w:strike/>
          <w:rPrChange w:id="1274" w:author="Tim Hallett" w:date="2015-01-26T17:13:00Z">
            <w:rPr/>
          </w:rPrChange>
        </w:rPr>
        <w:t xml:space="preserve">had a larger impact </w:t>
      </w:r>
      <w:r w:rsidR="00AD4F28" w:rsidRPr="00E1524C">
        <w:rPr>
          <w:strike/>
          <w:rPrChange w:id="1275" w:author="Tim Hallett" w:date="2015-01-26T17:13:00Z">
            <w:rPr/>
          </w:rPrChange>
        </w:rPr>
        <w:t xml:space="preserve">and </w:t>
      </w:r>
      <w:r w:rsidR="00AB15F7" w:rsidRPr="00E1524C">
        <w:rPr>
          <w:strike/>
          <w:rPrChange w:id="1276" w:author="Tim Hallett" w:date="2015-01-26T17:13:00Z">
            <w:rPr/>
          </w:rPrChange>
        </w:rPr>
        <w:t xml:space="preserve">were </w:t>
      </w:r>
      <w:r w:rsidR="00AD4F28" w:rsidRPr="00E1524C">
        <w:rPr>
          <w:strike/>
          <w:rPrChange w:id="1277" w:author="Tim Hallett" w:date="2015-01-26T17:13:00Z">
            <w:rPr/>
          </w:rPrChange>
        </w:rPr>
        <w:lastRenderedPageBreak/>
        <w:t>more expensive (by increasing the total life-years spent on ART)</w:t>
      </w:r>
      <w:r w:rsidR="002D5BC2" w:rsidRPr="00E1524C">
        <w:rPr>
          <w:strike/>
          <w:rPrChange w:id="1278" w:author="Tim Hallett" w:date="2015-01-26T17:13:00Z">
            <w:rPr/>
          </w:rPrChange>
        </w:rPr>
        <w:t xml:space="preserve"> than the </w:t>
      </w:r>
      <w:r w:rsidR="006D7990" w:rsidRPr="00E1524C">
        <w:rPr>
          <w:strike/>
          <w:rPrChange w:id="1279" w:author="Tim Hallett" w:date="2015-01-26T17:13:00Z">
            <w:rPr/>
          </w:rPrChange>
        </w:rPr>
        <w:t>a</w:t>
      </w:r>
      <w:r w:rsidR="002D5BC2" w:rsidRPr="00E1524C">
        <w:rPr>
          <w:strike/>
          <w:rPrChange w:id="1280" w:author="Tim Hallett" w:date="2015-01-26T17:13:00Z">
            <w:rPr/>
          </w:rPrChange>
        </w:rPr>
        <w:t>dherence interventions.</w:t>
      </w:r>
    </w:p>
    <w:commentRangeEnd w:id="1118"/>
    <w:p w14:paraId="75E343D7" w14:textId="77777777" w:rsidR="006B3430" w:rsidRDefault="00E1524C" w:rsidP="0056081D">
      <w:pPr>
        <w:pStyle w:val="Heading2"/>
        <w:contextualSpacing w:val="0"/>
        <w:rPr>
          <w:ins w:id="1281" w:author="Tim Hallett" w:date="2015-01-26T16:48:00Z"/>
        </w:rPr>
      </w:pPr>
      <w:r>
        <w:rPr>
          <w:rStyle w:val="CommentReference"/>
          <w:i w:val="0"/>
        </w:rPr>
        <w:commentReference w:id="1118"/>
      </w:r>
    </w:p>
    <w:p w14:paraId="2AAE76BC" w14:textId="77777777" w:rsidR="00181EEC" w:rsidRDefault="0056081D" w:rsidP="0056081D">
      <w:pPr>
        <w:pStyle w:val="Heading2"/>
        <w:contextualSpacing w:val="0"/>
      </w:pPr>
      <w:r>
        <w:t>The Impact of Bundles of Interventions</w:t>
      </w:r>
    </w:p>
    <w:p w14:paraId="020DC5DE" w14:textId="77777777" w:rsidR="0045606F" w:rsidDel="00321465" w:rsidRDefault="003A4313">
      <w:pPr>
        <w:pStyle w:val="normal0"/>
        <w:ind w:firstLine="361"/>
        <w:rPr>
          <w:del w:id="1282" w:author="Tim Hallett" w:date="2015-01-26T17:19:00Z"/>
        </w:rPr>
        <w:pPrChange w:id="1283" w:author="Tim Hallett" w:date="2015-01-26T17:19:00Z">
          <w:pPr>
            <w:pStyle w:val="normal0"/>
            <w:ind w:firstLine="720"/>
          </w:pPr>
        </w:pPrChange>
      </w:pPr>
      <w:proofErr w:type="gramStart"/>
      <w:r>
        <w:t xml:space="preserve">An optimal combination of </w:t>
      </w:r>
      <w:ins w:id="1284" w:author="Tim Hallett" w:date="2015-01-26T17:19:00Z">
        <w:r w:rsidR="00321465">
          <w:t xml:space="preserve">cascade </w:t>
        </w:r>
      </w:ins>
      <w:r>
        <w:t xml:space="preserve">interventions </w:t>
      </w:r>
      <w:del w:id="1285" w:author="Tim Hallett" w:date="2015-01-26T17:19:00Z">
        <w:r w:rsidDel="00321465">
          <w:delText>can be</w:delText>
        </w:r>
      </w:del>
      <w:ins w:id="1286" w:author="Tim Hallett" w:date="2015-01-26T17:19:00Z">
        <w:r w:rsidR="00321465">
          <w:t>was</w:t>
        </w:r>
      </w:ins>
      <w:r>
        <w:t xml:space="preserve"> found by simulati</w:t>
      </w:r>
      <w:r w:rsidR="002938A8">
        <w:t xml:space="preserve">ng all possible combinations </w:t>
      </w:r>
      <w:r>
        <w:t xml:space="preserve">and selecting those </w:t>
      </w:r>
      <w:r w:rsidR="00533DB5">
        <w:t>that</w:t>
      </w:r>
      <w:r>
        <w:t>, at each budget level, provide the greatest increase in health</w:t>
      </w:r>
      <w:proofErr w:type="gramEnd"/>
      <w:r>
        <w:t xml:space="preserve">.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proofErr w:type="gramStart"/>
      <w:r w:rsidR="004F314A">
        <w:t>table</w:t>
      </w:r>
      <w:proofErr w:type="gramEnd"/>
      <w:r w:rsidR="006444A3">
        <w:t xml:space="preserve"> </w:t>
      </w:r>
      <w:r w:rsidR="004F314A">
        <w:t>3</w:t>
      </w:r>
      <w:r w:rsidR="002938A8">
        <w:t>)</w:t>
      </w:r>
      <w:r w:rsidR="006444A3">
        <w:t>.</w:t>
      </w:r>
      <w:ins w:id="1287" w:author="Tim Hallett" w:date="2015-01-26T17:19:00Z">
        <w:r w:rsidR="00321465">
          <w:t xml:space="preserve"> </w:t>
        </w:r>
      </w:ins>
    </w:p>
    <w:p w14:paraId="656C98A2" w14:textId="77777777" w:rsidR="00321465" w:rsidRDefault="00321465" w:rsidP="003A4313">
      <w:pPr>
        <w:pStyle w:val="normal0"/>
        <w:ind w:firstLine="361"/>
        <w:rPr>
          <w:ins w:id="1288" w:author="Tim Hallett" w:date="2015-01-26T17:19:00Z"/>
        </w:rPr>
      </w:pPr>
    </w:p>
    <w:p w14:paraId="12286788" w14:textId="77777777" w:rsidR="00321465" w:rsidRDefault="00321465" w:rsidP="003A4313">
      <w:pPr>
        <w:pStyle w:val="normal0"/>
        <w:ind w:firstLine="361"/>
        <w:rPr>
          <w:ins w:id="1289" w:author="Tim Hallett" w:date="2015-01-26T17:19:00Z"/>
        </w:rPr>
      </w:pPr>
    </w:p>
    <w:p w14:paraId="33188D5F" w14:textId="77777777" w:rsidR="00903165" w:rsidDel="00321465" w:rsidRDefault="00331EA3" w:rsidP="00BE6FB5">
      <w:pPr>
        <w:pStyle w:val="normal0"/>
        <w:ind w:firstLine="720"/>
        <w:rPr>
          <w:del w:id="1290" w:author="Tim Hallett" w:date="2015-01-26T17:19:00Z"/>
        </w:rPr>
      </w:pPr>
      <w:ins w:id="1291" w:author="Tim Hallett" w:date="2015-01-26T17:19:00Z">
        <w:r>
          <w:t>This finds</w:t>
        </w:r>
        <w:r w:rsidR="00321465">
          <w:t xml:space="preserve"> that </w:t>
        </w:r>
      </w:ins>
    </w:p>
    <w:p w14:paraId="4FF43B7E" w14:textId="77777777" w:rsidR="00D544CC" w:rsidRDefault="009B2545">
      <w:pPr>
        <w:pStyle w:val="normal0"/>
        <w:ind w:firstLine="361"/>
        <w:rPr>
          <w:ins w:id="1292" w:author="Tim Hallett" w:date="2015-01-26T17:21:00Z"/>
        </w:rPr>
        <w:pPrChange w:id="1293" w:author="Tim Hallett" w:date="2015-01-26T17:19:00Z">
          <w:pPr>
            <w:pStyle w:val="normal0"/>
            <w:ind w:firstLine="720"/>
          </w:pPr>
        </w:pPrChange>
      </w:pPr>
      <w:del w:id="1294" w:author="Tim Hallett" w:date="2015-01-26T17:19:00Z">
        <w:r w:rsidDel="00321465">
          <w:delText>A</w:delText>
        </w:r>
      </w:del>
      <w:proofErr w:type="gramStart"/>
      <w:ins w:id="1295" w:author="Tim Hallett" w:date="2015-01-26T17:19:00Z">
        <w:r w:rsidR="00321465">
          <w:t>a</w:t>
        </w:r>
      </w:ins>
      <w:proofErr w:type="gramEnd"/>
      <w:r>
        <w:t xml:space="preserve"> combination of six interventions </w:t>
      </w:r>
      <w:ins w:id="1296" w:author="Tim Hallett" w:date="2015-01-26T17:20:00Z">
        <w:r w:rsidR="00321465">
          <w:t>would be prioritise</w:t>
        </w:r>
      </w:ins>
      <w:ins w:id="1297" w:author="Tim Hallett" w:date="2015-01-28T08:42:00Z">
        <w:r w:rsidR="00331EA3">
          <w:t>d</w:t>
        </w:r>
      </w:ins>
      <w:ins w:id="1298" w:author="Tim Hallett" w:date="2015-01-26T17:20:00Z">
        <w:r w:rsidR="00321465">
          <w:t xml:space="preserve"> in this setting</w:t>
        </w:r>
        <w:r w:rsidR="00D544CC">
          <w:t xml:space="preserve"> (Table 3)</w:t>
        </w:r>
        <w:r w:rsidR="00321465">
          <w:t>.</w:t>
        </w:r>
        <w:r w:rsidR="00D544CC">
          <w:t xml:space="preserve"> </w:t>
        </w:r>
        <w:r w:rsidR="00321465">
          <w:t xml:space="preserve"> </w:t>
        </w:r>
      </w:ins>
      <w:del w:id="1299"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1300" w:author="Tim Hallett" w:date="2015-01-26T17:20:00Z">
        <w:r w:rsidR="00971178" w:rsidDel="00D544CC">
          <w:delText xml:space="preserve">used </w:delText>
        </w:r>
      </w:del>
      <w:r w:rsidR="00971178">
        <w:t xml:space="preserve">are </w:t>
      </w:r>
      <w:ins w:id="1301"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1302" w:author="Tim Hallett" w:date="2015-01-26T17:21:00Z">
        <w:r w:rsidR="00D544CC">
          <w:t xml:space="preserve">Importantly, this combination of intervention includes elements that act on each part of the cascade. </w:t>
        </w:r>
      </w:ins>
      <w:ins w:id="1303" w:author="Tim Hallett" w:date="2015-01-26T17:22:00Z">
        <w:r w:rsidR="00C10CE0">
          <w:t xml:space="preserve">As the major driver of AIDS death in this </w:t>
        </w:r>
      </w:ins>
      <w:ins w:id="1304" w:author="Tim Hallett" w:date="2015-01-26T17:23:00Z">
        <w:r w:rsidR="00C10CE0">
          <w:t>population</w:t>
        </w:r>
      </w:ins>
      <w:ins w:id="1305" w:author="Tim Hallett" w:date="2015-01-26T17:22:00Z">
        <w:r w:rsidR="00C10CE0">
          <w:t xml:space="preserve"> </w:t>
        </w:r>
      </w:ins>
      <w:ins w:id="1306" w:author="Tim Hallett" w:date="2015-01-26T17:23:00Z">
        <w:r w:rsidR="00C10CE0">
          <w:t>was found to be persons diagnosed but no linked to care, interventions that increase linkage and retention in pre-ART attract most investment.</w:t>
        </w:r>
      </w:ins>
    </w:p>
    <w:p w14:paraId="679B43A3" w14:textId="77777777" w:rsidR="00D544CC" w:rsidRDefault="00D544CC">
      <w:pPr>
        <w:pStyle w:val="normal0"/>
        <w:ind w:firstLine="361"/>
        <w:rPr>
          <w:ins w:id="1307" w:author="Tim Hallett" w:date="2015-01-26T17:23:00Z"/>
        </w:rPr>
        <w:pPrChange w:id="1308" w:author="Tim Hallett" w:date="2015-01-26T17:19:00Z">
          <w:pPr>
            <w:pStyle w:val="normal0"/>
            <w:ind w:firstLine="720"/>
          </w:pPr>
        </w:pPrChange>
      </w:pPr>
    </w:p>
    <w:p w14:paraId="4A7EAF83" w14:textId="77777777" w:rsidR="0030017E" w:rsidRDefault="00C10CE0">
      <w:pPr>
        <w:pStyle w:val="normal0"/>
        <w:ind w:firstLine="361"/>
        <w:rPr>
          <w:ins w:id="1309" w:author="Tim Hallett" w:date="2015-01-26T17:25:00Z"/>
        </w:rPr>
        <w:pPrChange w:id="1310" w:author="Tim Hallett" w:date="2015-01-26T17:19:00Z">
          <w:pPr>
            <w:pStyle w:val="normal0"/>
            <w:ind w:firstLine="720"/>
          </w:pPr>
        </w:pPrChange>
      </w:pPr>
      <w:ins w:id="1311" w:author="Tim Hallett" w:date="2015-01-26T17:23:00Z">
        <w:r>
          <w:t>Collectively this combination interventions has the same impact on reduci</w:t>
        </w:r>
        <w:r w:rsidR="0030017E">
          <w:t>ng deaths and averting DALYs (</w:t>
        </w:r>
      </w:ins>
      <w:ins w:id="1312" w:author="Tim Hallett" w:date="2015-01-26T17:24:00Z">
        <w:r w:rsidR="0030017E">
          <w:t>give the numbers</w:t>
        </w:r>
      </w:ins>
      <w:ins w:id="1313" w:author="Tim Hallett" w:date="2015-01-26T17:23:00Z">
        <w:r w:rsidR="0030017E">
          <w:t>)</w:t>
        </w:r>
      </w:ins>
      <w:ins w:id="1314" w:author="Tim Hallett" w:date="2015-01-26T17:24:00Z">
        <w:r w:rsidR="0030017E">
          <w:t xml:space="preserve"> as Universal Test and treat intervention but is estimated to cost </w:t>
        </w:r>
      </w:ins>
      <w:ins w:id="1315" w:author="Tim Hallett" w:date="2015-01-26T17:25:00Z">
        <w:r w:rsidR="0030017E">
          <w:t xml:space="preserve">only approximayely 44% as much. The combination intervention of cascade intervention is a similar </w:t>
        </w:r>
      </w:ins>
      <w:ins w:id="1316" w:author="Tim Hallett" w:date="2015-01-26T17:26:00Z">
        <w:r w:rsidR="0030017E">
          <w:t xml:space="preserve">cost as the </w:t>
        </w:r>
      </w:ins>
      <w:ins w:id="1317" w:author="Tim Hallett" w:date="2015-01-28T08:42:00Z">
        <w:r w:rsidR="00331EA3">
          <w:t>Immediate</w:t>
        </w:r>
      </w:ins>
      <w:ins w:id="1318" w:author="Tim Hallett" w:date="2015-01-26T17:26:00Z">
        <w:r w:rsidR="0030017E">
          <w:t xml:space="preserve"> ART intervention and is estimated to have a slightly greater impact.</w:t>
        </w:r>
      </w:ins>
    </w:p>
    <w:p w14:paraId="7920129F" w14:textId="77777777" w:rsidR="0030017E" w:rsidRDefault="0030017E">
      <w:pPr>
        <w:pStyle w:val="normal0"/>
        <w:ind w:firstLine="361"/>
        <w:rPr>
          <w:ins w:id="1319" w:author="Tim Hallett" w:date="2015-01-26T17:25:00Z"/>
        </w:rPr>
        <w:pPrChange w:id="1320" w:author="Tim Hallett" w:date="2015-01-26T17:19:00Z">
          <w:pPr>
            <w:pStyle w:val="normal0"/>
            <w:ind w:firstLine="720"/>
          </w:pPr>
        </w:pPrChange>
      </w:pPr>
    </w:p>
    <w:p w14:paraId="5E775C64" w14:textId="77777777" w:rsidR="0030017E" w:rsidRDefault="0030017E" w:rsidP="0062659A">
      <w:pPr>
        <w:pStyle w:val="normal0"/>
        <w:rPr>
          <w:ins w:id="1321" w:author="Tim Hallett" w:date="2015-01-26T17:26:00Z"/>
        </w:rPr>
      </w:pPr>
      <w:ins w:id="1322" w:author="Tim Hallett" w:date="2015-01-26T17:26:00Z">
        <w:r>
          <w:tab/>
          <w:t xml:space="preserve">The </w:t>
        </w:r>
      </w:ins>
      <w:ins w:id="1323" w:author="Tim Hallett" w:date="2015-01-26T17:27:00Z">
        <w:r w:rsidR="00E523E5">
          <w:t xml:space="preserve">comparatively </w:t>
        </w:r>
      </w:ins>
      <w:ins w:id="1324"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1325" w:author="Tim Hallett" w:date="2015-01-26T17:27:00Z">
        <w:r w:rsidR="00331EA3">
          <w:t xml:space="preserve">, </w:t>
        </w:r>
      </w:ins>
      <w:ins w:id="1326" w:author="Tim Hallett" w:date="2015-01-28T08:43:00Z">
        <w:r w:rsidR="00331EA3">
          <w:t>w</w:t>
        </w:r>
      </w:ins>
      <w:ins w:id="1327" w:author="Tim Hallett" w:date="2015-01-26T17:27:00Z">
        <w:r w:rsidR="00E523E5">
          <w:t xml:space="preserve">hereas the UTT and </w:t>
        </w:r>
      </w:ins>
      <w:ins w:id="1328" w:author="Tim Hallett" w:date="2015-01-26T17:28:00Z">
        <w:r w:rsidR="00E523E5">
          <w:t>Immediate</w:t>
        </w:r>
      </w:ins>
      <w:ins w:id="1329" w:author="Tim Hallett" w:date="2015-01-26T17:27:00Z">
        <w:r w:rsidR="00E523E5">
          <w:t xml:space="preserve"> ART intervention operate with inefficiencies </w:t>
        </w:r>
      </w:ins>
      <w:ins w:id="1330" w:author="Tim Hallett" w:date="2015-01-26T17:28:00Z">
        <w:r w:rsidR="00E523E5">
          <w:t xml:space="preserve">due to the </w:t>
        </w:r>
      </w:ins>
      <w:ins w:id="1331" w:author="Tim Hallett" w:date="2015-01-28T08:43:00Z">
        <w:r w:rsidR="00331EA3">
          <w:t>remaining weakness</w:t>
        </w:r>
      </w:ins>
      <w:ins w:id="1332" w:author="Tim Hallett" w:date="2015-01-26T17:28:00Z">
        <w:r w:rsidR="00E523E5">
          <w:t xml:space="preserve"> of some part of the cascade</w:t>
        </w:r>
      </w:ins>
      <w:ins w:id="1333" w:author="Tim Hallett" w:date="2015-01-28T08:43:00Z">
        <w:r w:rsidR="00331EA3">
          <w:t>.</w:t>
        </w:r>
      </w:ins>
      <w:ins w:id="1334" w:author="Tim Hallett" w:date="2015-01-26T17:29:00Z">
        <w:r w:rsidR="00F93973">
          <w:t xml:space="preserve"> </w:t>
        </w:r>
      </w:ins>
    </w:p>
    <w:p w14:paraId="24204145" w14:textId="77777777" w:rsidR="0030017E" w:rsidRDefault="0030017E" w:rsidP="0062659A">
      <w:pPr>
        <w:pStyle w:val="normal0"/>
        <w:rPr>
          <w:ins w:id="1335" w:author="Tim Hallett" w:date="2015-01-28T08:43:00Z"/>
        </w:rPr>
      </w:pPr>
    </w:p>
    <w:p w14:paraId="0474BED9" w14:textId="77777777" w:rsidR="00331EA3" w:rsidRDefault="00331EA3" w:rsidP="0062659A">
      <w:pPr>
        <w:pStyle w:val="normal0"/>
        <w:rPr>
          <w:ins w:id="1336" w:author="Tim Hallett" w:date="2015-01-26T17:26:00Z"/>
        </w:rPr>
      </w:pPr>
      <w:ins w:id="1337" w:author="Tim Hallett" w:date="2015-01-28T08:43:00Z">
        <w:r>
          <w:tab/>
          <w:t xml:space="preserve">The alternative approaches for strengthening the care cascade exact their impact in different ways. The </w:t>
        </w:r>
      </w:ins>
      <w:ins w:id="1338" w:author="Tim Hallett" w:date="2015-01-28T08:44:00Z">
        <w:r>
          <w:t xml:space="preserve">combination approach </w:t>
        </w:r>
      </w:ins>
      <w:ins w:id="1339" w:author="Tim Hallett" w:date="2015-01-28T08:45:00Z">
        <w:r>
          <w:t xml:space="preserve">does not </w:t>
        </w:r>
      </w:ins>
      <w:ins w:id="1340" w:author="Tim Hallett" w:date="2015-01-28T08:46:00Z">
        <w:r>
          <w:t>substantially</w:t>
        </w:r>
      </w:ins>
      <w:ins w:id="1341" w:author="Tim Hallett" w:date="2015-01-28T08:45:00Z">
        <w:r>
          <w:t xml:space="preserve"> reduce deaths among those who do not naturally present for HIV testing, but does reduce deaths among those who have tested, linked and those on ART.</w:t>
        </w:r>
      </w:ins>
      <w:ins w:id="1342" w:author="Tim Hallett" w:date="2015-01-28T08:46:00Z">
        <w:r>
          <w:t xml:space="preserve"> </w:t>
        </w:r>
        <w:proofErr w:type="gramStart"/>
        <w:r>
          <w:t>The immediate initiation approach….</w:t>
        </w:r>
        <w:proofErr w:type="gramEnd"/>
        <w:r>
          <w:t xml:space="preserve"> In comparison, the UTT approach dramatically</w:t>
        </w:r>
      </w:ins>
      <w:ins w:id="1343"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1344" w:author="Tim Hallett" w:date="2015-01-28T08:48:00Z">
        <w:r w:rsidR="00E505F9">
          <w:t>those that have started ART but who have since disengage from care.</w:t>
        </w:r>
      </w:ins>
    </w:p>
    <w:p w14:paraId="0DCA48F3" w14:textId="77777777" w:rsidR="006444A3" w:rsidDel="00C10CE0" w:rsidRDefault="000D2531">
      <w:pPr>
        <w:pStyle w:val="normal0"/>
        <w:ind w:firstLine="361"/>
        <w:rPr>
          <w:del w:id="1345" w:author="Tim Hallett" w:date="2015-01-26T17:23:00Z"/>
        </w:rPr>
        <w:pPrChange w:id="1346" w:author="Tim Hallett" w:date="2015-01-26T17:19:00Z">
          <w:pPr>
            <w:pStyle w:val="normal0"/>
            <w:ind w:firstLine="720"/>
          </w:pPr>
        </w:pPrChange>
      </w:pPr>
      <w:del w:id="1347"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14:paraId="245D5C02" w14:textId="77777777" w:rsidR="006E02E3" w:rsidRDefault="006E02E3" w:rsidP="0062659A">
      <w:pPr>
        <w:pStyle w:val="normal0"/>
      </w:pPr>
    </w:p>
    <w:p w14:paraId="2C9F8860" w14:textId="77777777" w:rsidR="00617337" w:rsidRPr="00617337" w:rsidDel="00E505F9" w:rsidRDefault="00AC6D3C" w:rsidP="00617337">
      <w:pPr>
        <w:pStyle w:val="normal0"/>
        <w:ind w:firstLine="720"/>
        <w:rPr>
          <w:del w:id="1348" w:author="Tim Hallett" w:date="2015-01-28T08:48:00Z"/>
        </w:rPr>
      </w:pPr>
      <w:del w:id="1349"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14:paraId="7F3FA7EF" w14:textId="77777777" w:rsidR="00ED5EB8" w:rsidRDefault="00ED5EB8" w:rsidP="00ED5EB8">
      <w:pPr>
        <w:pStyle w:val="normal0"/>
        <w:jc w:val="left"/>
      </w:pPr>
    </w:p>
    <w:p w14:paraId="481A6C97" w14:textId="77777777" w:rsidR="00943332" w:rsidRPr="007F1979" w:rsidRDefault="00FB1953" w:rsidP="00943332">
      <w:pPr>
        <w:pStyle w:val="normal0"/>
        <w:rPr>
          <w:strike/>
          <w:rPrChange w:id="1350" w:author="Tim Hallett" w:date="2015-01-28T08:49:00Z">
            <w:rPr/>
          </w:rPrChange>
        </w:rPr>
      </w:pPr>
      <w:r>
        <w:rPr>
          <w:noProof/>
          <w:lang w:val="en-US"/>
        </w:rPr>
        <w:lastRenderedPageBreak/>
        <mc:AlternateContent>
          <mc:Choice Requires="wpg">
            <w:drawing>
              <wp:anchor distT="0" distB="0" distL="114300" distR="114300" simplePos="0" relativeHeight="251679744" behindDoc="0" locked="0" layoutInCell="1" allowOverlap="1" wp14:anchorId="4C53CD28" wp14:editId="45F24A7A">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17493E" w:rsidRPr="00B7495C" w:rsidRDefault="0017493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1351" w:author="Tim Hallett" w:date="2015-01-28T08:48:00Z">
        <w:r w:rsidR="004047B1" w:rsidRPr="00E505F9" w:rsidDel="00E505F9">
          <w:rPr>
            <w:strike/>
            <w:rPrChange w:id="1352" w:author="Tim Hallett" w:date="2015-01-28T08:48:00Z">
              <w:rPr/>
            </w:rPrChange>
          </w:rPr>
          <w:delText>T</w:delText>
        </w:r>
        <w:r w:rsidR="00F8182E" w:rsidRPr="00E505F9" w:rsidDel="00E505F9">
          <w:rPr>
            <w:strike/>
            <w:rPrChange w:id="1353" w:author="Tim Hallett" w:date="2015-01-28T08:48:00Z">
              <w:rPr/>
            </w:rPrChange>
          </w:rPr>
          <w:delText>he total number of HIV-related deaths between 2010 and 2030 for the combination of interventions</w:delText>
        </w:r>
        <w:r w:rsidRPr="00E505F9" w:rsidDel="00E505F9">
          <w:rPr>
            <w:strike/>
            <w:rPrChange w:id="1354" w:author="Tim Hallett" w:date="2015-01-28T08:48:00Z">
              <w:rPr/>
            </w:rPrChange>
          </w:rPr>
          <w:delText xml:space="preserve"> </w:delText>
        </w:r>
        <w:r w:rsidR="00963ABF" w:rsidRPr="00E505F9" w:rsidDel="00E505F9">
          <w:rPr>
            <w:strike/>
            <w:rPrChange w:id="1355" w:author="Tim Hallett" w:date="2015-01-28T08:48:00Z">
              <w:rPr/>
            </w:rPrChange>
          </w:rPr>
          <w:delText>was</w:delText>
        </w:r>
        <w:r w:rsidR="00257425" w:rsidRPr="00E505F9" w:rsidDel="00E505F9">
          <w:rPr>
            <w:strike/>
            <w:rPrChange w:id="1356" w:author="Tim Hallett" w:date="2015-01-28T08:48:00Z">
              <w:rPr/>
            </w:rPrChange>
          </w:rPr>
          <w:delText xml:space="preserve"> substantially lower than </w:delText>
        </w:r>
        <w:r w:rsidR="004047B1" w:rsidRPr="00E505F9" w:rsidDel="00E505F9">
          <w:rPr>
            <w:strike/>
            <w:rPrChange w:id="1357" w:author="Tim Hallett" w:date="2015-01-28T08:48:00Z">
              <w:rPr/>
            </w:rPrChange>
          </w:rPr>
          <w:delText xml:space="preserve">at </w:delText>
        </w:r>
        <w:r w:rsidR="00257425" w:rsidRPr="00E505F9" w:rsidDel="00E505F9">
          <w:rPr>
            <w:strike/>
            <w:rPrChange w:id="1358" w:author="Tim Hallett" w:date="2015-01-28T08:48:00Z">
              <w:rPr/>
            </w:rPrChange>
          </w:rPr>
          <w:delText>baseline (</w:delText>
        </w:r>
        <w:r w:rsidR="000C105B" w:rsidRPr="00E505F9" w:rsidDel="00E505F9">
          <w:rPr>
            <w:strike/>
            <w:rPrChange w:id="1359" w:author="Tim Hallett" w:date="2015-01-28T08:48:00Z">
              <w:rPr/>
            </w:rPrChange>
          </w:rPr>
          <w:delText>913</w:delText>
        </w:r>
        <w:r w:rsidR="00DE7875" w:rsidRPr="00E505F9" w:rsidDel="00E505F9">
          <w:rPr>
            <w:strike/>
            <w:rPrChange w:id="1360" w:author="Tim Hallett" w:date="2015-01-28T08:48:00Z">
              <w:rPr/>
            </w:rPrChange>
          </w:rPr>
          <w:delText>,</w:delText>
        </w:r>
        <w:r w:rsidR="000C105B" w:rsidRPr="00E505F9" w:rsidDel="00E505F9">
          <w:rPr>
            <w:strike/>
            <w:rPrChange w:id="1361" w:author="Tim Hallett" w:date="2015-01-28T08:48:00Z">
              <w:rPr/>
            </w:rPrChange>
          </w:rPr>
          <w:delText>256</w:delText>
        </w:r>
        <w:r w:rsidR="00257425" w:rsidRPr="00E505F9" w:rsidDel="00E505F9">
          <w:rPr>
            <w:strike/>
            <w:rPrChange w:id="1362" w:author="Tim Hallett" w:date="2015-01-28T08:48:00Z">
              <w:rPr/>
            </w:rPrChange>
          </w:rPr>
          <w:delText xml:space="preserve"> vs. 1,466,458</w:delText>
        </w:r>
        <w:r w:rsidRPr="00E505F9" w:rsidDel="00E505F9">
          <w:rPr>
            <w:strike/>
            <w:rPrChange w:id="1363" w:author="Tim Hallett" w:date="2015-01-28T08:48:00Z">
              <w:rPr/>
            </w:rPrChange>
          </w:rPr>
          <w:delText xml:space="preserve"> deaths</w:delText>
        </w:r>
        <w:r w:rsidR="00A84BA1" w:rsidRPr="00E505F9" w:rsidDel="00E505F9">
          <w:rPr>
            <w:strike/>
            <w:rPrChange w:id="1364" w:author="Tim Hallett" w:date="2015-01-28T08:48:00Z">
              <w:rPr/>
            </w:rPrChange>
          </w:rPr>
          <w:delText>, respectively</w:delText>
        </w:r>
        <w:r w:rsidR="00257425" w:rsidRPr="00E505F9" w:rsidDel="00E505F9">
          <w:rPr>
            <w:strike/>
            <w:rPrChange w:id="1365" w:author="Tim Hallett" w:date="2015-01-28T08:48:00Z">
              <w:rPr/>
            </w:rPrChange>
          </w:rPr>
          <w:delText>)</w:delText>
        </w:r>
        <w:r w:rsidR="008054EE" w:rsidRPr="00E505F9" w:rsidDel="00E505F9">
          <w:rPr>
            <w:strike/>
            <w:rPrChange w:id="1366" w:author="Tim Hallett" w:date="2015-01-28T08:48:00Z">
              <w:rPr/>
            </w:rPrChange>
          </w:rPr>
          <w:delText>, and</w:delText>
        </w:r>
        <w:r w:rsidR="00F8182E" w:rsidRPr="00E505F9" w:rsidDel="00E505F9">
          <w:rPr>
            <w:strike/>
            <w:rPrChange w:id="1367" w:author="Tim Hallett" w:date="2015-01-28T08:48:00Z">
              <w:rPr/>
            </w:rPrChange>
          </w:rPr>
          <w:delText xml:space="preserve"> </w:delText>
        </w:r>
        <w:r w:rsidR="008054EE" w:rsidRPr="00E505F9" w:rsidDel="00E505F9">
          <w:rPr>
            <w:strike/>
            <w:rPrChange w:id="1368" w:author="Tim Hallett" w:date="2015-01-28T08:48:00Z">
              <w:rPr/>
            </w:rPrChange>
          </w:rPr>
          <w:delText>was</w:delText>
        </w:r>
        <w:r w:rsidR="00F8182E" w:rsidRPr="00E505F9" w:rsidDel="00E505F9">
          <w:rPr>
            <w:strike/>
            <w:rPrChange w:id="1369" w:author="Tim Hallett" w:date="2015-01-28T08:48:00Z">
              <w:rPr/>
            </w:rPrChange>
          </w:rPr>
          <w:delText xml:space="preserve"> comparable to that of Universal Test and Treat (</w:delText>
        </w:r>
        <w:r w:rsidR="000C105B" w:rsidRPr="00E505F9" w:rsidDel="00E505F9">
          <w:rPr>
            <w:strike/>
            <w:rPrChange w:id="1370" w:author="Tim Hallett" w:date="2015-01-28T08:48:00Z">
              <w:rPr/>
            </w:rPrChange>
          </w:rPr>
          <w:delText>913,256</w:delText>
        </w:r>
        <w:r w:rsidR="00F8182E" w:rsidRPr="00E505F9" w:rsidDel="00E505F9">
          <w:rPr>
            <w:strike/>
            <w:rPrChange w:id="1371" w:author="Tim Hallett" w:date="2015-01-28T08:48:00Z">
              <w:rPr/>
            </w:rPrChange>
          </w:rPr>
          <w:delText xml:space="preserve"> vs. </w:delText>
        </w:r>
        <w:r w:rsidR="000C105B" w:rsidRPr="00E505F9" w:rsidDel="00E505F9">
          <w:rPr>
            <w:strike/>
            <w:rPrChange w:id="1372" w:author="Tim Hallett" w:date="2015-01-28T08:48:00Z">
              <w:rPr/>
            </w:rPrChange>
          </w:rPr>
          <w:delText>907,011</w:delText>
        </w:r>
        <w:r w:rsidRPr="00E505F9" w:rsidDel="00E505F9">
          <w:rPr>
            <w:strike/>
            <w:rPrChange w:id="1373" w:author="Tim Hallett" w:date="2015-01-28T08:48:00Z">
              <w:rPr/>
            </w:rPrChange>
          </w:rPr>
          <w:delText xml:space="preserve"> respectively); however, </w:delText>
        </w:r>
        <w:r w:rsidR="00F8182E" w:rsidRPr="00E505F9" w:rsidDel="00E505F9">
          <w:rPr>
            <w:strike/>
            <w:rPrChange w:id="1374" w:author="Tim Hallett" w:date="2015-01-28T08:48:00Z">
              <w:rPr/>
            </w:rPrChange>
          </w:rPr>
          <w:delText>the distribution of care experience</w:delText>
        </w:r>
        <w:r w:rsidR="004047B1" w:rsidRPr="00E505F9" w:rsidDel="00E505F9">
          <w:rPr>
            <w:strike/>
            <w:rPrChange w:id="1375" w:author="Tim Hallett" w:date="2015-01-28T08:48:00Z">
              <w:rPr/>
            </w:rPrChange>
          </w:rPr>
          <w:delText xml:space="preserve"> between the two strategies</w:delText>
        </w:r>
        <w:r w:rsidR="00F8182E" w:rsidRPr="00E505F9" w:rsidDel="00E505F9">
          <w:rPr>
            <w:strike/>
            <w:rPrChange w:id="1376" w:author="Tim Hallett" w:date="2015-01-28T08:48:00Z">
              <w:rPr/>
            </w:rPrChange>
          </w:rPr>
          <w:delText xml:space="preserve"> </w:delText>
        </w:r>
        <w:r w:rsidR="00E4757E" w:rsidRPr="00E505F9" w:rsidDel="00E505F9">
          <w:rPr>
            <w:strike/>
            <w:rPrChange w:id="1377" w:author="Tim Hallett" w:date="2015-01-28T08:48:00Z">
              <w:rPr/>
            </w:rPrChange>
          </w:rPr>
          <w:delText>differ</w:delText>
        </w:r>
        <w:r w:rsidR="00667D91" w:rsidRPr="00E505F9" w:rsidDel="00E505F9">
          <w:rPr>
            <w:strike/>
            <w:rPrChange w:id="1378" w:author="Tim Hallett" w:date="2015-01-28T08:48:00Z">
              <w:rPr/>
            </w:rPrChange>
          </w:rPr>
          <w:delText>ed</w:delText>
        </w:r>
        <w:r w:rsidR="004F0DA8" w:rsidRPr="00E505F9" w:rsidDel="00E505F9">
          <w:rPr>
            <w:strike/>
            <w:rPrChange w:id="1379" w:author="Tim Hallett" w:date="2015-01-28T08:48:00Z">
              <w:rPr/>
            </w:rPrChange>
          </w:rPr>
          <w:delText>(figure 4</w:delText>
        </w:r>
        <w:r w:rsidR="00137AD9" w:rsidRPr="00E505F9" w:rsidDel="00E505F9">
          <w:rPr>
            <w:strike/>
            <w:rPrChange w:id="1380" w:author="Tim Hallett" w:date="2015-01-28T08:48:00Z">
              <w:rPr/>
            </w:rPrChange>
          </w:rPr>
          <w:delText>)</w:delText>
        </w:r>
        <w:r w:rsidR="00E4757E" w:rsidRPr="00E505F9" w:rsidDel="00E505F9">
          <w:rPr>
            <w:strike/>
            <w:rPrChange w:id="1381" w:author="Tim Hallett" w:date="2015-01-28T08:48:00Z">
              <w:rPr/>
            </w:rPrChange>
          </w:rPr>
          <w:delText>.</w:delText>
        </w:r>
        <w:r w:rsidR="0076557A" w:rsidRPr="00E505F9" w:rsidDel="00E505F9">
          <w:rPr>
            <w:strike/>
            <w:rPrChange w:id="1382" w:author="Tim Hallett" w:date="2015-01-28T08:48:00Z">
              <w:rPr/>
            </w:rPrChange>
          </w:rPr>
          <w:delText xml:space="preserve"> With the </w:delText>
        </w:r>
      </w:del>
      <w:proofErr w:type="gramStart"/>
      <w:r w:rsidR="0076557A" w:rsidRPr="00E505F9">
        <w:rPr>
          <w:strike/>
          <w:rPrChange w:id="1383" w:author="Tim Hallett" w:date="2015-01-28T08:48:00Z">
            <w:rPr/>
          </w:rPrChange>
        </w:rPr>
        <w:t>combination</w:t>
      </w:r>
      <w:proofErr w:type="gramEnd"/>
      <w:r w:rsidR="0076557A" w:rsidRPr="00E505F9">
        <w:rPr>
          <w:strike/>
          <w:rPrChange w:id="1384" w:author="Tim Hallett" w:date="2015-01-28T08:48:00Z">
            <w:rPr/>
          </w:rPrChange>
        </w:rPr>
        <w:t xml:space="preserve"> of interventions, the majority of HIV-related deaths </w:t>
      </w:r>
      <w:r w:rsidR="00F3008D" w:rsidRPr="00E505F9">
        <w:rPr>
          <w:strike/>
          <w:rPrChange w:id="1385" w:author="Tim Hallett" w:date="2015-01-28T08:48:00Z">
            <w:rPr/>
          </w:rPrChange>
        </w:rPr>
        <w:t>occurred</w:t>
      </w:r>
      <w:r w:rsidR="0076557A" w:rsidRPr="00E505F9">
        <w:rPr>
          <w:strike/>
          <w:rPrChange w:id="1386" w:author="Tim Hallett" w:date="2015-01-28T08:48:00Z">
            <w:rPr/>
          </w:rPrChange>
        </w:rPr>
        <w:t xml:space="preserve"> among individuals who </w:t>
      </w:r>
      <w:r w:rsidR="00F3008D" w:rsidRPr="00E505F9">
        <w:rPr>
          <w:strike/>
          <w:rPrChange w:id="1387" w:author="Tim Hallett" w:date="2015-01-28T08:48:00Z">
            <w:rPr/>
          </w:rPrChange>
        </w:rPr>
        <w:t>had</w:t>
      </w:r>
      <w:r w:rsidR="0076557A" w:rsidRPr="00E505F9">
        <w:rPr>
          <w:strike/>
          <w:rPrChange w:id="1388" w:author="Tim Hallett" w:date="2015-01-28T08:48:00Z">
            <w:rPr/>
          </w:rPrChange>
        </w:rPr>
        <w:t xml:space="preserve"> not initiated ART, with </w:t>
      </w:r>
      <w:r w:rsidR="00137AD9" w:rsidRPr="00E505F9">
        <w:rPr>
          <w:strike/>
          <w:rPrChange w:id="1389" w:author="Tim Hallett" w:date="2015-01-28T08:48:00Z">
            <w:rPr/>
          </w:rPrChange>
        </w:rPr>
        <w:t>24</w:t>
      </w:r>
      <w:r w:rsidR="0076557A" w:rsidRPr="00E505F9">
        <w:rPr>
          <w:strike/>
          <w:rPrChange w:id="1390" w:author="Tim Hallett" w:date="2015-01-28T08:48:00Z">
            <w:rPr/>
          </w:rPrChange>
        </w:rPr>
        <w:t xml:space="preserve">% of individuals never tested and </w:t>
      </w:r>
      <w:r w:rsidR="00137AD9" w:rsidRPr="00E505F9">
        <w:rPr>
          <w:strike/>
          <w:rPrChange w:id="1391" w:author="Tim Hallett" w:date="2015-01-28T08:48:00Z">
            <w:rPr/>
          </w:rPrChange>
        </w:rPr>
        <w:t>33</w:t>
      </w:r>
      <w:r w:rsidR="0076557A" w:rsidRPr="00E505F9">
        <w:rPr>
          <w:strike/>
          <w:rPrChange w:id="1392" w:author="Tim Hallett" w:date="2015-01-28T08:48:00Z">
            <w:rPr/>
          </w:rPrChange>
        </w:rPr>
        <w:t xml:space="preserve">% of individuals </w:t>
      </w:r>
      <w:r w:rsidR="00F3008D" w:rsidRPr="00E505F9">
        <w:rPr>
          <w:strike/>
          <w:rPrChange w:id="1393" w:author="Tim Hallett" w:date="2015-01-28T08:48:00Z">
            <w:rPr/>
          </w:rPrChange>
        </w:rPr>
        <w:t>diagnosed</w:t>
      </w:r>
      <w:r w:rsidR="0076557A">
        <w:t xml:space="preserve"> </w:t>
      </w:r>
      <w:r w:rsidR="0076557A" w:rsidRPr="007F1979">
        <w:rPr>
          <w:strike/>
          <w:rPrChange w:id="1394" w:author="Tim Hallett" w:date="2015-01-28T08:49:00Z">
            <w:rPr/>
          </w:rPrChange>
        </w:rPr>
        <w:t xml:space="preserve">but never </w:t>
      </w:r>
      <w:r w:rsidR="00F3008D" w:rsidRPr="007F1979">
        <w:rPr>
          <w:strike/>
          <w:rPrChange w:id="1395" w:author="Tim Hallett" w:date="2015-01-28T08:49:00Z">
            <w:rPr/>
          </w:rPrChange>
        </w:rPr>
        <w:t>initiated</w:t>
      </w:r>
      <w:r w:rsidR="0076557A" w:rsidRPr="007F1979">
        <w:rPr>
          <w:strike/>
          <w:rPrChange w:id="1396" w:author="Tim Hallett" w:date="2015-01-28T08:49:00Z">
            <w:rPr/>
          </w:rPrChange>
        </w:rPr>
        <w:t xml:space="preserve"> ART. </w:t>
      </w:r>
      <w:r w:rsidR="0057217D" w:rsidRPr="007F1979">
        <w:rPr>
          <w:strike/>
          <w:rPrChange w:id="1397" w:author="Tim Hallett" w:date="2015-01-28T08:49:00Z">
            <w:rPr/>
          </w:rPrChange>
        </w:rPr>
        <w:t xml:space="preserve">Yet, this is a </w:t>
      </w:r>
      <w:r w:rsidR="00E46413" w:rsidRPr="007F1979">
        <w:rPr>
          <w:strike/>
          <w:rPrChange w:id="1398" w:author="Tim Hallett" w:date="2015-01-28T08:49:00Z">
            <w:rPr/>
          </w:rPrChange>
        </w:rPr>
        <w:t>reduction</w:t>
      </w:r>
      <w:r w:rsidR="0057217D" w:rsidRPr="007F1979">
        <w:rPr>
          <w:strike/>
          <w:rPrChange w:id="1399" w:author="Tim Hallett" w:date="2015-01-28T08:49:00Z">
            <w:rPr/>
          </w:rPrChange>
        </w:rPr>
        <w:t xml:space="preserve"> from the baseline scenario where 57% of HIV-related deaths were among individuals who were tested but never initiated ART.</w:t>
      </w:r>
      <w:r w:rsidR="00E90FA6" w:rsidRPr="007F1979">
        <w:rPr>
          <w:strike/>
          <w:rPrChange w:id="1400" w:author="Tim Hallett" w:date="2015-01-28T08:49:00Z">
            <w:rPr/>
          </w:rPrChange>
        </w:rPr>
        <w:t xml:space="preserve"> In contrast, HIV-related deaths when the Universal Test and Treat intervention </w:t>
      </w:r>
      <w:r w:rsidR="00D63496" w:rsidRPr="007F1979">
        <w:rPr>
          <w:strike/>
          <w:rPrChange w:id="1401" w:author="Tim Hallett" w:date="2015-01-28T08:49:00Z">
            <w:rPr/>
          </w:rPrChange>
        </w:rPr>
        <w:t>was</w:t>
      </w:r>
      <w:r w:rsidR="000A34EF" w:rsidRPr="007F1979">
        <w:rPr>
          <w:strike/>
          <w:rPrChange w:id="1402" w:author="Tim Hallett" w:date="2015-01-28T08:49:00Z">
            <w:rPr/>
          </w:rPrChange>
        </w:rPr>
        <w:t xml:space="preserve"> applied </w:t>
      </w:r>
      <w:r w:rsidR="00D63496" w:rsidRPr="007F1979">
        <w:rPr>
          <w:strike/>
          <w:rPrChange w:id="1403" w:author="Tim Hallett" w:date="2015-01-28T08:49:00Z">
            <w:rPr/>
          </w:rPrChange>
        </w:rPr>
        <w:t>were</w:t>
      </w:r>
      <w:r w:rsidR="000A34EF" w:rsidRPr="007F1979">
        <w:rPr>
          <w:strike/>
          <w:rPrChange w:id="1404" w:author="Tim Hallett" w:date="2015-01-28T08:49:00Z">
            <w:rPr/>
          </w:rPrChange>
        </w:rPr>
        <w:t xml:space="preserve"> predominantly </w:t>
      </w:r>
      <w:r w:rsidR="00E90FA6" w:rsidRPr="007F1979">
        <w:rPr>
          <w:strike/>
          <w:rPrChange w:id="1405" w:author="Tim Hallett" w:date="2015-01-28T08:49:00Z">
            <w:rPr/>
          </w:rPrChange>
        </w:rPr>
        <w:t xml:space="preserve">among patients who </w:t>
      </w:r>
      <w:r w:rsidR="00D63496" w:rsidRPr="007F1979">
        <w:rPr>
          <w:strike/>
          <w:rPrChange w:id="1406" w:author="Tim Hallett" w:date="2015-01-28T08:49:00Z">
            <w:rPr/>
          </w:rPrChange>
        </w:rPr>
        <w:t xml:space="preserve">had </w:t>
      </w:r>
      <w:r w:rsidR="00E90FA6" w:rsidRPr="007F1979">
        <w:rPr>
          <w:strike/>
          <w:rPrChange w:id="1407" w:author="Tim Hallett" w:date="2015-01-28T08:49:00Z">
            <w:rPr/>
          </w:rPrChange>
        </w:rPr>
        <w:t>initiated ART</w:t>
      </w:r>
      <w:r w:rsidR="00177AC2" w:rsidRPr="007F1979">
        <w:rPr>
          <w:strike/>
          <w:rPrChange w:id="1408" w:author="Tim Hallett" w:date="2015-01-28T08:49:00Z">
            <w:rPr/>
          </w:rPrChange>
        </w:rPr>
        <w:t xml:space="preserve"> (87%)</w:t>
      </w:r>
      <w:r w:rsidR="00E90FA6" w:rsidRPr="007F1979">
        <w:rPr>
          <w:strike/>
          <w:rPrChange w:id="1409" w:author="Tim Hallett" w:date="2015-01-28T08:49:00Z">
            <w:rPr/>
          </w:rPrChange>
        </w:rPr>
        <w:t xml:space="preserve">, and in particular those who initiated ART </w:t>
      </w:r>
      <w:r w:rsidR="00137AD9" w:rsidRPr="007F1979">
        <w:rPr>
          <w:strike/>
          <w:rPrChange w:id="1410" w:author="Tim Hallett" w:date="2015-01-28T08:49:00Z">
            <w:rPr/>
          </w:rPrChange>
        </w:rPr>
        <w:t>but were then lost from care (51</w:t>
      </w:r>
      <w:r w:rsidR="00E90FA6" w:rsidRPr="007F1979">
        <w:rPr>
          <w:strike/>
          <w:rPrChange w:id="1411" w:author="Tim Hallett" w:date="2015-01-28T08:49:00Z">
            <w:rPr/>
          </w:rPrChange>
        </w:rPr>
        <w:t>%).</w:t>
      </w:r>
    </w:p>
    <w:p w14:paraId="38C4C4EE" w14:textId="77777777" w:rsidR="00943332" w:rsidRPr="007F1979" w:rsidRDefault="00943332" w:rsidP="00943332">
      <w:pPr>
        <w:pStyle w:val="normal0"/>
        <w:rPr>
          <w:strike/>
          <w:rPrChange w:id="1412" w:author="Tim Hallett" w:date="2015-01-28T08:49:00Z">
            <w:rPr/>
          </w:rPrChange>
        </w:rPr>
      </w:pPr>
    </w:p>
    <w:p w14:paraId="6FC3C3C3" w14:textId="77777777" w:rsidR="00943332" w:rsidRPr="007F1979" w:rsidRDefault="00943332" w:rsidP="00943332">
      <w:pPr>
        <w:pStyle w:val="normal0"/>
        <w:rPr>
          <w:strike/>
          <w:rPrChange w:id="1413" w:author="Tim Hallett" w:date="2015-01-28T08:49:00Z">
            <w:rPr/>
          </w:rPrChange>
        </w:rPr>
      </w:pP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1414" w:name="h.l34fxr5ht8f5" w:colFirst="0" w:colLast="0"/>
      <w:bookmarkEnd w:id="1414"/>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ED96335"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04BFB97B"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3CC36FC"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662AD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EB5B2FA"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3B9FE156"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244F99B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C806AD"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38B9C996"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4A773F2E"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0CD0DE5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3EEDBA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DDA468F"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09D19FEA"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AA94855"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0B48BBE0"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2942149"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588560AC"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0FDA887E"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FD632A6"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761D12F"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A7EE54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212FF206"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DFE992E"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4750B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C6D47CA"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5A30BA7"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3B02E880"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5BA1F05"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044DEC1"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FEB9A30"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2C86EDEB"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BB30B6A"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EC9D0C7"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7803FD17"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B0C8065"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79A64D19"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5918693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89B75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77777777"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B200714" wp14:editId="16BC8587">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7777777" w:rsidR="0017493E" w:rsidRDefault="0017493E"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319BB6E2" w14:textId="77777777" w:rsidR="0017493E" w:rsidRPr="00B7495C" w:rsidRDefault="0017493E"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rsidR="005926DE" w:rsidRDefault="005926DE"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rsidR="005926DE" w:rsidRPr="00B7495C" w:rsidRDefault="005926DE" w:rsidP="00EF0A6D">
                      <w:pPr>
                        <w:rPr>
                          <w:rFonts w:ascii="Trebuchet MS" w:hAnsi="Trebuchet MS"/>
                          <w:sz w:val="16"/>
                          <w:szCs w:val="16"/>
                        </w:rPr>
                      </w:pPr>
                    </w:p>
                  </w:txbxContent>
                </v:textbox>
                <w10:wrap type="through"/>
              </v:shape>
            </w:pict>
          </mc:Fallback>
        </mc:AlternateContent>
      </w:r>
    </w:p>
    <w:p w14:paraId="4DBC6929" w14:textId="77777777"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595B37E0" wp14:editId="1B7B702F">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77777777" w:rsidR="0017493E" w:rsidRDefault="0017493E"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282F6D2F" w14:textId="77777777" w:rsidR="0017493E" w:rsidRPr="00B7495C" w:rsidRDefault="0017493E"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rsidR="005926DE" w:rsidRDefault="005926DE"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rsidR="005926DE" w:rsidRPr="00B7495C" w:rsidRDefault="005926DE" w:rsidP="00A70AB2">
                      <w:pPr>
                        <w:rPr>
                          <w:rFonts w:ascii="Trebuchet MS" w:hAnsi="Trebuchet MS"/>
                          <w:sz w:val="16"/>
                          <w:szCs w:val="16"/>
                        </w:rPr>
                      </w:pPr>
                    </w:p>
                  </w:txbxContent>
                </v:textbox>
                <w10:wrap type="through"/>
              </v:shape>
            </w:pict>
          </mc:Fallback>
        </mc:AlternateContent>
      </w:r>
    </w:p>
    <w:p w14:paraId="501B2AC7" w14:textId="77777777" w:rsidR="00F93973" w:rsidRDefault="00F93973" w:rsidP="004047B1">
      <w:pPr>
        <w:pStyle w:val="Heading1"/>
        <w:contextualSpacing w:val="0"/>
        <w:rPr>
          <w:ins w:id="1415" w:author="Tim Hallett" w:date="2015-01-26T17:29:00Z"/>
        </w:rPr>
      </w:pPr>
    </w:p>
    <w:p w14:paraId="3D44F673" w14:textId="77777777" w:rsidR="00F93973" w:rsidRDefault="00F93973" w:rsidP="004047B1">
      <w:pPr>
        <w:pStyle w:val="Heading1"/>
        <w:contextualSpacing w:val="0"/>
        <w:rPr>
          <w:ins w:id="1416" w:author="Tim Hallett" w:date="2015-01-26T17:29:00Z"/>
        </w:rPr>
      </w:pPr>
    </w:p>
    <w:commentRangeStart w:id="1417"/>
    <w:commentRangeStart w:id="1418"/>
    <w:p w14:paraId="19AF71AC" w14:textId="77777777" w:rsidR="00185441" w:rsidRDefault="008B4C19" w:rsidP="004047B1">
      <w:pPr>
        <w:pStyle w:val="Heading1"/>
        <w:contextualSpacing w:val="0"/>
        <w:rPr>
          <w:ins w:id="1419" w:author="Tim Hallett" w:date="2015-01-26T17:29:00Z"/>
        </w:rPr>
      </w:pPr>
      <w:r>
        <w:rPr>
          <w:noProof/>
          <w:lang w:val="en-US"/>
        </w:rPr>
        <w:lastRenderedPageBreak/>
        <mc:AlternateContent>
          <mc:Choice Requires="wpg">
            <w:drawing>
              <wp:anchor distT="0" distB="0" distL="114300" distR="114300" simplePos="0" relativeHeight="251687936" behindDoc="0" locked="0" layoutInCell="1" allowOverlap="1" wp14:anchorId="698B6C73" wp14:editId="24CC6C85">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17493E" w:rsidRDefault="0017493E" w:rsidP="00137AD9">
                              <w:pPr>
                                <w:pStyle w:val="Subtitle"/>
                                <w:contextualSpacing w:val="0"/>
                              </w:pPr>
                              <w:r>
                                <w:t>Figure 4. Care experience of deceased individuals who suffered an HIV-related death between 2010 and 2030.</w:t>
                              </w:r>
                            </w:p>
                            <w:p w14:paraId="3D527C01" w14:textId="77777777" w:rsidR="0017493E" w:rsidRPr="00B7495C" w:rsidRDefault="0017493E"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rsidR="005926DE" w:rsidRDefault="005926DE" w:rsidP="00137AD9">
                        <w:pPr>
                          <w:pStyle w:val="Subtitle"/>
                          <w:contextualSpacing w:val="0"/>
                        </w:pPr>
                        <w:r>
                          <w:t>Figure 4. Care experience of deceased individuals who suffered an HIV-related death between 2010 and 2030.</w:t>
                        </w:r>
                      </w:p>
                      <w:p w:rsidR="005926DE" w:rsidRPr="00B7495C" w:rsidRDefault="005926DE"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1417"/>
      <w:r w:rsidR="00331EA3">
        <w:rPr>
          <w:rStyle w:val="CommentReference"/>
        </w:rPr>
        <w:commentReference w:id="1417"/>
      </w:r>
      <w:r w:rsidR="00ED39DB">
        <w:t>D</w:t>
      </w:r>
      <w:r w:rsidR="00615625">
        <w:t>i</w:t>
      </w:r>
      <w:r w:rsidR="00ED39DB">
        <w:t>scussion</w:t>
      </w:r>
      <w:commentRangeEnd w:id="1418"/>
      <w:r w:rsidR="00802DB7">
        <w:rPr>
          <w:rStyle w:val="CommentReference"/>
        </w:rPr>
        <w:commentReference w:id="1418"/>
      </w:r>
    </w:p>
    <w:p w14:paraId="7AA8896E" w14:textId="77777777" w:rsidR="00F93973" w:rsidRDefault="00F93973">
      <w:pPr>
        <w:pStyle w:val="normal0"/>
        <w:rPr>
          <w:ins w:id="1420" w:author="Tim Hallett" w:date="2015-01-26T17:29:00Z"/>
        </w:rPr>
        <w:pPrChange w:id="1421" w:author="Tim Hallett" w:date="2015-01-26T17:29:00Z">
          <w:pPr>
            <w:pStyle w:val="Heading1"/>
            <w:contextualSpacing w:val="0"/>
          </w:pPr>
        </w:pPrChange>
      </w:pPr>
    </w:p>
    <w:p w14:paraId="2EAD38C6" w14:textId="77777777" w:rsidR="007F1979" w:rsidRDefault="007F1979">
      <w:pPr>
        <w:pStyle w:val="normal0"/>
        <w:rPr>
          <w:ins w:id="1422" w:author="Tim Hallett" w:date="2015-01-28T08:49:00Z"/>
        </w:rPr>
        <w:pPrChange w:id="1423" w:author="Tim Hallett" w:date="2015-01-26T17:29:00Z">
          <w:pPr>
            <w:pStyle w:val="Heading1"/>
            <w:contextualSpacing w:val="0"/>
          </w:pPr>
        </w:pPrChange>
      </w:pPr>
    </w:p>
    <w:p w14:paraId="4667C87D" w14:textId="77777777" w:rsidR="0006590A" w:rsidRDefault="0006590A" w:rsidP="0006590A">
      <w:pPr>
        <w:pStyle w:val="normal0"/>
        <w:rPr>
          <w:ins w:id="1424" w:author="Tim Hallett" w:date="2015-01-28T08:49:00Z"/>
          <w:lang w:val="en-US"/>
        </w:rPr>
      </w:pPr>
      <w:ins w:id="1425" w:author="Tim Hallett" w:date="2015-01-28T08:49:00Z">
        <w:r w:rsidRPr="00DD19A4">
          <w:rPr>
            <w:lang w:val="en-US"/>
          </w:rPr>
          <w:t xml:space="preserve">Our results suggest that ART-programmes can be </w:t>
        </w:r>
      </w:ins>
      <w:ins w:id="1426" w:author="Tim Hallett" w:date="2015-01-28T08:55:00Z">
        <w:r w:rsidR="00802DB7">
          <w:rPr>
            <w:lang w:val="en-US"/>
          </w:rPr>
          <w:t xml:space="preserve">materially </w:t>
        </w:r>
      </w:ins>
      <w:ins w:id="1427" w:author="Tim Hallett" w:date="2015-01-28T08:49:00Z">
        <w:r w:rsidRPr="00DD19A4">
          <w:rPr>
            <w:lang w:val="en-US"/>
          </w:rPr>
          <w:t>enhanced to bri</w:t>
        </w:r>
        <w:r>
          <w:rPr>
            <w:lang w:val="en-US"/>
          </w:rPr>
          <w:t xml:space="preserve">ng about greater health benefits by strengthening each part of the </w:t>
        </w:r>
        <w:proofErr w:type="gramStart"/>
        <w:r>
          <w:rPr>
            <w:lang w:val="en-US"/>
          </w:rPr>
          <w:t xml:space="preserve">cascade </w:t>
        </w:r>
      </w:ins>
      <w:ins w:id="1428" w:author="Tim Hallett" w:date="2015-01-28T08:56:00Z">
        <w:r w:rsidR="00802DB7">
          <w:rPr>
            <w:lang w:val="en-US"/>
          </w:rPr>
          <w:t>,</w:t>
        </w:r>
        <w:proofErr w:type="gramEnd"/>
        <w:r w:rsidR="00802DB7">
          <w:rPr>
            <w:lang w:val="en-US"/>
          </w:rPr>
          <w:t xml:space="preserve"> </w:t>
        </w:r>
      </w:ins>
      <w:ins w:id="1429" w:author="Tim Hallett" w:date="2015-01-28T08:49:00Z">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ins>
    </w:p>
    <w:p w14:paraId="168344F8" w14:textId="77777777" w:rsidR="007F1979" w:rsidRDefault="007F1979">
      <w:pPr>
        <w:pStyle w:val="normal0"/>
        <w:rPr>
          <w:ins w:id="1430" w:author="Tim Hallett" w:date="2015-01-28T08:53:00Z"/>
        </w:rPr>
        <w:pPrChange w:id="1431" w:author="Tim Hallett" w:date="2015-01-26T17:29:00Z">
          <w:pPr>
            <w:pStyle w:val="Heading1"/>
            <w:contextualSpacing w:val="0"/>
          </w:pPr>
        </w:pPrChange>
      </w:pPr>
    </w:p>
    <w:p w14:paraId="44F9A49A" w14:textId="77777777" w:rsidR="00501AD9" w:rsidRDefault="00501AD9">
      <w:pPr>
        <w:pStyle w:val="normal0"/>
        <w:rPr>
          <w:ins w:id="1432" w:author="Tim Hallett" w:date="2015-01-28T08:50:00Z"/>
        </w:rPr>
        <w:pPrChange w:id="1433" w:author="Tim Hallett" w:date="2015-01-26T17:29:00Z">
          <w:pPr>
            <w:pStyle w:val="Heading1"/>
            <w:contextualSpacing w:val="0"/>
          </w:pPr>
        </w:pPrChange>
      </w:pPr>
    </w:p>
    <w:p w14:paraId="382C7EDD" w14:textId="77777777" w:rsidR="0006590A" w:rsidRDefault="00D43662">
      <w:pPr>
        <w:pStyle w:val="normal0"/>
        <w:numPr>
          <w:ilvl w:val="0"/>
          <w:numId w:val="24"/>
        </w:numPr>
        <w:rPr>
          <w:ins w:id="1434" w:author="Tim Hallett" w:date="2015-01-28T09:25:00Z"/>
        </w:rPr>
        <w:pPrChange w:id="1435" w:author="Tim Hallett" w:date="2015-01-28T09:00:00Z">
          <w:pPr>
            <w:pStyle w:val="Heading1"/>
            <w:contextualSpacing w:val="0"/>
          </w:pPr>
        </w:pPrChange>
      </w:pPr>
      <w:ins w:id="1436" w:author="Tim Hallett" w:date="2015-01-28T09:25:00Z">
        <w:r>
          <w:t xml:space="preserve">Improvements in the care cascade have long been hoped to be small, feasible, likely </w:t>
        </w:r>
      </w:ins>
      <w:ins w:id="1437" w:author="Tim Hallett" w:date="2015-01-28T09:26:00Z">
        <w:r>
          <w:t>inexpensive</w:t>
        </w:r>
      </w:ins>
      <w:ins w:id="1438" w:author="Tim Hallett" w:date="2015-01-28T09:25:00Z">
        <w:r>
          <w:t xml:space="preserve"> changes to the operations of a clinic that would yield a large benefit, and leverage the enormous impact already made in ART to generate greater health outcomes. </w:t>
        </w:r>
      </w:ins>
    </w:p>
    <w:p w14:paraId="1E0BB2BD" w14:textId="77777777" w:rsidR="00D43662" w:rsidRDefault="00D43662">
      <w:pPr>
        <w:pStyle w:val="normal0"/>
        <w:numPr>
          <w:ilvl w:val="0"/>
          <w:numId w:val="24"/>
        </w:numPr>
        <w:rPr>
          <w:ins w:id="1439" w:author="Tim Hallett" w:date="2015-01-28T08:50:00Z"/>
        </w:rPr>
        <w:pPrChange w:id="1440" w:author="Tim Hallett" w:date="2015-01-28T09:00:00Z">
          <w:pPr>
            <w:pStyle w:val="Heading1"/>
            <w:contextualSpacing w:val="0"/>
          </w:pPr>
        </w:pPrChange>
      </w:pPr>
      <w:ins w:id="1441" w:author="Tim Hallett" w:date="2015-01-28T09:26:00Z">
        <w:r>
          <w:t xml:space="preserve">Whilst we find that to be true to </w:t>
        </w:r>
        <w:proofErr w:type="gramStart"/>
        <w:r>
          <w:t>some  extent</w:t>
        </w:r>
        <w:proofErr w:type="gramEnd"/>
        <w:r>
          <w:t xml:space="preserve">, </w:t>
        </w:r>
      </w:ins>
      <w:ins w:id="1442" w:author="Tim Hallett" w:date="2015-01-28T09:27:00Z">
        <w:r>
          <w:t xml:space="preserve">the multifaceted nature of the current cascade means that </w:t>
        </w:r>
      </w:ins>
      <w:ins w:id="1443" w:author="Tim Hallett" w:date="2015-01-28T09:26:00Z">
        <w:r>
          <w:t>no single cascade intervention</w:t>
        </w:r>
      </w:ins>
      <w:ins w:id="1444" w:author="Tim Hallett" w:date="2015-01-28T09:27:00Z">
        <w:r>
          <w:t xml:space="preserve"> has a very large impact.</w:t>
        </w:r>
      </w:ins>
    </w:p>
    <w:p w14:paraId="41D4B6F4" w14:textId="77777777" w:rsidR="0006590A" w:rsidRDefault="00D43662">
      <w:pPr>
        <w:pStyle w:val="normal0"/>
        <w:numPr>
          <w:ilvl w:val="0"/>
          <w:numId w:val="24"/>
        </w:numPr>
        <w:rPr>
          <w:ins w:id="1445" w:author="Tim Hallett" w:date="2015-01-28T08:50:00Z"/>
        </w:rPr>
        <w:pPrChange w:id="1446" w:author="Tim Hallett" w:date="2015-01-28T09:00:00Z">
          <w:pPr>
            <w:pStyle w:val="Heading1"/>
            <w:contextualSpacing w:val="0"/>
          </w:pPr>
        </w:pPrChange>
      </w:pPr>
      <w:ins w:id="1447" w:author="Tim Hallett" w:date="2015-01-28T09:27:00Z">
        <w:r>
          <w:t>Trials and other studies that have examined the impact of intervention on t</w:t>
        </w:r>
      </w:ins>
      <w:ins w:id="1448" w:author="Tim Hallett" w:date="2015-01-28T09:28:00Z">
        <w:r w:rsidR="007E2B59">
          <w:t xml:space="preserve">he cascde have focussed on single </w:t>
        </w:r>
        <w:proofErr w:type="gramStart"/>
        <w:r w:rsidR="007E2B59">
          <w:t>interventons</w:t>
        </w:r>
        <w:proofErr w:type="gramEnd"/>
        <w:r w:rsidR="007E2B59">
          <w:t xml:space="preserve"> as those experiemental designs are not very ameanable to measuring the impact of combinations of changes simultanesouly.</w:t>
        </w:r>
      </w:ins>
    </w:p>
    <w:p w14:paraId="187B949F" w14:textId="77777777" w:rsidR="0006590A" w:rsidRDefault="007E2B59">
      <w:pPr>
        <w:pStyle w:val="normal0"/>
        <w:numPr>
          <w:ilvl w:val="0"/>
          <w:numId w:val="24"/>
        </w:numPr>
        <w:rPr>
          <w:ins w:id="1449" w:author="Tim Hallett" w:date="2015-01-28T08:50:00Z"/>
        </w:rPr>
        <w:pPrChange w:id="1450" w:author="Tim Hallett" w:date="2015-01-28T09:00:00Z">
          <w:pPr>
            <w:pStyle w:val="Heading1"/>
            <w:contextualSpacing w:val="0"/>
          </w:pPr>
        </w:pPrChange>
      </w:pPr>
      <w:ins w:id="1451" w:author="Tim Hallett" w:date="2015-01-28T09:28:00Z">
        <w:r>
          <w:t xml:space="preserve">However, </w:t>
        </w:r>
      </w:ins>
      <w:ins w:id="1452" w:author="Tim Hallett" w:date="2015-01-28T08:50:00Z">
        <w:r w:rsidR="0006590A">
          <w:t>by doing the modelling we</w:t>
        </w:r>
        <w:r>
          <w:t xml:space="preserve"> can see how attractive that a combination set of </w:t>
        </w:r>
        <w:r>
          <w:lastRenderedPageBreak/>
          <w:t>intervention potentially is.</w:t>
        </w:r>
      </w:ins>
    </w:p>
    <w:p w14:paraId="58015367" w14:textId="77777777" w:rsidR="007E2B59" w:rsidRDefault="007E2B59">
      <w:pPr>
        <w:pStyle w:val="normal0"/>
        <w:numPr>
          <w:ilvl w:val="0"/>
          <w:numId w:val="24"/>
        </w:numPr>
        <w:rPr>
          <w:ins w:id="1453" w:author="Tim Hallett" w:date="2015-01-28T08:55:00Z"/>
        </w:rPr>
        <w:pPrChange w:id="1454" w:author="Tim Hallett" w:date="2015-01-28T09:00:00Z">
          <w:pPr>
            <w:pStyle w:val="Heading1"/>
            <w:contextualSpacing w:val="0"/>
          </w:pPr>
        </w:pPrChange>
      </w:pPr>
      <w:ins w:id="1455" w:author="Tim Hallett" w:date="2015-01-28T09:29:00Z">
        <w:r>
          <w:t xml:space="preserve">Everything intervention modelled is based on a real study (appedix) meaning that the impact projected may be realistic. However, studies looking at complete combinations would be needed to confirm these findings </w:t>
        </w:r>
      </w:ins>
      <w:ins w:id="1456" w:author="Tim Hallett" w:date="2015-01-28T09:30:00Z">
        <w:r>
          <w:t>–</w:t>
        </w:r>
      </w:ins>
      <w:ins w:id="1457" w:author="Tim Hallett" w:date="2015-01-28T09:29:00Z">
        <w:r>
          <w:t xml:space="preserve"> it </w:t>
        </w:r>
      </w:ins>
      <w:ins w:id="1458" w:author="Tim Hallett" w:date="2015-01-28T09:30:00Z">
        <w:r>
          <w:t>may be that greater synergies accure giving higher benefits and lower costs, or, instead that the increased complexity of the operations leads to higher cost and less benfits that expected.</w:t>
        </w:r>
      </w:ins>
    </w:p>
    <w:p w14:paraId="45E986BC" w14:textId="77777777" w:rsidR="00501AD9" w:rsidRDefault="00501AD9">
      <w:pPr>
        <w:pStyle w:val="normal0"/>
        <w:numPr>
          <w:ilvl w:val="0"/>
          <w:numId w:val="24"/>
        </w:numPr>
        <w:rPr>
          <w:ins w:id="1459" w:author="Tim Hallett" w:date="2015-01-28T08:53:00Z"/>
        </w:rPr>
        <w:pPrChange w:id="1460" w:author="Tim Hallett" w:date="2015-01-28T09:00:00Z">
          <w:pPr>
            <w:pStyle w:val="Heading1"/>
            <w:contextualSpacing w:val="0"/>
          </w:pPr>
        </w:pPrChange>
      </w:pPr>
      <w:ins w:id="1461" w:author="Tim Hallett" w:date="2015-01-28T08:55:00Z">
        <w:r>
          <w:t xml:space="preserve">Further interventions are in the pipeline too. In particular, there has been discussion </w:t>
        </w:r>
        <w:r w:rsidR="00802DB7">
          <w:t xml:space="preserve">about </w:t>
        </w:r>
      </w:ins>
      <w:ins w:id="1462" w:author="Tim Hallett" w:date="2015-01-28T08:56:00Z">
        <w:r w:rsidR="00802DB7">
          <w:t xml:space="preserve">making pre-ART more attractive to patients, which may also be expected to bring benefits. </w:t>
        </w:r>
      </w:ins>
    </w:p>
    <w:p w14:paraId="2AE2BEDA" w14:textId="77777777" w:rsidR="00501AD9" w:rsidRDefault="00501AD9">
      <w:pPr>
        <w:pStyle w:val="normal0"/>
        <w:rPr>
          <w:ins w:id="1463" w:author="Tim Hallett" w:date="2015-01-28T09:00:00Z"/>
        </w:rPr>
        <w:pPrChange w:id="1464" w:author="Tim Hallett" w:date="2015-01-26T17:29:00Z">
          <w:pPr>
            <w:pStyle w:val="Heading1"/>
            <w:contextualSpacing w:val="0"/>
          </w:pPr>
        </w:pPrChange>
      </w:pPr>
    </w:p>
    <w:p w14:paraId="57C081E4" w14:textId="77777777" w:rsidR="00B07EAE" w:rsidRDefault="00B07EAE">
      <w:pPr>
        <w:pStyle w:val="normal0"/>
        <w:rPr>
          <w:ins w:id="1465" w:author="Tim Hallett" w:date="2015-01-28T08:53:00Z"/>
        </w:rPr>
        <w:pPrChange w:id="1466" w:author="Tim Hallett" w:date="2015-01-26T17:29:00Z">
          <w:pPr>
            <w:pStyle w:val="Heading1"/>
            <w:contextualSpacing w:val="0"/>
          </w:pPr>
        </w:pPrChange>
      </w:pPr>
    </w:p>
    <w:p w14:paraId="0F43F9B9" w14:textId="77777777" w:rsidR="00501AD9" w:rsidRDefault="00501AD9">
      <w:pPr>
        <w:pStyle w:val="normal0"/>
        <w:numPr>
          <w:ilvl w:val="0"/>
          <w:numId w:val="24"/>
        </w:numPr>
        <w:rPr>
          <w:ins w:id="1467" w:author="Tim Hallett" w:date="2015-01-28T08:57:00Z"/>
        </w:rPr>
        <w:pPrChange w:id="1468" w:author="Tim Hallett" w:date="2015-01-28T09:00:00Z">
          <w:pPr>
            <w:pStyle w:val="Heading1"/>
            <w:contextualSpacing w:val="0"/>
          </w:pPr>
        </w:pPrChange>
      </w:pPr>
      <w:ins w:id="1469" w:author="Tim Hallett" w:date="2015-01-28T08:53:00Z">
        <w:r>
          <w:t>Immid</w:t>
        </w:r>
        <w:r w:rsidR="00B07EAE">
          <w:t>iate ART has been talked about</w:t>
        </w:r>
      </w:ins>
      <w:ins w:id="1470" w:author="Tim Hallett" w:date="2015-01-28T09:31:00Z">
        <w:r w:rsidR="007E2B59">
          <w:t xml:space="preserve"> --- t</w:t>
        </w:r>
      </w:ins>
      <w:ins w:id="1471" w:author="Tim Hallett" w:date="2015-01-28T08:53:00Z">
        <w:r>
          <w:t>here has been debate about the benefits clinically and on transmission. But, ultimatel</w:t>
        </w:r>
      </w:ins>
      <w:ins w:id="1472" w:author="Tim Hallett" w:date="2015-01-31T11:12:00Z">
        <w:r w:rsidR="005926DE">
          <w:t>y</w:t>
        </w:r>
      </w:ins>
      <w:ins w:id="1473" w:author="Tim Hallett" w:date="2015-01-28T08:53:00Z">
        <w:r>
          <w:t xml:space="preserve">t, </w:t>
        </w:r>
        <w:commentRangeStart w:id="1474"/>
        <w:r>
          <w:t xml:space="preserve">what we are finding here is that the pragmatic benefits of not loosing someone who presents to care is powerful. </w:t>
        </w:r>
      </w:ins>
      <w:commentRangeEnd w:id="1474"/>
      <w:ins w:id="1475" w:author="Tim Hallett" w:date="2015-01-28T09:31:00Z">
        <w:r w:rsidR="007E2B59">
          <w:rPr>
            <w:rStyle w:val="CommentReference"/>
          </w:rPr>
          <w:commentReference w:id="1474"/>
        </w:r>
      </w:ins>
      <w:ins w:id="1477" w:author="Tim Hallett" w:date="2015-01-28T08:53:00Z">
        <w:r>
          <w:t>This is consistent with the story from {</w:t>
        </w:r>
        <w:proofErr w:type="gramStart"/>
        <w:r>
          <w:t>New</w:t>
        </w:r>
        <w:proofErr w:type="gramEnd"/>
        <w:r>
          <w:t xml:space="preserve"> sydeny rosen trial about </w:t>
        </w:r>
      </w:ins>
      <w:ins w:id="1478" w:author="Tim Hallett" w:date="2015-01-28T08:54:00Z">
        <w:r>
          <w:t xml:space="preserve">same day treat}. </w:t>
        </w:r>
      </w:ins>
      <w:ins w:id="1479" w:author="Tim Hallett" w:date="2015-01-28T08:57:00Z">
        <w:r w:rsidR="00802DB7">
          <w:t xml:space="preserve">This represents a very different approach to </w:t>
        </w:r>
        <w:proofErr w:type="gramStart"/>
        <w:r w:rsidR="00802DB7">
          <w:t>the strengthen</w:t>
        </w:r>
        <w:proofErr w:type="gramEnd"/>
        <w:r w:rsidR="00802DB7">
          <w:t xml:space="preserve"> the pre-ART route. Under current assumption, these two options have about the same impact and cost and </w:t>
        </w:r>
      </w:ins>
      <w:ins w:id="1480" w:author="Tim Hallett" w:date="2015-01-31T11:12:00Z">
        <w:r w:rsidR="005926DE">
          <w:t xml:space="preserve">both </w:t>
        </w:r>
      </w:ins>
      <w:ins w:id="1481" w:author="Tim Hallett" w:date="2015-01-28T08:57:00Z">
        <w:r w:rsidR="005926DE">
          <w:t>can be recommended on this basis.</w:t>
        </w:r>
        <w:r w:rsidR="00802DB7">
          <w:t xml:space="preserve"> </w:t>
        </w:r>
      </w:ins>
    </w:p>
    <w:p w14:paraId="3DCFE548" w14:textId="77777777" w:rsidR="00802DB7" w:rsidRDefault="00802DB7">
      <w:pPr>
        <w:pStyle w:val="normal0"/>
        <w:rPr>
          <w:ins w:id="1482" w:author="Tim Hallett" w:date="2015-01-28T08:57:00Z"/>
        </w:rPr>
        <w:pPrChange w:id="1483" w:author="Tim Hallett" w:date="2015-01-26T17:29:00Z">
          <w:pPr>
            <w:pStyle w:val="Heading1"/>
            <w:contextualSpacing w:val="0"/>
          </w:pPr>
        </w:pPrChange>
      </w:pPr>
    </w:p>
    <w:p w14:paraId="6B9BC209" w14:textId="77777777" w:rsidR="0006590A" w:rsidRDefault="0006590A">
      <w:pPr>
        <w:pStyle w:val="normal0"/>
        <w:rPr>
          <w:ins w:id="1484" w:author="Tim Hallett" w:date="2015-01-28T08:53:00Z"/>
        </w:rPr>
        <w:pPrChange w:id="1485" w:author="Tim Hallett" w:date="2015-01-26T17:29:00Z">
          <w:pPr>
            <w:pStyle w:val="Heading1"/>
            <w:contextualSpacing w:val="0"/>
          </w:pPr>
        </w:pPrChange>
      </w:pPr>
    </w:p>
    <w:p w14:paraId="516FCD07" w14:textId="77777777" w:rsidR="00FC45D6" w:rsidRDefault="00501AD9">
      <w:pPr>
        <w:pStyle w:val="normal0"/>
        <w:numPr>
          <w:ilvl w:val="0"/>
          <w:numId w:val="24"/>
        </w:numPr>
        <w:rPr>
          <w:ins w:id="1486" w:author="Tim Hallett" w:date="2015-01-28T09:35:00Z"/>
        </w:rPr>
        <w:pPrChange w:id="1487" w:author="Tim Hallett" w:date="2015-01-28T09:02:00Z">
          <w:pPr>
            <w:pStyle w:val="Heading1"/>
            <w:contextualSpacing w:val="0"/>
          </w:pPr>
        </w:pPrChange>
      </w:pPr>
      <w:ins w:id="1488" w:author="Tim Hallett" w:date="2015-01-28T08:53:00Z">
        <w:r>
          <w:t>However, population perspective reveals loci of deaths and clinic-focussed interventions, though cheap and do-able and good, will not bring</w:t>
        </w:r>
      </w:ins>
      <w:ins w:id="1489" w:author="Tim Hallett" w:date="2015-01-28T08:58:00Z">
        <w:r w:rsidR="00802DB7">
          <w:t xml:space="preserve"> the largest impacts.</w:t>
        </w:r>
      </w:ins>
      <w:ins w:id="1490" w:author="Tim Hallett" w:date="2015-01-28T09:00:00Z">
        <w:r w:rsidR="00B07EAE">
          <w:t xml:space="preserve"> Large </w:t>
        </w:r>
        <w:proofErr w:type="gramStart"/>
        <w:r w:rsidR="00B07EAE">
          <w:t>number of deaths exist</w:t>
        </w:r>
        <w:proofErr w:type="gramEnd"/>
        <w:r w:rsidR="00B07EAE">
          <w:t xml:space="preserve"> outside the clinic among persons never diagnosed. </w:t>
        </w:r>
      </w:ins>
    </w:p>
    <w:p w14:paraId="491965D3" w14:textId="77777777" w:rsidR="00FC45D6" w:rsidRDefault="00FC45D6">
      <w:pPr>
        <w:pStyle w:val="normal0"/>
        <w:numPr>
          <w:ilvl w:val="0"/>
          <w:numId w:val="24"/>
        </w:numPr>
        <w:rPr>
          <w:ins w:id="1491" w:author="Tim Hallett" w:date="2015-01-28T09:35:00Z"/>
        </w:rPr>
        <w:pPrChange w:id="1492" w:author="Tim Hallett" w:date="2015-01-28T09:02:00Z">
          <w:pPr>
            <w:pStyle w:val="Heading1"/>
            <w:contextualSpacing w:val="0"/>
          </w:pPr>
        </w:pPrChange>
      </w:pPr>
      <w:ins w:id="1493" w:author="Tim Hallett" w:date="2015-01-28T09:35:00Z">
        <w:r>
          <w:t>Data from ALPHA Network (</w:t>
        </w:r>
        <w:proofErr w:type="gramStart"/>
        <w:r>
          <w:t xml:space="preserve">CITe </w:t>
        </w:r>
      </w:ins>
      <w:ins w:id="1494" w:author="Tim Hallett" w:date="2015-01-31T11:12:00Z">
        <w:r w:rsidR="005926DE">
          <w:t>;</w:t>
        </w:r>
        <w:proofErr w:type="gramEnd"/>
        <w:r w:rsidR="005926DE">
          <w:t xml:space="preserve"> </w:t>
        </w:r>
      </w:ins>
      <w:ins w:id="1495" w:author="Tim Hallett" w:date="2015-01-28T09:35:00Z">
        <w:r>
          <w:t>hoW?) confirms that picture.</w:t>
        </w:r>
      </w:ins>
    </w:p>
    <w:p w14:paraId="6E643926" w14:textId="77777777" w:rsidR="00FC45D6" w:rsidRDefault="00FC45D6">
      <w:pPr>
        <w:pStyle w:val="normal0"/>
        <w:numPr>
          <w:ilvl w:val="0"/>
          <w:numId w:val="24"/>
        </w:numPr>
        <w:rPr>
          <w:ins w:id="1496" w:author="Tim Hallett" w:date="2015-01-28T09:35:00Z"/>
        </w:rPr>
        <w:pPrChange w:id="1497" w:author="Tim Hallett" w:date="2015-01-28T09:35:00Z">
          <w:pPr>
            <w:pStyle w:val="Heading1"/>
            <w:contextualSpacing w:val="0"/>
          </w:pPr>
        </w:pPrChange>
      </w:pPr>
      <w:ins w:id="1498"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1499" w:author="Tim Hallett" w:date="2015-01-28T09:06:00Z"/>
        </w:rPr>
        <w:pPrChange w:id="1500" w:author="Tim Hallett" w:date="2015-01-28T09:02:00Z">
          <w:pPr>
            <w:pStyle w:val="Heading1"/>
            <w:contextualSpacing w:val="0"/>
          </w:pPr>
        </w:pPrChange>
      </w:pPr>
      <w:ins w:id="1501" w:author="Tim Hallett" w:date="2015-01-28T09:00:00Z">
        <w:r>
          <w:t xml:space="preserve">Neither of the above approaches would </w:t>
        </w:r>
      </w:ins>
      <w:ins w:id="1502" w:author="Tim Hallett" w:date="2015-01-28T09:01:00Z">
        <w:r w:rsidR="0025713A">
          <w:t xml:space="preserve">reduce this. For the largest impact, massive outreach is required </w:t>
        </w:r>
      </w:ins>
      <w:ins w:id="1503" w:author="Tim Hallett" w:date="2015-01-31T11:13:00Z">
        <w:r w:rsidR="005926DE">
          <w:t xml:space="preserve">– no free lunch - </w:t>
        </w:r>
      </w:ins>
      <w:ins w:id="1504" w:author="Tim Hallett" w:date="2015-01-28T09:01:00Z">
        <w:r w:rsidR="0025713A">
          <w:t>and this will attract massive cost.</w:t>
        </w:r>
      </w:ins>
      <w:ins w:id="1505" w:author="Tim Hallett" w:date="2015-01-31T11:35:00Z">
        <w:r w:rsidR="00380A3E">
          <w:t xml:space="preserve"> There is also an EQUITY dimension – should programs continue to improve care for those (wealthier? More urban? More educated?</w:t>
        </w:r>
      </w:ins>
      <w:ins w:id="1506" w:author="Tim Hallett" w:date="2015-01-31T11:36:00Z">
        <w:r w:rsidR="00380A3E">
          <w:t xml:space="preserve"> DATA on this?</w:t>
        </w:r>
      </w:ins>
      <w:ins w:id="1507" w:author="Tim Hallett" w:date="2015-01-31T11:35:00Z">
        <w:r w:rsidR="00380A3E">
          <w:t xml:space="preserve">) </w:t>
        </w:r>
        <w:proofErr w:type="gramStart"/>
        <w:r w:rsidR="00380A3E">
          <w:t>population</w:t>
        </w:r>
        <w:proofErr w:type="gramEnd"/>
        <w:r w:rsidR="00380A3E">
          <w:t xml:space="preserve"> that can more readily link to care, or seek to bring the whole </w:t>
        </w:r>
      </w:ins>
      <w:ins w:id="1508" w:author="Tim Hallett" w:date="2015-01-31T11:36:00Z">
        <w:r w:rsidR="00380A3E">
          <w:t>population</w:t>
        </w:r>
      </w:ins>
      <w:ins w:id="1509" w:author="Tim Hallett" w:date="2015-01-31T11:35:00Z">
        <w:r w:rsidR="00380A3E">
          <w:t xml:space="preserve"> </w:t>
        </w:r>
      </w:ins>
      <w:ins w:id="1510" w:author="Tim Hallett" w:date="2015-01-31T11:36:00Z">
        <w:r w:rsidR="00380A3E">
          <w:t>to a standard of care?</w:t>
        </w:r>
      </w:ins>
    </w:p>
    <w:p w14:paraId="67999A06" w14:textId="77777777" w:rsidR="0025713A" w:rsidRDefault="0025713A">
      <w:pPr>
        <w:pStyle w:val="normal0"/>
        <w:numPr>
          <w:ilvl w:val="0"/>
          <w:numId w:val="24"/>
        </w:numPr>
        <w:rPr>
          <w:ins w:id="1511" w:author="Tim Hallett" w:date="2015-01-28T09:03:00Z"/>
        </w:rPr>
        <w:pPrChange w:id="1512" w:author="Tim Hallett" w:date="2015-01-28T09:02:00Z">
          <w:pPr>
            <w:pStyle w:val="Heading1"/>
            <w:contextualSpacing w:val="0"/>
          </w:pPr>
        </w:pPrChange>
      </w:pPr>
      <w:ins w:id="1513" w:author="Tim Hallett" w:date="2015-01-28T09:01:00Z">
        <w:r>
          <w:t xml:space="preserve">The exact </w:t>
        </w:r>
        <w:proofErr w:type="gramStart"/>
        <w:r>
          <w:t>size of that cost is unknown and seem</w:t>
        </w:r>
        <w:proofErr w:type="gramEnd"/>
        <w:r>
          <w:t xml:space="preserve">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1514" w:author="Tim Hallett" w:date="2015-01-28T08:58:00Z"/>
        </w:rPr>
        <w:pPrChange w:id="1515" w:author="Tim Hallett" w:date="2015-01-28T09:02:00Z">
          <w:pPr>
            <w:pStyle w:val="Heading1"/>
            <w:contextualSpacing w:val="0"/>
          </w:pPr>
        </w:pPrChange>
      </w:pPr>
      <w:ins w:id="1516" w:author="Tim Hallett" w:date="2015-01-28T09:03:00Z">
        <w:r>
          <w:t xml:space="preserve">For instance, other exampels of HBCT (e.g Ruanne Linkage pilot and in Lancet HIV and Jenny’s paper) find high rates of linkages and lower cost than assumed here, </w:t>
        </w:r>
      </w:ins>
      <w:ins w:id="1517" w:author="Tim Hallett" w:date="2015-01-28T09:04:00Z">
        <w:r>
          <w:t>which</w:t>
        </w:r>
      </w:ins>
      <w:ins w:id="1518" w:author="Tim Hallett" w:date="2015-01-28T09:03:00Z">
        <w:r>
          <w:t xml:space="preserve"> in South </w:t>
        </w:r>
      </w:ins>
      <w:ins w:id="1519" w:author="Tim Hallett" w:date="2015-01-28T09:04:00Z">
        <w:r>
          <w:t>Africa arguably makes such an intervention cost-effective under the WHO criteria  (AND HOW DOES IT FAIR AGAINST THE 0.5GDP THRESHOLD</w:t>
        </w:r>
      </w:ins>
      <w:ins w:id="1520" w:author="Tim Hallett" w:date="2015-01-28T09:42:00Z">
        <w:r w:rsidR="00A33B2C">
          <w:t>??</w:t>
        </w:r>
      </w:ins>
      <w:ins w:id="1521" w:author="Tim Hallett" w:date="2015-01-28T09:04:00Z">
        <w:r>
          <w:t>).</w:t>
        </w:r>
      </w:ins>
    </w:p>
    <w:p w14:paraId="23221E94" w14:textId="77777777" w:rsidR="00802DB7" w:rsidRDefault="00802DB7">
      <w:pPr>
        <w:pStyle w:val="normal0"/>
        <w:rPr>
          <w:ins w:id="1522" w:author="Tim Hallett" w:date="2015-01-28T08:58:00Z"/>
        </w:rPr>
        <w:pPrChange w:id="1523" w:author="Tim Hallett" w:date="2015-01-26T17:29:00Z">
          <w:pPr>
            <w:pStyle w:val="Heading1"/>
            <w:contextualSpacing w:val="0"/>
          </w:pPr>
        </w:pPrChange>
      </w:pPr>
    </w:p>
    <w:p w14:paraId="6EFBD64D" w14:textId="77777777" w:rsidR="00802DB7" w:rsidRDefault="00802DB7">
      <w:pPr>
        <w:pStyle w:val="normal0"/>
        <w:rPr>
          <w:ins w:id="1524" w:author="Tim Hallett" w:date="2015-01-28T09:04:00Z"/>
        </w:rPr>
        <w:pPrChange w:id="1525" w:author="Tim Hallett" w:date="2015-01-26T17:29:00Z">
          <w:pPr>
            <w:pStyle w:val="Heading1"/>
            <w:contextualSpacing w:val="0"/>
          </w:pPr>
        </w:pPrChange>
      </w:pPr>
    </w:p>
    <w:p w14:paraId="4E592D33" w14:textId="77777777" w:rsidR="0025713A" w:rsidRDefault="0025713A">
      <w:pPr>
        <w:pStyle w:val="normal0"/>
        <w:numPr>
          <w:ilvl w:val="0"/>
          <w:numId w:val="24"/>
        </w:numPr>
        <w:rPr>
          <w:ins w:id="1526" w:author="Tim Hallett" w:date="2015-01-28T09:32:00Z"/>
        </w:rPr>
        <w:pPrChange w:id="1527" w:author="Tim Hallett" w:date="2015-01-28T09:05:00Z">
          <w:pPr>
            <w:pStyle w:val="Heading1"/>
            <w:contextualSpacing w:val="0"/>
          </w:pPr>
        </w:pPrChange>
      </w:pPr>
      <w:ins w:id="1528" w:author="Tim Hallett" w:date="2015-01-28T09:05:00Z">
        <w:r>
          <w:t xml:space="preserve">The wider point is that </w:t>
        </w:r>
        <w:proofErr w:type="gramStart"/>
        <w:r>
          <w:t>its</w:t>
        </w:r>
        <w:proofErr w:type="gramEnd"/>
        <w:r>
          <w:t xml:space="preserve">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1529" w:author="Tim Hallett" w:date="2015-01-28T09:06:00Z">
        <w:r>
          <w:t>unknown</w:t>
        </w:r>
      </w:ins>
      <w:ins w:id="1530" w:author="Tim Hallett" w:date="2015-01-28T09:05:00Z">
        <w:r>
          <w:t>.</w:t>
        </w:r>
      </w:ins>
      <w:ins w:id="1531" w:author="Tim Hallett" w:date="2015-01-28T09:06:00Z">
        <w:r>
          <w:t xml:space="preserve"> So, this is all a rough guide.</w:t>
        </w:r>
      </w:ins>
    </w:p>
    <w:p w14:paraId="4E27E6A7" w14:textId="77777777" w:rsidR="005E53E2" w:rsidRDefault="005E53E2">
      <w:pPr>
        <w:pStyle w:val="normal0"/>
        <w:numPr>
          <w:ilvl w:val="0"/>
          <w:numId w:val="24"/>
        </w:numPr>
        <w:rPr>
          <w:ins w:id="1532" w:author="Tim Hallett" w:date="2015-01-28T09:32:00Z"/>
        </w:rPr>
        <w:pPrChange w:id="1533" w:author="Tim Hallett" w:date="2015-01-28T09:05:00Z">
          <w:pPr>
            <w:pStyle w:val="Heading1"/>
            <w:contextualSpacing w:val="0"/>
          </w:pPr>
        </w:pPrChange>
      </w:pPr>
      <w:ins w:id="1534" w:author="Tim Hallett" w:date="2015-01-28T09:32:00Z">
        <w:r>
          <w:t xml:space="preserve">The issue of patient health care seeking behaviour also confounds </w:t>
        </w:r>
      </w:ins>
      <w:ins w:id="1535"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1536" w:author="Tim Hallett" w:date="2015-01-28T09:41:00Z">
        <w:r w:rsidR="00F4012B">
          <w:t>–</w:t>
        </w:r>
      </w:ins>
      <w:ins w:id="1537" w:author="Tim Hallett" w:date="2015-01-28T09:40:00Z">
        <w:r w:rsidR="00F4012B">
          <w:t xml:space="preserve"> e</w:t>
        </w:r>
        <w:proofErr w:type="gramStart"/>
        <w:r w:rsidR="00F4012B">
          <w:t>.</w:t>
        </w:r>
      </w:ins>
      <w:ins w:id="1538" w:author="Tim Hallett" w:date="2015-01-28T09:41:00Z">
        <w:r w:rsidR="00F4012B">
          <w:t>.g</w:t>
        </w:r>
        <w:proofErr w:type="gramEnd"/>
        <w:r w:rsidR="00F4012B">
          <w:t xml:space="preserve"> we find ??? </w:t>
        </w:r>
        <w:proofErr w:type="gramStart"/>
        <w:r w:rsidR="00F4012B">
          <w:t>proportions</w:t>
        </w:r>
        <w:proofErr w:type="gramEnd"/>
        <w:r w:rsidR="00F4012B">
          <w:t xml:space="preserve"> of person starting ART that are connecting for first time..</w:t>
        </w:r>
        <w:r w:rsidR="005E2ED4">
          <w:t xml:space="preserve"> However, little is known on this still </w:t>
        </w:r>
      </w:ins>
      <w:ins w:id="1539" w:author="Tim Hallett" w:date="2015-01-31T11:26:00Z">
        <w:r w:rsidR="00593816">
          <w:t xml:space="preserve">(-- and is another driver of uncerainity here) </w:t>
        </w:r>
      </w:ins>
      <w:ins w:id="1540" w:author="Tim Hallett" w:date="2015-01-28T09:41:00Z">
        <w:r w:rsidR="005E2ED4">
          <w:t xml:space="preserve">and undersanding this remains a major priority for work to </w:t>
        </w:r>
      </w:ins>
      <w:ins w:id="1541" w:author="Tim Hallett" w:date="2015-01-28T09:42:00Z">
        <w:r w:rsidR="005E2ED4">
          <w:t>strengthen</w:t>
        </w:r>
      </w:ins>
      <w:ins w:id="1542" w:author="Tim Hallett" w:date="2015-01-28T09:41:00Z">
        <w:r w:rsidR="005E2ED4">
          <w:t xml:space="preserve"> </w:t>
        </w:r>
      </w:ins>
      <w:ins w:id="1543"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1544" w:author="Tim Hallett" w:date="2015-01-28T09:06:00Z"/>
        </w:rPr>
        <w:pPrChange w:id="1545" w:author="Tim Hallett" w:date="2015-01-28T09:32:00Z">
          <w:pPr>
            <w:pStyle w:val="Heading1"/>
            <w:contextualSpacing w:val="0"/>
          </w:pPr>
        </w:pPrChange>
      </w:pPr>
    </w:p>
    <w:p w14:paraId="025B6D61" w14:textId="77777777" w:rsidR="007F1979" w:rsidRDefault="007F1979">
      <w:pPr>
        <w:pStyle w:val="normal0"/>
        <w:rPr>
          <w:ins w:id="1546" w:author="Tim Hallett" w:date="2015-01-28T09:33:00Z"/>
        </w:rPr>
        <w:pPrChange w:id="1547" w:author="Tim Hallett" w:date="2015-01-26T17:29:00Z">
          <w:pPr>
            <w:pStyle w:val="Heading1"/>
            <w:contextualSpacing w:val="0"/>
          </w:pPr>
        </w:pPrChange>
      </w:pPr>
    </w:p>
    <w:p w14:paraId="087FC9E1" w14:textId="77777777" w:rsidR="009E098E" w:rsidRDefault="005E53E2">
      <w:pPr>
        <w:pStyle w:val="normal0"/>
        <w:numPr>
          <w:ilvl w:val="0"/>
          <w:numId w:val="24"/>
        </w:numPr>
        <w:rPr>
          <w:ins w:id="1548" w:author="Tim Hallett" w:date="2015-01-29T09:33:00Z"/>
        </w:rPr>
        <w:pPrChange w:id="1549" w:author="Tim Hallett" w:date="2015-01-28T09:33:00Z">
          <w:pPr>
            <w:pStyle w:val="Heading1"/>
            <w:contextualSpacing w:val="0"/>
          </w:pPr>
        </w:pPrChange>
      </w:pPr>
      <w:ins w:id="1550" w:author="Tim Hallett" w:date="2015-01-28T09:33:00Z">
        <w:r>
          <w:t>Extrapolation</w:t>
        </w:r>
      </w:ins>
      <w:ins w:id="1551" w:author="Tim Hallett" w:date="2015-01-28T09:34:00Z">
        <w:r w:rsidR="00FC45D6">
          <w:t xml:space="preserve"> to other places</w:t>
        </w:r>
        <w:proofErr w:type="gramStart"/>
        <w:r w:rsidR="00FC45D6">
          <w:t>.</w:t>
        </w:r>
      </w:ins>
      <w:ins w:id="1552" w:author="Tim Hallett" w:date="2015-01-28T09:38:00Z">
        <w:r w:rsidR="009E098E">
          <w:t>-</w:t>
        </w:r>
        <w:proofErr w:type="gramEnd"/>
        <w:r w:rsidR="009E098E">
          <w:t xml:space="preserve">-- perhaps possible in general terms. We have benefit from the detailed AMPATH data but the general picture of a mature program with relatielt frequency care </w:t>
        </w:r>
      </w:ins>
      <w:ins w:id="1553" w:author="Tim Hallett" w:date="2015-01-28T09:39:00Z">
        <w:r w:rsidR="009E098E">
          <w:t>seeking</w:t>
        </w:r>
      </w:ins>
      <w:ins w:id="1554" w:author="Tim Hallett" w:date="2015-01-28T09:38:00Z">
        <w:r w:rsidR="009E098E">
          <w:t xml:space="preserve"> </w:t>
        </w:r>
      </w:ins>
      <w:ins w:id="1555" w:author="Tim Hallett" w:date="2015-01-28T09:39:00Z">
        <w:r w:rsidR="009E098E">
          <w:t xml:space="preserve">and </w:t>
        </w:r>
        <w:proofErr w:type="gramStart"/>
        <w:r w:rsidR="00A67774">
          <w:t>drop-out</w:t>
        </w:r>
        <w:proofErr w:type="gramEnd"/>
        <w:r w:rsidR="00A67774">
          <w:t xml:space="preserve"> from ART is common. However the balance will be expected to change over time, and the relativr impact and costs of itnerventions will be modulated by health care seeking behaiorund and local conditions, </w:t>
        </w:r>
      </w:ins>
      <w:ins w:id="1556" w:author="Tim Hallett" w:date="2015-01-28T09:40:00Z">
        <w:r w:rsidR="00A67774">
          <w:t>will probably dominate the analysis.</w:t>
        </w:r>
      </w:ins>
    </w:p>
    <w:p w14:paraId="29707397" w14:textId="77777777" w:rsidR="00EE3458" w:rsidRDefault="00EE3458">
      <w:pPr>
        <w:pStyle w:val="normal0"/>
        <w:numPr>
          <w:ilvl w:val="0"/>
          <w:numId w:val="24"/>
        </w:numPr>
        <w:rPr>
          <w:ins w:id="1557" w:author="Tim Hallett" w:date="2015-01-28T09:40:00Z"/>
        </w:rPr>
        <w:pPrChange w:id="1558" w:author="Tim Hallett" w:date="2015-01-28T09:33:00Z">
          <w:pPr>
            <w:pStyle w:val="Heading1"/>
            <w:contextualSpacing w:val="0"/>
          </w:pPr>
        </w:pPrChange>
      </w:pPr>
      <w:ins w:id="1559" w:author="Tim Hallett" w:date="2015-01-29T09:33:00Z">
        <w:r>
          <w:t xml:space="preserve">Findings of other moelling work, which relied on routinely available data on national programs at aggregated level, have been in broad agreement </w:t>
        </w:r>
      </w:ins>
      <w:ins w:id="1560" w:author="Tim Hallett" w:date="2015-01-29T09:34:00Z">
        <w:r>
          <w:t>–</w:t>
        </w:r>
      </w:ins>
      <w:ins w:id="1561" w:author="Tim Hallett" w:date="2015-01-29T09:33:00Z">
        <w:r>
          <w:t xml:space="preserve"> although </w:t>
        </w:r>
      </w:ins>
      <w:ins w:id="1562"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1563" w:author="Tim Hallett" w:date="2015-01-29T09:35:00Z">
        <w:r w:rsidR="00A04275">
          <w:t>clinical</w:t>
        </w:r>
      </w:ins>
      <w:ins w:id="1564" w:author="Tim Hallett" w:date="2015-01-29T09:34:00Z">
        <w:r w:rsidR="00A04275">
          <w:t xml:space="preserve"> data.</w:t>
        </w:r>
      </w:ins>
    </w:p>
    <w:p w14:paraId="5A0F30D3" w14:textId="77777777" w:rsidR="00A67774" w:rsidRDefault="00A67774">
      <w:pPr>
        <w:pStyle w:val="normal0"/>
        <w:ind w:left="720"/>
        <w:rPr>
          <w:ins w:id="1565" w:author="Tim Hallett" w:date="2015-01-28T09:38:00Z"/>
        </w:rPr>
        <w:pPrChange w:id="1566" w:author="Tim Hallett" w:date="2015-01-28T09:41:00Z">
          <w:pPr>
            <w:pStyle w:val="Heading1"/>
            <w:contextualSpacing w:val="0"/>
          </w:pPr>
        </w:pPrChange>
      </w:pPr>
    </w:p>
    <w:p w14:paraId="13D0FC76" w14:textId="77777777" w:rsidR="005E53E2" w:rsidRDefault="009E098E">
      <w:pPr>
        <w:pStyle w:val="normal0"/>
        <w:numPr>
          <w:ilvl w:val="0"/>
          <w:numId w:val="24"/>
        </w:numPr>
        <w:rPr>
          <w:ins w:id="1567" w:author="Tim Hallett" w:date="2015-01-28T09:33:00Z"/>
        </w:rPr>
        <w:pPrChange w:id="1568" w:author="Tim Hallett" w:date="2015-01-28T09:33:00Z">
          <w:pPr>
            <w:pStyle w:val="Heading1"/>
            <w:contextualSpacing w:val="0"/>
          </w:pPr>
        </w:pPrChange>
      </w:pPr>
      <w:ins w:id="1569"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1570" w:author="Tim Hallett" w:date="2015-01-28T09:36:00Z"/>
        </w:rPr>
        <w:pPrChange w:id="1571" w:author="Tim Hallett" w:date="2015-01-26T17:29:00Z">
          <w:pPr>
            <w:pStyle w:val="Heading1"/>
            <w:contextualSpacing w:val="0"/>
          </w:pPr>
        </w:pPrChange>
      </w:pPr>
    </w:p>
    <w:p w14:paraId="58CDE9BB" w14:textId="77777777" w:rsidR="00AB71EF" w:rsidRDefault="009E098E">
      <w:pPr>
        <w:pStyle w:val="normal0"/>
        <w:numPr>
          <w:ilvl w:val="0"/>
          <w:numId w:val="24"/>
        </w:numPr>
        <w:rPr>
          <w:ins w:id="1572" w:author="Tim Hallett" w:date="2015-01-28T09:48:00Z"/>
        </w:rPr>
        <w:pPrChange w:id="1573" w:author="Tim Hallett" w:date="2015-01-31T11:27:00Z">
          <w:pPr>
            <w:pStyle w:val="Heading1"/>
            <w:contextualSpacing w:val="0"/>
          </w:pPr>
        </w:pPrChange>
      </w:pPr>
      <w:ins w:id="1574" w:author="Tim Hallett" w:date="2015-01-28T09:36:00Z">
        <w:r>
          <w:t xml:space="preserve">UNAIDS 90-90-90 </w:t>
        </w:r>
        <w:proofErr w:type="gramStart"/>
        <w:r>
          <w:t>thing</w:t>
        </w:r>
        <w:proofErr w:type="gramEnd"/>
        <w:r>
          <w:t xml:space="preserve"> </w:t>
        </w:r>
      </w:ins>
      <w:ins w:id="1575" w:author="Tim Hallett" w:date="2015-01-28T09:37:00Z">
        <w:r>
          <w:t>–</w:t>
        </w:r>
      </w:ins>
      <w:ins w:id="1576" w:author="Tim Hallett" w:date="2015-01-28T09:36:00Z">
        <w:r>
          <w:t xml:space="preserve"> urgent </w:t>
        </w:r>
      </w:ins>
      <w:ins w:id="1577" w:author="Tim Hallett" w:date="2015-01-28T09:37:00Z">
        <w:r>
          <w:t>aim for everything all at once.</w:t>
        </w:r>
      </w:ins>
      <w:ins w:id="1578" w:author="Tim Hallett" w:date="2015-01-28T09:38:00Z">
        <w:r>
          <w:t xml:space="preserve"> WHO treatment guidelines</w:t>
        </w:r>
      </w:ins>
      <w:ins w:id="1579"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1580" w:author="Tim Hallett" w:date="2015-01-31T11:27:00Z">
        <w:r w:rsidR="00593816">
          <w:t>s</w:t>
        </w:r>
      </w:ins>
      <w:ins w:id="1581" w:author="Tim Hallett" w:date="2015-01-28T09:46:00Z">
        <w:r w:rsidR="00AB71EF">
          <w:t>trengthen thieir cascade</w:t>
        </w:r>
      </w:ins>
      <w:ins w:id="1582" w:author="Tim Hallett" w:date="2015-01-31T11:27:00Z">
        <w:r w:rsidR="00593816">
          <w:t>, especially on the pre-ART side</w:t>
        </w:r>
      </w:ins>
      <w:ins w:id="1583" w:author="Tim Hallett" w:date="2015-01-28T09:47:00Z">
        <w:r w:rsidR="00AB71EF">
          <w:t>; or, radically simplify care and provide treatment to all</w:t>
        </w:r>
      </w:ins>
      <w:ins w:id="1584" w:author="Tim Hallett" w:date="2015-01-31T11:28:00Z">
        <w:r w:rsidR="00593816">
          <w:t xml:space="preserve"> presenting</w:t>
        </w:r>
      </w:ins>
      <w:ins w:id="1585" w:author="Tim Hallett" w:date="2015-01-28T09:47:00Z">
        <w:r w:rsidR="00AB71EF">
          <w:t xml:space="preserve">; and then to achieve the greatest impact to include large outreach programs. Expandiing outreach whilst </w:t>
        </w:r>
        <w:proofErr w:type="gramStart"/>
        <w:r w:rsidR="00AB71EF">
          <w:t>weaknesses remains</w:t>
        </w:r>
        <w:proofErr w:type="gramEnd"/>
        <w:r w:rsidR="00AB71EF">
          <w:t xml:space="preserve"> risks </w:t>
        </w:r>
      </w:ins>
      <w:ins w:id="1586" w:author="Tim Hallett" w:date="2015-01-28T09:48:00Z">
        <w:r w:rsidR="00613E5B">
          <w:t>faling to get maximum impact from invesmtnet.</w:t>
        </w:r>
      </w:ins>
    </w:p>
    <w:p w14:paraId="6E8C7F27" w14:textId="77777777" w:rsidR="00613E5B" w:rsidRDefault="00613E5B">
      <w:pPr>
        <w:pStyle w:val="normal0"/>
        <w:ind w:left="720"/>
        <w:rPr>
          <w:ins w:id="1587" w:author="Tim Hallett" w:date="2015-01-28T09:37:00Z"/>
        </w:rPr>
        <w:pPrChange w:id="1588" w:author="Tim Hallett" w:date="2015-01-28T09:46:00Z">
          <w:pPr>
            <w:pStyle w:val="Heading1"/>
            <w:contextualSpacing w:val="0"/>
          </w:pPr>
        </w:pPrChange>
      </w:pPr>
    </w:p>
    <w:p w14:paraId="1EF6DB4E" w14:textId="77777777" w:rsidR="009E098E" w:rsidRDefault="009E098E">
      <w:pPr>
        <w:pStyle w:val="normal0"/>
        <w:rPr>
          <w:ins w:id="1589" w:author="Tim Hallett" w:date="2015-01-28T09:37:00Z"/>
        </w:rPr>
        <w:pPrChange w:id="1590" w:author="Tim Hallett" w:date="2015-01-28T09:37:00Z">
          <w:pPr>
            <w:pStyle w:val="normal0"/>
            <w:numPr>
              <w:numId w:val="24"/>
            </w:numPr>
            <w:ind w:left="720" w:hanging="360"/>
          </w:pPr>
        </w:pPrChange>
      </w:pPr>
    </w:p>
    <w:p w14:paraId="7F47F49B" w14:textId="77777777" w:rsidR="007F1979" w:rsidRPr="00F93973" w:rsidRDefault="007F1979">
      <w:pPr>
        <w:pStyle w:val="normal0"/>
        <w:pPrChange w:id="1591"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1592" w:author="Tim Hallett" w:date="2015-01-28T09:33:00Z">
            <w:rPr/>
          </w:rPrChange>
        </w:rPr>
      </w:pPr>
      <w:r w:rsidRPr="005E53E2">
        <w:rPr>
          <w:strike/>
          <w:rPrChange w:id="1593" w:author="Tim Hallett" w:date="2015-01-28T09:33:00Z">
            <w:rPr/>
          </w:rPrChange>
        </w:rPr>
        <w:t xml:space="preserve">These results </w:t>
      </w:r>
      <w:r w:rsidR="00BA097D" w:rsidRPr="005E53E2">
        <w:rPr>
          <w:strike/>
          <w:rPrChange w:id="1594" w:author="Tim Hallett" w:date="2015-01-28T09:33:00Z">
            <w:rPr/>
          </w:rPrChange>
        </w:rPr>
        <w:t>indicate</w:t>
      </w:r>
      <w:r w:rsidR="002D5362" w:rsidRPr="005E53E2">
        <w:rPr>
          <w:strike/>
          <w:rPrChange w:id="1595" w:author="Tim Hallett" w:date="2015-01-28T09:33:00Z">
            <w:rPr/>
          </w:rPrChange>
        </w:rPr>
        <w:t xml:space="preserve"> that within a</w:t>
      </w:r>
      <w:r w:rsidR="00025424" w:rsidRPr="005E53E2">
        <w:rPr>
          <w:strike/>
          <w:rPrChange w:id="1596" w:author="Tim Hallett" w:date="2015-01-28T09:33:00Z">
            <w:rPr/>
          </w:rPrChange>
        </w:rPr>
        <w:t>n ART programme in Kenya</w:t>
      </w:r>
      <w:r w:rsidR="00376AC0" w:rsidRPr="005E53E2">
        <w:rPr>
          <w:strike/>
          <w:rPrChange w:id="1597" w:author="Tim Hallett" w:date="2015-01-28T09:33:00Z">
            <w:rPr/>
          </w:rPrChange>
        </w:rPr>
        <w:t xml:space="preserve"> and</w:t>
      </w:r>
      <w:r w:rsidR="00025424" w:rsidRPr="005E53E2">
        <w:rPr>
          <w:strike/>
          <w:rPrChange w:id="1598" w:author="Tim Hallett" w:date="2015-01-28T09:33:00Z">
            <w:rPr/>
          </w:rPrChange>
        </w:rPr>
        <w:t xml:space="preserve"> under our baseline</w:t>
      </w:r>
      <w:r w:rsidR="00376AC0" w:rsidRPr="005E53E2">
        <w:rPr>
          <w:strike/>
          <w:rPrChange w:id="1599" w:author="Tim Hallett" w:date="2015-01-28T09:33:00Z">
            <w:rPr/>
          </w:rPrChange>
        </w:rPr>
        <w:t xml:space="preserve"> conditions</w:t>
      </w:r>
      <w:r w:rsidR="00BA097D" w:rsidRPr="005E53E2">
        <w:rPr>
          <w:strike/>
          <w:rPrChange w:id="1600" w:author="Tim Hallett" w:date="2015-01-28T09:33:00Z">
            <w:rPr/>
          </w:rPrChange>
        </w:rPr>
        <w:t>,</w:t>
      </w:r>
      <w:r w:rsidR="00FC6E36" w:rsidRPr="005E53E2">
        <w:rPr>
          <w:strike/>
          <w:rPrChange w:id="1601" w:author="Tim Hallett" w:date="2015-01-28T09:33:00Z">
            <w:rPr/>
          </w:rPrChange>
        </w:rPr>
        <w:t xml:space="preserve"> care is suboptimal</w:t>
      </w:r>
      <w:r w:rsidR="00773AEC" w:rsidRPr="005E53E2">
        <w:rPr>
          <w:strike/>
          <w:rPrChange w:id="1602" w:author="Tim Hallett" w:date="2015-01-28T09:33:00Z">
            <w:rPr/>
          </w:rPrChange>
        </w:rPr>
        <w:t>.</w:t>
      </w:r>
      <w:r w:rsidR="0022749A" w:rsidRPr="005E53E2">
        <w:rPr>
          <w:strike/>
          <w:rPrChange w:id="1603" w:author="Tim Hallett" w:date="2015-01-28T09:33:00Z">
            <w:rPr/>
          </w:rPrChange>
        </w:rPr>
        <w:t xml:space="preserve"> </w:t>
      </w:r>
      <w:r w:rsidR="009F6EC2" w:rsidRPr="005E53E2">
        <w:rPr>
          <w:strike/>
          <w:rPrChange w:id="1604" w:author="Tim Hallett" w:date="2015-01-28T09:33:00Z">
            <w:rPr/>
          </w:rPrChange>
        </w:rPr>
        <w:t xml:space="preserve">When assessing HIV-related deaths </w:t>
      </w:r>
      <w:r w:rsidR="00C13972" w:rsidRPr="005E53E2">
        <w:rPr>
          <w:strike/>
          <w:rPrChange w:id="1605" w:author="Tim Hallett" w:date="2015-01-28T09:33:00Z">
            <w:rPr/>
          </w:rPrChange>
        </w:rPr>
        <w:t>at</w:t>
      </w:r>
      <w:r w:rsidR="009F6EC2" w:rsidRPr="005E53E2">
        <w:rPr>
          <w:strike/>
          <w:rPrChange w:id="1606" w:author="Tim Hallett" w:date="2015-01-28T09:33:00Z">
            <w:rPr/>
          </w:rPrChange>
        </w:rPr>
        <w:t xml:space="preserve"> the </w:t>
      </w:r>
      <w:r w:rsidR="00FE50EC" w:rsidRPr="005E53E2">
        <w:rPr>
          <w:strike/>
          <w:rPrChange w:id="1607" w:author="Tim Hallett" w:date="2015-01-28T09:33:00Z">
            <w:rPr/>
          </w:rPrChange>
        </w:rPr>
        <w:t>community-level</w:t>
      </w:r>
      <w:r w:rsidR="004530C8" w:rsidRPr="005E53E2">
        <w:rPr>
          <w:strike/>
          <w:rPrChange w:id="1608" w:author="Tim Hallett" w:date="2015-01-28T09:33:00Z">
            <w:rPr/>
          </w:rPrChange>
        </w:rPr>
        <w:t xml:space="preserve">, </w:t>
      </w:r>
      <w:r w:rsidR="005D2F86" w:rsidRPr="005E53E2">
        <w:rPr>
          <w:strike/>
          <w:rPrChange w:id="1609" w:author="Tim Hallett" w:date="2015-01-28T09:33:00Z">
            <w:rPr/>
          </w:rPrChange>
        </w:rPr>
        <w:t>among</w:t>
      </w:r>
      <w:r w:rsidR="004530C8" w:rsidRPr="005E53E2">
        <w:rPr>
          <w:strike/>
          <w:rPrChange w:id="1610" w:author="Tim Hallett" w:date="2015-01-28T09:33:00Z">
            <w:rPr/>
          </w:rPrChange>
        </w:rPr>
        <w:t xml:space="preserve"> all individuals,</w:t>
      </w:r>
      <w:r w:rsidR="009F6EC2" w:rsidRPr="005E53E2">
        <w:rPr>
          <w:strike/>
          <w:rPrChange w:id="1611" w:author="Tim Hallett" w:date="2015-01-28T09:33:00Z">
            <w:rPr/>
          </w:rPrChange>
        </w:rPr>
        <w:t xml:space="preserve"> the majority of deaths </w:t>
      </w:r>
      <w:r w:rsidR="00E80AC6" w:rsidRPr="005E53E2">
        <w:rPr>
          <w:strike/>
          <w:rPrChange w:id="1612" w:author="Tim Hallett" w:date="2015-01-28T09:33:00Z">
            <w:rPr/>
          </w:rPrChange>
        </w:rPr>
        <w:t>were</w:t>
      </w:r>
      <w:r w:rsidR="009F6EC2" w:rsidRPr="005E53E2">
        <w:rPr>
          <w:strike/>
          <w:rPrChange w:id="1613" w:author="Tim Hallett" w:date="2015-01-28T09:33:00Z">
            <w:rPr/>
          </w:rPrChange>
        </w:rPr>
        <w:t xml:space="preserve"> attributable to patients who never initiate</w:t>
      </w:r>
      <w:r w:rsidR="00E80AC6" w:rsidRPr="005E53E2">
        <w:rPr>
          <w:strike/>
          <w:rPrChange w:id="1614" w:author="Tim Hallett" w:date="2015-01-28T09:33:00Z">
            <w:rPr/>
          </w:rPrChange>
        </w:rPr>
        <w:t>d</w:t>
      </w:r>
      <w:r w:rsidR="009F6EC2" w:rsidRPr="005E53E2">
        <w:rPr>
          <w:strike/>
          <w:rPrChange w:id="1615" w:author="Tim Hallett" w:date="2015-01-28T09:33:00Z">
            <w:rPr/>
          </w:rPrChange>
        </w:rPr>
        <w:t xml:space="preserve"> ART and in particular to patients who were aware of their HIV-status but due to failing</w:t>
      </w:r>
      <w:r w:rsidR="007E4669" w:rsidRPr="005E53E2">
        <w:rPr>
          <w:strike/>
          <w:rPrChange w:id="1616" w:author="Tim Hallett" w:date="2015-01-28T09:33:00Z">
            <w:rPr/>
          </w:rPrChange>
        </w:rPr>
        <w:t>s</w:t>
      </w:r>
      <w:r w:rsidR="009F6EC2" w:rsidRPr="005E53E2">
        <w:rPr>
          <w:strike/>
          <w:rPrChange w:id="1617" w:author="Tim Hallett" w:date="2015-01-28T09:33:00Z">
            <w:rPr/>
          </w:rPrChange>
        </w:rPr>
        <w:t xml:space="preserve"> of pre-ART care, did not initiate treatment (figure 2, left).</w:t>
      </w:r>
      <w:r w:rsidR="007E4669" w:rsidRPr="005E53E2">
        <w:rPr>
          <w:strike/>
          <w:rPrChange w:id="1618" w:author="Tim Hallett" w:date="2015-01-28T09:33:00Z">
            <w:rPr/>
          </w:rPrChange>
        </w:rPr>
        <w:t xml:space="preserve"> However, when the same scenario </w:t>
      </w:r>
      <w:r w:rsidR="00182D46" w:rsidRPr="005E53E2">
        <w:rPr>
          <w:strike/>
          <w:rPrChange w:id="1619" w:author="Tim Hallett" w:date="2015-01-28T09:33:00Z">
            <w:rPr/>
          </w:rPrChange>
        </w:rPr>
        <w:t>was</w:t>
      </w:r>
      <w:r w:rsidR="007E4669" w:rsidRPr="005E53E2">
        <w:rPr>
          <w:strike/>
          <w:rPrChange w:id="1620" w:author="Tim Hallett" w:date="2015-01-28T09:33:00Z">
            <w:rPr/>
          </w:rPrChange>
        </w:rPr>
        <w:t xml:space="preserve"> considered from the </w:t>
      </w:r>
      <w:r w:rsidR="00FE50EC" w:rsidRPr="005E53E2">
        <w:rPr>
          <w:strike/>
          <w:rPrChange w:id="1621" w:author="Tim Hallett" w:date="2015-01-28T09:33:00Z">
            <w:rPr/>
          </w:rPrChange>
        </w:rPr>
        <w:t>clinic-level</w:t>
      </w:r>
      <w:r w:rsidR="007E4669" w:rsidRPr="005E53E2">
        <w:rPr>
          <w:strike/>
          <w:rPrChange w:id="1622" w:author="Tim Hallett" w:date="2015-01-28T09:33:00Z">
            <w:rPr/>
          </w:rPrChange>
        </w:rPr>
        <w:t>,</w:t>
      </w:r>
      <w:r w:rsidR="00161ABE" w:rsidRPr="005E53E2">
        <w:rPr>
          <w:strike/>
          <w:rPrChange w:id="1623"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1624" w:author="Tim Hallett" w:date="2015-01-28T09:33:00Z">
            <w:rPr/>
          </w:rPrChange>
        </w:rPr>
        <w:t>d</w:t>
      </w:r>
      <w:r w:rsidR="00161ABE" w:rsidRPr="005E53E2">
        <w:rPr>
          <w:strike/>
          <w:rPrChange w:id="1625" w:author="Tim Hallett" w:date="2015-01-28T09:33:00Z">
            <w:rPr/>
          </w:rPrChange>
        </w:rPr>
        <w:t xml:space="preserve"> with care (from the left-hand figure) </w:t>
      </w:r>
      <w:r w:rsidR="00780F71" w:rsidRPr="005E53E2">
        <w:rPr>
          <w:strike/>
          <w:rPrChange w:id="1626" w:author="Tim Hallett" w:date="2015-01-28T09:33:00Z">
            <w:rPr/>
          </w:rPrChange>
        </w:rPr>
        <w:t>was</w:t>
      </w:r>
      <w:r w:rsidR="00161ABE" w:rsidRPr="005E53E2">
        <w:rPr>
          <w:strike/>
          <w:rPrChange w:id="1627" w:author="Tim Hallett" w:date="2015-01-28T09:33:00Z">
            <w:rPr/>
          </w:rPrChange>
        </w:rPr>
        <w:t xml:space="preserve"> absent. Additionally, the clinic-level view indicates that 35% of deceased patients had initiated ART; however, </w:t>
      </w:r>
      <w:r w:rsidR="00F24705" w:rsidRPr="005E53E2">
        <w:rPr>
          <w:strike/>
          <w:rPrChange w:id="1628" w:author="Tim Hallett" w:date="2015-01-28T09:33:00Z">
            <w:rPr/>
          </w:rPrChange>
        </w:rPr>
        <w:t>stepping back to the community-level view, only 24% initiated ART prior to death.</w:t>
      </w:r>
      <w:r w:rsidR="007C2956" w:rsidRPr="005E53E2">
        <w:rPr>
          <w:strike/>
          <w:rPrChange w:id="1629" w:author="Tim Hallett" w:date="2015-01-28T09:33:00Z">
            <w:rPr/>
          </w:rPrChange>
        </w:rPr>
        <w:t xml:space="preserve"> </w:t>
      </w:r>
      <w:r w:rsidR="00F24705" w:rsidRPr="005E53E2">
        <w:rPr>
          <w:strike/>
          <w:rPrChange w:id="1630" w:author="Tim Hallett" w:date="2015-01-28T09:33:00Z">
            <w:rPr/>
          </w:rPrChange>
        </w:rPr>
        <w:t xml:space="preserve">These results highlight the major </w:t>
      </w:r>
      <w:r w:rsidR="00747E08" w:rsidRPr="005E53E2">
        <w:rPr>
          <w:strike/>
          <w:rPrChange w:id="1631" w:author="Tim Hallett" w:date="2015-01-28T09:33:00Z">
            <w:rPr/>
          </w:rPrChange>
        </w:rPr>
        <w:t xml:space="preserve">limitation of </w:t>
      </w:r>
      <w:r w:rsidR="00F24705" w:rsidRPr="005E53E2">
        <w:rPr>
          <w:strike/>
          <w:rPrChange w:id="1632" w:author="Tim Hallett" w:date="2015-01-28T09:33:00Z">
            <w:rPr/>
          </w:rPrChange>
        </w:rPr>
        <w:t xml:space="preserve">clinic-level data: only patients who contact the clinic are accounted for. </w:t>
      </w:r>
      <w:r w:rsidR="00747E08" w:rsidRPr="005E53E2">
        <w:rPr>
          <w:strike/>
          <w:rPrChange w:id="1633" w:author="Tim Hallett" w:date="2015-01-28T09:33:00Z">
            <w:rPr/>
          </w:rPrChange>
        </w:rPr>
        <w:t>Consequently</w:t>
      </w:r>
      <w:r w:rsidR="00F24705" w:rsidRPr="005E53E2">
        <w:rPr>
          <w:strike/>
          <w:rPrChange w:id="1634" w:author="Tim Hallett" w:date="2015-01-28T09:33:00Z">
            <w:rPr/>
          </w:rPrChange>
        </w:rPr>
        <w:t xml:space="preserve">, </w:t>
      </w:r>
      <w:r w:rsidR="007C2956" w:rsidRPr="005E53E2">
        <w:rPr>
          <w:strike/>
          <w:rPrChange w:id="1635" w:author="Tim Hallett" w:date="2015-01-28T09:33:00Z">
            <w:rPr/>
          </w:rPrChange>
        </w:rPr>
        <w:t xml:space="preserve">masking </w:t>
      </w:r>
      <w:r w:rsidR="00747E08" w:rsidRPr="005E53E2">
        <w:rPr>
          <w:strike/>
          <w:rPrChange w:id="1636" w:author="Tim Hallett" w:date="2015-01-28T09:33:00Z">
            <w:rPr/>
          </w:rPrChange>
        </w:rPr>
        <w:t>a major</w:t>
      </w:r>
      <w:r w:rsidR="00E40461" w:rsidRPr="005E53E2">
        <w:rPr>
          <w:strike/>
          <w:rPrChange w:id="1637" w:author="Tim Hallett" w:date="2015-01-28T09:33:00Z">
            <w:rPr/>
          </w:rPrChange>
        </w:rPr>
        <w:t xml:space="preserve"> deficiency in care and</w:t>
      </w:r>
      <w:r w:rsidR="00747E08" w:rsidRPr="005E53E2">
        <w:rPr>
          <w:strike/>
          <w:rPrChange w:id="1638" w:author="Tim Hallett" w:date="2015-01-28T09:33:00Z">
            <w:rPr/>
          </w:rPrChange>
        </w:rPr>
        <w:t xml:space="preserve"> cause of mortality</w:t>
      </w:r>
      <w:r w:rsidR="007C2956" w:rsidRPr="005E53E2">
        <w:rPr>
          <w:strike/>
          <w:rPrChange w:id="1639" w:author="Tim Hallett" w:date="2015-01-28T09:33:00Z">
            <w:rPr/>
          </w:rPrChange>
        </w:rPr>
        <w:t>.</w:t>
      </w:r>
      <w:r w:rsidR="00747E08" w:rsidRPr="005E53E2">
        <w:rPr>
          <w:strike/>
          <w:rPrChange w:id="1640" w:author="Tim Hallett" w:date="2015-01-28T09:33:00Z">
            <w:rPr/>
          </w:rPrChange>
        </w:rPr>
        <w:t xml:space="preserve"> </w:t>
      </w:r>
    </w:p>
    <w:p w14:paraId="735FAFB6" w14:textId="77777777" w:rsidR="00BA097D" w:rsidRPr="005E53E2" w:rsidRDefault="00BA097D" w:rsidP="007C2956">
      <w:pPr>
        <w:pStyle w:val="normal0"/>
        <w:rPr>
          <w:strike/>
          <w:rPrChange w:id="1641" w:author="Tim Hallett" w:date="2015-01-28T09:33:00Z">
            <w:rPr/>
          </w:rPrChange>
        </w:rPr>
      </w:pPr>
    </w:p>
    <w:p w14:paraId="38E4BE45" w14:textId="77777777" w:rsidR="002D5362" w:rsidRPr="005E53E2" w:rsidRDefault="00F679B0" w:rsidP="001327D0">
      <w:pPr>
        <w:pStyle w:val="normal0"/>
        <w:ind w:firstLine="720"/>
        <w:rPr>
          <w:strike/>
          <w:rPrChange w:id="1642" w:author="Tim Hallett" w:date="2015-01-28T09:33:00Z">
            <w:rPr/>
          </w:rPrChange>
        </w:rPr>
      </w:pPr>
      <w:r w:rsidRPr="005E53E2">
        <w:rPr>
          <w:strike/>
          <w:rPrChange w:id="1643" w:author="Tim Hallett" w:date="2015-01-28T09:33:00Z">
            <w:rPr/>
          </w:rPrChange>
        </w:rPr>
        <w:t xml:space="preserve">Intervening </w:t>
      </w:r>
      <w:r w:rsidR="00DE6731" w:rsidRPr="005E53E2">
        <w:rPr>
          <w:strike/>
          <w:rPrChange w:id="1644" w:author="Tim Hallett" w:date="2015-01-28T09:33:00Z">
            <w:rPr/>
          </w:rPrChange>
        </w:rPr>
        <w:t xml:space="preserve">at various points in care with individual interventions </w:t>
      </w:r>
      <w:r w:rsidR="008F6B85" w:rsidRPr="005E53E2">
        <w:rPr>
          <w:strike/>
          <w:rPrChange w:id="1645" w:author="Tim Hallett" w:date="2015-01-28T09:33:00Z">
            <w:rPr/>
          </w:rPrChange>
        </w:rPr>
        <w:t xml:space="preserve">illustrates </w:t>
      </w:r>
      <w:r w:rsidR="00DE6731" w:rsidRPr="005E53E2">
        <w:rPr>
          <w:strike/>
          <w:rPrChange w:id="1646" w:author="Tim Hallett" w:date="2015-01-28T09:33:00Z">
            <w:rPr/>
          </w:rPrChange>
        </w:rPr>
        <w:t xml:space="preserve">that HIV-testing and pre-ART retention are </w:t>
      </w:r>
      <w:r w:rsidR="00907D20" w:rsidRPr="005E53E2">
        <w:rPr>
          <w:strike/>
          <w:rPrChange w:id="1647" w:author="Tim Hallett" w:date="2015-01-28T09:33:00Z">
            <w:rPr/>
          </w:rPrChange>
        </w:rPr>
        <w:t>suboptimal</w:t>
      </w:r>
      <w:r w:rsidR="00DE6731" w:rsidRPr="005E53E2">
        <w:rPr>
          <w:strike/>
          <w:rPrChange w:id="1648" w:author="Tim Hallett" w:date="2015-01-28T09:33:00Z">
            <w:rPr/>
          </w:rPrChange>
        </w:rPr>
        <w:t xml:space="preserve">, as interventions </w:t>
      </w:r>
      <w:r w:rsidR="00A522D1" w:rsidRPr="005E53E2">
        <w:rPr>
          <w:strike/>
          <w:rPrChange w:id="1649" w:author="Tim Hallett" w:date="2015-01-28T09:33:00Z">
            <w:rPr/>
          </w:rPrChange>
        </w:rPr>
        <w:t>targeting</w:t>
      </w:r>
      <w:r w:rsidR="00DE6731" w:rsidRPr="005E53E2">
        <w:rPr>
          <w:strike/>
          <w:rPrChange w:id="1650" w:author="Tim Hallett" w:date="2015-01-28T09:33:00Z">
            <w:rPr/>
          </w:rPrChange>
        </w:rPr>
        <w:t xml:space="preserve"> </w:t>
      </w:r>
      <w:r w:rsidR="008F6B85" w:rsidRPr="005E53E2">
        <w:rPr>
          <w:strike/>
          <w:rPrChange w:id="1651" w:author="Tim Hallett" w:date="2015-01-28T09:33:00Z">
            <w:rPr/>
          </w:rPrChange>
        </w:rPr>
        <w:t>those areas</w:t>
      </w:r>
      <w:r w:rsidR="00DE6731" w:rsidRPr="005E53E2">
        <w:rPr>
          <w:strike/>
          <w:rPrChange w:id="1652" w:author="Tim Hallett" w:date="2015-01-28T09:33:00Z">
            <w:rPr/>
          </w:rPrChange>
        </w:rPr>
        <w:t xml:space="preserve">, such as HBCT or Improved Care, </w:t>
      </w:r>
      <w:r w:rsidR="007E2C2C" w:rsidRPr="005E53E2">
        <w:rPr>
          <w:strike/>
          <w:rPrChange w:id="1653" w:author="Tim Hallett" w:date="2015-01-28T09:33:00Z">
            <w:rPr/>
          </w:rPrChange>
        </w:rPr>
        <w:t>were</w:t>
      </w:r>
      <w:r w:rsidR="00DE6731" w:rsidRPr="005E53E2">
        <w:rPr>
          <w:strike/>
          <w:rPrChange w:id="1654" w:author="Tim Hallett" w:date="2015-01-28T09:33:00Z">
            <w:rPr/>
          </w:rPrChange>
        </w:rPr>
        <w:t xml:space="preserve"> highly impactful</w:t>
      </w:r>
      <w:r w:rsidR="00A522D1" w:rsidRPr="005E53E2">
        <w:rPr>
          <w:strike/>
          <w:rPrChange w:id="1655" w:author="Tim Hallett" w:date="2015-01-28T09:33:00Z">
            <w:rPr/>
          </w:rPrChange>
        </w:rPr>
        <w:t xml:space="preserve"> (figure 3)</w:t>
      </w:r>
      <w:r w:rsidR="00DE6731" w:rsidRPr="005E53E2">
        <w:rPr>
          <w:strike/>
          <w:rPrChange w:id="1656" w:author="Tim Hallett" w:date="2015-01-28T09:33:00Z">
            <w:rPr/>
          </w:rPrChange>
        </w:rPr>
        <w:t>. In contrast, removing pre-ART care all together (Immediate ART) and additionally actively seeking individuals (Universal Test &amp; Treat) avert</w:t>
      </w:r>
      <w:r w:rsidR="00E020A7" w:rsidRPr="005E53E2">
        <w:rPr>
          <w:strike/>
          <w:rPrChange w:id="1657" w:author="Tim Hallett" w:date="2015-01-28T09:33:00Z">
            <w:rPr/>
          </w:rPrChange>
        </w:rPr>
        <w:t>ed</w:t>
      </w:r>
      <w:r w:rsidR="00DE6731" w:rsidRPr="005E53E2">
        <w:rPr>
          <w:strike/>
          <w:rPrChange w:id="1658" w:author="Tim Hallett" w:date="2015-01-28T09:33:00Z">
            <w:rPr/>
          </w:rPrChange>
        </w:rPr>
        <w:t xml:space="preserve"> the most DALYs between 2010 and 2030</w:t>
      </w:r>
      <w:r w:rsidR="009A3304" w:rsidRPr="005E53E2">
        <w:rPr>
          <w:strike/>
          <w:rPrChange w:id="1659" w:author="Tim Hallett" w:date="2015-01-28T09:33:00Z">
            <w:rPr/>
          </w:rPrChange>
        </w:rPr>
        <w:t>(</w:t>
      </w:r>
      <w:r w:rsidR="00AF1334" w:rsidRPr="005E53E2">
        <w:rPr>
          <w:strike/>
          <w:rPrChange w:id="1660" w:author="Tim Hallett" w:date="2015-01-28T09:33:00Z">
            <w:rPr/>
          </w:rPrChange>
        </w:rPr>
        <w:t xml:space="preserve">3.62m and </w:t>
      </w:r>
      <w:r w:rsidR="009A3304" w:rsidRPr="005E53E2">
        <w:rPr>
          <w:strike/>
          <w:rPrChange w:id="1661" w:author="Tim Hallett" w:date="2015-01-28T09:33:00Z">
            <w:rPr/>
          </w:rPrChange>
        </w:rPr>
        <w:t>5.59m DALYs averted,</w:t>
      </w:r>
      <w:r w:rsidR="00AF1334" w:rsidRPr="005E53E2">
        <w:rPr>
          <w:strike/>
          <w:rPrChange w:id="1662" w:author="Tim Hallett" w:date="2015-01-28T09:33:00Z">
            <w:rPr/>
          </w:rPrChange>
        </w:rPr>
        <w:t xml:space="preserve"> 32% and</w:t>
      </w:r>
      <w:r w:rsidR="009A3304" w:rsidRPr="005E53E2">
        <w:rPr>
          <w:strike/>
          <w:rPrChange w:id="1663" w:author="Tim Hallett" w:date="2015-01-28T09:33:00Z">
            <w:rPr/>
          </w:rPrChange>
        </w:rPr>
        <w:t xml:space="preserve"> 50% of MAI</w:t>
      </w:r>
      <w:r w:rsidR="00924319" w:rsidRPr="005E53E2">
        <w:rPr>
          <w:strike/>
          <w:rPrChange w:id="1664" w:author="Tim Hallett" w:date="2015-01-28T09:33:00Z">
            <w:rPr/>
          </w:rPrChange>
        </w:rPr>
        <w:t>, respectively</w:t>
      </w:r>
      <w:r w:rsidR="009A3304" w:rsidRPr="005E53E2">
        <w:rPr>
          <w:strike/>
          <w:rPrChange w:id="1665" w:author="Tim Hallett" w:date="2015-01-28T09:33:00Z">
            <w:rPr/>
          </w:rPrChange>
        </w:rPr>
        <w:t>)</w:t>
      </w:r>
      <w:r w:rsidR="00DE6731" w:rsidRPr="005E53E2">
        <w:rPr>
          <w:strike/>
          <w:rPrChange w:id="1666" w:author="Tim Hallett" w:date="2015-01-28T09:33:00Z">
            <w:rPr/>
          </w:rPrChange>
        </w:rPr>
        <w:t xml:space="preserve">; however, these interventions </w:t>
      </w:r>
      <w:r w:rsidR="007723F5" w:rsidRPr="005E53E2">
        <w:rPr>
          <w:strike/>
          <w:rPrChange w:id="1667" w:author="Tim Hallett" w:date="2015-01-28T09:33:00Z">
            <w:rPr/>
          </w:rPrChange>
        </w:rPr>
        <w:t>were</w:t>
      </w:r>
      <w:r w:rsidR="00DE6731" w:rsidRPr="005E53E2">
        <w:rPr>
          <w:strike/>
          <w:rPrChange w:id="1668" w:author="Tim Hallett" w:date="2015-01-28T09:33:00Z">
            <w:rPr/>
          </w:rPrChange>
        </w:rPr>
        <w:t xml:space="preserve"> </w:t>
      </w:r>
      <w:r w:rsidR="009479F3" w:rsidRPr="005E53E2">
        <w:rPr>
          <w:strike/>
          <w:rPrChange w:id="1669" w:author="Tim Hallett" w:date="2015-01-28T09:33:00Z">
            <w:rPr/>
          </w:rPrChange>
        </w:rPr>
        <w:t xml:space="preserve">the most </w:t>
      </w:r>
      <w:r w:rsidR="00DE6731" w:rsidRPr="005E53E2">
        <w:rPr>
          <w:strike/>
          <w:rPrChange w:id="1670" w:author="Tim Hallett" w:date="2015-01-28T09:33:00Z">
            <w:rPr/>
          </w:rPrChange>
        </w:rPr>
        <w:t xml:space="preserve">expensive to </w:t>
      </w:r>
      <w:proofErr w:type="gramStart"/>
      <w:r w:rsidR="00DE6731" w:rsidRPr="005E53E2">
        <w:rPr>
          <w:strike/>
          <w:rPrChange w:id="1671" w:author="Tim Hallett" w:date="2015-01-28T09:33:00Z">
            <w:rPr/>
          </w:rPrChange>
        </w:rPr>
        <w:t>implement</w:t>
      </w:r>
      <w:r w:rsidR="00924319" w:rsidRPr="005E53E2">
        <w:rPr>
          <w:strike/>
          <w:rPrChange w:id="1672" w:author="Tim Hallett" w:date="2015-01-28T09:33:00Z">
            <w:rPr/>
          </w:rPrChange>
        </w:rPr>
        <w:t>(</w:t>
      </w:r>
      <w:proofErr w:type="gramEnd"/>
      <w:r w:rsidR="00924319" w:rsidRPr="005E53E2">
        <w:rPr>
          <w:strike/>
          <w:rPrChange w:id="1673" w:author="Tim Hallett" w:date="2015-01-28T09:33:00Z">
            <w:rPr/>
          </w:rPrChange>
        </w:rPr>
        <w:t>$1.64b and $4.27b</w:t>
      </w:r>
      <w:r w:rsidR="00955623" w:rsidRPr="005E53E2">
        <w:rPr>
          <w:strike/>
          <w:rPrChange w:id="1674" w:author="Tim Hallett" w:date="2015-01-28T09:33:00Z">
            <w:rPr/>
          </w:rPrChange>
        </w:rPr>
        <w:t>, respectively</w:t>
      </w:r>
      <w:r w:rsidR="00924319" w:rsidRPr="005E53E2">
        <w:rPr>
          <w:strike/>
          <w:rPrChange w:id="1675" w:author="Tim Hallett" w:date="2015-01-28T09:33:00Z">
            <w:rPr/>
          </w:rPrChange>
        </w:rPr>
        <w:t>)</w:t>
      </w:r>
      <w:r w:rsidR="00DE6731" w:rsidRPr="005E53E2">
        <w:rPr>
          <w:strike/>
          <w:rPrChange w:id="1676" w:author="Tim Hallett" w:date="2015-01-28T09:33:00Z">
            <w:rPr/>
          </w:rPrChange>
        </w:rPr>
        <w:t xml:space="preserve">. </w:t>
      </w:r>
      <w:commentRangeStart w:id="1677"/>
      <w:r w:rsidR="00DE6731" w:rsidRPr="005E53E2">
        <w:rPr>
          <w:strike/>
          <w:rPrChange w:id="1678" w:author="Tim Hallett" w:date="2015-01-28T09:33:00Z">
            <w:rPr/>
          </w:rPrChange>
        </w:rPr>
        <w:t>F</w:t>
      </w:r>
      <w:r w:rsidRPr="005E53E2">
        <w:rPr>
          <w:strike/>
          <w:rPrChange w:id="1679" w:author="Tim Hallett" w:date="2015-01-28T09:33:00Z">
            <w:rPr/>
          </w:rPrChange>
        </w:rPr>
        <w:t xml:space="preserve">rom analysis of these individual </w:t>
      </w:r>
      <w:r w:rsidR="00CD599C" w:rsidRPr="005E53E2">
        <w:rPr>
          <w:strike/>
          <w:rPrChange w:id="1680" w:author="Tim Hallett" w:date="2015-01-28T09:33:00Z">
            <w:rPr/>
          </w:rPrChange>
        </w:rPr>
        <w:t>strategies</w:t>
      </w:r>
      <w:r w:rsidRPr="005E53E2">
        <w:rPr>
          <w:strike/>
          <w:rPrChange w:id="1681" w:author="Tim Hallett" w:date="2015-01-28T09:33:00Z">
            <w:rPr/>
          </w:rPrChange>
        </w:rPr>
        <w:t>, no single large-impact low-cost intervention</w:t>
      </w:r>
      <w:r w:rsidR="00DE6731" w:rsidRPr="005E53E2">
        <w:rPr>
          <w:strike/>
          <w:rPrChange w:id="1682" w:author="Tim Hallett" w:date="2015-01-28T09:33:00Z">
            <w:rPr/>
          </w:rPrChange>
        </w:rPr>
        <w:t xml:space="preserve"> was identified</w:t>
      </w:r>
      <w:r w:rsidR="00D86A28" w:rsidRPr="005E53E2">
        <w:rPr>
          <w:strike/>
          <w:rPrChange w:id="1683" w:author="Tim Hallett" w:date="2015-01-28T09:33:00Z">
            <w:rPr/>
          </w:rPrChange>
        </w:rPr>
        <w:t>,</w:t>
      </w:r>
      <w:r w:rsidRPr="005E53E2">
        <w:rPr>
          <w:strike/>
          <w:rPrChange w:id="1684" w:author="Tim Hallett" w:date="2015-01-28T09:33:00Z">
            <w:rPr/>
          </w:rPrChange>
        </w:rPr>
        <w:t xml:space="preserve"> </w:t>
      </w:r>
      <w:commentRangeEnd w:id="1677"/>
      <w:r w:rsidR="00E22793" w:rsidRPr="005E53E2">
        <w:rPr>
          <w:rStyle w:val="CommentReference"/>
          <w:strike/>
          <w:rPrChange w:id="1685" w:author="Tim Hallett" w:date="2015-01-28T09:33:00Z">
            <w:rPr>
              <w:rStyle w:val="CommentReference"/>
            </w:rPr>
          </w:rPrChange>
        </w:rPr>
        <w:commentReference w:id="1677"/>
      </w:r>
      <w:r w:rsidR="00D86A28" w:rsidRPr="005E53E2">
        <w:rPr>
          <w:rStyle w:val="CommentReference"/>
          <w:strike/>
          <w:rPrChange w:id="1686" w:author="Tim Hallett" w:date="2015-01-28T09:33:00Z">
            <w:rPr>
              <w:rStyle w:val="CommentReference"/>
            </w:rPr>
          </w:rPrChange>
        </w:rPr>
        <w:t>w</w:t>
      </w:r>
      <w:r w:rsidR="00D86A28" w:rsidRPr="005E53E2">
        <w:rPr>
          <w:strike/>
          <w:rPrChange w:id="1687" w:author="Tim Hallett" w:date="2015-01-28T09:33:00Z">
            <w:rPr/>
          </w:rPrChange>
        </w:rPr>
        <w:t>ith</w:t>
      </w:r>
      <w:r w:rsidRPr="005E53E2">
        <w:rPr>
          <w:strike/>
          <w:rPrChange w:id="1688" w:author="Tim Hallett" w:date="2015-01-28T09:33:00Z">
            <w:rPr/>
          </w:rPrChange>
        </w:rPr>
        <w:t xml:space="preserve"> high impact interventions </w:t>
      </w:r>
      <w:r w:rsidR="00D86A28" w:rsidRPr="005E53E2">
        <w:rPr>
          <w:strike/>
          <w:rPrChange w:id="1689" w:author="Tim Hallett" w:date="2015-01-28T09:33:00Z">
            <w:rPr/>
          </w:rPrChange>
        </w:rPr>
        <w:t xml:space="preserve">having a </w:t>
      </w:r>
      <w:r w:rsidRPr="005E53E2">
        <w:rPr>
          <w:strike/>
          <w:rPrChange w:id="1690" w:author="Tim Hallett" w:date="2015-01-28T09:33:00Z">
            <w:rPr/>
          </w:rPrChange>
        </w:rPr>
        <w:t xml:space="preserve">high cost per DALY averted and </w:t>
      </w:r>
      <w:r w:rsidR="00D86A28" w:rsidRPr="005E53E2">
        <w:rPr>
          <w:strike/>
          <w:rPrChange w:id="1691" w:author="Tim Hallett" w:date="2015-01-28T09:33:00Z">
            <w:rPr/>
          </w:rPrChange>
        </w:rPr>
        <w:t>low cost interventions hav</w:t>
      </w:r>
      <w:r w:rsidR="00CD599C" w:rsidRPr="005E53E2">
        <w:rPr>
          <w:strike/>
          <w:rPrChange w:id="1692" w:author="Tim Hallett" w:date="2015-01-28T09:33:00Z">
            <w:rPr/>
          </w:rPrChange>
        </w:rPr>
        <w:t>ing a low cost per DALY averted</w:t>
      </w:r>
      <w:r w:rsidR="00537A46" w:rsidRPr="005E53E2">
        <w:rPr>
          <w:strike/>
          <w:rPrChange w:id="1693" w:author="Tim Hallett" w:date="2015-01-28T09:33:00Z">
            <w:rPr/>
          </w:rPrChange>
        </w:rPr>
        <w:t>. Additionally, w</w:t>
      </w:r>
      <w:r w:rsidR="00EA7FA2" w:rsidRPr="005E53E2">
        <w:rPr>
          <w:strike/>
          <w:rPrChange w:id="1694" w:author="Tim Hallett" w:date="2015-01-28T09:33:00Z">
            <w:rPr/>
          </w:rPrChange>
        </w:rPr>
        <w:t>e identified a combination of six interventions that when applied simultaneously improve</w:t>
      </w:r>
      <w:r w:rsidR="00C012F1" w:rsidRPr="005E53E2">
        <w:rPr>
          <w:strike/>
          <w:rPrChange w:id="1695" w:author="Tim Hallett" w:date="2015-01-28T09:33:00Z">
            <w:rPr/>
          </w:rPrChange>
        </w:rPr>
        <w:t>d</w:t>
      </w:r>
      <w:r w:rsidR="00EA7FA2" w:rsidRPr="005E53E2">
        <w:rPr>
          <w:strike/>
          <w:rPrChange w:id="1696" w:author="Tim Hallett" w:date="2015-01-28T09:33:00Z">
            <w:rPr/>
          </w:rPrChange>
        </w:rPr>
        <w:t xml:space="preserve"> patient outcomes</w:t>
      </w:r>
      <w:r w:rsidR="00537A46" w:rsidRPr="005E53E2">
        <w:rPr>
          <w:strike/>
          <w:rPrChange w:id="1697" w:author="Tim Hallett" w:date="2015-01-28T09:33:00Z">
            <w:rPr/>
          </w:rPrChange>
        </w:rPr>
        <w:t xml:space="preserve"> </w:t>
      </w:r>
      <w:r w:rsidR="00EA7FA2" w:rsidRPr="005E53E2">
        <w:rPr>
          <w:strike/>
          <w:rPrChange w:id="1698" w:author="Tim Hallett" w:date="2015-01-28T09:33:00Z">
            <w:rPr/>
          </w:rPrChange>
        </w:rPr>
        <w:t>at a cost of $353 per DALY averted</w:t>
      </w:r>
      <w:r w:rsidR="00894DB3" w:rsidRPr="005E53E2">
        <w:rPr>
          <w:strike/>
          <w:rPrChange w:id="1699" w:author="Tim Hallett" w:date="2015-01-28T09:33:00Z">
            <w:rPr/>
          </w:rPrChange>
        </w:rPr>
        <w:t xml:space="preserve"> compared to baseline</w:t>
      </w:r>
      <w:r w:rsidR="00EA7FA2" w:rsidRPr="005E53E2">
        <w:rPr>
          <w:strike/>
          <w:rPrChange w:id="1700" w:author="Tim Hallett" w:date="2015-01-28T09:33:00Z">
            <w:rPr/>
          </w:rPrChange>
        </w:rPr>
        <w:t xml:space="preserve">. </w:t>
      </w:r>
      <w:r w:rsidR="00FA79B7" w:rsidRPr="005E53E2">
        <w:rPr>
          <w:strike/>
          <w:rPrChange w:id="1701" w:author="Tim Hallett" w:date="2015-01-28T09:33:00Z">
            <w:rPr/>
          </w:rPrChange>
        </w:rPr>
        <w:t>This combination strengthened</w:t>
      </w:r>
      <w:r w:rsidR="00FA295E" w:rsidRPr="005E53E2">
        <w:rPr>
          <w:strike/>
          <w:rPrChange w:id="1702" w:author="Tim Hallett" w:date="2015-01-28T09:33:00Z">
            <w:rPr/>
          </w:rPrChange>
        </w:rPr>
        <w:t xml:space="preserve"> care at multiple points and is potentially as impactful as the Universal Test and Treat </w:t>
      </w:r>
      <w:r w:rsidR="00A43C59" w:rsidRPr="005E53E2">
        <w:rPr>
          <w:strike/>
          <w:rPrChange w:id="1703" w:author="Tim Hallett" w:date="2015-01-28T09:33:00Z">
            <w:rPr/>
          </w:rPrChange>
        </w:rPr>
        <w:t>strategy</w:t>
      </w:r>
      <w:r w:rsidR="00FA295E" w:rsidRPr="005E53E2">
        <w:rPr>
          <w:strike/>
          <w:rPrChange w:id="1704" w:author="Tim Hallett" w:date="2015-01-28T09:33:00Z">
            <w:rPr/>
          </w:rPrChange>
        </w:rPr>
        <w:t xml:space="preserve"> but with a lower average cost-</w:t>
      </w:r>
      <w:r w:rsidR="00FA295E" w:rsidRPr="005E53E2">
        <w:rPr>
          <w:strike/>
          <w:rPrChange w:id="1705" w:author="Tim Hallett" w:date="2015-01-28T09:33:00Z">
            <w:rPr/>
          </w:rPrChange>
        </w:rPr>
        <w:lastRenderedPageBreak/>
        <w:t>effectiveness ratio.</w:t>
      </w:r>
    </w:p>
    <w:p w14:paraId="3A643F4C" w14:textId="77777777" w:rsidR="00615625" w:rsidRDefault="00615625" w:rsidP="0086036A">
      <w:pPr>
        <w:pStyle w:val="normal0"/>
      </w:pPr>
    </w:p>
    <w:p w14:paraId="32DD2578" w14:textId="77777777" w:rsidR="00272A02" w:rsidRPr="005E53E2" w:rsidRDefault="00EA489D" w:rsidP="00341D62">
      <w:pPr>
        <w:pStyle w:val="normal0"/>
        <w:ind w:firstLine="720"/>
        <w:rPr>
          <w:strike/>
          <w:rPrChange w:id="1706" w:author="Tim Hallett" w:date="2015-01-28T09:33:00Z">
            <w:rPr/>
          </w:rPrChange>
        </w:rPr>
      </w:pPr>
      <w:r w:rsidRPr="005E53E2">
        <w:rPr>
          <w:strike/>
          <w:rPrChange w:id="1707" w:author="Tim Hallett" w:date="2015-01-28T09:33:00Z">
            <w:rPr/>
          </w:rPrChange>
        </w:rPr>
        <w:t xml:space="preserve">This work indicates that it is imperative for ART programmes to evaluate patient outcomes from the population perspective. The </w:t>
      </w:r>
      <w:r w:rsidR="00FF056D" w:rsidRPr="005E53E2">
        <w:rPr>
          <w:strike/>
          <w:rPrChange w:id="1708" w:author="Tim Hallett" w:date="2015-01-28T09:33:00Z">
            <w:rPr/>
          </w:rPrChange>
        </w:rPr>
        <w:t xml:space="preserve">clinic-level view </w:t>
      </w:r>
      <w:r w:rsidR="008B1D49" w:rsidRPr="005E53E2">
        <w:rPr>
          <w:strike/>
          <w:rPrChange w:id="1709" w:author="Tim Hallett" w:date="2015-01-28T09:33:00Z">
            <w:rPr/>
          </w:rPrChange>
        </w:rPr>
        <w:t xml:space="preserve">is </w:t>
      </w:r>
      <w:r w:rsidRPr="005E53E2">
        <w:rPr>
          <w:strike/>
          <w:rPrChange w:id="1710" w:author="Tim Hallett" w:date="2015-01-28T09:33:00Z">
            <w:rPr/>
          </w:rPrChange>
        </w:rPr>
        <w:t>biased, as on</w:t>
      </w:r>
      <w:r w:rsidR="00E667F8" w:rsidRPr="005E53E2">
        <w:rPr>
          <w:strike/>
          <w:rPrChange w:id="1711" w:author="Tim Hallett" w:date="2015-01-28T09:33:00Z">
            <w:rPr/>
          </w:rPrChange>
        </w:rPr>
        <w:t xml:space="preserve">ly individuals who have had contact </w:t>
      </w:r>
      <w:r w:rsidRPr="005E53E2">
        <w:rPr>
          <w:strike/>
          <w:rPrChange w:id="1712" w:author="Tim Hallett" w:date="2015-01-28T09:33:00Z">
            <w:rPr/>
          </w:rPrChange>
        </w:rPr>
        <w:t xml:space="preserve">with the clinic are accounted for. </w:t>
      </w:r>
      <w:r w:rsidR="00E667F8" w:rsidRPr="005E53E2">
        <w:rPr>
          <w:strike/>
          <w:rPrChange w:id="1713" w:author="Tim Hallett" w:date="2015-01-28T09:33:00Z">
            <w:rPr/>
          </w:rPrChange>
        </w:rPr>
        <w:t xml:space="preserve">Thus, to fully understand where deficiencies in care are leading to lives being lost to HIV, </w:t>
      </w:r>
      <w:r w:rsidR="00FF056D" w:rsidRPr="005E53E2">
        <w:rPr>
          <w:strike/>
          <w:rPrChange w:id="1714" w:author="Tim Hallett" w:date="2015-01-28T09:33:00Z">
            <w:rPr/>
          </w:rPrChange>
        </w:rPr>
        <w:t>the entire community must be fully represented</w:t>
      </w:r>
      <w:r w:rsidR="00E667F8" w:rsidRPr="005E53E2">
        <w:rPr>
          <w:strike/>
          <w:rPrChange w:id="1715" w:author="Tim Hallett" w:date="2015-01-28T09:33:00Z">
            <w:rPr/>
          </w:rPrChange>
        </w:rPr>
        <w:t xml:space="preserve">. </w:t>
      </w:r>
      <w:r w:rsidR="009C5095" w:rsidRPr="005E53E2">
        <w:rPr>
          <w:strike/>
          <w:rPrChange w:id="1716" w:author="Tim Hallett" w:date="2015-01-28T09:33:00Z">
            <w:rPr/>
          </w:rPrChange>
        </w:rPr>
        <w:t xml:space="preserve">This poses significant challenges for HIV care </w:t>
      </w:r>
      <w:r w:rsidR="009378A7" w:rsidRPr="005E53E2">
        <w:rPr>
          <w:strike/>
          <w:rPrChange w:id="1717" w:author="Tim Hallett" w:date="2015-01-28T09:33:00Z">
            <w:rPr/>
          </w:rPrChange>
        </w:rPr>
        <w:t>providers,</w:t>
      </w:r>
      <w:r w:rsidR="00FF056D" w:rsidRPr="005E53E2">
        <w:rPr>
          <w:strike/>
          <w:rPrChange w:id="1718" w:author="Tim Hallett" w:date="2015-01-28T09:33:00Z">
            <w:rPr/>
          </w:rPrChange>
        </w:rPr>
        <w:t xml:space="preserve"> as assessing community-</w:t>
      </w:r>
      <w:r w:rsidR="009C5095" w:rsidRPr="005E53E2">
        <w:rPr>
          <w:strike/>
          <w:rPrChange w:id="1719" w:author="Tim Hallett" w:date="2015-01-28T09:33:00Z">
            <w:rPr/>
          </w:rPrChange>
        </w:rPr>
        <w:t>level outcomes, particular</w:t>
      </w:r>
      <w:r w:rsidR="00E8776E" w:rsidRPr="005E53E2">
        <w:rPr>
          <w:strike/>
          <w:rPrChange w:id="1720" w:author="Tim Hallett" w:date="2015-01-28T09:33:00Z">
            <w:rPr/>
          </w:rPrChange>
        </w:rPr>
        <w:t>ly</w:t>
      </w:r>
      <w:r w:rsidR="009C5095" w:rsidRPr="005E53E2">
        <w:rPr>
          <w:strike/>
          <w:rPrChange w:id="1721" w:author="Tim Hallett" w:date="2015-01-28T09:33:00Z">
            <w:rPr/>
          </w:rPrChange>
        </w:rPr>
        <w:t xml:space="preserve"> among individuals with no prior engagement in care, is both financially and logistically </w:t>
      </w:r>
      <w:r w:rsidR="009378A7" w:rsidRPr="005E53E2">
        <w:rPr>
          <w:strike/>
          <w:rPrChange w:id="1722" w:author="Tim Hallett" w:date="2015-01-28T09:33:00Z">
            <w:rPr/>
          </w:rPrChange>
        </w:rPr>
        <w:t>testing</w:t>
      </w:r>
      <w:r w:rsidR="009C5095" w:rsidRPr="005E53E2">
        <w:rPr>
          <w:strike/>
          <w:rPrChange w:id="1723" w:author="Tim Hallett" w:date="2015-01-28T09:33:00Z">
            <w:rPr/>
          </w:rPrChange>
        </w:rPr>
        <w:t>.</w:t>
      </w:r>
      <w:r w:rsidR="004D2013" w:rsidRPr="005E53E2">
        <w:rPr>
          <w:strike/>
          <w:rPrChange w:id="1724" w:author="Tim Hallett" w:date="2015-01-28T09:33:00Z">
            <w:rPr/>
          </w:rPrChange>
        </w:rPr>
        <w:t xml:space="preserve"> Additionally, as ART programmes consider </w:t>
      </w:r>
      <w:r w:rsidR="00C261F3" w:rsidRPr="005E53E2">
        <w:rPr>
          <w:strike/>
          <w:rPrChange w:id="1725" w:author="Tim Hallett" w:date="2015-01-28T09:33:00Z">
            <w:rPr/>
          </w:rPrChange>
        </w:rPr>
        <w:t xml:space="preserve">intervening </w:t>
      </w:r>
      <w:r w:rsidR="004D2013" w:rsidRPr="005E53E2">
        <w:rPr>
          <w:strike/>
          <w:rPrChange w:id="1726" w:author="Tim Hallett" w:date="2015-01-28T09:33:00Z">
            <w:rPr/>
          </w:rPrChange>
        </w:rPr>
        <w:t>to improve care, many current</w:t>
      </w:r>
      <w:r w:rsidR="00FF056D" w:rsidRPr="005E53E2">
        <w:rPr>
          <w:strike/>
          <w:rPrChange w:id="1727" w:author="Tim Hallett" w:date="2015-01-28T09:33:00Z">
            <w:rPr/>
          </w:rPrChange>
        </w:rPr>
        <w:t>ly available</w:t>
      </w:r>
      <w:r w:rsidR="004D2013" w:rsidRPr="005E53E2">
        <w:rPr>
          <w:strike/>
          <w:rPrChange w:id="1728" w:author="Tim Hallett" w:date="2015-01-28T09:33:00Z">
            <w:rPr/>
          </w:rPrChange>
        </w:rPr>
        <w:t xml:space="preserve"> interventions only ta</w:t>
      </w:r>
      <w:r w:rsidR="00FB28BC" w:rsidRPr="005E53E2">
        <w:rPr>
          <w:strike/>
          <w:rPrChange w:id="1729" w:author="Tim Hallett" w:date="2015-01-28T09:33:00Z">
            <w:rPr/>
          </w:rPrChange>
        </w:rPr>
        <w:t>r</w:t>
      </w:r>
      <w:r w:rsidR="004D2013" w:rsidRPr="005E53E2">
        <w:rPr>
          <w:strike/>
          <w:rPrChange w:id="1730" w:author="Tim Hallett" w:date="2015-01-28T09:33:00Z">
            <w:rPr/>
          </w:rPrChange>
        </w:rPr>
        <w:t>get one aspect of care</w:t>
      </w:r>
      <w:r w:rsidR="004D2013" w:rsidRPr="005E53E2">
        <w:rPr>
          <w:strike/>
          <w:rPrChange w:id="1731" w:author="Tim Hallett" w:date="2015-01-28T09:33:00Z">
            <w:rPr/>
          </w:rPrChange>
        </w:rPr>
        <w:fldChar w:fldCharType="begin"/>
      </w:r>
      <w:r w:rsidR="0075253B" w:rsidRPr="005E53E2">
        <w:rPr>
          <w:strike/>
          <w:rPrChange w:id="1732" w:author="Tim Hallett" w:date="2015-01-28T09:33:00Z">
            <w:rPr/>
          </w:rPrChange>
        </w:rPr>
        <w:instrText xml:space="preserve"> ADDIN PAPERS2_CITATIONS &lt;citation&gt;&lt;uuid&gt;CCACA780-9CE2-4262-8752-3EFE8D3CED5F&lt;/uuid&gt;&lt;priority&gt;65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1733" w:author="Tim Hallett" w:date="2015-01-28T09:33:00Z">
            <w:rPr/>
          </w:rPrChange>
        </w:rPr>
        <w:fldChar w:fldCharType="separate"/>
      </w:r>
      <w:r w:rsidR="004D2013" w:rsidRPr="005E53E2">
        <w:rPr>
          <w:strike/>
          <w:lang w:val="en-US"/>
          <w:rPrChange w:id="1734" w:author="Tim Hallett" w:date="2015-01-28T09:33:00Z">
            <w:rPr>
              <w:lang w:val="en-US"/>
            </w:rPr>
          </w:rPrChange>
        </w:rPr>
        <w:t>{Kilmarx:2013iy, Barnighausen:2011cb</w:t>
      </w:r>
      <w:r w:rsidR="004D2013" w:rsidRPr="005E53E2">
        <w:rPr>
          <w:strike/>
          <w:rPrChange w:id="1735" w:author="Tim Hallett" w:date="2015-01-28T09:33:00Z">
            <w:rPr/>
          </w:rPrChange>
        </w:rPr>
        <w:fldChar w:fldCharType="end"/>
      </w:r>
      <w:r w:rsidR="004D2013" w:rsidRPr="005E53E2">
        <w:rPr>
          <w:strike/>
          <w:rPrChange w:id="1736" w:author="Tim Hallett" w:date="2015-01-28T09:33:00Z">
            <w:rPr/>
          </w:rPrChange>
        </w:rPr>
        <w:t>,</w:t>
      </w:r>
      <w:r w:rsidR="004D2013" w:rsidRPr="005E53E2">
        <w:rPr>
          <w:strike/>
          <w:rPrChange w:id="1737" w:author="Tim Hallett" w:date="2015-01-28T09:33:00Z">
            <w:rPr/>
          </w:rPrChange>
        </w:rPr>
        <w:fldChar w:fldCharType="begin"/>
      </w:r>
      <w:r w:rsidR="0075253B" w:rsidRPr="005E53E2">
        <w:rPr>
          <w:strike/>
          <w:rPrChange w:id="1738" w:author="Tim Hallett" w:date="2015-01-28T09:33:00Z">
            <w:rPr/>
          </w:rPrChange>
        </w:rPr>
        <w:instrText xml:space="preserve"> ADDIN PAPERS2_CITATIONS &lt;citation&gt;&lt;uuid&gt;C5DF5295-BE1D-4870-B8AB-2FCE26BEB0A6&lt;/uuid&gt;&lt;priority&gt;66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1739" w:author="Tim Hallett" w:date="2015-01-28T09:33:00Z">
            <w:rPr/>
          </w:rPrChange>
        </w:rPr>
        <w:fldChar w:fldCharType="separate"/>
      </w:r>
      <w:r w:rsidR="004D2013" w:rsidRPr="005E53E2">
        <w:rPr>
          <w:strike/>
          <w:lang w:val="en-US"/>
          <w:rPrChange w:id="1740" w:author="Tim Hallett" w:date="2015-01-28T09:33:00Z">
            <w:rPr>
              <w:lang w:val="en-US"/>
            </w:rPr>
          </w:rPrChange>
        </w:rPr>
        <w:t>Govindasamy:2014fa}</w:t>
      </w:r>
      <w:r w:rsidR="004D2013" w:rsidRPr="005E53E2">
        <w:rPr>
          <w:strike/>
          <w:rPrChange w:id="1741" w:author="Tim Hallett" w:date="2015-01-28T09:33:00Z">
            <w:rPr/>
          </w:rPrChange>
        </w:rPr>
        <w:fldChar w:fldCharType="end"/>
      </w:r>
      <w:r w:rsidR="004D2013" w:rsidRPr="005E53E2">
        <w:rPr>
          <w:strike/>
          <w:rPrChange w:id="1742" w:author="Tim Hallett" w:date="2015-01-28T09:33:00Z">
            <w:rPr/>
          </w:rPrChange>
        </w:rPr>
        <w:t xml:space="preserve">. </w:t>
      </w:r>
      <w:r w:rsidR="00B8471C" w:rsidRPr="005E53E2">
        <w:rPr>
          <w:strike/>
          <w:rPrChange w:id="1743" w:author="Tim Hallett" w:date="2015-01-28T09:33:00Z">
            <w:rPr/>
          </w:rPrChange>
        </w:rPr>
        <w:t xml:space="preserve">Our results </w:t>
      </w:r>
      <w:r w:rsidR="00D81B25" w:rsidRPr="005E53E2">
        <w:rPr>
          <w:strike/>
          <w:rPrChange w:id="1744" w:author="Tim Hallett" w:date="2015-01-28T09:33:00Z">
            <w:rPr/>
          </w:rPrChange>
        </w:rPr>
        <w:t xml:space="preserve">deduce that a single intervention strategy provides </w:t>
      </w:r>
      <w:r w:rsidR="002A668D" w:rsidRPr="005E53E2">
        <w:rPr>
          <w:strike/>
          <w:rPrChange w:id="1745" w:author="Tim Hallett" w:date="2015-01-28T09:33:00Z">
            <w:rPr/>
          </w:rPrChange>
        </w:rPr>
        <w:t xml:space="preserve">limited </w:t>
      </w:r>
      <w:r w:rsidR="00341D62" w:rsidRPr="005E53E2">
        <w:rPr>
          <w:strike/>
          <w:rPrChange w:id="1746" w:author="Tim Hallett" w:date="2015-01-28T09:33:00Z">
            <w:rPr/>
          </w:rPrChange>
        </w:rPr>
        <w:t xml:space="preserve">benefit, as </w:t>
      </w:r>
      <w:r w:rsidR="004D2013" w:rsidRPr="005E53E2">
        <w:rPr>
          <w:strike/>
          <w:rPrChange w:id="1747" w:author="Tim Hallett" w:date="2015-01-28T09:33:00Z">
            <w:rPr/>
          </w:rPrChange>
        </w:rPr>
        <w:t xml:space="preserve">any </w:t>
      </w:r>
      <w:r w:rsidR="00341D62" w:rsidRPr="005E53E2">
        <w:rPr>
          <w:strike/>
          <w:rPrChange w:id="1748" w:author="Tim Hallett" w:date="2015-01-28T09:33:00Z">
            <w:rPr/>
          </w:rPrChange>
        </w:rPr>
        <w:t xml:space="preserve">individual </w:t>
      </w:r>
      <w:r w:rsidR="004D2013" w:rsidRPr="005E53E2">
        <w:rPr>
          <w:strike/>
          <w:rPrChange w:id="1749" w:author="Tim Hallett" w:date="2015-01-28T09:33:00Z">
            <w:rPr/>
          </w:rPrChange>
        </w:rPr>
        <w:t>intervention</w:t>
      </w:r>
      <w:r w:rsidR="00D37554" w:rsidRPr="005E53E2">
        <w:rPr>
          <w:strike/>
          <w:rPrChange w:id="1750" w:author="Tim Hallett" w:date="2015-01-28T09:33:00Z">
            <w:rPr/>
          </w:rPrChange>
        </w:rPr>
        <w:t>s enacted</w:t>
      </w:r>
      <w:r w:rsidR="004D2013" w:rsidRPr="005E53E2">
        <w:rPr>
          <w:strike/>
          <w:rPrChange w:id="1751" w:author="Tim Hallett" w:date="2015-01-28T09:33:00Z">
            <w:rPr/>
          </w:rPrChange>
        </w:rPr>
        <w:t xml:space="preserve"> will be attenuated by downstream deficiencies in care, and also limited by any upstream constraints.</w:t>
      </w:r>
      <w:r w:rsidR="00E8776E" w:rsidRPr="005E53E2">
        <w:rPr>
          <w:strike/>
          <w:rPrChange w:id="1752" w:author="Tim Hallett" w:date="2015-01-28T09:33:00Z">
            <w:rPr/>
          </w:rPrChange>
        </w:rPr>
        <w:t xml:space="preserve"> </w:t>
      </w:r>
      <w:r w:rsidR="004D2013" w:rsidRPr="005E53E2">
        <w:rPr>
          <w:strike/>
          <w:rPrChange w:id="1753" w:author="Tim Hallett" w:date="2015-01-28T09:33:00Z">
            <w:rPr/>
          </w:rPrChange>
        </w:rPr>
        <w:t>For instance, interventions targeting linkage to care will be constrained by the number of i</w:t>
      </w:r>
      <w:r w:rsidR="0059161B" w:rsidRPr="005E53E2">
        <w:rPr>
          <w:strike/>
          <w:rPrChange w:id="1754" w:author="Tim Hallett" w:date="2015-01-28T09:33:00Z">
            <w:rPr/>
          </w:rPrChange>
        </w:rPr>
        <w:t xml:space="preserve">ndividuals who attempt to link and </w:t>
      </w:r>
      <w:r w:rsidR="00587E47" w:rsidRPr="005E53E2">
        <w:rPr>
          <w:strike/>
          <w:rPrChange w:id="1755" w:author="Tim Hallett" w:date="2015-01-28T09:33:00Z">
            <w:rPr/>
          </w:rPrChange>
        </w:rPr>
        <w:t xml:space="preserve">further </w:t>
      </w:r>
      <w:r w:rsidR="0059161B" w:rsidRPr="005E53E2">
        <w:rPr>
          <w:strike/>
          <w:rPrChange w:id="1756" w:author="Tim Hallett" w:date="2015-01-28T09:33:00Z">
            <w:rPr/>
          </w:rPrChange>
        </w:rPr>
        <w:t>capped by downstream losses from pre-ART and ART care.</w:t>
      </w:r>
      <w:r w:rsidR="00216099" w:rsidRPr="005E53E2">
        <w:rPr>
          <w:strike/>
          <w:rPrChange w:id="1757" w:author="Tim Hallett" w:date="2015-01-28T09:33:00Z">
            <w:rPr/>
          </w:rPrChange>
        </w:rPr>
        <w:t xml:space="preserve"> Thus</w:t>
      </w:r>
      <w:r w:rsidR="00341D62" w:rsidRPr="005E53E2">
        <w:rPr>
          <w:strike/>
          <w:rPrChange w:id="1758" w:author="Tim Hallett" w:date="2015-01-28T09:33:00Z">
            <w:rPr/>
          </w:rPrChange>
        </w:rPr>
        <w:t xml:space="preserve"> as our results corroborate</w:t>
      </w:r>
      <w:r w:rsidR="00216099" w:rsidRPr="005E53E2">
        <w:rPr>
          <w:strike/>
          <w:rPrChange w:id="1759" w:author="Tim Hallett" w:date="2015-01-28T09:33:00Z">
            <w:rPr/>
          </w:rPrChange>
        </w:rPr>
        <w:t xml:space="preserve">, care must be strengthened </w:t>
      </w:r>
      <w:r w:rsidR="00872D3A" w:rsidRPr="005E53E2">
        <w:rPr>
          <w:strike/>
          <w:rPrChange w:id="1760" w:author="Tim Hallett" w:date="2015-01-28T09:33:00Z">
            <w:rPr/>
          </w:rPrChange>
        </w:rPr>
        <w:t xml:space="preserve">by intervening </w:t>
      </w:r>
      <w:r w:rsidR="00341D62" w:rsidRPr="005E53E2">
        <w:rPr>
          <w:strike/>
          <w:rPrChange w:id="1761" w:author="Tim Hallett" w:date="2015-01-28T09:33:00Z">
            <w:rPr/>
          </w:rPrChange>
        </w:rPr>
        <w:t xml:space="preserve">at multiple </w:t>
      </w:r>
      <w:r w:rsidR="00226A37" w:rsidRPr="005E53E2">
        <w:rPr>
          <w:strike/>
          <w:rPrChange w:id="1762" w:author="Tim Hallett" w:date="2015-01-28T09:33:00Z">
            <w:rPr/>
          </w:rPrChange>
        </w:rPr>
        <w:t xml:space="preserve">points with </w:t>
      </w:r>
      <w:r w:rsidR="00341D62" w:rsidRPr="005E53E2">
        <w:rPr>
          <w:strike/>
          <w:rPrChange w:id="1763" w:author="Tim Hallett" w:date="2015-01-28T09:33:00Z">
            <w:rPr/>
          </w:rPrChange>
        </w:rPr>
        <w:t xml:space="preserve">a combination of interventions </w:t>
      </w:r>
      <w:r w:rsidR="00216099" w:rsidRPr="005E53E2">
        <w:rPr>
          <w:strike/>
          <w:rPrChange w:id="1764" w:author="Tim Hallett" w:date="2015-01-28T09:33:00Z">
            <w:rPr/>
          </w:rPrChange>
        </w:rPr>
        <w:t>to fully realise the benefits afforded by ART</w:t>
      </w:r>
      <w:r w:rsidR="00070268" w:rsidRPr="005E53E2">
        <w:rPr>
          <w:strike/>
          <w:rPrChange w:id="1765" w:author="Tim Hallett" w:date="2015-01-28T09:33:00Z">
            <w:rPr/>
          </w:rPrChange>
        </w:rPr>
        <w:t>.</w:t>
      </w:r>
      <w:r w:rsidR="00733C70" w:rsidRPr="005E53E2">
        <w:rPr>
          <w:strike/>
          <w:rPrChange w:id="1766" w:author="Tim Hallett" w:date="2015-01-28T09:33:00Z">
            <w:rPr/>
          </w:rPrChange>
        </w:rPr>
        <w:t xml:space="preserve"> </w:t>
      </w:r>
      <w:r w:rsidR="00226A37" w:rsidRPr="005E53E2">
        <w:rPr>
          <w:strike/>
          <w:rPrChange w:id="1767" w:author="Tim Hallett" w:date="2015-01-28T09:33:00Z">
            <w:rPr/>
          </w:rPrChange>
        </w:rPr>
        <w:t>Although</w:t>
      </w:r>
      <w:r w:rsidR="00733C70" w:rsidRPr="005E53E2">
        <w:rPr>
          <w:strike/>
          <w:rPrChange w:id="1768" w:author="Tim Hallett" w:date="2015-01-28T09:33:00Z">
            <w:rPr/>
          </w:rPrChange>
        </w:rPr>
        <w:t xml:space="preserve"> interventions utilising an immediate ART strategy</w:t>
      </w:r>
      <w:r w:rsidR="00226A37" w:rsidRPr="005E53E2">
        <w:rPr>
          <w:strike/>
          <w:rPrChange w:id="1769" w:author="Tim Hallett" w:date="2015-01-28T09:33:00Z">
            <w:rPr/>
          </w:rPrChange>
        </w:rPr>
        <w:t xml:space="preserve"> provide </w:t>
      </w:r>
      <w:r w:rsidR="00B13C0C" w:rsidRPr="005E53E2">
        <w:rPr>
          <w:strike/>
          <w:rPrChange w:id="1770" w:author="Tim Hallett" w:date="2015-01-28T09:33:00Z">
            <w:rPr/>
          </w:rPrChange>
        </w:rPr>
        <w:t xml:space="preserve">the largest improvement </w:t>
      </w:r>
      <w:r w:rsidR="004C000F" w:rsidRPr="005E53E2">
        <w:rPr>
          <w:strike/>
          <w:rPrChange w:id="1771" w:author="Tim Hallett" w:date="2015-01-28T09:33:00Z">
            <w:rPr/>
          </w:rPrChange>
        </w:rPr>
        <w:t>in</w:t>
      </w:r>
      <w:r w:rsidR="00B13C0C" w:rsidRPr="005E53E2">
        <w:rPr>
          <w:strike/>
          <w:rPrChange w:id="1772" w:author="Tim Hallett" w:date="2015-01-28T09:33:00Z">
            <w:rPr/>
          </w:rPrChange>
        </w:rPr>
        <w:t xml:space="preserve"> patient outcomes, </w:t>
      </w:r>
      <w:r w:rsidR="00DE2511" w:rsidRPr="005E53E2">
        <w:rPr>
          <w:strike/>
          <w:rPrChange w:id="1773" w:author="Tim Hallett" w:date="2015-01-28T09:33:00Z">
            <w:rPr/>
          </w:rPrChange>
        </w:rPr>
        <w:t>these gains</w:t>
      </w:r>
      <w:r w:rsidR="00CD1852" w:rsidRPr="005E53E2">
        <w:rPr>
          <w:strike/>
          <w:rPrChange w:id="1774" w:author="Tim Hallett" w:date="2015-01-28T09:33:00Z">
            <w:rPr/>
          </w:rPrChange>
        </w:rPr>
        <w:t xml:space="preserve"> are brought</w:t>
      </w:r>
      <w:r w:rsidR="00816B98" w:rsidRPr="005E53E2">
        <w:rPr>
          <w:strike/>
          <w:rPrChange w:id="1775" w:author="Tim Hallett" w:date="2015-01-28T09:33:00Z">
            <w:rPr/>
          </w:rPrChange>
        </w:rPr>
        <w:t xml:space="preserve"> about</w:t>
      </w:r>
      <w:r w:rsidR="00CD1852" w:rsidRPr="005E53E2">
        <w:rPr>
          <w:strike/>
          <w:rPrChange w:id="1776" w:author="Tim Hallett" w:date="2015-01-28T09:33:00Z">
            <w:rPr/>
          </w:rPrChange>
        </w:rPr>
        <w:t xml:space="preserve"> through circumnavigating</w:t>
      </w:r>
      <w:r w:rsidR="00733C70" w:rsidRPr="005E53E2">
        <w:rPr>
          <w:strike/>
          <w:rPrChange w:id="1777" w:author="Tim Hallett" w:date="2015-01-28T09:33:00Z">
            <w:rPr/>
          </w:rPrChange>
        </w:rPr>
        <w:t xml:space="preserve"> the operational challenges of pre-ART care by removing it, potentially </w:t>
      </w:r>
      <w:r w:rsidR="00B13C0C" w:rsidRPr="005E53E2">
        <w:rPr>
          <w:strike/>
          <w:rPrChange w:id="1778" w:author="Tim Hallett" w:date="2015-01-28T09:33:00Z">
            <w:rPr/>
          </w:rPrChange>
        </w:rPr>
        <w:t>depriving</w:t>
      </w:r>
      <w:r w:rsidR="001F69B3" w:rsidRPr="005E53E2">
        <w:rPr>
          <w:strike/>
          <w:rPrChange w:id="1779" w:author="Tim Hallett" w:date="2015-01-28T09:33:00Z">
            <w:rPr/>
          </w:rPrChange>
        </w:rPr>
        <w:t xml:space="preserve"> </w:t>
      </w:r>
      <w:r w:rsidR="00733C70" w:rsidRPr="005E53E2">
        <w:rPr>
          <w:strike/>
          <w:rPrChange w:id="1780" w:author="Tim Hallett" w:date="2015-01-28T09:33:00Z">
            <w:rPr/>
          </w:rPrChange>
        </w:rPr>
        <w:t>patients of its ancillary benefits</w:t>
      </w:r>
      <w:r w:rsidR="00733C70" w:rsidRPr="005E53E2">
        <w:rPr>
          <w:strike/>
          <w:rPrChange w:id="1781" w:author="Tim Hallett" w:date="2015-01-28T09:33:00Z">
            <w:rPr/>
          </w:rPrChange>
        </w:rPr>
        <w:fldChar w:fldCharType="begin"/>
      </w:r>
      <w:r w:rsidR="00733C70" w:rsidRPr="005E53E2">
        <w:rPr>
          <w:strike/>
          <w:rPrChange w:id="1782"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1783" w:author="Tim Hallett" w:date="2015-01-28T09:33:00Z">
            <w:rPr/>
          </w:rPrChange>
        </w:rPr>
        <w:fldChar w:fldCharType="separate"/>
      </w:r>
      <w:r w:rsidR="00733C70" w:rsidRPr="005E53E2">
        <w:rPr>
          <w:strike/>
          <w:lang w:val="en-US"/>
          <w:rPrChange w:id="1784" w:author="Tim Hallett" w:date="2015-01-28T09:33:00Z">
            <w:rPr>
              <w:lang w:val="en-US"/>
            </w:rPr>
          </w:rPrChange>
        </w:rPr>
        <w:t>{Burtle:2012kw,</w:t>
      </w:r>
      <w:r w:rsidR="00733C70" w:rsidRPr="005E53E2">
        <w:rPr>
          <w:strike/>
          <w:rPrChange w:id="1785" w:author="Tim Hallett" w:date="2015-01-28T09:33:00Z">
            <w:rPr/>
          </w:rPrChange>
        </w:rPr>
        <w:fldChar w:fldCharType="end"/>
      </w:r>
      <w:r w:rsidR="00733C70" w:rsidRPr="005E53E2">
        <w:rPr>
          <w:strike/>
          <w:rPrChange w:id="1786" w:author="Tim Hallett" w:date="2015-01-28T09:33:00Z">
            <w:rPr/>
          </w:rPrChange>
        </w:rPr>
        <w:fldChar w:fldCharType="begin"/>
      </w:r>
      <w:r w:rsidR="00733C70" w:rsidRPr="005E53E2">
        <w:rPr>
          <w:strike/>
          <w:rPrChange w:id="1787"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1788" w:author="Tim Hallett" w:date="2015-01-28T09:33:00Z">
            <w:rPr/>
          </w:rPrChange>
        </w:rPr>
        <w:fldChar w:fldCharType="separate"/>
      </w:r>
      <w:r w:rsidR="00733C70" w:rsidRPr="005E53E2">
        <w:rPr>
          <w:strike/>
          <w:lang w:val="en-US"/>
          <w:rPrChange w:id="1789" w:author="Tim Hallett" w:date="2015-01-28T09:33:00Z">
            <w:rPr>
              <w:lang w:val="en-US"/>
            </w:rPr>
          </w:rPrChange>
        </w:rPr>
        <w:t>Govindasamy:2014fa}</w:t>
      </w:r>
      <w:r w:rsidR="00733C70" w:rsidRPr="005E53E2">
        <w:rPr>
          <w:strike/>
          <w:rPrChange w:id="1790" w:author="Tim Hallett" w:date="2015-01-28T09:33:00Z">
            <w:rPr/>
          </w:rPrChange>
        </w:rPr>
        <w:fldChar w:fldCharType="end"/>
      </w:r>
      <w:r w:rsidR="005343A7" w:rsidRPr="005E53E2">
        <w:rPr>
          <w:strike/>
          <w:rPrChange w:id="1791" w:author="Tim Hallett" w:date="2015-01-28T09:33:00Z">
            <w:rPr/>
          </w:rPrChange>
        </w:rPr>
        <w:t>.</w:t>
      </w:r>
    </w:p>
    <w:p w14:paraId="68F344C8" w14:textId="77777777" w:rsidR="00615625" w:rsidRDefault="00615625" w:rsidP="00615625">
      <w:pPr>
        <w:pStyle w:val="normal0"/>
        <w:ind w:firstLine="720"/>
      </w:pPr>
    </w:p>
    <w:p w14:paraId="57A2A4D7" w14:textId="77777777" w:rsidR="005F2329" w:rsidRPr="00270CC0" w:rsidRDefault="005151F0" w:rsidP="005F2329">
      <w:pPr>
        <w:pStyle w:val="normal0"/>
        <w:ind w:firstLine="359"/>
        <w:rPr>
          <w:strike/>
          <w:rPrChange w:id="1792" w:author="Tim Hallett" w:date="2015-01-29T09:35:00Z">
            <w:rPr/>
          </w:rPrChange>
        </w:rPr>
      </w:pPr>
      <w:r w:rsidRPr="00270CC0">
        <w:rPr>
          <w:strike/>
          <w:rPrChange w:id="1793" w:author="Tim Hallett" w:date="2015-01-29T09:35:00Z">
            <w:rPr/>
          </w:rPrChange>
        </w:rPr>
        <w:t xml:space="preserve">This model was predominantly calibrated using a longitudinal dataset provided by AMPATH of western Kenya. However, only the </w:t>
      </w:r>
      <w:r w:rsidR="0011508B" w:rsidRPr="00270CC0">
        <w:rPr>
          <w:strike/>
          <w:rPrChange w:id="1794" w:author="Tim Hallett" w:date="2015-01-29T09:35:00Z">
            <w:rPr/>
          </w:rPrChange>
        </w:rPr>
        <w:t>clinic</w:t>
      </w:r>
      <w:r w:rsidR="00DB1747" w:rsidRPr="00270CC0">
        <w:rPr>
          <w:strike/>
          <w:rPrChange w:id="1795" w:author="Tim Hallett" w:date="2015-01-29T09:35:00Z">
            <w:rPr/>
          </w:rPrChange>
        </w:rPr>
        <w:t>al</w:t>
      </w:r>
      <w:r w:rsidR="0011508B" w:rsidRPr="00270CC0">
        <w:rPr>
          <w:strike/>
          <w:rPrChange w:id="1796" w:author="Tim Hallett" w:date="2015-01-29T09:35:00Z">
            <w:rPr/>
          </w:rPrChange>
        </w:rPr>
        <w:t xml:space="preserve"> </w:t>
      </w:r>
      <w:r w:rsidRPr="00270CC0">
        <w:rPr>
          <w:strike/>
          <w:rPrChange w:id="1797" w:author="Tim Hallett" w:date="2015-01-29T09:35:00Z">
            <w:rPr/>
          </w:rPrChange>
        </w:rPr>
        <w:t>elements of HIV care wer</w:t>
      </w:r>
      <w:r w:rsidR="002A743D" w:rsidRPr="00270CC0">
        <w:rPr>
          <w:strike/>
          <w:rPrChange w:id="1798" w:author="Tim Hallett" w:date="2015-01-29T09:35:00Z">
            <w:rPr/>
          </w:rPrChange>
        </w:rPr>
        <w:t>e calibrated to AMPATH data. N</w:t>
      </w:r>
      <w:r w:rsidRPr="00270CC0">
        <w:rPr>
          <w:strike/>
          <w:rPrChange w:id="1799" w:author="Tim Hallett" w:date="2015-01-29T09:35:00Z">
            <w:rPr/>
          </w:rPrChange>
        </w:rPr>
        <w:t>ational estimates o</w:t>
      </w:r>
      <w:r w:rsidR="002A743D" w:rsidRPr="00270CC0">
        <w:rPr>
          <w:strike/>
          <w:rPrChange w:id="1800"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1801" w:author="Tim Hallett" w:date="2015-01-29T09:35:00Z">
            <w:rPr/>
          </w:rPrChange>
        </w:rPr>
        <w:fldChar w:fldCharType="begin"/>
      </w:r>
      <w:r w:rsidR="0075253B" w:rsidRPr="00270CC0">
        <w:rPr>
          <w:strike/>
          <w:rPrChange w:id="1802" w:author="Tim Hallett" w:date="2015-01-29T09:35:00Z">
            <w:rPr/>
          </w:rPrChange>
        </w:rPr>
        <w:instrText xml:space="preserve"> ADDIN PAPERS2_CITATIONS &lt;citation&gt;&lt;uuid&gt;9A602BA8-74DD-459F-8B0D-66E53EA5B788&lt;/uuid&gt;&lt;priority&gt;68&lt;/priority&gt;&lt;publications&gt;&lt;publication&gt;&lt;accepted_date&gt;99201400001200000000200000&lt;/accepted_date&gt;&lt;title&gt;Spectrum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1803" w:author="Tim Hallett" w:date="2015-01-29T09:35:00Z">
            <w:rPr/>
          </w:rPrChange>
        </w:rPr>
        <w:fldChar w:fldCharType="separate"/>
      </w:r>
      <w:r w:rsidR="002A743D" w:rsidRPr="00270CC0">
        <w:rPr>
          <w:strike/>
          <w:lang w:val="en-US"/>
          <w:rPrChange w:id="1804" w:author="Tim Hallett" w:date="2015-01-29T09:35:00Z">
            <w:rPr>
              <w:lang w:val="en-US"/>
            </w:rPr>
          </w:rPrChange>
        </w:rPr>
        <w:t>{Spectrum:tl, KAIS:2014ux, NASCOP:2012tp}</w:t>
      </w:r>
      <w:r w:rsidR="002A743D" w:rsidRPr="00270CC0">
        <w:rPr>
          <w:strike/>
          <w:rPrChange w:id="1805" w:author="Tim Hallett" w:date="2015-01-29T09:35:00Z">
            <w:rPr/>
          </w:rPrChange>
        </w:rPr>
        <w:fldChar w:fldCharType="end"/>
      </w:r>
      <w:r w:rsidR="002A743D" w:rsidRPr="00270CC0">
        <w:rPr>
          <w:strike/>
          <w:rPrChange w:id="1806" w:author="Tim Hallett" w:date="2015-01-29T09:35:00Z">
            <w:rPr/>
          </w:rPrChange>
        </w:rPr>
        <w:t>.</w:t>
      </w:r>
      <w:r w:rsidR="0035788B" w:rsidRPr="00270CC0">
        <w:rPr>
          <w:strike/>
          <w:rPrChange w:id="1807" w:author="Tim Hallett" w:date="2015-01-29T09:35:00Z">
            <w:rPr/>
          </w:rPrChange>
        </w:rPr>
        <w:t xml:space="preserve"> Additionally, our baseline scenario does not include a HBCT component unlike the current programme at AMPATH.</w:t>
      </w:r>
      <w:r w:rsidR="002A743D" w:rsidRPr="00270CC0">
        <w:rPr>
          <w:strike/>
          <w:rPrChange w:id="1808" w:author="Tim Hallett" w:date="2015-01-29T09:35:00Z">
            <w:rPr/>
          </w:rPrChange>
        </w:rPr>
        <w:t xml:space="preserve"> Consequently, </w:t>
      </w:r>
      <w:r w:rsidR="0035788B" w:rsidRPr="00270CC0">
        <w:rPr>
          <w:strike/>
          <w:rPrChange w:id="1809" w:author="Tim Hallett" w:date="2015-01-29T09:35:00Z">
            <w:rPr/>
          </w:rPrChange>
        </w:rPr>
        <w:t>this</w:t>
      </w:r>
      <w:r w:rsidR="002A743D" w:rsidRPr="00270CC0">
        <w:rPr>
          <w:strike/>
          <w:rPrChange w:id="1810" w:author="Tim Hallett" w:date="2015-01-29T09:35:00Z">
            <w:rPr/>
          </w:rPrChange>
        </w:rPr>
        <w:t xml:space="preserve"> model deviates from directly describing the state of care at AMPATH</w:t>
      </w:r>
      <w:r w:rsidR="0035788B" w:rsidRPr="00270CC0">
        <w:rPr>
          <w:strike/>
          <w:rPrChange w:id="1811" w:author="Tim Hallett" w:date="2015-01-29T09:35:00Z">
            <w:rPr/>
          </w:rPrChange>
        </w:rPr>
        <w:t xml:space="preserve"> to more broadly capturing the probable state of care in Kenya</w:t>
      </w:r>
      <w:r w:rsidR="002A743D" w:rsidRPr="00270CC0">
        <w:rPr>
          <w:strike/>
          <w:rPrChange w:id="1812" w:author="Tim Hallett" w:date="2015-01-29T09:35:00Z">
            <w:rPr/>
          </w:rPrChange>
        </w:rPr>
        <w:t>.</w:t>
      </w:r>
      <w:r w:rsidR="00230CBA" w:rsidRPr="00270CC0">
        <w:rPr>
          <w:strike/>
          <w:rPrChange w:id="1813" w:author="Tim Hallett" w:date="2015-01-29T09:35:00Z">
            <w:rPr/>
          </w:rPrChange>
        </w:rPr>
        <w:t xml:space="preserve"> </w:t>
      </w:r>
      <w:r w:rsidR="00C3101D" w:rsidRPr="00270CC0">
        <w:rPr>
          <w:strike/>
          <w:rPrChange w:id="1814" w:author="Tim Hallett" w:date="2015-01-29T09:35:00Z">
            <w:rPr/>
          </w:rPrChange>
        </w:rPr>
        <w:t>Thus, t</w:t>
      </w:r>
      <w:r w:rsidR="00221D4E" w:rsidRPr="00270CC0">
        <w:rPr>
          <w:strike/>
          <w:rPrChange w:id="1815" w:author="Tim Hallett" w:date="2015-01-29T09:35:00Z">
            <w:rPr/>
          </w:rPrChange>
        </w:rPr>
        <w:t xml:space="preserve">he generalisability of these results to other ART programmes and elsewhere in sub-Saharan Africa remains open to debate. </w:t>
      </w:r>
      <w:r w:rsidR="00C3101D" w:rsidRPr="00270CC0">
        <w:rPr>
          <w:strike/>
          <w:rPrChange w:id="1816" w:author="Tim Hallett" w:date="2015-01-29T09:35:00Z">
            <w:rPr/>
          </w:rPrChange>
        </w:rPr>
        <w:t>With</w:t>
      </w:r>
      <w:r w:rsidR="00B324E9" w:rsidRPr="00270CC0">
        <w:rPr>
          <w:strike/>
          <w:rPrChange w:id="1817" w:author="Tim Hallett" w:date="2015-01-29T09:35:00Z">
            <w:rPr/>
          </w:rPrChange>
        </w:rPr>
        <w:t xml:space="preserve"> limited data of this type currently available, insight </w:t>
      </w:r>
      <w:r w:rsidR="003202C5" w:rsidRPr="00270CC0">
        <w:rPr>
          <w:strike/>
          <w:rPrChange w:id="1818" w:author="Tim Hallett" w:date="2015-01-29T09:35:00Z">
            <w:rPr/>
          </w:rPrChange>
        </w:rPr>
        <w:t xml:space="preserve">into </w:t>
      </w:r>
      <w:r w:rsidR="00B324E9" w:rsidRPr="00270CC0">
        <w:rPr>
          <w:strike/>
          <w:rPrChange w:id="1819" w:author="Tim Hallett" w:date="2015-01-29T09:35:00Z">
            <w:rPr/>
          </w:rPrChange>
        </w:rPr>
        <w:t>the state of care in other sub</w:t>
      </w:r>
      <w:r w:rsidR="009D1961" w:rsidRPr="00270CC0">
        <w:rPr>
          <w:strike/>
          <w:rPrChange w:id="1820" w:author="Tim Hallett" w:date="2015-01-29T09:35:00Z">
            <w:rPr/>
          </w:rPrChange>
        </w:rPr>
        <w:t>-Saharan countries</w:t>
      </w:r>
      <w:r w:rsidR="003202C5" w:rsidRPr="00270CC0">
        <w:rPr>
          <w:strike/>
          <w:rPrChange w:id="1821" w:author="Tim Hallett" w:date="2015-01-29T09:35:00Z">
            <w:rPr/>
          </w:rPrChange>
        </w:rPr>
        <w:t xml:space="preserve"> is restricted</w:t>
      </w:r>
      <w:r w:rsidR="009D1961" w:rsidRPr="00270CC0">
        <w:rPr>
          <w:strike/>
          <w:rPrChange w:id="1822" w:author="Tim Hallett" w:date="2015-01-29T09:35:00Z">
            <w:rPr/>
          </w:rPrChange>
        </w:rPr>
        <w:t xml:space="preserve">. </w:t>
      </w:r>
      <w:r w:rsidR="00B324E9" w:rsidRPr="00270CC0">
        <w:rPr>
          <w:strike/>
          <w:rPrChange w:id="1823" w:author="Tim Hallett" w:date="2015-01-29T09:35:00Z">
            <w:rPr/>
          </w:rPrChange>
        </w:rPr>
        <w:t xml:space="preserve">A similar </w:t>
      </w:r>
      <w:r w:rsidR="00DD041D" w:rsidRPr="00270CC0">
        <w:rPr>
          <w:strike/>
          <w:rPrChange w:id="1824" w:author="Tim Hallett" w:date="2015-01-29T09:35:00Z">
            <w:rPr/>
          </w:rPrChange>
        </w:rPr>
        <w:t xml:space="preserve">modelling study </w:t>
      </w:r>
      <w:r w:rsidR="00B324E9" w:rsidRPr="00270CC0">
        <w:rPr>
          <w:strike/>
          <w:rPrChange w:id="1825" w:author="Tim Hallett" w:date="2015-01-29T09:35:00Z">
            <w:rPr/>
          </w:rPrChange>
        </w:rPr>
        <w:t xml:space="preserve">recently </w:t>
      </w:r>
      <w:r w:rsidR="00DD041D" w:rsidRPr="00270CC0">
        <w:rPr>
          <w:strike/>
          <w:rPrChange w:id="1826" w:author="Tim Hallett" w:date="2015-01-29T09:35:00Z">
            <w:rPr/>
          </w:rPrChange>
        </w:rPr>
        <w:t xml:space="preserve">found that improving the re-initiation of ART in a treatment programme </w:t>
      </w:r>
      <w:r w:rsidR="00FA7950" w:rsidRPr="00270CC0">
        <w:rPr>
          <w:strike/>
          <w:rPrChange w:id="1827" w:author="Tim Hallett" w:date="2015-01-29T09:35:00Z">
            <w:rPr/>
          </w:rPrChange>
        </w:rPr>
        <w:t xml:space="preserve">in South Africa </w:t>
      </w:r>
      <w:r w:rsidR="00DD041D" w:rsidRPr="00270CC0">
        <w:rPr>
          <w:strike/>
          <w:rPrChange w:id="1828" w:author="Tim Hallett" w:date="2015-01-29T09:35:00Z">
            <w:rPr/>
          </w:rPrChange>
        </w:rPr>
        <w:t>was a highly cost-effective intervention</w:t>
      </w:r>
      <w:r w:rsidR="00DD041D" w:rsidRPr="00270CC0">
        <w:rPr>
          <w:strike/>
          <w:rPrChange w:id="1829" w:author="Tim Hallett" w:date="2015-01-29T09:35:00Z">
            <w:rPr/>
          </w:rPrChange>
        </w:rPr>
        <w:fldChar w:fldCharType="begin"/>
      </w:r>
      <w:r w:rsidR="0075253B" w:rsidRPr="00270CC0">
        <w:rPr>
          <w:strike/>
          <w:rPrChange w:id="1830" w:author="Tim Hallett" w:date="2015-01-29T09:35:00Z">
            <w:rPr/>
          </w:rPrChange>
        </w:rPr>
        <w:instrText xml:space="preserve"> ADDIN PAPERS2_CITATIONS &lt;citation&gt;&lt;uuid&gt;CD8FFEEB-ACAB-4030-8E26-E8A077A2A6DC&lt;/uuid&gt;&lt;priority&gt;69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1831" w:author="Tim Hallett" w:date="2015-01-29T09:35:00Z">
            <w:rPr/>
          </w:rPrChange>
        </w:rPr>
        <w:fldChar w:fldCharType="separate"/>
      </w:r>
      <w:r w:rsidR="00DD041D" w:rsidRPr="00270CC0">
        <w:rPr>
          <w:strike/>
          <w:lang w:val="en-US"/>
          <w:rPrChange w:id="1832" w:author="Tim Hallett" w:date="2015-01-29T09:35:00Z">
            <w:rPr>
              <w:lang w:val="en-US"/>
            </w:rPr>
          </w:rPrChange>
        </w:rPr>
        <w:t>{Klein:2014ho}</w:t>
      </w:r>
      <w:r w:rsidR="00DD041D" w:rsidRPr="00270CC0">
        <w:rPr>
          <w:strike/>
          <w:rPrChange w:id="1833" w:author="Tim Hallett" w:date="2015-01-29T09:35:00Z">
            <w:rPr/>
          </w:rPrChange>
        </w:rPr>
        <w:fldChar w:fldCharType="end"/>
      </w:r>
      <w:r w:rsidR="00DD041D" w:rsidRPr="00270CC0">
        <w:rPr>
          <w:strike/>
          <w:rPrChange w:id="1834" w:author="Tim Hallett" w:date="2015-01-29T09:35:00Z">
            <w:rPr/>
          </w:rPrChange>
        </w:rPr>
        <w:t xml:space="preserve">. </w:t>
      </w:r>
      <w:r w:rsidR="00AF3BF7" w:rsidRPr="00270CC0">
        <w:rPr>
          <w:strike/>
          <w:rPrChange w:id="1835" w:author="Tim Hallett" w:date="2015-01-29T09:35:00Z">
            <w:rPr/>
          </w:rPrChange>
        </w:rPr>
        <w:t xml:space="preserve">This leads us to speculate that a larger proportion of individuals are initiating ART in </w:t>
      </w:r>
      <w:r w:rsidR="00510929" w:rsidRPr="00270CC0">
        <w:rPr>
          <w:strike/>
          <w:rPrChange w:id="1836" w:author="Tim Hallett" w:date="2015-01-29T09:35:00Z">
            <w:rPr/>
          </w:rPrChange>
        </w:rPr>
        <w:t xml:space="preserve">South Africa as our model results indicate that </w:t>
      </w:r>
      <w:r w:rsidR="000067A3" w:rsidRPr="00270CC0">
        <w:rPr>
          <w:strike/>
          <w:rPrChange w:id="1837" w:author="Tim Hallett" w:date="2015-01-29T09:35:00Z">
            <w:rPr/>
          </w:rPrChange>
        </w:rPr>
        <w:t xml:space="preserve">a similar intervention was not particularly impactful. </w:t>
      </w:r>
      <w:r w:rsidR="003846CE" w:rsidRPr="00270CC0">
        <w:rPr>
          <w:strike/>
          <w:rPrChange w:id="1838" w:author="Tim Hallett" w:date="2015-01-29T09:35:00Z">
            <w:rPr/>
          </w:rPrChange>
        </w:rPr>
        <w:t>However</w:t>
      </w:r>
      <w:r w:rsidR="000067A3" w:rsidRPr="00270CC0">
        <w:rPr>
          <w:strike/>
          <w:rPrChange w:id="1839" w:author="Tim Hallett" w:date="2015-01-29T09:35:00Z">
            <w:rPr/>
          </w:rPrChange>
        </w:rPr>
        <w:t xml:space="preserve">, this type of intervention becomes </w:t>
      </w:r>
      <w:r w:rsidR="007776EC" w:rsidRPr="00270CC0">
        <w:rPr>
          <w:strike/>
          <w:rPrChange w:id="1840" w:author="Tim Hallett" w:date="2015-01-29T09:35:00Z">
            <w:rPr/>
          </w:rPrChange>
        </w:rPr>
        <w:t xml:space="preserve">nearly 5-fold </w:t>
      </w:r>
      <w:r w:rsidR="000067A3" w:rsidRPr="00270CC0">
        <w:rPr>
          <w:strike/>
          <w:rPrChange w:id="1841" w:author="Tim Hallett" w:date="2015-01-29T09:35:00Z">
            <w:rPr/>
          </w:rPrChange>
        </w:rPr>
        <w:t xml:space="preserve">more powerful if upstream care </w:t>
      </w:r>
      <w:r w:rsidR="0063146D" w:rsidRPr="00270CC0">
        <w:rPr>
          <w:strike/>
          <w:rPrChange w:id="1842" w:author="Tim Hallett" w:date="2015-01-29T09:35:00Z">
            <w:rPr/>
          </w:rPrChange>
        </w:rPr>
        <w:t>is</w:t>
      </w:r>
      <w:r w:rsidR="007776EC" w:rsidRPr="00270CC0">
        <w:rPr>
          <w:strike/>
          <w:rPrChange w:id="1843" w:author="Tim Hallett" w:date="2015-01-29T09:35:00Z">
            <w:rPr/>
          </w:rPrChange>
        </w:rPr>
        <w:t xml:space="preserve"> </w:t>
      </w:r>
      <w:proofErr w:type="gramStart"/>
      <w:r w:rsidR="005C322F" w:rsidRPr="00270CC0">
        <w:rPr>
          <w:strike/>
          <w:rPrChange w:id="1844" w:author="Tim Hallett" w:date="2015-01-29T09:35:00Z">
            <w:rPr/>
          </w:rPrChange>
        </w:rPr>
        <w:t>flawless</w:t>
      </w:r>
      <w:r w:rsidR="000067A3" w:rsidRPr="00270CC0">
        <w:rPr>
          <w:strike/>
          <w:rPrChange w:id="1845" w:author="Tim Hallett" w:date="2015-01-29T09:35:00Z">
            <w:rPr/>
          </w:rPrChange>
        </w:rPr>
        <w:t>[</w:t>
      </w:r>
      <w:proofErr w:type="gramEnd"/>
      <w:r w:rsidR="000067A3" w:rsidRPr="00270CC0">
        <w:rPr>
          <w:i/>
          <w:strike/>
          <w:rPrChange w:id="1846" w:author="Tim Hallett" w:date="2015-01-29T09:35:00Z">
            <w:rPr>
              <w:i/>
            </w:rPr>
          </w:rPrChange>
        </w:rPr>
        <w:t xml:space="preserve">results </w:t>
      </w:r>
      <w:r w:rsidR="00C41D38" w:rsidRPr="00270CC0">
        <w:rPr>
          <w:i/>
          <w:strike/>
          <w:rPrChange w:id="1847" w:author="Tim Hallett" w:date="2015-01-29T09:35:00Z">
            <w:rPr>
              <w:i/>
            </w:rPr>
          </w:rPrChange>
        </w:rPr>
        <w:t>not</w:t>
      </w:r>
      <w:r w:rsidR="000067A3" w:rsidRPr="00270CC0">
        <w:rPr>
          <w:i/>
          <w:strike/>
          <w:rPrChange w:id="1848" w:author="Tim Hallett" w:date="2015-01-29T09:35:00Z">
            <w:rPr>
              <w:i/>
            </w:rPr>
          </w:rPrChange>
        </w:rPr>
        <w:t xml:space="preserve"> shown (in Leaks.docx)</w:t>
      </w:r>
      <w:r w:rsidR="000067A3" w:rsidRPr="00270CC0">
        <w:rPr>
          <w:strike/>
          <w:rPrChange w:id="1849" w:author="Tim Hallett" w:date="2015-01-29T09:35:00Z">
            <w:rPr/>
          </w:rPrChange>
        </w:rPr>
        <w:t>].</w:t>
      </w:r>
      <w:r w:rsidR="002D7F02" w:rsidRPr="00270CC0">
        <w:rPr>
          <w:strike/>
          <w:rPrChange w:id="1850" w:author="Tim Hallett" w:date="2015-01-29T09:35:00Z">
            <w:rPr/>
          </w:rPrChange>
        </w:rPr>
        <w:t xml:space="preserve"> In another mathematical model investigating</w:t>
      </w:r>
      <w:r w:rsidR="00DD041D" w:rsidRPr="00270CC0">
        <w:rPr>
          <w:strike/>
          <w:rPrChange w:id="1851" w:author="Tim Hallett" w:date="2015-01-29T09:35:00Z">
            <w:rPr/>
          </w:rPrChange>
        </w:rPr>
        <w:t xml:space="preserve"> HIV testing strategies in South Africa, Bendavid </w:t>
      </w:r>
      <w:r w:rsidR="00DD041D" w:rsidRPr="00270CC0">
        <w:rPr>
          <w:i/>
          <w:strike/>
          <w:rPrChange w:id="1852" w:author="Tim Hallett" w:date="2015-01-29T09:35:00Z">
            <w:rPr>
              <w:i/>
            </w:rPr>
          </w:rPrChange>
        </w:rPr>
        <w:t>et al</w:t>
      </w:r>
      <w:r w:rsidR="002D7F02" w:rsidRPr="00270CC0">
        <w:rPr>
          <w:strike/>
          <w:rPrChange w:id="1853" w:author="Tim Hallett" w:date="2015-01-29T09:35:00Z">
            <w:rPr/>
          </w:rPrChange>
        </w:rPr>
        <w:t>. demonstrate</w:t>
      </w:r>
      <w:r w:rsidR="00DD041D" w:rsidRPr="00270CC0">
        <w:rPr>
          <w:strike/>
          <w:rPrChange w:id="1854"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1855" w:author="Tim Hallett" w:date="2015-01-29T09:35:00Z">
            <w:rPr/>
          </w:rPrChange>
        </w:rPr>
        <w:fldChar w:fldCharType="begin"/>
      </w:r>
      <w:r w:rsidR="0075253B" w:rsidRPr="00270CC0">
        <w:rPr>
          <w:strike/>
          <w:rPrChange w:id="1856" w:author="Tim Hallett" w:date="2015-01-29T09:35:00Z">
            <w:rPr/>
          </w:rPrChange>
        </w:rPr>
        <w:instrText xml:space="preserve"> ADDIN PAPERS2_CITATIONS &lt;citation&gt;&lt;uuid&gt;6C360E2E-9F8E-4C1E-B854-83C4D3F737DA&lt;/uuid&gt;&lt;priority&gt;70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857" w:author="Tim Hallett" w:date="2015-01-29T09:35:00Z">
            <w:rPr/>
          </w:rPrChange>
        </w:rPr>
        <w:fldChar w:fldCharType="separate"/>
      </w:r>
      <w:r w:rsidR="00DD041D" w:rsidRPr="00270CC0">
        <w:rPr>
          <w:strike/>
          <w:lang w:val="en-US"/>
          <w:rPrChange w:id="1858" w:author="Tim Hallett" w:date="2015-01-29T09:35:00Z">
            <w:rPr>
              <w:lang w:val="en-US"/>
            </w:rPr>
          </w:rPrChange>
        </w:rPr>
        <w:t>{Bendavid:2010gu}</w:t>
      </w:r>
      <w:r w:rsidR="00DD041D" w:rsidRPr="00270CC0">
        <w:rPr>
          <w:strike/>
          <w:rPrChange w:id="1859" w:author="Tim Hallett" w:date="2015-01-29T09:35:00Z">
            <w:rPr/>
          </w:rPrChange>
        </w:rPr>
        <w:fldChar w:fldCharType="end"/>
      </w:r>
      <w:r w:rsidR="00DD041D" w:rsidRPr="00270CC0">
        <w:rPr>
          <w:strike/>
          <w:rPrChange w:id="1860" w:author="Tim Hallett" w:date="2015-01-29T09:35:00Z">
            <w:rPr/>
          </w:rPrChange>
        </w:rPr>
        <w:t xml:space="preserve">. Status quo linkage rates were 67% compared to 60% in </w:t>
      </w:r>
      <w:r w:rsidR="002D7F02" w:rsidRPr="00270CC0">
        <w:rPr>
          <w:strike/>
          <w:rPrChange w:id="1861" w:author="Tim Hallett" w:date="2015-01-29T09:35:00Z">
            <w:rPr/>
          </w:rPrChange>
        </w:rPr>
        <w:t>our</w:t>
      </w:r>
      <w:r w:rsidR="00DD041D" w:rsidRPr="00270CC0">
        <w:rPr>
          <w:strike/>
          <w:rPrChange w:id="1862" w:author="Tim Hallett" w:date="2015-01-29T09:35:00Z">
            <w:rPr/>
          </w:rPrChange>
        </w:rPr>
        <w:t xml:space="preserve"> results, further illustrating the importance of successfully linking patients to care</w:t>
      </w:r>
      <w:r w:rsidR="00DD041D" w:rsidRPr="00270CC0">
        <w:rPr>
          <w:strike/>
          <w:rPrChange w:id="1863" w:author="Tim Hallett" w:date="2015-01-29T09:35:00Z">
            <w:rPr/>
          </w:rPrChange>
        </w:rPr>
        <w:fldChar w:fldCharType="begin"/>
      </w:r>
      <w:r w:rsidR="0075253B" w:rsidRPr="00270CC0">
        <w:rPr>
          <w:strike/>
          <w:rPrChange w:id="1864" w:author="Tim Hallett" w:date="2015-01-29T09:35:00Z">
            <w:rPr/>
          </w:rPrChange>
        </w:rPr>
        <w:instrText xml:space="preserve"> ADDIN PAPERS2_CITATIONS &lt;citation&gt;&lt;uuid&gt;C07A4D6C-37B1-4EAC-9DA0-FF50545B6DC3&lt;/uuid&gt;&lt;priority&gt;71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865" w:author="Tim Hallett" w:date="2015-01-29T09:35:00Z">
            <w:rPr/>
          </w:rPrChange>
        </w:rPr>
        <w:fldChar w:fldCharType="separate"/>
      </w:r>
      <w:r w:rsidR="00DD041D" w:rsidRPr="00270CC0">
        <w:rPr>
          <w:strike/>
          <w:lang w:val="en-US"/>
          <w:rPrChange w:id="1866" w:author="Tim Hallett" w:date="2015-01-29T09:35:00Z">
            <w:rPr>
              <w:lang w:val="en-US"/>
            </w:rPr>
          </w:rPrChange>
        </w:rPr>
        <w:t>{Bendavid:2010gu}</w:t>
      </w:r>
      <w:r w:rsidR="00DD041D" w:rsidRPr="00270CC0">
        <w:rPr>
          <w:strike/>
          <w:rPrChange w:id="1867" w:author="Tim Hallett" w:date="2015-01-29T09:35:00Z">
            <w:rPr/>
          </w:rPrChange>
        </w:rPr>
        <w:fldChar w:fldCharType="end"/>
      </w:r>
      <w:r w:rsidR="00DD041D" w:rsidRPr="00270CC0">
        <w:rPr>
          <w:strike/>
          <w:rPrChange w:id="1868" w:author="Tim Hallett" w:date="2015-01-29T09:35:00Z">
            <w:rPr/>
          </w:rPrChange>
        </w:rPr>
        <w:t>.</w:t>
      </w:r>
    </w:p>
    <w:p w14:paraId="159AB36F" w14:textId="77777777" w:rsidR="00272A02" w:rsidRDefault="00272A02" w:rsidP="0086036A">
      <w:pPr>
        <w:pStyle w:val="normal0"/>
      </w:pPr>
    </w:p>
    <w:p w14:paraId="6AE26F4E" w14:textId="77777777" w:rsidR="006618DD" w:rsidRPr="005E53E2" w:rsidRDefault="00C224AE" w:rsidP="00615625">
      <w:pPr>
        <w:pStyle w:val="normal0"/>
        <w:ind w:firstLine="359"/>
        <w:rPr>
          <w:strike/>
          <w:rPrChange w:id="1869" w:author="Tim Hallett" w:date="2015-01-28T09:34:00Z">
            <w:rPr/>
          </w:rPrChange>
        </w:rPr>
      </w:pPr>
      <w:r w:rsidRPr="005E53E2">
        <w:rPr>
          <w:strike/>
          <w:rPrChange w:id="1870" w:author="Tim Hallett" w:date="2015-01-28T09:34:00Z">
            <w:rPr/>
          </w:rPrChange>
        </w:rPr>
        <w:t>While t</w:t>
      </w:r>
      <w:r w:rsidR="003867BA" w:rsidRPr="005E53E2">
        <w:rPr>
          <w:strike/>
          <w:rPrChange w:id="1871" w:author="Tim Hallett" w:date="2015-01-28T09:34:00Z">
            <w:rPr/>
          </w:rPrChange>
        </w:rPr>
        <w:t xml:space="preserve">his work discusses individual interventions </w:t>
      </w:r>
      <w:r w:rsidR="0042504D" w:rsidRPr="005E53E2">
        <w:rPr>
          <w:strike/>
          <w:rPrChange w:id="1872" w:author="Tim Hallett" w:date="2015-01-28T09:34:00Z">
            <w:rPr/>
          </w:rPrChange>
        </w:rPr>
        <w:t>targe</w:t>
      </w:r>
      <w:r w:rsidR="00E45EF5" w:rsidRPr="005E53E2">
        <w:rPr>
          <w:strike/>
          <w:rPrChange w:id="1873" w:author="Tim Hallett" w:date="2015-01-28T09:34:00Z">
            <w:rPr/>
          </w:rPrChange>
        </w:rPr>
        <w:t>ting specific aspects of care</w:t>
      </w:r>
      <w:r w:rsidR="003867BA" w:rsidRPr="005E53E2">
        <w:rPr>
          <w:strike/>
          <w:rPrChange w:id="1874" w:author="Tim Hallett" w:date="2015-01-28T09:34:00Z">
            <w:rPr/>
          </w:rPrChange>
        </w:rPr>
        <w:t xml:space="preserve">, there are often </w:t>
      </w:r>
      <w:r w:rsidR="00E45EF5" w:rsidRPr="005E53E2">
        <w:rPr>
          <w:strike/>
          <w:rPrChange w:id="1875" w:author="Tim Hallett" w:date="2015-01-28T09:34:00Z">
            <w:rPr/>
          </w:rPrChange>
        </w:rPr>
        <w:t xml:space="preserve">substantial </w:t>
      </w:r>
      <w:r w:rsidR="003867BA" w:rsidRPr="005E53E2">
        <w:rPr>
          <w:strike/>
          <w:rPrChange w:id="1876" w:author="Tim Hallett" w:date="2015-01-28T09:34:00Z">
            <w:rPr/>
          </w:rPrChange>
        </w:rPr>
        <w:t xml:space="preserve">differences </w:t>
      </w:r>
      <w:r w:rsidR="008531DE" w:rsidRPr="005E53E2">
        <w:rPr>
          <w:strike/>
          <w:rPrChange w:id="1877" w:author="Tim Hallett" w:date="2015-01-28T09:34:00Z">
            <w:rPr/>
          </w:rPrChange>
        </w:rPr>
        <w:t>between two interventions of the same, or similar, name</w:t>
      </w:r>
      <w:r w:rsidR="008D77D6" w:rsidRPr="005E53E2">
        <w:rPr>
          <w:strike/>
          <w:rPrChange w:id="1878" w:author="Tim Hallett" w:date="2015-01-28T09:34:00Z">
            <w:rPr/>
          </w:rPrChange>
        </w:rPr>
        <w:fldChar w:fldCharType="begin"/>
      </w:r>
      <w:r w:rsidR="0075253B" w:rsidRPr="005E53E2">
        <w:rPr>
          <w:strike/>
          <w:rPrChange w:id="1879" w:author="Tim Hallett" w:date="2015-01-28T09:34:00Z">
            <w:rPr/>
          </w:rPrChange>
        </w:rPr>
        <w:instrText xml:space="preserve"> ADDIN PAPERS2_CITATIONS &lt;citation&gt;&lt;uuid&gt;41934BD8-F79F-4100-95D8-5151501F9776&lt;/uuid&gt;&lt;priority&gt;73&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1880" w:author="Tim Hallett" w:date="2015-01-28T09:34:00Z">
            <w:rPr/>
          </w:rPrChange>
        </w:rPr>
        <w:fldChar w:fldCharType="separate"/>
      </w:r>
      <w:r w:rsidR="008D77D6" w:rsidRPr="005E53E2">
        <w:rPr>
          <w:strike/>
          <w:lang w:val="en-US"/>
          <w:rPrChange w:id="1881" w:author="Tim Hallett" w:date="2015-01-28T09:34:00Z">
            <w:rPr>
              <w:lang w:val="en-US"/>
            </w:rPr>
          </w:rPrChange>
        </w:rPr>
        <w:t>{Barnighausen:2011cb}</w:t>
      </w:r>
      <w:r w:rsidR="008D77D6" w:rsidRPr="005E53E2">
        <w:rPr>
          <w:strike/>
          <w:rPrChange w:id="1882" w:author="Tim Hallett" w:date="2015-01-28T09:34:00Z">
            <w:rPr/>
          </w:rPrChange>
        </w:rPr>
        <w:fldChar w:fldCharType="end"/>
      </w:r>
      <w:r w:rsidR="003867BA" w:rsidRPr="005E53E2">
        <w:rPr>
          <w:strike/>
          <w:rPrChange w:id="1883" w:author="Tim Hallett" w:date="2015-01-28T09:34:00Z">
            <w:rPr/>
          </w:rPrChange>
        </w:rPr>
        <w:t>.</w:t>
      </w:r>
      <w:r w:rsidRPr="005E53E2">
        <w:rPr>
          <w:strike/>
          <w:rPrChange w:id="1884" w:author="Tim Hallett" w:date="2015-01-28T09:34:00Z">
            <w:rPr/>
          </w:rPrChange>
        </w:rPr>
        <w:t xml:space="preserve"> For </w:t>
      </w:r>
      <w:r w:rsidR="003759E8" w:rsidRPr="005E53E2">
        <w:rPr>
          <w:strike/>
          <w:rPrChange w:id="1885" w:author="Tim Hallett" w:date="2015-01-28T09:34:00Z">
            <w:rPr/>
          </w:rPrChange>
        </w:rPr>
        <w:t>example</w:t>
      </w:r>
      <w:r w:rsidRPr="005E53E2">
        <w:rPr>
          <w:strike/>
          <w:rPrChange w:id="1886" w:author="Tim Hallett" w:date="2015-01-28T09:34:00Z">
            <w:rPr/>
          </w:rPrChange>
        </w:rPr>
        <w:t>,</w:t>
      </w:r>
      <w:r w:rsidR="003759E8" w:rsidRPr="005E53E2">
        <w:rPr>
          <w:strike/>
          <w:rPrChange w:id="1887" w:author="Tim Hallett" w:date="2015-01-28T09:34:00Z">
            <w:rPr/>
          </w:rPrChange>
        </w:rPr>
        <w:t xml:space="preserve"> </w:t>
      </w:r>
      <w:r w:rsidR="00525D24" w:rsidRPr="005E53E2">
        <w:rPr>
          <w:strike/>
          <w:rPrChange w:id="1888" w:author="Tim Hallett" w:date="2015-01-28T09:34:00Z">
            <w:rPr/>
          </w:rPrChange>
        </w:rPr>
        <w:t xml:space="preserve">in regard to </w:t>
      </w:r>
      <w:r w:rsidR="003759E8" w:rsidRPr="005E53E2">
        <w:rPr>
          <w:strike/>
          <w:rPrChange w:id="1889" w:author="Tim Hallett" w:date="2015-01-28T09:34:00Z">
            <w:rPr/>
          </w:rPrChange>
        </w:rPr>
        <w:t xml:space="preserve">HBCT, two such interventions have been trialled in different locations in sub-Saharan Africa with </w:t>
      </w:r>
      <w:r w:rsidR="00525D24" w:rsidRPr="005E53E2">
        <w:rPr>
          <w:strike/>
          <w:rPrChange w:id="1890" w:author="Tim Hallett" w:date="2015-01-28T09:34:00Z">
            <w:rPr/>
          </w:rPrChange>
        </w:rPr>
        <w:t xml:space="preserve">contrasting </w:t>
      </w:r>
      <w:r w:rsidR="003759E8" w:rsidRPr="005E53E2">
        <w:rPr>
          <w:strike/>
          <w:rPrChange w:id="1891" w:author="Tim Hallett" w:date="2015-01-28T09:34:00Z">
            <w:rPr/>
          </w:rPrChange>
        </w:rPr>
        <w:t>results.</w:t>
      </w:r>
      <w:r w:rsidR="00582AB8" w:rsidRPr="005E53E2">
        <w:rPr>
          <w:strike/>
          <w:rPrChange w:id="1892" w:author="Tim Hallett" w:date="2015-01-28T09:34:00Z">
            <w:rPr/>
          </w:rPrChange>
        </w:rPr>
        <w:t xml:space="preserve"> </w:t>
      </w:r>
      <w:r w:rsidR="00B7641A" w:rsidRPr="005E53E2">
        <w:rPr>
          <w:strike/>
          <w:rPrChange w:id="1893"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1894" w:author="Tim Hallett" w:date="2015-01-28T09:34:00Z">
            <w:rPr/>
          </w:rPrChange>
        </w:rPr>
        <w:fldChar w:fldCharType="begin"/>
      </w:r>
      <w:r w:rsidR="0075253B" w:rsidRPr="005E53E2">
        <w:rPr>
          <w:strike/>
          <w:rPrChange w:id="1895" w:author="Tim Hallett" w:date="2015-01-28T09:34:00Z">
            <w:rPr/>
          </w:rPrChange>
        </w:rPr>
        <w:instrText xml:space="preserve"> ADDIN PAPERS2_CITATIONS &lt;citation&gt;&lt;uuid&gt;FBB30A95-94AB-4CA2-8772-037A0802AF4B&lt;/uuid&gt;&lt;priority&gt;74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1896" w:author="Tim Hallett" w:date="2015-01-28T09:34:00Z">
            <w:rPr/>
          </w:rPrChange>
        </w:rPr>
        <w:fldChar w:fldCharType="separate"/>
      </w:r>
      <w:r w:rsidR="002454A8" w:rsidRPr="005E53E2">
        <w:rPr>
          <w:strike/>
          <w:lang w:val="en-US"/>
          <w:rPrChange w:id="1897" w:author="Tim Hallett" w:date="2015-01-28T09:34:00Z">
            <w:rPr>
              <w:lang w:val="en-US"/>
            </w:rPr>
          </w:rPrChange>
        </w:rPr>
        <w:t>{vanRooyen:2013gy}</w:t>
      </w:r>
      <w:r w:rsidR="002454A8" w:rsidRPr="005E53E2">
        <w:rPr>
          <w:strike/>
          <w:rPrChange w:id="1898" w:author="Tim Hallett" w:date="2015-01-28T09:34:00Z">
            <w:rPr/>
          </w:rPrChange>
        </w:rPr>
        <w:fldChar w:fldCharType="end"/>
      </w:r>
      <w:r w:rsidR="00B7641A" w:rsidRPr="005E53E2">
        <w:rPr>
          <w:strike/>
          <w:rPrChange w:id="1899" w:author="Tim Hallett" w:date="2015-01-28T09:34:00Z">
            <w:rPr/>
          </w:rPrChange>
        </w:rPr>
        <w:t>.</w:t>
      </w:r>
      <w:r w:rsidR="00427583" w:rsidRPr="005E53E2">
        <w:rPr>
          <w:strike/>
          <w:rPrChange w:id="1900"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1901" w:author="Tim Hallett" w:date="2015-01-28T09:34:00Z">
            <w:rPr/>
          </w:rPrChange>
        </w:rPr>
        <w:fldChar w:fldCharType="begin"/>
      </w:r>
      <w:r w:rsidR="0075253B" w:rsidRPr="005E53E2">
        <w:rPr>
          <w:strike/>
          <w:rPrChange w:id="1902" w:author="Tim Hallett" w:date="2015-01-28T09:34:00Z">
            <w:rPr/>
          </w:rPrChange>
        </w:rPr>
        <w:instrText xml:space="preserve"> ADDIN PAPERS2_CITATIONS &lt;citation&gt;&lt;uuid&gt;F7481393-3E35-4538-8F09-EA539FC11B7D&lt;/uuid&gt;&lt;priority&gt;75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1903" w:author="Tim Hallett" w:date="2015-01-28T09:34:00Z">
            <w:rPr/>
          </w:rPrChange>
        </w:rPr>
        <w:fldChar w:fldCharType="separate"/>
      </w:r>
      <w:r w:rsidR="00427583" w:rsidRPr="005E53E2">
        <w:rPr>
          <w:strike/>
          <w:lang w:val="en-US"/>
          <w:rPrChange w:id="1904" w:author="Tim Hallett" w:date="2015-01-28T09:34:00Z">
            <w:rPr>
              <w:lang w:val="en-US"/>
            </w:rPr>
          </w:rPrChange>
        </w:rPr>
        <w:t>{vanRooyen:2013gy}</w:t>
      </w:r>
      <w:r w:rsidR="00427583" w:rsidRPr="005E53E2">
        <w:rPr>
          <w:strike/>
          <w:rPrChange w:id="1905" w:author="Tim Hallett" w:date="2015-01-28T09:34:00Z">
            <w:rPr/>
          </w:rPrChange>
        </w:rPr>
        <w:fldChar w:fldCharType="end"/>
      </w:r>
      <w:r w:rsidR="00427583" w:rsidRPr="005E53E2">
        <w:rPr>
          <w:strike/>
          <w:rPrChange w:id="1906" w:author="Tim Hallett" w:date="2015-01-28T09:34:00Z">
            <w:rPr/>
          </w:rPrChange>
        </w:rPr>
        <w:t xml:space="preserve">. In </w:t>
      </w:r>
      <w:r w:rsidR="00427583" w:rsidRPr="005E53E2">
        <w:rPr>
          <w:strike/>
          <w:rPrChange w:id="1907" w:author="Tim Hallett" w:date="2015-01-28T09:34:00Z">
            <w:rPr/>
          </w:rPrChange>
        </w:rPr>
        <w:lastRenderedPageBreak/>
        <w:t xml:space="preserve">contrast, </w:t>
      </w:r>
      <w:r w:rsidR="005E5D58" w:rsidRPr="005E53E2">
        <w:rPr>
          <w:strike/>
          <w:rPrChange w:id="1908" w:author="Tim Hallett" w:date="2015-01-28T09:34:00Z">
            <w:rPr/>
          </w:rPrChange>
        </w:rPr>
        <w:t>an HBCT intervention trialled at another AMPATH site in Kenya, achieved coverage of 88% of the population</w:t>
      </w:r>
      <w:r w:rsidR="00810A95" w:rsidRPr="005E53E2">
        <w:rPr>
          <w:strike/>
          <w:rPrChange w:id="1909" w:author="Tim Hallett" w:date="2015-01-28T09:34:00Z">
            <w:rPr/>
          </w:rPrChange>
        </w:rPr>
        <w:t>,</w:t>
      </w:r>
      <w:r w:rsidR="005E5D58" w:rsidRPr="005E53E2">
        <w:rPr>
          <w:strike/>
          <w:rPrChange w:id="1910" w:author="Tim Hallett" w:date="2015-01-28T09:34:00Z">
            <w:rPr/>
          </w:rPrChange>
        </w:rPr>
        <w:t xml:space="preserve"> but among newly diagnosed individuals only 15% had been linked to care over a median of 3.4 years since diagnosis</w:t>
      </w:r>
      <w:r w:rsidR="00810A95" w:rsidRPr="005E53E2">
        <w:rPr>
          <w:strike/>
          <w:rPrChange w:id="1911" w:author="Tim Hallett" w:date="2015-01-28T09:34:00Z">
            <w:rPr/>
          </w:rPrChange>
        </w:rPr>
        <w:fldChar w:fldCharType="begin"/>
      </w:r>
      <w:r w:rsidR="0075253B" w:rsidRPr="005E53E2">
        <w:rPr>
          <w:strike/>
          <w:rPrChange w:id="1912" w:author="Tim Hallett" w:date="2015-01-28T09:34:00Z">
            <w:rPr/>
          </w:rPrChange>
        </w:rPr>
        <w:instrText xml:space="preserve"> ADDIN PAPERS2_CITATIONS &lt;citation&gt;&lt;uuid&gt;1DFCFB0D-79EA-4BBD-AD85-D61D25A1FE30&lt;/uuid&gt;&lt;priority&gt;76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1913" w:author="Tim Hallett" w:date="2015-01-28T09:34:00Z">
            <w:rPr/>
          </w:rPrChange>
        </w:rPr>
        <w:fldChar w:fldCharType="separate"/>
      </w:r>
      <w:r w:rsidR="00810A95" w:rsidRPr="005E53E2">
        <w:rPr>
          <w:strike/>
          <w:lang w:val="en-US"/>
          <w:rPrChange w:id="1914" w:author="Tim Hallett" w:date="2015-01-28T09:34:00Z">
            <w:rPr>
              <w:lang w:val="en-US"/>
            </w:rPr>
          </w:rPrChange>
        </w:rPr>
        <w:t>{Genberg:2015cd}</w:t>
      </w:r>
      <w:r w:rsidR="00810A95" w:rsidRPr="005E53E2">
        <w:rPr>
          <w:strike/>
          <w:rPrChange w:id="1915" w:author="Tim Hallett" w:date="2015-01-28T09:34:00Z">
            <w:rPr/>
          </w:rPrChange>
        </w:rPr>
        <w:fldChar w:fldCharType="end"/>
      </w:r>
      <w:r w:rsidR="005E5D58" w:rsidRPr="005E53E2">
        <w:rPr>
          <w:strike/>
          <w:rPrChange w:id="1916" w:author="Tim Hallett" w:date="2015-01-28T09:34:00Z">
            <w:rPr/>
          </w:rPrChange>
        </w:rPr>
        <w:t>.</w:t>
      </w:r>
      <w:r w:rsidR="009A32A8" w:rsidRPr="005E53E2">
        <w:rPr>
          <w:strike/>
          <w:rPrChange w:id="1917" w:author="Tim Hallett" w:date="2015-01-28T09:34:00Z">
            <w:rPr/>
          </w:rPrChange>
        </w:rPr>
        <w:t xml:space="preserve"> The difference in linkage rates between the two interventions is likely a result of the former involving</w:t>
      </w:r>
      <w:r w:rsidR="0029787C" w:rsidRPr="005E53E2">
        <w:rPr>
          <w:strike/>
          <w:rPrChange w:id="1918" w:author="Tim Hallett" w:date="2015-01-28T09:34:00Z">
            <w:rPr/>
          </w:rPrChange>
        </w:rPr>
        <w:t xml:space="preserve"> a combination of</w:t>
      </w:r>
      <w:r w:rsidR="009A32A8" w:rsidRPr="005E53E2">
        <w:rPr>
          <w:strike/>
          <w:rPrChange w:id="1919" w:author="Tim Hallett" w:date="2015-01-28T09:34:00Z">
            <w:rPr/>
          </w:rPrChange>
        </w:rPr>
        <w:t xml:space="preserve"> POC CD4 testing and follow-up visits to motivate indiv</w:t>
      </w:r>
      <w:r w:rsidR="00997A22" w:rsidRPr="005E53E2">
        <w:rPr>
          <w:strike/>
          <w:rPrChange w:id="1920" w:author="Tim Hallett" w:date="2015-01-28T09:34:00Z">
            <w:rPr/>
          </w:rPrChange>
        </w:rPr>
        <w:t>iduals to link</w:t>
      </w:r>
      <w:r w:rsidR="006739CB" w:rsidRPr="005E53E2">
        <w:rPr>
          <w:strike/>
          <w:rPrChange w:id="1921" w:author="Tim Hallett" w:date="2015-01-28T09:34:00Z">
            <w:rPr/>
          </w:rPrChange>
        </w:rPr>
        <w:t xml:space="preserve">. </w:t>
      </w:r>
      <w:r w:rsidR="00217349" w:rsidRPr="005E53E2">
        <w:rPr>
          <w:strike/>
          <w:rPrChange w:id="1922" w:author="Tim Hallett" w:date="2015-01-28T09:34:00Z">
            <w:rPr/>
          </w:rPrChange>
        </w:rPr>
        <w:t>Together with our results</w:t>
      </w:r>
      <w:r w:rsidR="00C309E6" w:rsidRPr="005E53E2">
        <w:rPr>
          <w:strike/>
          <w:rPrChange w:id="1923" w:author="Tim Hallett" w:date="2015-01-28T09:34:00Z">
            <w:rPr/>
          </w:rPrChange>
        </w:rPr>
        <w:t>,</w:t>
      </w:r>
      <w:r w:rsidR="00217349" w:rsidRPr="005E53E2">
        <w:rPr>
          <w:strike/>
          <w:rPrChange w:id="1924" w:author="Tim Hallett" w:date="2015-01-28T09:34:00Z">
            <w:rPr/>
          </w:rPrChange>
        </w:rPr>
        <w:t xml:space="preserve"> </w:t>
      </w:r>
      <w:r w:rsidR="009715C0" w:rsidRPr="005E53E2">
        <w:rPr>
          <w:strike/>
          <w:rPrChange w:id="1925" w:author="Tim Hallett" w:date="2015-01-28T09:34:00Z">
            <w:rPr/>
          </w:rPrChange>
        </w:rPr>
        <w:t>demonstrating the limited impact of HBCT in the absence of POC CD4 or perfect linkage</w:t>
      </w:r>
      <w:r w:rsidR="00E52388" w:rsidRPr="005E53E2">
        <w:rPr>
          <w:strike/>
          <w:rPrChange w:id="1926" w:author="Tim Hallett" w:date="2015-01-28T09:34:00Z">
            <w:rPr/>
          </w:rPrChange>
        </w:rPr>
        <w:t>, this</w:t>
      </w:r>
      <w:r w:rsidR="009715C0" w:rsidRPr="005E53E2">
        <w:rPr>
          <w:strike/>
          <w:rPrChange w:id="1927" w:author="Tim Hallett" w:date="2015-01-28T09:34:00Z">
            <w:rPr/>
          </w:rPrChange>
        </w:rPr>
        <w:t xml:space="preserve"> provide</w:t>
      </w:r>
      <w:r w:rsidR="00E52388" w:rsidRPr="005E53E2">
        <w:rPr>
          <w:strike/>
          <w:rPrChange w:id="1928" w:author="Tim Hallett" w:date="2015-01-28T09:34:00Z">
            <w:rPr/>
          </w:rPrChange>
        </w:rPr>
        <w:t>s</w:t>
      </w:r>
      <w:r w:rsidR="009715C0" w:rsidRPr="005E53E2">
        <w:rPr>
          <w:strike/>
          <w:rPrChange w:id="1929" w:author="Tim Hallett" w:date="2015-01-28T09:34:00Z">
            <w:rPr/>
          </w:rPrChange>
        </w:rPr>
        <w:t xml:space="preserve"> evidence to suggest that</w:t>
      </w:r>
      <w:r w:rsidR="005B38E1" w:rsidRPr="005E53E2">
        <w:rPr>
          <w:strike/>
          <w:rPrChange w:id="1930" w:author="Tim Hallett" w:date="2015-01-28T09:34:00Z">
            <w:rPr/>
          </w:rPrChange>
        </w:rPr>
        <w:t xml:space="preserve"> </w:t>
      </w:r>
      <w:r w:rsidR="009715C0" w:rsidRPr="005E53E2">
        <w:rPr>
          <w:strike/>
          <w:rPrChange w:id="1931" w:author="Tim Hallett" w:date="2015-01-28T09:34:00Z">
            <w:rPr/>
          </w:rPrChange>
        </w:rPr>
        <w:t>HBCT alone is</w:t>
      </w:r>
      <w:r w:rsidR="00641DA0" w:rsidRPr="005E53E2">
        <w:rPr>
          <w:strike/>
          <w:rPrChange w:id="1932" w:author="Tim Hallett" w:date="2015-01-28T09:34:00Z">
            <w:rPr/>
          </w:rPrChange>
        </w:rPr>
        <w:t xml:space="preserve"> </w:t>
      </w:r>
      <w:r w:rsidR="009715C0" w:rsidRPr="005E53E2">
        <w:rPr>
          <w:strike/>
          <w:rPrChange w:id="1933" w:author="Tim Hallett" w:date="2015-01-28T09:34:00Z">
            <w:rPr/>
          </w:rPrChange>
        </w:rPr>
        <w:t xml:space="preserve">not capable of generating the impact that it was </w:t>
      </w:r>
      <w:r w:rsidR="005F310F" w:rsidRPr="005E53E2">
        <w:rPr>
          <w:strike/>
          <w:rPrChange w:id="1934" w:author="Tim Hallett" w:date="2015-01-28T09:34:00Z">
            <w:rPr/>
          </w:rPrChange>
        </w:rPr>
        <w:t>designed</w:t>
      </w:r>
      <w:r w:rsidR="009715C0" w:rsidRPr="005E53E2">
        <w:rPr>
          <w:strike/>
          <w:rPrChange w:id="1935"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1936" w:author="Tim Hallett" w:date="2015-01-28T09:34:00Z">
            <w:rPr/>
          </w:rPrChange>
        </w:rPr>
      </w:pPr>
    </w:p>
    <w:p w14:paraId="03F5EDE7" w14:textId="77777777" w:rsidR="002C6106" w:rsidRPr="005E53E2" w:rsidRDefault="0059185C" w:rsidP="00A60C56">
      <w:pPr>
        <w:pStyle w:val="normal0"/>
        <w:ind w:firstLine="720"/>
        <w:rPr>
          <w:strike/>
          <w:rPrChange w:id="1937" w:author="Tim Hallett" w:date="2015-01-28T09:34:00Z">
            <w:rPr/>
          </w:rPrChange>
        </w:rPr>
      </w:pPr>
      <w:r w:rsidRPr="005E53E2">
        <w:rPr>
          <w:strike/>
          <w:rPrChange w:id="1938" w:author="Tim Hallett" w:date="2015-01-28T09:34:00Z">
            <w:rPr/>
          </w:rPrChange>
        </w:rPr>
        <w:t>Overall</w:t>
      </w:r>
      <w:r w:rsidR="005928FC" w:rsidRPr="005E53E2">
        <w:rPr>
          <w:strike/>
          <w:rPrChange w:id="1939" w:author="Tim Hallett" w:date="2015-01-28T09:34:00Z">
            <w:rPr/>
          </w:rPrChange>
        </w:rPr>
        <w:t>, the</w:t>
      </w:r>
      <w:r w:rsidR="006618DD" w:rsidRPr="005E53E2">
        <w:rPr>
          <w:strike/>
          <w:rPrChange w:id="1940"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1941" w:author="Tim Hallett" w:date="2015-01-28T09:34:00Z">
            <w:rPr/>
          </w:rPrChange>
        </w:rPr>
        <w:t xml:space="preserve"> When c</w:t>
      </w:r>
      <w:r w:rsidR="00A60C56" w:rsidRPr="005E53E2">
        <w:rPr>
          <w:strike/>
          <w:rPrChange w:id="1942" w:author="Tim Hallett" w:date="2015-01-28T09:34:00Z">
            <w:rPr/>
          </w:rPrChange>
        </w:rPr>
        <w:t xml:space="preserve">onsidering the distribution of care experience among </w:t>
      </w:r>
      <w:r w:rsidR="005C000A" w:rsidRPr="005E53E2">
        <w:rPr>
          <w:strike/>
          <w:rPrChange w:id="1943" w:author="Tim Hallett" w:date="2015-01-28T09:34:00Z">
            <w:rPr/>
          </w:rPrChange>
        </w:rPr>
        <w:t xml:space="preserve">HIV-related deaths in the entire </w:t>
      </w:r>
      <w:proofErr w:type="gramStart"/>
      <w:r w:rsidR="005C000A" w:rsidRPr="005E53E2">
        <w:rPr>
          <w:strike/>
          <w:rPrChange w:id="1944" w:author="Tim Hallett" w:date="2015-01-28T09:34:00Z">
            <w:rPr/>
          </w:rPrChange>
        </w:rPr>
        <w:t>population</w:t>
      </w:r>
      <w:r w:rsidR="0025030B" w:rsidRPr="005E53E2">
        <w:rPr>
          <w:strike/>
          <w:rPrChange w:id="1945" w:author="Tim Hallett" w:date="2015-01-28T09:34:00Z">
            <w:rPr/>
          </w:rPrChange>
        </w:rPr>
        <w:t>(</w:t>
      </w:r>
      <w:proofErr w:type="gramEnd"/>
      <w:r w:rsidR="0025030B" w:rsidRPr="005E53E2">
        <w:rPr>
          <w:strike/>
          <w:rPrChange w:id="1946" w:author="Tim Hallett" w:date="2015-01-28T09:34:00Z">
            <w:rPr/>
          </w:rPrChange>
        </w:rPr>
        <w:t>figure 2</w:t>
      </w:r>
      <w:r w:rsidR="005C000A" w:rsidRPr="005E53E2">
        <w:rPr>
          <w:strike/>
          <w:rPrChange w:id="1947" w:author="Tim Hallett" w:date="2015-01-28T09:34:00Z">
            <w:rPr/>
          </w:rPrChange>
        </w:rPr>
        <w:t>, left</w:t>
      </w:r>
      <w:r w:rsidR="0025030B" w:rsidRPr="005E53E2">
        <w:rPr>
          <w:strike/>
          <w:rPrChange w:id="1948" w:author="Tim Hallett" w:date="2015-01-28T09:34:00Z">
            <w:rPr/>
          </w:rPrChange>
        </w:rPr>
        <w:t>), 19% of individuals were never diagnosed and 57% failed to initiate ART before death.</w:t>
      </w:r>
      <w:r w:rsidR="00A56CFF" w:rsidRPr="005E53E2">
        <w:rPr>
          <w:strike/>
          <w:rPrChange w:id="1949" w:author="Tim Hallett" w:date="2015-01-28T09:34:00Z">
            <w:rPr/>
          </w:rPrChange>
        </w:rPr>
        <w:t xml:space="preserve"> These results are in agreement with data from ALPHA sites in Rakai, Uganda, which indicate that around ~20% of deaths in 2011 </w:t>
      </w:r>
      <w:r w:rsidR="00E97007" w:rsidRPr="005E53E2">
        <w:rPr>
          <w:strike/>
          <w:rPrChange w:id="1950" w:author="Tim Hallett" w:date="2015-01-28T09:34:00Z">
            <w:rPr/>
          </w:rPrChange>
        </w:rPr>
        <w:t>were among undiagnosed individua</w:t>
      </w:r>
      <w:r w:rsidR="00A56CFF" w:rsidRPr="005E53E2">
        <w:rPr>
          <w:strike/>
          <w:rPrChange w:id="1951" w:author="Tim Hallett" w:date="2015-01-28T09:34:00Z">
            <w:rPr/>
          </w:rPrChange>
        </w:rPr>
        <w:t xml:space="preserve">ls and ~50% were among individuals tested but who never initiated </w:t>
      </w:r>
      <w:proofErr w:type="gramStart"/>
      <w:r w:rsidR="00A56CFF" w:rsidRPr="005E53E2">
        <w:rPr>
          <w:strike/>
          <w:rPrChange w:id="1952" w:author="Tim Hallett" w:date="2015-01-28T09:34:00Z">
            <w:rPr/>
          </w:rPrChange>
        </w:rPr>
        <w:t>ART[</w:t>
      </w:r>
      <w:proofErr w:type="gramEnd"/>
      <w:r w:rsidR="00A56CFF" w:rsidRPr="005E53E2">
        <w:rPr>
          <w:i/>
          <w:strike/>
          <w:color w:val="0000FF"/>
          <w:rPrChange w:id="1953" w:author="Tim Hallett" w:date="2015-01-28T09:34:00Z">
            <w:rPr>
              <w:i/>
              <w:color w:val="0000FF"/>
            </w:rPr>
          </w:rPrChange>
        </w:rPr>
        <w:t>Slaymaker (only going off the Paris slides here – can’t find the relevant paper)</w:t>
      </w:r>
      <w:r w:rsidR="00A56CFF" w:rsidRPr="005E53E2">
        <w:rPr>
          <w:strike/>
          <w:rPrChange w:id="1954" w:author="Tim Hallett" w:date="2015-01-28T09:34:00Z">
            <w:rPr/>
          </w:rPrChange>
        </w:rPr>
        <w:t>].</w:t>
      </w:r>
      <w:r w:rsidR="005C000A" w:rsidRPr="005E53E2">
        <w:rPr>
          <w:strike/>
          <w:rPrChange w:id="1955" w:author="Tim Hallett" w:date="2015-01-28T09:34:00Z">
            <w:rPr/>
          </w:rPrChange>
        </w:rPr>
        <w:t xml:space="preserve"> This reinforces our results, indicating </w:t>
      </w:r>
      <w:r w:rsidR="0004292E" w:rsidRPr="005E53E2">
        <w:rPr>
          <w:strike/>
          <w:rPrChange w:id="1956" w:author="Tim Hallett" w:date="2015-01-28T09:34:00Z">
            <w:rPr/>
          </w:rPrChange>
        </w:rPr>
        <w:t>that mortality is</w:t>
      </w:r>
      <w:r w:rsidR="005C000A" w:rsidRPr="005E53E2">
        <w:rPr>
          <w:strike/>
          <w:rPrChange w:id="1957" w:author="Tim Hallett" w:date="2015-01-28T09:34:00Z">
            <w:rPr/>
          </w:rPrChange>
        </w:rPr>
        <w:t xml:space="preserve"> chiefly</w:t>
      </w:r>
      <w:r w:rsidR="0004292E" w:rsidRPr="005E53E2">
        <w:rPr>
          <w:strike/>
          <w:rPrChange w:id="1958"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1959" w:author="Tim Hallett" w:date="2015-01-28T09:34:00Z">
            <w:rPr/>
          </w:rPrChange>
        </w:rPr>
      </w:pPr>
    </w:p>
    <w:p w14:paraId="020EC319" w14:textId="77777777" w:rsidR="00686B32" w:rsidRPr="005E53E2" w:rsidRDefault="0004292E" w:rsidP="0079710C">
      <w:pPr>
        <w:pStyle w:val="normal0"/>
        <w:ind w:firstLine="720"/>
        <w:rPr>
          <w:strike/>
          <w:rPrChange w:id="1960" w:author="Tim Hallett" w:date="2015-01-28T09:34:00Z">
            <w:rPr/>
          </w:rPrChange>
        </w:rPr>
      </w:pPr>
      <w:r w:rsidRPr="005E53E2">
        <w:rPr>
          <w:strike/>
          <w:rPrChange w:id="1961" w:author="Tim Hallett" w:date="2015-01-28T09:34:00Z">
            <w:rPr/>
          </w:rPrChange>
        </w:rPr>
        <w:t xml:space="preserve">Additionally, we illustrated that </w:t>
      </w:r>
      <w:r w:rsidR="009E3B14" w:rsidRPr="005E53E2">
        <w:rPr>
          <w:strike/>
          <w:rPrChange w:id="1962" w:author="Tim Hallett" w:date="2015-01-28T09:34:00Z">
            <w:rPr/>
          </w:rPrChange>
        </w:rPr>
        <w:t xml:space="preserve">no single </w:t>
      </w:r>
      <w:r w:rsidR="003A5024" w:rsidRPr="005E53E2">
        <w:rPr>
          <w:strike/>
          <w:rPrChange w:id="1963" w:author="Tim Hallett" w:date="2015-01-28T09:34:00Z">
            <w:rPr/>
          </w:rPrChange>
        </w:rPr>
        <w:t>intervention provide</w:t>
      </w:r>
      <w:r w:rsidR="009F20C8" w:rsidRPr="005E53E2">
        <w:rPr>
          <w:strike/>
          <w:rPrChange w:id="1964" w:author="Tim Hallett" w:date="2015-01-28T09:34:00Z">
            <w:rPr/>
          </w:rPrChange>
        </w:rPr>
        <w:t>d</w:t>
      </w:r>
      <w:r w:rsidR="003A5024" w:rsidRPr="005E53E2">
        <w:rPr>
          <w:strike/>
          <w:rPrChange w:id="1965" w:author="Tim Hallett" w:date="2015-01-28T09:34:00Z">
            <w:rPr/>
          </w:rPrChange>
        </w:rPr>
        <w:t xml:space="preserve"> </w:t>
      </w:r>
      <w:r w:rsidR="003F292F" w:rsidRPr="005E53E2">
        <w:rPr>
          <w:strike/>
          <w:rPrChange w:id="1966" w:author="Tim Hallett" w:date="2015-01-28T09:34:00Z">
            <w:rPr/>
          </w:rPrChange>
        </w:rPr>
        <w:t xml:space="preserve">large </w:t>
      </w:r>
      <w:r w:rsidR="003A5024" w:rsidRPr="005E53E2">
        <w:rPr>
          <w:strike/>
          <w:rPrChange w:id="1967" w:author="Tim Hallett" w:date="2015-01-28T09:34:00Z">
            <w:rPr/>
          </w:rPrChange>
        </w:rPr>
        <w:t>gains in patient outcomes without incurring significant costs.</w:t>
      </w:r>
      <w:r w:rsidR="00DD7CD7" w:rsidRPr="005E53E2">
        <w:rPr>
          <w:strike/>
          <w:rPrChange w:id="1968" w:author="Tim Hallett" w:date="2015-01-28T09:34:00Z">
            <w:rPr/>
          </w:rPrChange>
        </w:rPr>
        <w:t xml:space="preserve"> </w:t>
      </w:r>
      <w:r w:rsidR="00BC595A" w:rsidRPr="005E53E2">
        <w:rPr>
          <w:strike/>
          <w:rPrChange w:id="1969" w:author="Tim Hallett" w:date="2015-01-28T09:34:00Z">
            <w:rPr/>
          </w:rPrChange>
        </w:rPr>
        <w:t xml:space="preserve">The most impactful intervention, Universal Test &amp; Treat, </w:t>
      </w:r>
      <w:r w:rsidR="009F20C8" w:rsidRPr="005E53E2">
        <w:rPr>
          <w:strike/>
          <w:rPrChange w:id="1970" w:author="Tim Hallett" w:date="2015-01-28T09:34:00Z">
            <w:rPr/>
          </w:rPrChange>
        </w:rPr>
        <w:t xml:space="preserve">averted </w:t>
      </w:r>
      <w:r w:rsidR="00BC595A" w:rsidRPr="005E53E2">
        <w:rPr>
          <w:strike/>
          <w:rPrChange w:id="1971" w:author="Tim Hallett" w:date="2015-01-28T09:34:00Z">
            <w:rPr/>
          </w:rPrChange>
        </w:rPr>
        <w:t xml:space="preserve">5.59m DALYS </w:t>
      </w:r>
      <w:r w:rsidR="00E931F3" w:rsidRPr="005E53E2">
        <w:rPr>
          <w:strike/>
          <w:rPrChange w:id="1972" w:author="Tim Hallett" w:date="2015-01-28T09:34:00Z">
            <w:rPr/>
          </w:rPrChange>
        </w:rPr>
        <w:t xml:space="preserve">at a cost of $4.27b </w:t>
      </w:r>
      <w:r w:rsidR="00D73630" w:rsidRPr="005E53E2">
        <w:rPr>
          <w:strike/>
          <w:rPrChange w:id="1973"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1974" w:author="Tim Hallett" w:date="2015-01-28T09:34:00Z">
            <w:rPr/>
          </w:rPrChange>
        </w:rPr>
        <w:t>adherence</w:t>
      </w:r>
      <w:r w:rsidR="00D73630" w:rsidRPr="005E53E2">
        <w:rPr>
          <w:strike/>
          <w:rPrChange w:id="1975" w:author="Tim Hallett" w:date="2015-01-28T09:34:00Z">
            <w:rPr/>
          </w:rPrChange>
        </w:rPr>
        <w:t xml:space="preserve"> and retention in care, the Universal Test &amp; Treat intervention </w:t>
      </w:r>
      <w:r w:rsidR="009F20C8" w:rsidRPr="005E53E2">
        <w:rPr>
          <w:strike/>
          <w:rPrChange w:id="1976" w:author="Tim Hallett" w:date="2015-01-28T09:34:00Z">
            <w:rPr/>
          </w:rPrChange>
        </w:rPr>
        <w:t>averted</w:t>
      </w:r>
      <w:r w:rsidR="00D73630" w:rsidRPr="005E53E2">
        <w:rPr>
          <w:strike/>
          <w:rPrChange w:id="1977" w:author="Tim Hallett" w:date="2015-01-28T09:34:00Z">
            <w:rPr/>
          </w:rPrChange>
        </w:rPr>
        <w:t xml:space="preserve"> 50% of the MAI. This scenario illustrates the lowest number of DALYs that will accrue given baseline care </w:t>
      </w:r>
      <w:r w:rsidR="0029685A" w:rsidRPr="005E53E2">
        <w:rPr>
          <w:strike/>
          <w:rPrChange w:id="1978" w:author="Tim Hallett" w:date="2015-01-28T09:34:00Z">
            <w:rPr/>
          </w:rPrChange>
        </w:rPr>
        <w:t xml:space="preserve">prior to </w:t>
      </w:r>
      <w:r w:rsidR="00D73630" w:rsidRPr="005E53E2">
        <w:rPr>
          <w:strike/>
          <w:rPrChange w:id="1979" w:author="Tim Hallett" w:date="2015-01-28T09:34:00Z">
            <w:rPr/>
          </w:rPrChange>
        </w:rPr>
        <w:t>2010</w:t>
      </w:r>
      <w:r w:rsidR="007F7C15" w:rsidRPr="005E53E2">
        <w:rPr>
          <w:strike/>
          <w:rPrChange w:id="1980" w:author="Tim Hallett" w:date="2015-01-28T09:34:00Z">
            <w:rPr/>
          </w:rPrChange>
        </w:rPr>
        <w:t>, as averting 100% of DALYs accrued between 2010 and 2030 at baseline is an impossibility.</w:t>
      </w:r>
      <w:r w:rsidR="001C702B" w:rsidRPr="005E53E2">
        <w:rPr>
          <w:strike/>
          <w:rPrChange w:id="1981" w:author="Tim Hallett" w:date="2015-01-28T09:34:00Z">
            <w:rPr/>
          </w:rPrChange>
        </w:rPr>
        <w:t xml:space="preserve"> </w:t>
      </w:r>
      <w:r w:rsidR="00892F40" w:rsidRPr="005E53E2">
        <w:rPr>
          <w:strike/>
          <w:rPrChange w:id="1982"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1983" w:author="Tim Hallett" w:date="2015-01-28T09:34:00Z">
            <w:rPr/>
          </w:rPrChange>
        </w:rPr>
        <w:t xml:space="preserve"> </w:t>
      </w:r>
      <w:r w:rsidR="001C702B" w:rsidRPr="005E53E2">
        <w:rPr>
          <w:strike/>
          <w:rPrChange w:id="1984" w:author="Tim Hallett" w:date="2015-01-28T09:34:00Z">
            <w:rPr/>
          </w:rPrChange>
        </w:rPr>
        <w:t>However</w:t>
      </w:r>
      <w:r w:rsidR="00005D41" w:rsidRPr="005E53E2">
        <w:rPr>
          <w:strike/>
          <w:rPrChange w:id="1985" w:author="Tim Hallett" w:date="2015-01-28T09:34:00Z">
            <w:rPr/>
          </w:rPrChange>
        </w:rPr>
        <w:t xml:space="preserve">, through the use of a combination of interventions </w:t>
      </w:r>
      <w:r w:rsidR="0042504D" w:rsidRPr="005E53E2">
        <w:rPr>
          <w:strike/>
          <w:rPrChange w:id="1986" w:author="Tim Hallett" w:date="2015-01-28T09:34:00Z">
            <w:rPr/>
          </w:rPrChange>
        </w:rPr>
        <w:t>targeting</w:t>
      </w:r>
      <w:r w:rsidR="00005D41" w:rsidRPr="005E53E2">
        <w:rPr>
          <w:strike/>
          <w:rPrChange w:id="1987" w:author="Tim Hallett" w:date="2015-01-28T09:34:00Z">
            <w:rPr/>
          </w:rPrChange>
        </w:rPr>
        <w:t xml:space="preserve"> </w:t>
      </w:r>
      <w:r w:rsidR="00546B4A" w:rsidRPr="005E53E2">
        <w:rPr>
          <w:strike/>
          <w:rPrChange w:id="1988" w:author="Tim Hallett" w:date="2015-01-28T09:34:00Z">
            <w:rPr/>
          </w:rPrChange>
        </w:rPr>
        <w:t xml:space="preserve">both </w:t>
      </w:r>
      <w:r w:rsidR="00005D41" w:rsidRPr="005E53E2">
        <w:rPr>
          <w:strike/>
          <w:rPrChange w:id="1989" w:author="Tim Hallett" w:date="2015-01-28T09:34:00Z">
            <w:rPr/>
          </w:rPrChange>
        </w:rPr>
        <w:t>pre-ART and ART care</w:t>
      </w:r>
      <w:r w:rsidR="00546B4A" w:rsidRPr="005E53E2">
        <w:rPr>
          <w:strike/>
          <w:rPrChange w:id="1990" w:author="Tim Hallett" w:date="2015-01-28T09:34:00Z">
            <w:rPr/>
          </w:rPrChange>
        </w:rPr>
        <w:t>, 88% of the DALYs averted by the Universal Test and Treat intervention can be achieved at 44% of the cost per DALY averted (</w:t>
      </w:r>
      <w:r w:rsidR="004F314A" w:rsidRPr="005E53E2">
        <w:rPr>
          <w:strike/>
          <w:rPrChange w:id="1991" w:author="Tim Hallett" w:date="2015-01-28T09:34:00Z">
            <w:rPr/>
          </w:rPrChange>
        </w:rPr>
        <w:t>table 3</w:t>
      </w:r>
      <w:r w:rsidR="0059185C" w:rsidRPr="005E53E2">
        <w:rPr>
          <w:strike/>
          <w:rPrChange w:id="1992" w:author="Tim Hallett" w:date="2015-01-28T09:34:00Z">
            <w:rPr/>
          </w:rPrChange>
        </w:rPr>
        <w:t>)</w:t>
      </w:r>
      <w:r w:rsidR="00255586" w:rsidRPr="005E53E2">
        <w:rPr>
          <w:strike/>
          <w:rPrChange w:id="1993" w:author="Tim Hallett" w:date="2015-01-28T09:34:00Z">
            <w:rPr/>
          </w:rPrChange>
        </w:rPr>
        <w:t>.</w:t>
      </w:r>
      <w:r w:rsidR="00D6526B" w:rsidRPr="005E53E2">
        <w:rPr>
          <w:strike/>
          <w:rPrChange w:id="1994" w:author="Tim Hallett" w:date="2015-01-28T09:34:00Z">
            <w:rPr/>
          </w:rPrChange>
        </w:rPr>
        <w:t xml:space="preserve"> Yet, this combination of interventions </w:t>
      </w:r>
      <w:r w:rsidR="00FB5948" w:rsidRPr="005E53E2">
        <w:rPr>
          <w:strike/>
          <w:rPrChange w:id="1995" w:author="Tim Hallett" w:date="2015-01-28T09:34:00Z">
            <w:rPr/>
          </w:rPrChange>
        </w:rPr>
        <w:t>was</w:t>
      </w:r>
      <w:r w:rsidR="00D6526B" w:rsidRPr="005E53E2">
        <w:rPr>
          <w:strike/>
          <w:rPrChange w:id="1996" w:author="Tim Hallett" w:date="2015-01-28T09:34:00Z">
            <w:rPr/>
          </w:rPrChange>
        </w:rPr>
        <w:t xml:space="preserve"> only able to avert 39% o</w:t>
      </w:r>
      <w:r w:rsidR="00E91FA6" w:rsidRPr="005E53E2">
        <w:rPr>
          <w:strike/>
          <w:rPrChange w:id="1997" w:author="Tim Hallett" w:date="2015-01-28T09:34:00Z">
            <w:rPr/>
          </w:rPrChange>
        </w:rPr>
        <w:t>f the maximum attainable impact;</w:t>
      </w:r>
      <w:r w:rsidR="00D6526B" w:rsidRPr="005E53E2">
        <w:rPr>
          <w:strike/>
          <w:rPrChange w:id="1998" w:author="Tim Hallett" w:date="2015-01-28T09:34:00Z">
            <w:rPr/>
          </w:rPrChange>
        </w:rPr>
        <w:t xml:space="preserve"> due to the lack of any interventions </w:t>
      </w:r>
      <w:r w:rsidR="0042504D" w:rsidRPr="005E53E2">
        <w:rPr>
          <w:strike/>
          <w:rPrChange w:id="1999" w:author="Tim Hallett" w:date="2015-01-28T09:34:00Z">
            <w:rPr/>
          </w:rPrChange>
        </w:rPr>
        <w:t>targeting</w:t>
      </w:r>
      <w:r w:rsidR="00D6526B" w:rsidRPr="005E53E2">
        <w:rPr>
          <w:strike/>
          <w:rPrChange w:id="2000" w:author="Tim Hallett" w:date="2015-01-28T09:34:00Z">
            <w:rPr/>
          </w:rPrChange>
        </w:rPr>
        <w:t xml:space="preserve"> HIV-testing</w:t>
      </w:r>
      <w:r w:rsidR="00355C53" w:rsidRPr="005E53E2">
        <w:rPr>
          <w:strike/>
          <w:rPrChange w:id="2001" w:author="Tim Hallett" w:date="2015-01-28T09:34:00Z">
            <w:rPr/>
          </w:rPrChange>
        </w:rPr>
        <w:t xml:space="preserve">, </w:t>
      </w:r>
      <w:r w:rsidR="00D6526B" w:rsidRPr="005E53E2">
        <w:rPr>
          <w:strike/>
          <w:rPrChange w:id="2002" w:author="Tim Hallett" w:date="2015-01-28T09:34:00Z">
            <w:rPr/>
          </w:rPrChange>
        </w:rPr>
        <w:t>as these ha</w:t>
      </w:r>
      <w:r w:rsidR="00355C53" w:rsidRPr="005E53E2">
        <w:rPr>
          <w:strike/>
          <w:rPrChange w:id="2003" w:author="Tim Hallett" w:date="2015-01-28T09:34:00Z">
            <w:rPr/>
          </w:rPrChange>
        </w:rPr>
        <w:t>ve a high cost per DALY averted (table 3)</w:t>
      </w:r>
      <w:r w:rsidR="00D6526B" w:rsidRPr="005E53E2">
        <w:rPr>
          <w:strike/>
          <w:rPrChange w:id="2004" w:author="Tim Hallett" w:date="2015-01-28T09:34:00Z">
            <w:rPr/>
          </w:rPrChange>
        </w:rPr>
        <w:t>. Consequently, t</w:t>
      </w:r>
      <w:r w:rsidRPr="005E53E2">
        <w:rPr>
          <w:strike/>
          <w:rPrChange w:id="2005" w:author="Tim Hallett" w:date="2015-01-28T09:34:00Z">
            <w:rPr/>
          </w:rPrChange>
        </w:rPr>
        <w:t>his indicates that intervening at multiple points to strengthen care is almost as effective as removing pre-ART care in its entirety</w:t>
      </w:r>
      <w:r w:rsidR="000D2A31" w:rsidRPr="005E53E2">
        <w:rPr>
          <w:strike/>
          <w:rPrChange w:id="2006" w:author="Tim Hallett" w:date="2015-01-28T09:34:00Z">
            <w:rPr/>
          </w:rPrChange>
        </w:rPr>
        <w:t xml:space="preserve">, such as in the Immediate ART or Universal Test &amp; Treat </w:t>
      </w:r>
      <w:r w:rsidR="0059185C" w:rsidRPr="005E53E2">
        <w:rPr>
          <w:strike/>
          <w:rPrChange w:id="2007" w:author="Tim Hallett" w:date="2015-01-28T09:34:00Z">
            <w:rPr/>
          </w:rPrChange>
        </w:rPr>
        <w:t xml:space="preserve">strategies, but without depriving patients of the ancillary benefits </w:t>
      </w:r>
      <w:r w:rsidR="00043932" w:rsidRPr="005E53E2">
        <w:rPr>
          <w:strike/>
          <w:rPrChange w:id="2008" w:author="Tim Hallett" w:date="2015-01-28T09:34:00Z">
            <w:rPr/>
          </w:rPrChange>
        </w:rPr>
        <w:t>provided by</w:t>
      </w:r>
      <w:r w:rsidR="0059185C" w:rsidRPr="005E53E2">
        <w:rPr>
          <w:strike/>
          <w:rPrChange w:id="2009" w:author="Tim Hallett" w:date="2015-01-28T09:34:00Z">
            <w:rPr/>
          </w:rPrChange>
        </w:rPr>
        <w:t xml:space="preserve"> pre-ART care</w:t>
      </w:r>
      <w:r w:rsidR="000D2A31" w:rsidRPr="005E53E2">
        <w:rPr>
          <w:strike/>
          <w:rPrChange w:id="2010" w:author="Tim Hallett" w:date="2015-01-28T09:34:00Z">
            <w:rPr/>
          </w:rPrChange>
        </w:rPr>
        <w:t>.</w:t>
      </w:r>
      <w:r w:rsidR="00E52B39" w:rsidRPr="005E53E2">
        <w:rPr>
          <w:strike/>
          <w:rPrChange w:id="2011"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w:t>
      </w:r>
      <w:proofErr w:type="gramStart"/>
      <w:r w:rsidR="00E52B39" w:rsidRPr="005E53E2">
        <w:rPr>
          <w:strike/>
          <w:rPrChange w:id="2012" w:author="Tim Hallett" w:date="2015-01-28T09:34:00Z">
            <w:rPr/>
          </w:rPrChange>
        </w:rPr>
        <w:t>initiation[</w:t>
      </w:r>
      <w:proofErr w:type="gramEnd"/>
      <w:r w:rsidR="00E52B39" w:rsidRPr="005E53E2">
        <w:rPr>
          <w:i/>
          <w:strike/>
          <w:color w:val="FF0000"/>
          <w:rPrChange w:id="2013" w:author="Tim Hallett" w:date="2015-01-28T09:34:00Z">
            <w:rPr>
              <w:i/>
              <w:color w:val="FF0000"/>
            </w:rPr>
          </w:rPrChange>
        </w:rPr>
        <w:t>Rosen et al.</w:t>
      </w:r>
      <w:r w:rsidR="00DE2511" w:rsidRPr="005E53E2">
        <w:rPr>
          <w:i/>
          <w:strike/>
          <w:color w:val="FF0000"/>
          <w:rPrChange w:id="2014" w:author="Tim Hallett" w:date="2015-01-28T09:34:00Z">
            <w:rPr>
              <w:i/>
              <w:color w:val="FF0000"/>
            </w:rPr>
          </w:rPrChange>
        </w:rPr>
        <w:t xml:space="preserve"> (2015).</w:t>
      </w:r>
      <w:r w:rsidR="00E52B39" w:rsidRPr="005E53E2">
        <w:rPr>
          <w:i/>
          <w:strike/>
          <w:color w:val="FF0000"/>
          <w:rPrChange w:id="2015" w:author="Tim Hallett" w:date="2015-01-28T09:34:00Z">
            <w:rPr>
              <w:i/>
              <w:color w:val="FF0000"/>
            </w:rPr>
          </w:rPrChange>
        </w:rPr>
        <w:t xml:space="preserve"> Confidential. Unpublished</w:t>
      </w:r>
      <w:r w:rsidR="00E52B39" w:rsidRPr="005E53E2">
        <w:rPr>
          <w:strike/>
          <w:rPrChange w:id="2016" w:author="Tim Hallett" w:date="2015-01-28T09:34:00Z">
            <w:rPr/>
          </w:rPrChange>
        </w:rPr>
        <w:t>].</w:t>
      </w:r>
    </w:p>
    <w:p w14:paraId="0B5F48E3" w14:textId="77777777" w:rsidR="00C22FA6" w:rsidRPr="005E53E2" w:rsidRDefault="00C22FA6" w:rsidP="00686B32">
      <w:pPr>
        <w:pStyle w:val="normal0"/>
        <w:ind w:firstLine="720"/>
        <w:rPr>
          <w:strike/>
          <w:rPrChange w:id="2017" w:author="Tim Hallett" w:date="2015-01-28T09:34:00Z">
            <w:rPr/>
          </w:rPrChange>
        </w:rPr>
      </w:pPr>
    </w:p>
    <w:p w14:paraId="617BE5C9" w14:textId="77777777" w:rsidR="00E104C3" w:rsidRPr="005E53E2" w:rsidRDefault="00C22FA6" w:rsidP="00C04CD1">
      <w:pPr>
        <w:pStyle w:val="normal0"/>
        <w:ind w:firstLine="720"/>
        <w:rPr>
          <w:strike/>
          <w:rPrChange w:id="2018" w:author="Tim Hallett" w:date="2015-01-28T09:34:00Z">
            <w:rPr/>
          </w:rPrChange>
        </w:rPr>
      </w:pPr>
      <w:r w:rsidRPr="005E53E2">
        <w:rPr>
          <w:strike/>
          <w:rPrChange w:id="2019" w:author="Tim Hallett" w:date="2015-01-28T09:34:00Z">
            <w:rPr/>
          </w:rPrChange>
        </w:rPr>
        <w:t xml:space="preserve">Interestingly, the distribution of care experience among deceased individuals when </w:t>
      </w:r>
      <w:r w:rsidR="00ED536F" w:rsidRPr="005E53E2">
        <w:rPr>
          <w:strike/>
          <w:rPrChange w:id="2020" w:author="Tim Hallett" w:date="2015-01-28T09:34:00Z">
            <w:rPr/>
          </w:rPrChange>
        </w:rPr>
        <w:t xml:space="preserve">the combination </w:t>
      </w:r>
      <w:r w:rsidRPr="005E53E2">
        <w:rPr>
          <w:strike/>
          <w:rPrChange w:id="2021" w:author="Tim Hallett" w:date="2015-01-28T09:34:00Z">
            <w:rPr/>
          </w:rPrChange>
        </w:rPr>
        <w:t xml:space="preserve">of interventions </w:t>
      </w:r>
      <w:r w:rsidR="00745D86" w:rsidRPr="005E53E2">
        <w:rPr>
          <w:strike/>
          <w:rPrChange w:id="2022" w:author="Tim Hallett" w:date="2015-01-28T09:34:00Z">
            <w:rPr/>
          </w:rPrChange>
        </w:rPr>
        <w:t xml:space="preserve">was </w:t>
      </w:r>
      <w:r w:rsidR="00E9309E" w:rsidRPr="005E53E2">
        <w:rPr>
          <w:strike/>
          <w:rPrChange w:id="2023" w:author="Tim Hallett" w:date="2015-01-28T09:34:00Z">
            <w:rPr/>
          </w:rPrChange>
        </w:rPr>
        <w:t xml:space="preserve">compared </w:t>
      </w:r>
      <w:r w:rsidR="00ED536F" w:rsidRPr="005E53E2">
        <w:rPr>
          <w:strike/>
          <w:rPrChange w:id="2024" w:author="Tim Hallett" w:date="2015-01-28T09:34:00Z">
            <w:rPr/>
          </w:rPrChange>
        </w:rPr>
        <w:t>to</w:t>
      </w:r>
      <w:r w:rsidRPr="005E53E2">
        <w:rPr>
          <w:strike/>
          <w:rPrChange w:id="2025" w:author="Tim Hallett" w:date="2015-01-28T09:34:00Z">
            <w:rPr/>
          </w:rPrChange>
        </w:rPr>
        <w:t xml:space="preserve"> </w:t>
      </w:r>
      <w:r w:rsidR="00E9309E" w:rsidRPr="005E53E2">
        <w:rPr>
          <w:strike/>
          <w:rPrChange w:id="2026" w:author="Tim Hallett" w:date="2015-01-28T09:34:00Z">
            <w:rPr/>
          </w:rPrChange>
        </w:rPr>
        <w:t xml:space="preserve">a </w:t>
      </w:r>
      <w:r w:rsidRPr="005E53E2">
        <w:rPr>
          <w:strike/>
          <w:rPrChange w:id="2027" w:author="Tim Hallett" w:date="2015-01-28T09:34:00Z">
            <w:rPr/>
          </w:rPrChange>
        </w:rPr>
        <w:t xml:space="preserve">Universal Test &amp; Treat </w:t>
      </w:r>
      <w:r w:rsidR="00E9309E" w:rsidRPr="005E53E2">
        <w:rPr>
          <w:strike/>
          <w:rPrChange w:id="2028" w:author="Tim Hallett" w:date="2015-01-28T09:34:00Z">
            <w:rPr/>
          </w:rPrChange>
        </w:rPr>
        <w:t xml:space="preserve">strategy </w:t>
      </w:r>
      <w:r w:rsidRPr="005E53E2">
        <w:rPr>
          <w:strike/>
          <w:rPrChange w:id="2029" w:author="Tim Hallett" w:date="2015-01-28T09:34:00Z">
            <w:rPr/>
          </w:rPrChange>
        </w:rPr>
        <w:t>highlights</w:t>
      </w:r>
      <w:r w:rsidR="00E9309E" w:rsidRPr="005E53E2">
        <w:rPr>
          <w:strike/>
          <w:rPrChange w:id="2030" w:author="Tim Hallett" w:date="2015-01-28T09:34:00Z">
            <w:rPr/>
          </w:rPrChange>
        </w:rPr>
        <w:t>,</w:t>
      </w:r>
      <w:r w:rsidRPr="005E53E2">
        <w:rPr>
          <w:strike/>
          <w:rPrChange w:id="2031" w:author="Tim Hallett" w:date="2015-01-28T09:34:00Z">
            <w:rPr/>
          </w:rPrChange>
        </w:rPr>
        <w:t xml:space="preserve"> how both strategies significantly reduce</w:t>
      </w:r>
      <w:r w:rsidR="00745D86" w:rsidRPr="005E53E2">
        <w:rPr>
          <w:strike/>
          <w:rPrChange w:id="2032" w:author="Tim Hallett" w:date="2015-01-28T09:34:00Z">
            <w:rPr/>
          </w:rPrChange>
        </w:rPr>
        <w:t>d</w:t>
      </w:r>
      <w:r w:rsidRPr="005E53E2">
        <w:rPr>
          <w:strike/>
          <w:rPrChange w:id="2033" w:author="Tim Hallett" w:date="2015-01-28T09:34:00Z">
            <w:rPr/>
          </w:rPrChange>
        </w:rPr>
        <w:t xml:space="preserve"> HIV mortality</w:t>
      </w:r>
      <w:r w:rsidR="00347F2E" w:rsidRPr="005E53E2">
        <w:rPr>
          <w:strike/>
          <w:rPrChange w:id="2034" w:author="Tim Hallett" w:date="2015-01-28T09:34:00Z">
            <w:rPr/>
          </w:rPrChange>
        </w:rPr>
        <w:t xml:space="preserve"> in comparison to baseline,</w:t>
      </w:r>
      <w:r w:rsidRPr="005E53E2">
        <w:rPr>
          <w:strike/>
          <w:rPrChange w:id="2035" w:author="Tim Hallett" w:date="2015-01-28T09:34:00Z">
            <w:rPr/>
          </w:rPrChange>
        </w:rPr>
        <w:t xml:space="preserve"> but </w:t>
      </w:r>
      <w:r w:rsidR="00770CB9" w:rsidRPr="005E53E2">
        <w:rPr>
          <w:strike/>
          <w:rPrChange w:id="2036" w:author="Tim Hallett" w:date="2015-01-28T09:34:00Z">
            <w:rPr/>
          </w:rPrChange>
        </w:rPr>
        <w:t xml:space="preserve">through different </w:t>
      </w:r>
      <w:proofErr w:type="gramStart"/>
      <w:r w:rsidR="003A3FD3" w:rsidRPr="005E53E2">
        <w:rPr>
          <w:strike/>
          <w:rPrChange w:id="2037" w:author="Tim Hallett" w:date="2015-01-28T09:34:00Z">
            <w:rPr/>
          </w:rPrChange>
        </w:rPr>
        <w:t>mechanisms</w:t>
      </w:r>
      <w:r w:rsidR="00770CB9" w:rsidRPr="005E53E2">
        <w:rPr>
          <w:strike/>
          <w:rPrChange w:id="2038" w:author="Tim Hallett" w:date="2015-01-28T09:34:00Z">
            <w:rPr/>
          </w:rPrChange>
        </w:rPr>
        <w:t>(</w:t>
      </w:r>
      <w:proofErr w:type="gramEnd"/>
      <w:r w:rsidR="00770CB9" w:rsidRPr="005E53E2">
        <w:rPr>
          <w:strike/>
          <w:rPrChange w:id="2039" w:author="Tim Hallett" w:date="2015-01-28T09:34:00Z">
            <w:rPr/>
          </w:rPrChange>
        </w:rPr>
        <w:t xml:space="preserve">figure </w:t>
      </w:r>
      <w:r w:rsidR="00DE71B5" w:rsidRPr="005E53E2">
        <w:rPr>
          <w:strike/>
          <w:rPrChange w:id="2040" w:author="Tim Hallett" w:date="2015-01-28T09:34:00Z">
            <w:rPr/>
          </w:rPrChange>
        </w:rPr>
        <w:t>4</w:t>
      </w:r>
      <w:r w:rsidR="00770CB9" w:rsidRPr="005E53E2">
        <w:rPr>
          <w:strike/>
          <w:rPrChange w:id="2041" w:author="Tim Hallett" w:date="2015-01-28T09:34:00Z">
            <w:rPr/>
          </w:rPrChange>
        </w:rPr>
        <w:t>).</w:t>
      </w:r>
      <w:r w:rsidR="000701E1" w:rsidRPr="005E53E2">
        <w:rPr>
          <w:strike/>
          <w:rPrChange w:id="2042" w:author="Tim Hallett" w:date="2015-01-28T09:34:00Z">
            <w:rPr/>
          </w:rPrChange>
        </w:rPr>
        <w:t xml:space="preserve"> We see that the combination of interventions </w:t>
      </w:r>
      <w:r w:rsidR="009B6972" w:rsidRPr="005E53E2">
        <w:rPr>
          <w:strike/>
          <w:rPrChange w:id="2043" w:author="Tim Hallett" w:date="2015-01-28T09:34:00Z">
            <w:rPr/>
          </w:rPrChange>
        </w:rPr>
        <w:t>was</w:t>
      </w:r>
      <w:r w:rsidR="000701E1" w:rsidRPr="005E53E2">
        <w:rPr>
          <w:strike/>
          <w:rPrChange w:id="2044"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2045" w:author="Tim Hallett" w:date="2015-01-28T09:34:00Z">
            <w:rPr/>
          </w:rPrChange>
        </w:rPr>
        <w:t>,</w:t>
      </w:r>
      <w:r w:rsidR="000701E1" w:rsidRPr="005E53E2">
        <w:rPr>
          <w:strike/>
          <w:rPrChange w:id="2046" w:author="Tim Hallett" w:date="2015-01-28T09:34:00Z">
            <w:rPr/>
          </w:rPrChange>
        </w:rPr>
        <w:t xml:space="preserve"> without being diagnosed</w:t>
      </w:r>
      <w:r w:rsidR="002246D7" w:rsidRPr="005E53E2">
        <w:rPr>
          <w:strike/>
          <w:rPrChange w:id="2047" w:author="Tim Hallett" w:date="2015-01-28T09:34:00Z">
            <w:rPr/>
          </w:rPrChange>
        </w:rPr>
        <w:t>,</w:t>
      </w:r>
      <w:r w:rsidR="000701E1" w:rsidRPr="005E53E2">
        <w:rPr>
          <w:strike/>
          <w:rPrChange w:id="2048" w:author="Tim Hallett" w:date="2015-01-28T09:34:00Z">
            <w:rPr/>
          </w:rPrChange>
        </w:rPr>
        <w:t xml:space="preserve"> to the baseline scenario.</w:t>
      </w:r>
      <w:r w:rsidR="0022518A" w:rsidRPr="005E53E2">
        <w:rPr>
          <w:strike/>
          <w:rPrChange w:id="2049"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2050" w:author="Tim Hallett" w:date="2015-01-28T09:34:00Z">
            <w:rPr/>
          </w:rPrChange>
        </w:rPr>
        <w:t>;</w:t>
      </w:r>
      <w:r w:rsidR="00327F22" w:rsidRPr="005E53E2">
        <w:rPr>
          <w:strike/>
          <w:rPrChange w:id="2051" w:author="Tim Hallett" w:date="2015-01-28T09:34:00Z">
            <w:rPr/>
          </w:rPrChange>
        </w:rPr>
        <w:t xml:space="preserve"> with the vast majority (51%) lost from ART care before death.</w:t>
      </w:r>
      <w:r w:rsidR="00975BB8" w:rsidRPr="005E53E2">
        <w:rPr>
          <w:strike/>
          <w:rPrChange w:id="2052" w:author="Tim Hallett" w:date="2015-01-28T09:34:00Z">
            <w:rPr/>
          </w:rPrChange>
        </w:rPr>
        <w:t xml:space="preserve"> Therefore, the total person-time spent on ART</w:t>
      </w:r>
      <w:r w:rsidR="00B119F2" w:rsidRPr="005E53E2">
        <w:rPr>
          <w:strike/>
          <w:rPrChange w:id="2053" w:author="Tim Hallett" w:date="2015-01-28T09:34:00Z">
            <w:rPr/>
          </w:rPrChange>
        </w:rPr>
        <w:t xml:space="preserve"> </w:t>
      </w:r>
      <w:r w:rsidR="00975BB8" w:rsidRPr="005E53E2">
        <w:rPr>
          <w:strike/>
          <w:rPrChange w:id="2054" w:author="Tim Hallett" w:date="2015-01-28T09:34:00Z">
            <w:rPr/>
          </w:rPrChange>
        </w:rPr>
        <w:t>by individuals in the Universal Test &amp; Treat intervention exceed</w:t>
      </w:r>
      <w:r w:rsidR="00920268" w:rsidRPr="005E53E2">
        <w:rPr>
          <w:strike/>
          <w:rPrChange w:id="2055" w:author="Tim Hallett" w:date="2015-01-28T09:34:00Z">
            <w:rPr/>
          </w:rPrChange>
        </w:rPr>
        <w:t>ed</w:t>
      </w:r>
      <w:r w:rsidR="00975BB8" w:rsidRPr="005E53E2">
        <w:rPr>
          <w:strike/>
          <w:rPrChange w:id="2056" w:author="Tim Hallett" w:date="2015-01-28T09:34:00Z">
            <w:rPr/>
          </w:rPrChange>
        </w:rPr>
        <w:t xml:space="preserve"> that of individuals in the combination intervention </w:t>
      </w:r>
      <w:r w:rsidR="00975BB8" w:rsidRPr="005E53E2">
        <w:rPr>
          <w:strike/>
          <w:rPrChange w:id="2057" w:author="Tim Hallett" w:date="2015-01-28T09:34:00Z">
            <w:rPr/>
          </w:rPrChange>
        </w:rPr>
        <w:lastRenderedPageBreak/>
        <w:t>scenario, this is reflected by the increased cost of Universal Test &amp; Treat and the larger proportion of cost t</w:t>
      </w:r>
      <w:r w:rsidR="009C303D" w:rsidRPr="005E53E2">
        <w:rPr>
          <w:strike/>
          <w:rPrChange w:id="2058"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2059" w:author="Tim Hallett" w:date="2015-01-28T09:34:00Z">
            <w:rPr/>
          </w:rPrChange>
        </w:rPr>
        <w:fldChar w:fldCharType="begin"/>
      </w:r>
      <w:r w:rsidR="009C303D" w:rsidRPr="005E53E2">
        <w:rPr>
          <w:strike/>
          <w:rPrChange w:id="2060" w:author="Tim Hallett" w:date="2015-01-28T09:34:00Z">
            <w:rPr/>
          </w:rPrChange>
        </w:rPr>
        <w:instrText xml:space="preserve"> ADDIN PAPERS2_CITATIONS &lt;citation&gt;&lt;uuid&gt;612935C1-9E65-49EB-88AF-708CD6CC06FD&lt;/uuid&gt;&lt;priority&gt;0&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2061" w:author="Tim Hallett" w:date="2015-01-28T09:34:00Z">
            <w:rPr/>
          </w:rPrChange>
        </w:rPr>
        <w:fldChar w:fldCharType="separate"/>
      </w:r>
      <w:r w:rsidR="009C303D" w:rsidRPr="005E53E2">
        <w:rPr>
          <w:strike/>
          <w:lang w:val="en-US"/>
          <w:rPrChange w:id="2062" w:author="Tim Hallett" w:date="2015-01-28T09:34:00Z">
            <w:rPr>
              <w:lang w:val="en-US"/>
            </w:rPr>
          </w:rPrChange>
        </w:rPr>
        <w:t>{Oyugi:2007fs}</w:t>
      </w:r>
      <w:r w:rsidR="009C303D" w:rsidRPr="005E53E2">
        <w:rPr>
          <w:strike/>
          <w:rPrChange w:id="2063" w:author="Tim Hallett" w:date="2015-01-28T09:34:00Z">
            <w:rPr/>
          </w:rPrChange>
        </w:rPr>
        <w:fldChar w:fldCharType="end"/>
      </w:r>
      <w:r w:rsidR="009C303D" w:rsidRPr="005E53E2">
        <w:rPr>
          <w:strike/>
          <w:rPrChange w:id="2064" w:author="Tim Hallett" w:date="2015-01-28T09:34:00Z">
            <w:rPr/>
          </w:rPrChange>
        </w:rPr>
        <w:t xml:space="preserve">. </w:t>
      </w:r>
      <w:r w:rsidR="00817A72" w:rsidRPr="005E53E2">
        <w:rPr>
          <w:strike/>
          <w:rPrChange w:id="2065" w:author="Tim Hallett" w:date="2015-01-28T09:34:00Z">
            <w:rPr/>
          </w:rPrChange>
        </w:rPr>
        <w:t>An alternative category of interventions recently hypothesised</w:t>
      </w:r>
      <w:r w:rsidR="00D92572" w:rsidRPr="005E53E2">
        <w:rPr>
          <w:strike/>
          <w:rPrChange w:id="2066" w:author="Tim Hallett" w:date="2015-01-28T09:34:00Z">
            <w:rPr/>
          </w:rPrChange>
        </w:rPr>
        <w:t xml:space="preserve"> to improve patient outcomes and reduce costs,</w:t>
      </w:r>
      <w:r w:rsidR="00817A72" w:rsidRPr="005E53E2">
        <w:rPr>
          <w:strike/>
          <w:rPrChange w:id="2067" w:author="Tim Hallett" w:date="2015-01-28T09:34:00Z">
            <w:rPr/>
          </w:rPrChange>
        </w:rPr>
        <w:t xml:space="preserve"> is that of tiered care, </w:t>
      </w:r>
      <w:r w:rsidR="00DF1288" w:rsidRPr="005E53E2">
        <w:rPr>
          <w:strike/>
          <w:rPrChange w:id="2068" w:author="Tim Hallett" w:date="2015-01-28T09:34:00Z">
            <w:rPr/>
          </w:rPrChange>
        </w:rPr>
        <w:t>using patient strata to determine the provision of care services</w:t>
      </w:r>
      <w:r w:rsidR="008735E2" w:rsidRPr="005E53E2">
        <w:rPr>
          <w:strike/>
          <w:rPrChange w:id="2069" w:author="Tim Hallett" w:date="2015-01-28T09:34:00Z">
            <w:rPr/>
          </w:rPrChange>
        </w:rPr>
        <w:t>.</w:t>
      </w:r>
      <w:r w:rsidR="006C0DB6" w:rsidRPr="005E53E2">
        <w:rPr>
          <w:strike/>
          <w:rPrChange w:id="2070" w:author="Tim Hallett" w:date="2015-01-28T09:34:00Z">
            <w:rPr/>
          </w:rPrChange>
        </w:rPr>
        <w:t xml:space="preserve"> </w:t>
      </w:r>
      <w:r w:rsidR="003D7107" w:rsidRPr="005E53E2">
        <w:rPr>
          <w:strike/>
          <w:rPrChange w:id="2071" w:author="Tim Hallett" w:date="2015-01-28T09:34:00Z">
            <w:rPr/>
          </w:rPrChange>
        </w:rPr>
        <w:t xml:space="preserve">For example, </w:t>
      </w:r>
      <w:r w:rsidR="00DF1288" w:rsidRPr="005E53E2">
        <w:rPr>
          <w:strike/>
          <w:rPrChange w:id="2072" w:author="Tim Hallett" w:date="2015-01-28T09:34:00Z">
            <w:rPr/>
          </w:rPrChange>
        </w:rPr>
        <w:t xml:space="preserve">Babigumira </w:t>
      </w:r>
      <w:r w:rsidR="00DF1288" w:rsidRPr="005E53E2">
        <w:rPr>
          <w:i/>
          <w:strike/>
          <w:rPrChange w:id="2073" w:author="Tim Hallett" w:date="2015-01-28T09:34:00Z">
            <w:rPr>
              <w:i/>
            </w:rPr>
          </w:rPrChange>
        </w:rPr>
        <w:t>et al.</w:t>
      </w:r>
      <w:r w:rsidR="00DF1288" w:rsidRPr="005E53E2">
        <w:rPr>
          <w:strike/>
          <w:rPrChange w:id="2074" w:author="Tim Hallett" w:date="2015-01-28T09:34:00Z">
            <w:rPr/>
          </w:rPrChange>
        </w:rPr>
        <w:t xml:space="preserve"> (2011), </w:t>
      </w:r>
      <w:r w:rsidR="003D7107" w:rsidRPr="005E53E2">
        <w:rPr>
          <w:strike/>
          <w:rPrChange w:id="2075" w:author="Tim Hallett" w:date="2015-01-28T09:34:00Z">
            <w:rPr/>
          </w:rPrChange>
        </w:rPr>
        <w:t xml:space="preserve">implementing a </w:t>
      </w:r>
      <w:r w:rsidR="00DF1288" w:rsidRPr="005E53E2">
        <w:rPr>
          <w:strike/>
          <w:rPrChange w:id="2076" w:author="Tim Hallett" w:date="2015-01-28T09:34:00Z">
            <w:rPr/>
          </w:rPrChange>
        </w:rPr>
        <w:t>task-shifting intervention for eligible patients at an HIV clinic in Kampala, Uganda</w:t>
      </w:r>
      <w:r w:rsidR="00DF1288" w:rsidRPr="005E53E2">
        <w:rPr>
          <w:strike/>
          <w:rPrChange w:id="2077" w:author="Tim Hallett" w:date="2015-01-28T09:34:00Z">
            <w:rPr/>
          </w:rPrChange>
        </w:rPr>
        <w:fldChar w:fldCharType="begin"/>
      </w:r>
      <w:r w:rsidR="00DF1288" w:rsidRPr="005E53E2">
        <w:rPr>
          <w:strike/>
          <w:rPrChange w:id="2078" w:author="Tim Hallett" w:date="2015-01-28T09:34:00Z">
            <w:rPr/>
          </w:rPrChange>
        </w:rPr>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2079" w:author="Tim Hallett" w:date="2015-01-28T09:34:00Z">
            <w:rPr/>
          </w:rPrChange>
        </w:rPr>
        <w:fldChar w:fldCharType="separate"/>
      </w:r>
      <w:r w:rsidR="00DF1288" w:rsidRPr="005E53E2">
        <w:rPr>
          <w:strike/>
          <w:lang w:val="en-US"/>
          <w:rPrChange w:id="2080" w:author="Tim Hallett" w:date="2015-01-28T09:34:00Z">
            <w:rPr>
              <w:lang w:val="en-US"/>
            </w:rPr>
          </w:rPrChange>
        </w:rPr>
        <w:t>{Babigumira:2011gg}</w:t>
      </w:r>
      <w:r w:rsidR="00DF1288" w:rsidRPr="005E53E2">
        <w:rPr>
          <w:strike/>
          <w:rPrChange w:id="2081" w:author="Tim Hallett" w:date="2015-01-28T09:34:00Z">
            <w:rPr/>
          </w:rPrChange>
        </w:rPr>
        <w:fldChar w:fldCharType="end"/>
      </w:r>
      <w:r w:rsidR="00DF1288" w:rsidRPr="005E53E2">
        <w:rPr>
          <w:strike/>
          <w:rPrChange w:id="2082" w:author="Tim Hallett" w:date="2015-01-28T09:34:00Z">
            <w:rPr/>
          </w:rPrChange>
        </w:rPr>
        <w:t>. Eligibility criteria</w:t>
      </w:r>
      <w:r w:rsidR="00D92572" w:rsidRPr="005E53E2">
        <w:rPr>
          <w:strike/>
          <w:rPrChange w:id="2083" w:author="Tim Hallett" w:date="2015-01-28T09:34:00Z">
            <w:rPr/>
          </w:rPrChange>
        </w:rPr>
        <w:t xml:space="preserve"> </w:t>
      </w:r>
      <w:r w:rsidR="00DF1288" w:rsidRPr="005E53E2">
        <w:rPr>
          <w:strike/>
          <w:rPrChange w:id="2084" w:author="Tim Hallett" w:date="2015-01-28T09:34:00Z">
            <w:rPr/>
          </w:rPrChange>
        </w:rPr>
        <w:t xml:space="preserve">selected adherent, healthy </w:t>
      </w:r>
      <w:r w:rsidR="00D92572" w:rsidRPr="005E53E2">
        <w:rPr>
          <w:strike/>
          <w:rPrChange w:id="2085" w:author="Tim Hallett" w:date="2015-01-28T09:34:00Z">
            <w:rPr/>
          </w:rPrChange>
        </w:rPr>
        <w:t xml:space="preserve">randomised </w:t>
      </w:r>
      <w:r w:rsidR="00DF1288" w:rsidRPr="005E53E2">
        <w:rPr>
          <w:strike/>
          <w:rPrChange w:id="2086"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2087" w:author="Tim Hallett" w:date="2015-01-28T09:34:00Z">
            <w:rPr/>
          </w:rPrChange>
        </w:rPr>
        <w:fldChar w:fldCharType="begin"/>
      </w:r>
      <w:r w:rsidR="00DF1288" w:rsidRPr="005E53E2">
        <w:rPr>
          <w:strike/>
          <w:rPrChange w:id="2088" w:author="Tim Hallett" w:date="2015-01-28T09:34:00Z">
            <w:rPr/>
          </w:rPrChange>
        </w:rPr>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2089" w:author="Tim Hallett" w:date="2015-01-28T09:34:00Z">
            <w:rPr/>
          </w:rPrChange>
        </w:rPr>
        <w:fldChar w:fldCharType="separate"/>
      </w:r>
      <w:r w:rsidR="00DF1288" w:rsidRPr="005E53E2">
        <w:rPr>
          <w:strike/>
          <w:lang w:val="en-US"/>
          <w:rPrChange w:id="2090" w:author="Tim Hallett" w:date="2015-01-28T09:34:00Z">
            <w:rPr>
              <w:lang w:val="en-US"/>
            </w:rPr>
          </w:rPrChange>
        </w:rPr>
        <w:t>{Babigumira:2011gg}</w:t>
      </w:r>
      <w:r w:rsidR="00DF1288" w:rsidRPr="005E53E2">
        <w:rPr>
          <w:strike/>
          <w:rPrChange w:id="2091" w:author="Tim Hallett" w:date="2015-01-28T09:34:00Z">
            <w:rPr/>
          </w:rPrChange>
        </w:rPr>
        <w:fldChar w:fldCharType="end"/>
      </w:r>
      <w:r w:rsidR="00DF1288" w:rsidRPr="005E53E2">
        <w:rPr>
          <w:strike/>
          <w:rPrChange w:id="2092" w:author="Tim Hallett" w:date="2015-01-28T09:34:00Z">
            <w:rPr/>
          </w:rPrChange>
        </w:rPr>
        <w:t xml:space="preserve">. This type of tiered intervention, selecting adherent patients to be monitored more infrequently, illustrates how care can </w:t>
      </w:r>
      <w:r w:rsidR="00D92572" w:rsidRPr="005E53E2">
        <w:rPr>
          <w:strike/>
          <w:rPrChange w:id="2093" w:author="Tim Hallett" w:date="2015-01-28T09:34:00Z">
            <w:rPr/>
          </w:rPrChange>
        </w:rPr>
        <w:t>be stratified between patients.</w:t>
      </w:r>
    </w:p>
    <w:p w14:paraId="692B3F20" w14:textId="77777777" w:rsidR="00727013" w:rsidRPr="005E53E2" w:rsidRDefault="00727013" w:rsidP="0086036A">
      <w:pPr>
        <w:pStyle w:val="normal0"/>
        <w:rPr>
          <w:strike/>
          <w:rPrChange w:id="2094" w:author="Tim Hallett" w:date="2015-01-28T09:34:00Z">
            <w:rPr/>
          </w:rPrChange>
        </w:rPr>
      </w:pPr>
    </w:p>
    <w:p w14:paraId="3B21ADDB" w14:textId="77777777" w:rsidR="001363E9" w:rsidRPr="005E53E2" w:rsidRDefault="00D17502" w:rsidP="009F1741">
      <w:pPr>
        <w:pStyle w:val="normal0"/>
        <w:rPr>
          <w:strike/>
          <w:rPrChange w:id="2095" w:author="Tim Hallett" w:date="2015-01-28T09:34:00Z">
            <w:rPr/>
          </w:rPrChange>
        </w:rPr>
      </w:pPr>
      <w:commentRangeStart w:id="2096"/>
      <w:r w:rsidRPr="005E53E2">
        <w:rPr>
          <w:strike/>
          <w:rPrChange w:id="2097" w:author="Tim Hallett" w:date="2015-01-28T09:34:00Z">
            <w:rPr/>
          </w:rPrChange>
        </w:rPr>
        <w:tab/>
        <w:t xml:space="preserve">The motivating stimuli </w:t>
      </w:r>
      <w:r w:rsidR="0005462D" w:rsidRPr="005E53E2">
        <w:rPr>
          <w:strike/>
          <w:rPrChange w:id="2098" w:author="Tim Hallett" w:date="2015-01-28T09:34:00Z">
            <w:rPr/>
          </w:rPrChange>
        </w:rPr>
        <w:t>driving</w:t>
      </w:r>
      <w:r w:rsidRPr="005E53E2">
        <w:rPr>
          <w:strike/>
          <w:rPrChange w:id="2099" w:author="Tim Hallett" w:date="2015-01-28T09:34:00Z">
            <w:rPr/>
          </w:rPrChange>
        </w:rPr>
        <w:t xml:space="preserve"> </w:t>
      </w:r>
      <w:r w:rsidR="00D22909" w:rsidRPr="005E53E2">
        <w:rPr>
          <w:strike/>
          <w:rPrChange w:id="2100" w:author="Tim Hallett" w:date="2015-01-28T09:34:00Z">
            <w:rPr/>
          </w:rPrChange>
        </w:rPr>
        <w:t>HIV-infected individuals</w:t>
      </w:r>
      <w:r w:rsidRPr="005E53E2">
        <w:rPr>
          <w:strike/>
          <w:rPrChange w:id="2101" w:author="Tim Hallett" w:date="2015-01-28T09:34:00Z">
            <w:rPr/>
          </w:rPrChange>
        </w:rPr>
        <w:t xml:space="preserve"> to seek care are not </w:t>
      </w:r>
      <w:r w:rsidR="00D22909" w:rsidRPr="005E53E2">
        <w:rPr>
          <w:strike/>
          <w:rPrChange w:id="2102" w:author="Tim Hallett" w:date="2015-01-28T09:34:00Z">
            <w:rPr/>
          </w:rPrChange>
        </w:rPr>
        <w:t xml:space="preserve">yet </w:t>
      </w:r>
      <w:r w:rsidRPr="005E53E2">
        <w:rPr>
          <w:strike/>
          <w:rPrChange w:id="2103" w:author="Tim Hallett" w:date="2015-01-28T09:34:00Z">
            <w:rPr/>
          </w:rPrChange>
        </w:rPr>
        <w:t>fully understood.</w:t>
      </w:r>
      <w:r w:rsidR="00D22909" w:rsidRPr="005E53E2">
        <w:rPr>
          <w:strike/>
          <w:rPrChange w:id="2104" w:author="Tim Hallett" w:date="2015-01-28T09:34:00Z">
            <w:rPr/>
          </w:rPrChange>
        </w:rPr>
        <w:t xml:space="preserve"> </w:t>
      </w:r>
      <w:r w:rsidR="00F62E51" w:rsidRPr="005E53E2">
        <w:rPr>
          <w:strike/>
          <w:rPrChange w:id="2105" w:author="Tim Hallett" w:date="2015-01-28T09:34:00Z">
            <w:rPr/>
          </w:rPrChange>
        </w:rPr>
        <w:t>With</w:t>
      </w:r>
      <w:r w:rsidR="00D22909" w:rsidRPr="005E53E2">
        <w:rPr>
          <w:strike/>
          <w:rPrChange w:id="2106" w:author="Tim Hallett" w:date="2015-01-28T09:34:00Z">
            <w:rPr/>
          </w:rPrChange>
        </w:rPr>
        <w:t xml:space="preserve"> progress </w:t>
      </w:r>
      <w:r w:rsidR="00F62E51" w:rsidRPr="005E53E2">
        <w:rPr>
          <w:strike/>
          <w:rPrChange w:id="2107" w:author="Tim Hallett" w:date="2015-01-28T09:34:00Z">
            <w:rPr/>
          </w:rPrChange>
        </w:rPr>
        <w:t xml:space="preserve">being </w:t>
      </w:r>
      <w:r w:rsidR="00D22909" w:rsidRPr="005E53E2">
        <w:rPr>
          <w:strike/>
          <w:rPrChange w:id="2108" w:author="Tim Hallett" w:date="2015-01-28T09:34:00Z">
            <w:rPr/>
          </w:rPrChange>
        </w:rPr>
        <w:t xml:space="preserve">made in other </w:t>
      </w:r>
      <w:proofErr w:type="gramStart"/>
      <w:r w:rsidR="00D22909" w:rsidRPr="005E53E2">
        <w:rPr>
          <w:strike/>
          <w:rPrChange w:id="2109" w:author="Tim Hallett" w:date="2015-01-28T09:34:00Z">
            <w:rPr/>
          </w:rPrChange>
        </w:rPr>
        <w:t>fields{</w:t>
      </w:r>
      <w:proofErr w:type="gramEnd"/>
      <w:r w:rsidR="00D22909" w:rsidRPr="005E53E2">
        <w:rPr>
          <w:strike/>
          <w:rPrChange w:id="2110" w:author="Tim Hallett" w:date="2015-01-28T09:34:00Z">
            <w:rPr/>
          </w:rPrChange>
        </w:rPr>
        <w:t>Buregyeya:2011fi, Salaniponi:2000tc, Pronyk:2001uk},</w:t>
      </w:r>
      <w:r w:rsidR="00F62E51" w:rsidRPr="005E53E2">
        <w:rPr>
          <w:strike/>
          <w:rPrChange w:id="2111" w:author="Tim Hallett" w:date="2015-01-28T09:34:00Z">
            <w:rPr/>
          </w:rPrChange>
        </w:rPr>
        <w:t xml:space="preserve"> it is hoped that new insights into HIV health-care seeking behaviour will follow</w:t>
      </w:r>
      <w:r w:rsidR="009A1BF9" w:rsidRPr="005E53E2">
        <w:rPr>
          <w:strike/>
          <w:rPrChange w:id="2112" w:author="Tim Hallett" w:date="2015-01-28T09:34:00Z">
            <w:rPr/>
          </w:rPrChange>
        </w:rPr>
        <w:t>{Burns:2014jz}</w:t>
      </w:r>
      <w:r w:rsidR="00F62E51" w:rsidRPr="005E53E2">
        <w:rPr>
          <w:strike/>
          <w:rPrChange w:id="2113" w:author="Tim Hallett" w:date="2015-01-28T09:34:00Z">
            <w:rPr/>
          </w:rPrChange>
        </w:rPr>
        <w:t>.</w:t>
      </w:r>
      <w:commentRangeEnd w:id="2096"/>
      <w:r w:rsidR="00D91055" w:rsidRPr="005E53E2">
        <w:rPr>
          <w:rStyle w:val="CommentReference"/>
          <w:strike/>
          <w:rPrChange w:id="2114" w:author="Tim Hallett" w:date="2015-01-28T09:34:00Z">
            <w:rPr>
              <w:rStyle w:val="CommentReference"/>
            </w:rPr>
          </w:rPrChange>
        </w:rPr>
        <w:commentReference w:id="2096"/>
      </w:r>
      <w:r w:rsidR="00AE1406" w:rsidRPr="005E53E2">
        <w:rPr>
          <w:strike/>
          <w:rPrChange w:id="2115" w:author="Tim Hallett" w:date="2015-01-28T09:34:00Z">
            <w:rPr/>
          </w:rPrChange>
        </w:rPr>
        <w:t xml:space="preserve"> </w:t>
      </w:r>
      <w:r w:rsidR="009C6E59" w:rsidRPr="005E53E2">
        <w:rPr>
          <w:strike/>
          <w:rPrChange w:id="2116"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2117" w:author="Tim Hallett" w:date="2015-01-28T09:34:00Z">
            <w:rPr/>
          </w:rPrChange>
        </w:rPr>
        <w:t xml:space="preserve"> similar to data provided by AMPATH will be required.</w:t>
      </w:r>
      <w:r w:rsidR="00F31908" w:rsidRPr="005E53E2">
        <w:rPr>
          <w:strike/>
          <w:rPrChange w:id="2118" w:author="Tim Hallett" w:date="2015-01-28T09:34:00Z">
            <w:rPr/>
          </w:rPrChange>
        </w:rPr>
        <w:t xml:space="preserve"> </w:t>
      </w:r>
      <w:r w:rsidR="001363E9" w:rsidRPr="005E53E2">
        <w:rPr>
          <w:strike/>
          <w:rPrChange w:id="2119"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2120" w:author="Tim Hallett" w:date="2015-01-28T09:34:00Z">
            <w:rPr/>
          </w:rPrChange>
        </w:rPr>
        <w:t xml:space="preserve"> to distribute intervention implementation over time </w:t>
      </w:r>
      <w:r w:rsidR="00F31908" w:rsidRPr="005E53E2">
        <w:rPr>
          <w:strike/>
          <w:rPrChange w:id="2121" w:author="Tim Hallett" w:date="2015-01-28T09:34:00Z">
            <w:rPr/>
          </w:rPrChange>
        </w:rPr>
        <w:t xml:space="preserve">as part of a </w:t>
      </w:r>
      <w:r w:rsidR="00646197" w:rsidRPr="005E53E2">
        <w:rPr>
          <w:strike/>
          <w:rPrChange w:id="2122" w:author="Tim Hallett" w:date="2015-01-28T09:34:00Z">
            <w:rPr/>
          </w:rPrChange>
        </w:rPr>
        <w:t>graded response.</w:t>
      </w:r>
      <w:r w:rsidR="00F31908" w:rsidRPr="005E53E2">
        <w:rPr>
          <w:strike/>
          <w:rPrChange w:id="2123" w:author="Tim Hallett" w:date="2015-01-28T09:34:00Z">
            <w:rPr/>
          </w:rPrChange>
        </w:rPr>
        <w:t xml:space="preserve"> Finally, </w:t>
      </w:r>
      <w:r w:rsidR="00AD609A" w:rsidRPr="005E53E2">
        <w:rPr>
          <w:strike/>
          <w:rPrChange w:id="2124"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2125" w:author="Tim Hallett" w:date="2015-01-28T09:34:00Z">
            <w:rPr/>
          </w:rPrChange>
        </w:rPr>
      </w:pPr>
    </w:p>
    <w:p w14:paraId="1BF1F4C0" w14:textId="77777777" w:rsidR="004833E2" w:rsidRPr="005E53E2" w:rsidRDefault="004833E2" w:rsidP="004833E2">
      <w:pPr>
        <w:pStyle w:val="normal0"/>
        <w:ind w:firstLine="720"/>
        <w:rPr>
          <w:strike/>
          <w:rPrChange w:id="2126" w:author="Tim Hallett" w:date="2015-01-28T09:34:00Z">
            <w:rPr/>
          </w:rPrChange>
        </w:rPr>
      </w:pPr>
      <w:r w:rsidRPr="005E53E2">
        <w:rPr>
          <w:strike/>
          <w:rPrChange w:id="2127"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2128" w:author="Tim Hallett" w:date="2015-01-28T09:34:00Z">
            <w:rPr/>
          </w:rPrChange>
        </w:rPr>
        <w:t>were</w:t>
      </w:r>
      <w:r w:rsidRPr="005E53E2">
        <w:rPr>
          <w:strike/>
          <w:rPrChange w:id="2129" w:author="Tim Hallett" w:date="2015-01-28T09:34:00Z">
            <w:rPr/>
          </w:rPrChange>
        </w:rPr>
        <w:t xml:space="preserve"> highly impactful, losses from care </w:t>
      </w:r>
      <w:r w:rsidR="00F64F4D" w:rsidRPr="005E53E2">
        <w:rPr>
          <w:strike/>
          <w:rPrChange w:id="2130" w:author="Tim Hallett" w:date="2015-01-28T09:34:00Z">
            <w:rPr/>
          </w:rPrChange>
        </w:rPr>
        <w:t>occurred</w:t>
      </w:r>
      <w:r w:rsidRPr="005E53E2">
        <w:rPr>
          <w:strike/>
          <w:rPrChange w:id="2131" w:author="Tim Hallett" w:date="2015-01-28T09:34:00Z">
            <w:rPr/>
          </w:rPrChange>
        </w:rPr>
        <w:t xml:space="preserve"> throughout</w:t>
      </w:r>
      <w:r w:rsidR="005E690B" w:rsidRPr="005E53E2">
        <w:rPr>
          <w:strike/>
          <w:rPrChange w:id="2132" w:author="Tim Hallett" w:date="2015-01-28T09:34:00Z">
            <w:rPr/>
          </w:rPrChange>
        </w:rPr>
        <w:t>,</w:t>
      </w:r>
      <w:r w:rsidRPr="005E53E2">
        <w:rPr>
          <w:strike/>
          <w:rPrChange w:id="2133"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2134" w:name="h.pbwlevpo3yu5" w:colFirst="0" w:colLast="0"/>
      <w:bookmarkEnd w:id="2134"/>
    </w:p>
    <w:p w14:paraId="11513004" w14:textId="77777777" w:rsidR="00354BF3" w:rsidRDefault="0004446E">
      <w:pPr>
        <w:pStyle w:val="Heading1"/>
        <w:contextualSpacing w:val="0"/>
      </w:pPr>
      <w:r>
        <w:t>References</w:t>
      </w:r>
      <w:bookmarkStart w:id="2135" w:name="h.i9jxy126drmb" w:colFirst="0" w:colLast="0"/>
      <w:bookmarkEnd w:id="2135"/>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bookmarkStart w:id="2136" w:name="h.n9mfvkja78ix" w:colFirst="0" w:colLast="0"/>
      <w:bookmarkEnd w:id="2136"/>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17493E" w:rsidRDefault="0017493E">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33" w:author="Tim Hallett" w:date="2015-01-26T15:40:00Z" w:initials="TH">
    <w:p w14:paraId="7E478828" w14:textId="77777777" w:rsidR="0017493E" w:rsidRDefault="0017493E">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654" w:author="Tim Hallett" w:date="2015-01-26T15:58:00Z" w:initials="TH">
    <w:p w14:paraId="193F5FD8" w14:textId="77777777" w:rsidR="0017493E" w:rsidRDefault="0017493E">
      <w:pPr>
        <w:pStyle w:val="CommentText"/>
      </w:pPr>
      <w:ins w:id="659" w:author="Tim Hallett" w:date="2015-01-26T15:57:00Z">
        <w:r>
          <w:rPr>
            <w:rStyle w:val="CommentReference"/>
          </w:rPr>
          <w:annotationRef/>
        </w:r>
      </w:ins>
      <w:r>
        <w:t>I have chopped this around to conform to this but please correct any errors.</w:t>
      </w:r>
    </w:p>
  </w:comment>
  <w:comment w:id="661" w:author="Tim Hallett" w:date="2015-01-26T15:53:00Z" w:initials="TH">
    <w:p w14:paraId="2F4C97F1" w14:textId="77777777" w:rsidR="0017493E" w:rsidRDefault="0017493E">
      <w:pPr>
        <w:pStyle w:val="CommentText"/>
      </w:pPr>
      <w:ins w:id="662" w:author="Tim Hallett" w:date="2015-01-26T15:53:00Z">
        <w:r>
          <w:rPr>
            <w:rStyle w:val="CommentReference"/>
          </w:rPr>
          <w:annotationRef/>
        </w:r>
      </w:ins>
      <w:r>
        <w:t>This is the supplementary material</w:t>
      </w:r>
    </w:p>
    <w:p w14:paraId="286DD46A" w14:textId="77777777" w:rsidR="0017493E" w:rsidRDefault="0017493E">
      <w:pPr>
        <w:pStyle w:val="CommentText"/>
      </w:pPr>
    </w:p>
  </w:comment>
  <w:comment w:id="756" w:author="Tim Hallett" w:date="2015-01-28T09:24:00Z" w:initials="TH">
    <w:p w14:paraId="187AB483" w14:textId="77777777" w:rsidR="0017493E" w:rsidRDefault="0017493E">
      <w:pPr>
        <w:pStyle w:val="CommentText"/>
      </w:pPr>
      <w:r>
        <w:rPr>
          <w:rStyle w:val="CommentReference"/>
        </w:rPr>
        <w:annotationRef/>
      </w:r>
      <w:r>
        <w:t>On this diagram, we should say what we mean by LINKAGE!</w:t>
      </w:r>
    </w:p>
  </w:comment>
  <w:comment w:id="787" w:author="Tim Hallett" w:date="2015-01-26T16:23:00Z" w:initials="TH">
    <w:p w14:paraId="366BBC70" w14:textId="77777777" w:rsidR="0017493E" w:rsidRDefault="0017493E">
      <w:pPr>
        <w:pStyle w:val="CommentText"/>
      </w:pPr>
      <w:ins w:id="788" w:author="Tim Hallett" w:date="2015-01-26T16:21:00Z">
        <w:r>
          <w:rPr>
            <w:rStyle w:val="CommentReference"/>
          </w:rPr>
          <w:annotationRef/>
        </w:r>
      </w:ins>
      <w:r>
        <w:t xml:space="preserve">Here, I am thinking a table like the the sheets youhave been sending to us (and maybe like is in the apopendix) which servces the job of providuign a good summart of what is going on in AMPATH </w:t>
      </w:r>
      <w:r w:rsidRPr="0093097C">
        <w:rPr>
          <w:b/>
          <w:bCs/>
        </w:rPr>
        <w:t>and</w:t>
      </w:r>
      <w:r>
        <w:t xml:space="preserve"> demonstrates how we use the data in the model and show how much of a good fit we get.</w:t>
      </w:r>
    </w:p>
  </w:comment>
  <w:comment w:id="837" w:author="Tim Hallett" w:date="2015-01-26T15:56:00Z" w:initials="TH">
    <w:p w14:paraId="5E28ED07" w14:textId="77777777" w:rsidR="0017493E" w:rsidRDefault="0017493E">
      <w:pPr>
        <w:pStyle w:val="CommentText"/>
      </w:pPr>
      <w:r>
        <w:rPr>
          <w:rStyle w:val="CommentReference"/>
        </w:rPr>
        <w:annotationRef/>
      </w:r>
      <w:r>
        <w:t>This table somehow didn’t render in my version of Word. It’s fine though. I didn’t delete it!</w:t>
      </w:r>
    </w:p>
  </w:comment>
  <w:comment w:id="941" w:author="Tim Hallett" w:date="2015-01-26T16:27:00Z" w:initials="TH">
    <w:p w14:paraId="631A054D" w14:textId="77777777" w:rsidR="0017493E" w:rsidRDefault="0017493E" w:rsidP="008E7748">
      <w:pPr>
        <w:pStyle w:val="CommentText"/>
      </w:pPr>
      <w:r>
        <w:rPr>
          <w:rStyle w:val="CommentReference"/>
        </w:rPr>
        <w:annotationRef/>
      </w:r>
      <w:r>
        <w:t>This table somehow didn’t render in my version of Word. It’s fine though. I didn’t delete it!</w:t>
      </w:r>
    </w:p>
  </w:comment>
  <w:comment w:id="943" w:author="Tim Hallett" w:date="2015-01-07T12:26:00Z" w:initials="TH">
    <w:p w14:paraId="784A3A0E" w14:textId="77777777" w:rsidR="0017493E" w:rsidRDefault="0017493E">
      <w:pPr>
        <w:pStyle w:val="CommentText"/>
      </w:pPr>
      <w:r>
        <w:rPr>
          <w:rStyle w:val="CommentReference"/>
        </w:rPr>
        <w:annotationRef/>
      </w:r>
      <w:r>
        <w:t>Is it possible to add references to the table? Or notes on the source?</w:t>
      </w:r>
    </w:p>
  </w:comment>
  <w:comment w:id="944" w:author="Jack Olney" w:date="2015-01-08T12:19:00Z" w:initials="JO">
    <w:p w14:paraId="52A2182E" w14:textId="77777777" w:rsidR="0017493E" w:rsidRDefault="0017493E">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946" w:author="Tim Hallett" w:date="2015-01-28T08:33:00Z" w:initials="TH">
    <w:p w14:paraId="2F868889" w14:textId="77777777" w:rsidR="0017493E" w:rsidRDefault="0017493E">
      <w:pPr>
        <w:pStyle w:val="CommentText"/>
      </w:pPr>
      <w:r>
        <w:rPr>
          <w:rStyle w:val="CommentReference"/>
        </w:rPr>
        <w:annotationRef/>
      </w:r>
      <w:r>
        <w:t>I see your point about references in the table. But somewhere we need to defend that these effects sizes are credible. Would it be possible to construct a table for the supplement which demonstrates that?</w:t>
      </w:r>
    </w:p>
  </w:comment>
  <w:comment w:id="960" w:author="Tim Hallett" w:date="2015-01-28T08:35:00Z" w:initials="TH">
    <w:p w14:paraId="5730B1DB" w14:textId="77777777" w:rsidR="0017493E" w:rsidRDefault="0017493E">
      <w:pPr>
        <w:pStyle w:val="CommentText"/>
      </w:pPr>
      <w:r>
        <w:rPr>
          <w:rStyle w:val="CommentReference"/>
        </w:rPr>
        <w:annotationRef/>
      </w:r>
      <w:r>
        <w:t>WITHIN what time ofdiagnosis</w:t>
      </w:r>
      <w:proofErr w:type="gramStart"/>
      <w:r>
        <w:t>.?</w:t>
      </w:r>
      <w:proofErr w:type="gramEnd"/>
    </w:p>
  </w:comment>
  <w:comment w:id="961" w:author="Tim Hallett" w:date="2015-01-08T11:48:00Z" w:initials="TH">
    <w:p w14:paraId="02240058" w14:textId="77777777" w:rsidR="0017493E" w:rsidRDefault="0017493E" w:rsidP="00260E0F">
      <w:pPr>
        <w:pStyle w:val="CommentText"/>
      </w:pPr>
      <w:r>
        <w:rPr>
          <w:rStyle w:val="CommentReference"/>
        </w:rPr>
        <w:annotationRef/>
      </w:r>
      <w:r>
        <w:t>How can we justify this? The work of Jenny and Ruanne suggest some cost here, doesn’t it?</w:t>
      </w:r>
    </w:p>
  </w:comment>
  <w:comment w:id="962" w:author="Jack Olney" w:date="2015-01-08T12:33:00Z" w:initials="JO">
    <w:p w14:paraId="3A2DE505" w14:textId="77777777" w:rsidR="0017493E" w:rsidRDefault="0017493E">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963" w:author="Tim Hallett" w:date="2015-01-08T11:48:00Z" w:initials="TH">
    <w:p w14:paraId="0DB7BB60" w14:textId="77777777" w:rsidR="0017493E" w:rsidRDefault="0017493E" w:rsidP="00260E0F">
      <w:pPr>
        <w:pStyle w:val="CommentText"/>
      </w:pPr>
      <w:r>
        <w:rPr>
          <w:rStyle w:val="CommentReference"/>
        </w:rPr>
        <w:annotationRef/>
      </w:r>
      <w:r>
        <w:t>Seem to me like we need two scenarios in this one now. 0% would be best. What can say about what is realistic?</w:t>
      </w:r>
    </w:p>
  </w:comment>
  <w:comment w:id="964" w:author="Jack Olney" w:date="2015-01-08T13:38:00Z" w:initials="JO">
    <w:p w14:paraId="5C9C1216" w14:textId="77777777" w:rsidR="0017493E" w:rsidRDefault="0017493E">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w:t>
      </w:r>
      <w:proofErr w:type="gramStart"/>
      <w:r>
        <w:t>perhaps</w:t>
      </w:r>
      <w:proofErr w:type="gramEnd"/>
      <w:r>
        <w:t xml:space="preserve"> getting ahead of myself here).</w:t>
      </w:r>
    </w:p>
  </w:comment>
  <w:comment w:id="979" w:author="Tim Hallett" w:date="2015-01-08T11:48:00Z" w:initials="TH">
    <w:p w14:paraId="6A6EC961" w14:textId="77777777" w:rsidR="0017493E" w:rsidRDefault="0017493E" w:rsidP="00260E0F">
      <w:pPr>
        <w:pStyle w:val="CommentText"/>
      </w:pPr>
      <w:r>
        <w:rPr>
          <w:rStyle w:val="CommentReference"/>
        </w:rPr>
        <w:annotationRef/>
      </w:r>
      <w:r>
        <w:t>Shouldn’t this have the same assumption as “maximum HBCT” for comparison.</w:t>
      </w:r>
    </w:p>
  </w:comment>
  <w:comment w:id="982" w:author="Tim Hallett" w:date="2015-01-28T08:38:00Z" w:initials="TH">
    <w:p w14:paraId="373083F4" w14:textId="77777777" w:rsidR="0017493E" w:rsidRDefault="0017493E">
      <w:pPr>
        <w:pStyle w:val="CommentText"/>
      </w:pPr>
      <w:r>
        <w:rPr>
          <w:rStyle w:val="CommentReference"/>
        </w:rPr>
        <w:annotationRef/>
      </w:r>
      <w:r>
        <w:t>Jack, I think the maximum UT intervention should use the maximum HBCT assumption for the testing componet.</w:t>
      </w:r>
    </w:p>
  </w:comment>
  <w:comment w:id="980" w:author="Jack Olney" w:date="2015-01-08T13:43:00Z" w:initials="JO">
    <w:p w14:paraId="5B42E8D4" w14:textId="77777777" w:rsidR="0017493E" w:rsidRDefault="0017493E">
      <w:pPr>
        <w:pStyle w:val="CommentText"/>
      </w:pPr>
      <w:r>
        <w:rPr>
          <w:rStyle w:val="CommentReference"/>
        </w:rPr>
        <w:annotationRef/>
      </w:r>
      <w:r>
        <w:t>Currently uses the realistic HBCT intervention here.</w:t>
      </w:r>
    </w:p>
  </w:comment>
  <w:comment w:id="984" w:author="Tim Hallett" w:date="2015-01-28T08:41:00Z" w:initials="TH">
    <w:p w14:paraId="30EAE7E8" w14:textId="77777777" w:rsidR="0017493E" w:rsidRDefault="0017493E">
      <w:pPr>
        <w:pStyle w:val="CommentText"/>
      </w:pPr>
      <w:r>
        <w:rPr>
          <w:rStyle w:val="CommentReference"/>
        </w:rPr>
        <w:annotationRef/>
      </w:r>
      <w:r>
        <w:t>Correct as written?</w:t>
      </w:r>
    </w:p>
    <w:p w14:paraId="3ECF6F6C" w14:textId="77777777" w:rsidR="0017493E" w:rsidRDefault="0017493E">
      <w:pPr>
        <w:pStyle w:val="CommentText"/>
      </w:pPr>
    </w:p>
  </w:comment>
  <w:comment w:id="986" w:author="Tim Hallett" w:date="2015-01-08T11:48:00Z" w:initials="TH">
    <w:p w14:paraId="36F2484B" w14:textId="77777777" w:rsidR="0017493E" w:rsidRDefault="0017493E" w:rsidP="00260E0F">
      <w:pPr>
        <w:pStyle w:val="CommentText"/>
      </w:pPr>
      <w:r>
        <w:rPr>
          <w:rStyle w:val="CommentReference"/>
        </w:rPr>
        <w:annotationRef/>
      </w:r>
      <w:r>
        <w:t>Don’t understand these two separate processes. Is the 20% failure to start Art that they decline to start ART.</w:t>
      </w:r>
    </w:p>
    <w:p w14:paraId="07CC38B8" w14:textId="77777777" w:rsidR="0017493E" w:rsidRDefault="0017493E" w:rsidP="00260E0F">
      <w:pPr>
        <w:pStyle w:val="CommentText"/>
      </w:pPr>
      <w:r>
        <w:t>Shouldn’t the ‘realistic impact’ here have the same assumptions as the “realistic impact” HBCT about those components?</w:t>
      </w:r>
    </w:p>
    <w:p w14:paraId="40A8ABA8" w14:textId="77777777" w:rsidR="0017493E" w:rsidRDefault="0017493E" w:rsidP="00260E0F">
      <w:pPr>
        <w:pStyle w:val="CommentText"/>
      </w:pPr>
    </w:p>
    <w:p w14:paraId="21CE2A71" w14:textId="77777777" w:rsidR="0017493E" w:rsidRDefault="0017493E" w:rsidP="00260E0F">
      <w:pPr>
        <w:pStyle w:val="CommentText"/>
      </w:pPr>
      <w:r>
        <w:t xml:space="preserve"> </w:t>
      </w:r>
    </w:p>
  </w:comment>
  <w:comment w:id="985" w:author="Jack Olney" w:date="2015-01-08T14:02:00Z" w:initials="JO">
    <w:p w14:paraId="7D3F05CB" w14:textId="77777777" w:rsidR="0017493E" w:rsidRDefault="0017493E">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1033" w:author="Tim Hallett" w:date="2015-01-31T11:07:00Z" w:initials="TH">
    <w:p w14:paraId="75CE274B" w14:textId="77777777" w:rsidR="0017493E" w:rsidRDefault="0017493E">
      <w:pPr>
        <w:pStyle w:val="CommentText"/>
      </w:pPr>
      <w:ins w:id="1037" w:author="Tim Hallett" w:date="2015-01-31T11:07:00Z">
        <w:r>
          <w:rPr>
            <w:rStyle w:val="CommentReference"/>
          </w:rPr>
          <w:annotationRef/>
        </w:r>
      </w:ins>
      <w:r>
        <w:t>Correct?</w:t>
      </w:r>
    </w:p>
  </w:comment>
  <w:comment w:id="1044" w:author="Tim Hallett" w:date="2015-01-26T16:41:00Z" w:initials="TH">
    <w:p w14:paraId="00C64D7A" w14:textId="77777777" w:rsidR="0017493E" w:rsidRDefault="0017493E">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045" w:author="Tim Hallett" w:date="2015-01-26T16:44:00Z" w:initials="TH">
    <w:p w14:paraId="52970415" w14:textId="77777777" w:rsidR="0017493E" w:rsidRDefault="0017493E">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057" w:author="Tim Hallett" w:date="2015-01-26T16:48:00Z" w:initials="TH">
    <w:p w14:paraId="06846D67" w14:textId="77777777" w:rsidR="0017493E" w:rsidRDefault="0017493E">
      <w:pPr>
        <w:pStyle w:val="CommentText"/>
      </w:pPr>
      <w:r>
        <w:rPr>
          <w:rStyle w:val="CommentReference"/>
        </w:rPr>
        <w:annotationRef/>
      </w:r>
      <w:r>
        <w:t>Add your nice colour coding to this table.</w:t>
      </w:r>
    </w:p>
  </w:comment>
  <w:comment w:id="1118" w:author="Tim Hallett" w:date="2015-01-26T17:14:00Z" w:initials="TH">
    <w:p w14:paraId="2165CA35" w14:textId="77777777" w:rsidR="0017493E" w:rsidRDefault="0017493E">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1417" w:author="Tim Hallett" w:date="2015-01-28T08:43:00Z" w:initials="TH">
    <w:p w14:paraId="590B1929" w14:textId="77777777" w:rsidR="0017493E" w:rsidRDefault="0017493E">
      <w:pPr>
        <w:pStyle w:val="CommentText"/>
      </w:pPr>
      <w:r>
        <w:rPr>
          <w:rStyle w:val="CommentReference"/>
        </w:rPr>
        <w:annotationRef/>
      </w:r>
      <w:r>
        <w:t>Please add “Immidiate ART” into Figure 4.</w:t>
      </w:r>
    </w:p>
  </w:comment>
  <w:comment w:id="1418" w:author="Tim Hallett" w:date="2015-01-29T09:40:00Z" w:initials="TH">
    <w:p w14:paraId="19D125CB" w14:textId="77777777" w:rsidR="0017493E" w:rsidRDefault="0017493E">
      <w:pPr>
        <w:pStyle w:val="CommentText"/>
      </w:pPr>
      <w:r>
        <w:rPr>
          <w:rStyle w:val="CommentReference"/>
        </w:rPr>
        <w:annotationRef/>
      </w:r>
      <w:r>
        <w:t xml:space="preserve">Lots of good thoughts and nice points in here. </w:t>
      </w:r>
    </w:p>
    <w:p w14:paraId="07A3A5CE" w14:textId="77777777" w:rsidR="0017493E" w:rsidRDefault="0017493E">
      <w:pPr>
        <w:pStyle w:val="CommentText"/>
      </w:pPr>
    </w:p>
    <w:p w14:paraId="2C1C8722" w14:textId="77777777" w:rsidR="0017493E" w:rsidRDefault="0017493E">
      <w:pPr>
        <w:pStyle w:val="CommentText"/>
      </w:pPr>
      <w:r>
        <w:t xml:space="preserve">I have porposed a organisation </w:t>
      </w:r>
      <w:proofErr w:type="gramStart"/>
      <w:r>
        <w:t>of  paragraphs</w:t>
      </w:r>
      <w:proofErr w:type="gramEnd"/>
      <w:r>
        <w:t xml:space="preserve">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1474" w:author="Tim Hallett" w:date="2015-01-31T11:12:00Z" w:initials="TH">
    <w:p w14:paraId="5D78FF23" w14:textId="77777777" w:rsidR="0017493E" w:rsidRDefault="0017493E">
      <w:pPr>
        <w:pStyle w:val="CommentText"/>
      </w:pPr>
      <w:ins w:id="1476"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1677" w:author="Jack Olney" w:date="2015-01-13T14:52:00Z" w:initials="JO">
    <w:p w14:paraId="05E0CF1D" w14:textId="77777777" w:rsidR="0017493E" w:rsidRDefault="0017493E">
      <w:pPr>
        <w:pStyle w:val="CommentText"/>
      </w:pPr>
      <w:r>
        <w:rPr>
          <w:rStyle w:val="CommentReference"/>
        </w:rPr>
        <w:annotationRef/>
      </w:r>
      <w:r>
        <w:t>From Jeff’s earlier comment: do we have a threshold for “high-impact” and “low-cost” or should I be choosing one based on the results?</w:t>
      </w:r>
    </w:p>
  </w:comment>
  <w:comment w:id="2096" w:author="Jack Olney" w:date="2015-01-14T13:34:00Z" w:initials="JO">
    <w:p w14:paraId="1C764682" w14:textId="77777777" w:rsidR="0017493E" w:rsidRDefault="0017493E">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17493E" w:rsidRDefault="0017493E">
      <w:pPr>
        <w:spacing w:line="240" w:lineRule="auto"/>
      </w:pPr>
      <w:r>
        <w:separator/>
      </w:r>
    </w:p>
  </w:endnote>
  <w:endnote w:type="continuationSeparator" w:id="0">
    <w:p w14:paraId="5C5D240A" w14:textId="77777777" w:rsidR="0017493E" w:rsidRDefault="00174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17493E" w:rsidRDefault="0017493E">
    <w:pPr>
      <w:pStyle w:val="normal0"/>
      <w:contextualSpacing w:val="0"/>
      <w:jc w:val="right"/>
    </w:pPr>
    <w:r>
      <w:fldChar w:fldCharType="begin"/>
    </w:r>
    <w:r>
      <w:instrText>PAGE</w:instrText>
    </w:r>
    <w:r>
      <w:fldChar w:fldCharType="separate"/>
    </w:r>
    <w:r w:rsidR="00DA7062">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17493E" w:rsidRDefault="0017493E">
      <w:pPr>
        <w:spacing w:line="240" w:lineRule="auto"/>
      </w:pPr>
      <w:r>
        <w:separator/>
      </w:r>
    </w:p>
  </w:footnote>
  <w:footnote w:type="continuationSeparator" w:id="0">
    <w:p w14:paraId="30EC218D" w14:textId="77777777" w:rsidR="0017493E" w:rsidRDefault="0017493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7"/>
  </w:num>
  <w:num w:numId="4">
    <w:abstractNumId w:val="3"/>
  </w:num>
  <w:num w:numId="5">
    <w:abstractNumId w:val="2"/>
  </w:num>
  <w:num w:numId="6">
    <w:abstractNumId w:val="9"/>
  </w:num>
  <w:num w:numId="7">
    <w:abstractNumId w:val="14"/>
  </w:num>
  <w:num w:numId="8">
    <w:abstractNumId w:val="13"/>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21"/>
    <w:lvlOverride w:ilvl="0">
      <w:lvl w:ilvl="0">
        <w:numFmt w:val="decimal"/>
        <w:lvlText w:val="%1."/>
        <w:lvlJc w:val="left"/>
      </w:lvl>
    </w:lvlOverride>
  </w:num>
  <w:num w:numId="11">
    <w:abstractNumId w:val="20"/>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6"/>
    <w:lvlOverride w:ilvl="0">
      <w:lvl w:ilvl="0">
        <w:numFmt w:val="decimal"/>
        <w:lvlText w:val="%1."/>
        <w:lvlJc w:val="left"/>
      </w:lvl>
    </w:lvlOverride>
    <w:lvlOverride w:ilvl="1">
      <w:lvl w:ilvl="1">
        <w:numFmt w:val="lowerLetter"/>
        <w:lvlText w:val="%2."/>
        <w:lvlJc w:val="left"/>
      </w:lvl>
    </w:lvlOverride>
  </w:num>
  <w:num w:numId="14">
    <w:abstractNumId w:val="10"/>
  </w:num>
  <w:num w:numId="15">
    <w:abstractNumId w:val="7"/>
  </w:num>
  <w:num w:numId="16">
    <w:abstractNumId w:val="1"/>
  </w:num>
  <w:num w:numId="17">
    <w:abstractNumId w:val="5"/>
  </w:num>
  <w:num w:numId="18">
    <w:abstractNumId w:val="22"/>
  </w:num>
  <w:num w:numId="19">
    <w:abstractNumId w:val="15"/>
  </w:num>
  <w:num w:numId="20">
    <w:abstractNumId w:val="18"/>
  </w:num>
  <w:num w:numId="21">
    <w:abstractNumId w:val="12"/>
  </w:num>
  <w:num w:numId="22">
    <w:abstractNumId w:val="16"/>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701"/>
    <w:rsid w:val="00094B15"/>
    <w:rsid w:val="00094F4B"/>
    <w:rsid w:val="00095110"/>
    <w:rsid w:val="00096253"/>
    <w:rsid w:val="000975E0"/>
    <w:rsid w:val="00097F4A"/>
    <w:rsid w:val="000A17A4"/>
    <w:rsid w:val="000A1D6D"/>
    <w:rsid w:val="000A34EF"/>
    <w:rsid w:val="000A4E60"/>
    <w:rsid w:val="000A5C17"/>
    <w:rsid w:val="000A5E0A"/>
    <w:rsid w:val="000A7B97"/>
    <w:rsid w:val="000B3728"/>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691"/>
    <w:rsid w:val="00170B8A"/>
    <w:rsid w:val="00170F02"/>
    <w:rsid w:val="00172D15"/>
    <w:rsid w:val="00173ACA"/>
    <w:rsid w:val="0017493E"/>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1637"/>
    <w:rsid w:val="001D63F1"/>
    <w:rsid w:val="001D6C96"/>
    <w:rsid w:val="001D6EB6"/>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CC0"/>
    <w:rsid w:val="002716E1"/>
    <w:rsid w:val="00272A02"/>
    <w:rsid w:val="0027347F"/>
    <w:rsid w:val="0027665A"/>
    <w:rsid w:val="002769C8"/>
    <w:rsid w:val="002769F6"/>
    <w:rsid w:val="00281945"/>
    <w:rsid w:val="00284B34"/>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5E1F"/>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DE8"/>
    <w:rsid w:val="0030017E"/>
    <w:rsid w:val="0030084D"/>
    <w:rsid w:val="003017E1"/>
    <w:rsid w:val="0030371A"/>
    <w:rsid w:val="00306122"/>
    <w:rsid w:val="00306244"/>
    <w:rsid w:val="00306FCC"/>
    <w:rsid w:val="003070A9"/>
    <w:rsid w:val="00307A9A"/>
    <w:rsid w:val="00307B44"/>
    <w:rsid w:val="00310935"/>
    <w:rsid w:val="00310F86"/>
    <w:rsid w:val="003129D0"/>
    <w:rsid w:val="00312FF8"/>
    <w:rsid w:val="00313C77"/>
    <w:rsid w:val="003149AB"/>
    <w:rsid w:val="003151FE"/>
    <w:rsid w:val="00316690"/>
    <w:rsid w:val="003178D4"/>
    <w:rsid w:val="003202C5"/>
    <w:rsid w:val="00321465"/>
    <w:rsid w:val="0032296A"/>
    <w:rsid w:val="0032451F"/>
    <w:rsid w:val="00327729"/>
    <w:rsid w:val="00327F22"/>
    <w:rsid w:val="00327F8B"/>
    <w:rsid w:val="00331EA3"/>
    <w:rsid w:val="00333989"/>
    <w:rsid w:val="00333BE0"/>
    <w:rsid w:val="00334432"/>
    <w:rsid w:val="00334A51"/>
    <w:rsid w:val="00336896"/>
    <w:rsid w:val="003408E0"/>
    <w:rsid w:val="00341091"/>
    <w:rsid w:val="00341D62"/>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D8A"/>
    <w:rsid w:val="00373DFD"/>
    <w:rsid w:val="00374EF6"/>
    <w:rsid w:val="003750F6"/>
    <w:rsid w:val="003759E8"/>
    <w:rsid w:val="00376AC0"/>
    <w:rsid w:val="00380A3E"/>
    <w:rsid w:val="00383A3C"/>
    <w:rsid w:val="003846CE"/>
    <w:rsid w:val="003855F4"/>
    <w:rsid w:val="003867BA"/>
    <w:rsid w:val="00393086"/>
    <w:rsid w:val="0039619B"/>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06DF"/>
    <w:rsid w:val="004711ED"/>
    <w:rsid w:val="004716A3"/>
    <w:rsid w:val="00475760"/>
    <w:rsid w:val="00475FFF"/>
    <w:rsid w:val="00477795"/>
    <w:rsid w:val="00480626"/>
    <w:rsid w:val="00480FDA"/>
    <w:rsid w:val="004810CF"/>
    <w:rsid w:val="00481592"/>
    <w:rsid w:val="004833E2"/>
    <w:rsid w:val="004858C4"/>
    <w:rsid w:val="004866F2"/>
    <w:rsid w:val="00486743"/>
    <w:rsid w:val="0049009F"/>
    <w:rsid w:val="004939A3"/>
    <w:rsid w:val="00496CFC"/>
    <w:rsid w:val="004A0375"/>
    <w:rsid w:val="004A07F2"/>
    <w:rsid w:val="004A136A"/>
    <w:rsid w:val="004A3A3B"/>
    <w:rsid w:val="004A59FC"/>
    <w:rsid w:val="004A6FC4"/>
    <w:rsid w:val="004A75A5"/>
    <w:rsid w:val="004B0BC1"/>
    <w:rsid w:val="004B226E"/>
    <w:rsid w:val="004B3C80"/>
    <w:rsid w:val="004B488C"/>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1AD9"/>
    <w:rsid w:val="005022FA"/>
    <w:rsid w:val="005050FE"/>
    <w:rsid w:val="0050562A"/>
    <w:rsid w:val="005067F2"/>
    <w:rsid w:val="00507E9F"/>
    <w:rsid w:val="00510929"/>
    <w:rsid w:val="0051143C"/>
    <w:rsid w:val="00512474"/>
    <w:rsid w:val="005143BB"/>
    <w:rsid w:val="005151F0"/>
    <w:rsid w:val="00517DDF"/>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75D6"/>
    <w:rsid w:val="00537652"/>
    <w:rsid w:val="00537A46"/>
    <w:rsid w:val="00540227"/>
    <w:rsid w:val="00541F0D"/>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7644"/>
    <w:rsid w:val="005D0911"/>
    <w:rsid w:val="005D0D15"/>
    <w:rsid w:val="005D2BA8"/>
    <w:rsid w:val="005D2F86"/>
    <w:rsid w:val="005D6B13"/>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3E5B"/>
    <w:rsid w:val="00614004"/>
    <w:rsid w:val="00615625"/>
    <w:rsid w:val="00616568"/>
    <w:rsid w:val="00617337"/>
    <w:rsid w:val="00617BBE"/>
    <w:rsid w:val="00621D75"/>
    <w:rsid w:val="0062304C"/>
    <w:rsid w:val="00623179"/>
    <w:rsid w:val="00623F65"/>
    <w:rsid w:val="0062659A"/>
    <w:rsid w:val="00627D30"/>
    <w:rsid w:val="0063026B"/>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EB5"/>
    <w:rsid w:val="006A5827"/>
    <w:rsid w:val="006A5D56"/>
    <w:rsid w:val="006A63B2"/>
    <w:rsid w:val="006A74F6"/>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9FE"/>
    <w:rsid w:val="006D5C1A"/>
    <w:rsid w:val="006D7990"/>
    <w:rsid w:val="006E02E3"/>
    <w:rsid w:val="006E1625"/>
    <w:rsid w:val="006E177A"/>
    <w:rsid w:val="006E29A5"/>
    <w:rsid w:val="006E3BBA"/>
    <w:rsid w:val="006E4A55"/>
    <w:rsid w:val="006E5160"/>
    <w:rsid w:val="006E641A"/>
    <w:rsid w:val="006E6D28"/>
    <w:rsid w:val="006E71B4"/>
    <w:rsid w:val="006F08E1"/>
    <w:rsid w:val="006F0F8D"/>
    <w:rsid w:val="006F18A9"/>
    <w:rsid w:val="006F38DD"/>
    <w:rsid w:val="00700E14"/>
    <w:rsid w:val="00704298"/>
    <w:rsid w:val="00704A3E"/>
    <w:rsid w:val="0071065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6AFD"/>
    <w:rsid w:val="007D79B4"/>
    <w:rsid w:val="007E11C5"/>
    <w:rsid w:val="007E1DF4"/>
    <w:rsid w:val="007E2B59"/>
    <w:rsid w:val="007E2C2C"/>
    <w:rsid w:val="007E311F"/>
    <w:rsid w:val="007E3CA9"/>
    <w:rsid w:val="007E4669"/>
    <w:rsid w:val="007E648F"/>
    <w:rsid w:val="007F02EC"/>
    <w:rsid w:val="007F0D88"/>
    <w:rsid w:val="007F0DE3"/>
    <w:rsid w:val="007F1979"/>
    <w:rsid w:val="007F2149"/>
    <w:rsid w:val="007F3A8F"/>
    <w:rsid w:val="007F4A1A"/>
    <w:rsid w:val="007F5D46"/>
    <w:rsid w:val="007F6458"/>
    <w:rsid w:val="007F7C15"/>
    <w:rsid w:val="00802DB7"/>
    <w:rsid w:val="00804528"/>
    <w:rsid w:val="00805411"/>
    <w:rsid w:val="008054EE"/>
    <w:rsid w:val="00805A46"/>
    <w:rsid w:val="00806273"/>
    <w:rsid w:val="00810040"/>
    <w:rsid w:val="00810A95"/>
    <w:rsid w:val="00811619"/>
    <w:rsid w:val="0081488A"/>
    <w:rsid w:val="00816109"/>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D3A"/>
    <w:rsid w:val="008735E2"/>
    <w:rsid w:val="00873E21"/>
    <w:rsid w:val="00874A1F"/>
    <w:rsid w:val="00875403"/>
    <w:rsid w:val="00876C31"/>
    <w:rsid w:val="0087707C"/>
    <w:rsid w:val="0088011B"/>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B0834"/>
    <w:rsid w:val="008B1D49"/>
    <w:rsid w:val="008B1D5C"/>
    <w:rsid w:val="008B1F84"/>
    <w:rsid w:val="008B2B8C"/>
    <w:rsid w:val="008B35C5"/>
    <w:rsid w:val="008B4C19"/>
    <w:rsid w:val="008B4D80"/>
    <w:rsid w:val="008B5425"/>
    <w:rsid w:val="008B679C"/>
    <w:rsid w:val="008B75EC"/>
    <w:rsid w:val="008C0A2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D20"/>
    <w:rsid w:val="0091290F"/>
    <w:rsid w:val="00915663"/>
    <w:rsid w:val="00916969"/>
    <w:rsid w:val="00920268"/>
    <w:rsid w:val="009233D8"/>
    <w:rsid w:val="00923C1A"/>
    <w:rsid w:val="00924319"/>
    <w:rsid w:val="00925742"/>
    <w:rsid w:val="00930519"/>
    <w:rsid w:val="0093097C"/>
    <w:rsid w:val="00930A39"/>
    <w:rsid w:val="009327D3"/>
    <w:rsid w:val="009327DB"/>
    <w:rsid w:val="00933CD1"/>
    <w:rsid w:val="009345AC"/>
    <w:rsid w:val="00934DEB"/>
    <w:rsid w:val="00935178"/>
    <w:rsid w:val="009357BE"/>
    <w:rsid w:val="009378A7"/>
    <w:rsid w:val="00937CC3"/>
    <w:rsid w:val="00940364"/>
    <w:rsid w:val="00943332"/>
    <w:rsid w:val="009441FF"/>
    <w:rsid w:val="009446EC"/>
    <w:rsid w:val="009450D2"/>
    <w:rsid w:val="009479F3"/>
    <w:rsid w:val="0095084A"/>
    <w:rsid w:val="0095197A"/>
    <w:rsid w:val="00955623"/>
    <w:rsid w:val="00955B6E"/>
    <w:rsid w:val="009613B4"/>
    <w:rsid w:val="00962A36"/>
    <w:rsid w:val="00963ABF"/>
    <w:rsid w:val="00964ACA"/>
    <w:rsid w:val="00965EF7"/>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52D5"/>
    <w:rsid w:val="009D68C5"/>
    <w:rsid w:val="009E098E"/>
    <w:rsid w:val="009E1FCE"/>
    <w:rsid w:val="009E2775"/>
    <w:rsid w:val="009E3B14"/>
    <w:rsid w:val="009E4CC4"/>
    <w:rsid w:val="009E514A"/>
    <w:rsid w:val="009E57DC"/>
    <w:rsid w:val="009F1741"/>
    <w:rsid w:val="009F20C8"/>
    <w:rsid w:val="009F4271"/>
    <w:rsid w:val="009F534E"/>
    <w:rsid w:val="009F57AE"/>
    <w:rsid w:val="009F6605"/>
    <w:rsid w:val="009F6EC2"/>
    <w:rsid w:val="009F7BE1"/>
    <w:rsid w:val="00A00DC5"/>
    <w:rsid w:val="00A01E96"/>
    <w:rsid w:val="00A024D8"/>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5FEF"/>
    <w:rsid w:val="00B2600C"/>
    <w:rsid w:val="00B266C0"/>
    <w:rsid w:val="00B30876"/>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451F"/>
    <w:rsid w:val="00B7495C"/>
    <w:rsid w:val="00B74C63"/>
    <w:rsid w:val="00B7641A"/>
    <w:rsid w:val="00B76A09"/>
    <w:rsid w:val="00B77C83"/>
    <w:rsid w:val="00B77D1E"/>
    <w:rsid w:val="00B80D12"/>
    <w:rsid w:val="00B831E9"/>
    <w:rsid w:val="00B83DD4"/>
    <w:rsid w:val="00B8471C"/>
    <w:rsid w:val="00B852AE"/>
    <w:rsid w:val="00B90493"/>
    <w:rsid w:val="00B91B97"/>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6161"/>
    <w:rsid w:val="00C376C4"/>
    <w:rsid w:val="00C4070D"/>
    <w:rsid w:val="00C41D38"/>
    <w:rsid w:val="00C426AB"/>
    <w:rsid w:val="00C426FD"/>
    <w:rsid w:val="00C42CE7"/>
    <w:rsid w:val="00C439B4"/>
    <w:rsid w:val="00C4478F"/>
    <w:rsid w:val="00C44F9F"/>
    <w:rsid w:val="00C47595"/>
    <w:rsid w:val="00C47763"/>
    <w:rsid w:val="00C47AE6"/>
    <w:rsid w:val="00C47E8C"/>
    <w:rsid w:val="00C50325"/>
    <w:rsid w:val="00C531C6"/>
    <w:rsid w:val="00C5390B"/>
    <w:rsid w:val="00C546EA"/>
    <w:rsid w:val="00C54A27"/>
    <w:rsid w:val="00C56971"/>
    <w:rsid w:val="00C6065D"/>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8583B"/>
    <w:rsid w:val="00C9034E"/>
    <w:rsid w:val="00C90535"/>
    <w:rsid w:val="00C90A81"/>
    <w:rsid w:val="00C90C94"/>
    <w:rsid w:val="00C91AD7"/>
    <w:rsid w:val="00C93972"/>
    <w:rsid w:val="00C93FD7"/>
    <w:rsid w:val="00C94EC6"/>
    <w:rsid w:val="00C95470"/>
    <w:rsid w:val="00C95C8A"/>
    <w:rsid w:val="00C966BB"/>
    <w:rsid w:val="00CA15E4"/>
    <w:rsid w:val="00CA6639"/>
    <w:rsid w:val="00CA6B3E"/>
    <w:rsid w:val="00CB12F5"/>
    <w:rsid w:val="00CB1A4B"/>
    <w:rsid w:val="00CB2595"/>
    <w:rsid w:val="00CB2B80"/>
    <w:rsid w:val="00CB7064"/>
    <w:rsid w:val="00CC2846"/>
    <w:rsid w:val="00CC4678"/>
    <w:rsid w:val="00CD08A6"/>
    <w:rsid w:val="00CD1852"/>
    <w:rsid w:val="00CD36DC"/>
    <w:rsid w:val="00CD4E2F"/>
    <w:rsid w:val="00CD4FEF"/>
    <w:rsid w:val="00CD599C"/>
    <w:rsid w:val="00CD67BC"/>
    <w:rsid w:val="00CE154D"/>
    <w:rsid w:val="00CE24C7"/>
    <w:rsid w:val="00CF43BE"/>
    <w:rsid w:val="00CF5154"/>
    <w:rsid w:val="00CF5AC3"/>
    <w:rsid w:val="00CF7B3E"/>
    <w:rsid w:val="00D06617"/>
    <w:rsid w:val="00D06E7D"/>
    <w:rsid w:val="00D10AB5"/>
    <w:rsid w:val="00D13971"/>
    <w:rsid w:val="00D13E7C"/>
    <w:rsid w:val="00D1473D"/>
    <w:rsid w:val="00D14C58"/>
    <w:rsid w:val="00D1596C"/>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2EC2"/>
    <w:rsid w:val="00D43662"/>
    <w:rsid w:val="00D44CCB"/>
    <w:rsid w:val="00D45337"/>
    <w:rsid w:val="00D4591C"/>
    <w:rsid w:val="00D46ED4"/>
    <w:rsid w:val="00D544CC"/>
    <w:rsid w:val="00D55C44"/>
    <w:rsid w:val="00D5677F"/>
    <w:rsid w:val="00D610B9"/>
    <w:rsid w:val="00D63496"/>
    <w:rsid w:val="00D6526B"/>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606C"/>
    <w:rsid w:val="00DB6AE2"/>
    <w:rsid w:val="00DC0292"/>
    <w:rsid w:val="00DC26BC"/>
    <w:rsid w:val="00DC3546"/>
    <w:rsid w:val="00DC69AB"/>
    <w:rsid w:val="00DC6D09"/>
    <w:rsid w:val="00DC71C7"/>
    <w:rsid w:val="00DD041D"/>
    <w:rsid w:val="00DD19A4"/>
    <w:rsid w:val="00DD50AD"/>
    <w:rsid w:val="00DD50D7"/>
    <w:rsid w:val="00DD6E18"/>
    <w:rsid w:val="00DD6F48"/>
    <w:rsid w:val="00DD7CD7"/>
    <w:rsid w:val="00DE0084"/>
    <w:rsid w:val="00DE1736"/>
    <w:rsid w:val="00DE20FA"/>
    <w:rsid w:val="00DE2511"/>
    <w:rsid w:val="00DE29DA"/>
    <w:rsid w:val="00DE5773"/>
    <w:rsid w:val="00DE5BDE"/>
    <w:rsid w:val="00DE6731"/>
    <w:rsid w:val="00DE71B5"/>
    <w:rsid w:val="00DE7875"/>
    <w:rsid w:val="00DF1288"/>
    <w:rsid w:val="00DF1540"/>
    <w:rsid w:val="00DF27F5"/>
    <w:rsid w:val="00DF34CA"/>
    <w:rsid w:val="00DF58DC"/>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14D3"/>
    <w:rsid w:val="00E216EC"/>
    <w:rsid w:val="00E2195F"/>
    <w:rsid w:val="00E21A23"/>
    <w:rsid w:val="00E22649"/>
    <w:rsid w:val="00E22793"/>
    <w:rsid w:val="00E233F1"/>
    <w:rsid w:val="00E25017"/>
    <w:rsid w:val="00E259EF"/>
    <w:rsid w:val="00E309E3"/>
    <w:rsid w:val="00E30A03"/>
    <w:rsid w:val="00E30EDE"/>
    <w:rsid w:val="00E3164B"/>
    <w:rsid w:val="00E3215F"/>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51CA"/>
    <w:rsid w:val="00F06617"/>
    <w:rsid w:val="00F069F9"/>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E57"/>
    <w:rsid w:val="00F31908"/>
    <w:rsid w:val="00F32B96"/>
    <w:rsid w:val="00F34684"/>
    <w:rsid w:val="00F37011"/>
    <w:rsid w:val="00F4012B"/>
    <w:rsid w:val="00F40A60"/>
    <w:rsid w:val="00F40FB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323A"/>
    <w:rsid w:val="00FC3A05"/>
    <w:rsid w:val="00FC3D79"/>
    <w:rsid w:val="00FC45D6"/>
    <w:rsid w:val="00FC5D0C"/>
    <w:rsid w:val="00FC61AF"/>
    <w:rsid w:val="00FC637B"/>
    <w:rsid w:val="00FC6E36"/>
    <w:rsid w:val="00FC7103"/>
    <w:rsid w:val="00FD1474"/>
    <w:rsid w:val="00FD3F56"/>
    <w:rsid w:val="00FD5E65"/>
    <w:rsid w:val="00FD6BAE"/>
    <w:rsid w:val="00FD78CE"/>
    <w:rsid w:val="00FE0150"/>
    <w:rsid w:val="00FE0E4E"/>
    <w:rsid w:val="00FE2262"/>
    <w:rsid w:val="00FE38BD"/>
    <w:rsid w:val="00FE50EC"/>
    <w:rsid w:val="00FE5942"/>
    <w:rsid w:val="00FE5E1E"/>
    <w:rsid w:val="00FF056D"/>
    <w:rsid w:val="00FF060A"/>
    <w:rsid w:val="00FF1D10"/>
    <w:rsid w:val="00FF3126"/>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D85BA-F48B-8045-957D-289E48541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22</Pages>
  <Words>45794</Words>
  <Characters>261029</Characters>
  <Application>Microsoft Macintosh Word</Application>
  <DocSecurity>0</DocSecurity>
  <Lines>2175</Lines>
  <Paragraphs>612</Paragraphs>
  <ScaleCrop>false</ScaleCrop>
  <Company/>
  <LinksUpToDate>false</LinksUpToDate>
  <CharactersWithSpaces>306211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1043</cp:revision>
  <cp:lastPrinted>2015-01-15T09:08:00Z</cp:lastPrinted>
  <dcterms:created xsi:type="dcterms:W3CDTF">2015-01-06T10:07:00Z</dcterms:created>
  <dcterms:modified xsi:type="dcterms:W3CDTF">2015-02-06T19:06:00Z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citations="121" publications="87"/&gt;&lt;/info&gt;PAPERS2_INFO_END</vt:lpwstr>
  </property>
</Properties>
</file>