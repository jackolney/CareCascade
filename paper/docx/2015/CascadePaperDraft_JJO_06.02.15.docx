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30F63F02"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$497</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67AD7A66"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11631F">
        <w:instrText xml:space="preserve"> ADDIN PAPERS2_CITATIONS &lt;citation&gt;&lt;uuid&gt;CFCC61D1-1C25-4997-B638-40AE907F1D78&lt;/uuid&gt;&lt;priority&gt;1&lt;/priority&gt;&lt;publications&gt;&lt;publication&gt;&lt;publication_date&gt;99201400001200000000200000&lt;/publication_date&gt;&lt;title&gt;The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11631F">
        <w:instrText xml:space="preserve"> ADDIN PAPERS2_CITATIONS &lt;citation&gt;&lt;uuid&gt;448F0272-486E-4963-B2FA-18B09FFF6107&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378BBE31"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11631F">
        <w:instrText xml:space="preserve"> ADDIN PAPERS2_CITATIONS &lt;citation&gt;&lt;uuid&gt;8352F537-5541-4A9F-AA3C-84F938D4F5FE&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11631F">
        <w:instrText xml:space="preserve"> ADDIN PAPERS2_CITATIONS &lt;citation&gt;&lt;uuid&gt;1EC46605-B91C-4666-AAC8-8119D3E7820F&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11631F">
        <w:instrText xml:space="preserve"> ADDIN PAPERS2_CITATIONS &lt;citation&gt;&lt;uuid&gt;DCE94ECF-4F18-4E85-8F2B-CE02CC4FFB70&lt;/uuid&gt;&lt;priority&gt;5&lt;/priority&gt;&lt;publications&gt;&lt;publication&gt;&lt;uuid&gt;556A3C57-9CF5-4285-AEC3-1DCA3BFDCF12&lt;/uuid&gt;&lt;volume&gt;59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A0B0DC7"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11631F">
        <w:instrText xml:space="preserve"> ADDIN PAPERS2_CITATIONS &lt;citation&gt;&lt;uuid&gt;2495DC40-D60A-41D7-83F7-EF0AF70DD97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11631F">
        <w:instrText xml:space="preserve"> ADDIN PAPERS2_CITATIONS &lt;citation&gt;&lt;uuid&gt;69FC5243-E975-455D-9CCC-3383375DDE6E&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11631F">
        <w:instrText xml:space="preserve"> ADDIN PAPERS2_CITATIONS &lt;citation&gt;&lt;uuid&gt;10650E03-9F59-4DD8-AAA8-438DF724858D&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11631F">
        <w:instrText xml:space="preserve"> ADDIN PAPERS2_CITATIONS &lt;citation&gt;&lt;uuid&gt;2FE36CAB-5C15-4CFD-9DE8-02C703BA0403&lt;/uuid&gt;&lt;priority&gt;9&lt;/priority&gt;&lt;publications&gt;&lt;publication&gt;&lt;type&gt;300&lt;/type&gt;&lt;publication_date&gt;99201000001200000000200000&lt;/publication_date&gt;&lt;title&gt;Group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16B44919" w14:textId="77777777" w:rsidR="0011631F"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11631F">
        <w:instrText xml:space="preserve"> ADDIN PAPERS2_CITATIONS &lt;citation&gt;&lt;uuid&gt;46780E81-9314-47AD-83CC-315CF175E9E2&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7A4EA6F9" w:rsidR="00D90E05" w:rsidRDefault="0011631F"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0CCFD56D"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11631F">
        <w:instrText xml:space="preserve"> ADDIN PAPERS2_CITATIONS &lt;citation&gt;&lt;uuid&gt;D35BBD99-A482-4796-B0EF-88EC73FDF011&lt;/uuid&gt;&lt;priority&gt;0&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11631F">
        <w:instrText xml:space="preserve"> ADDIN PAPERS2_CITATIONS &lt;citation&gt;&lt;uuid&gt;86A0C1C4-27C9-4F48-BD76-2F60F1B0D92A&lt;/uuid&gt;&lt;priority&gt;0&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4990CAE5" w:rsidR="00485C99" w:rsidRDefault="00485C99" w:rsidP="00505EA7">
      <w:pPr>
        <w:pStyle w:val="normal0"/>
        <w:ind w:firstLine="720"/>
        <w:contextualSpacing w:val="0"/>
      </w:pPr>
      <w:r>
        <w:t>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Further details are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2D120DD6" w14:textId="1D2BBFD7" w:rsidR="00616568" w:rsidRDefault="00616568" w:rsidP="00E34FC2">
      <w:pPr>
        <w:pStyle w:val="normal0"/>
        <w:ind w:firstLine="360"/>
        <w:contextualSpacing w:val="0"/>
      </w:pPr>
      <w:r>
        <w:t xml:space="preserve">The model </w:t>
      </w:r>
      <w:r w:rsidR="0004446E">
        <w:t xml:space="preserve">describes </w:t>
      </w:r>
      <w:r>
        <w:t xml:space="preserve">the </w:t>
      </w:r>
      <w:r w:rsidR="00883152">
        <w:t>pathway</w:t>
      </w:r>
      <w:r>
        <w:t xml:space="preserve"> </w:t>
      </w:r>
      <w:r w:rsidR="00883152">
        <w:t>through</w:t>
      </w:r>
      <w:r>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p>
    <w:p w14:paraId="28A991DA" w14:textId="1CEFA908" w:rsidR="00C07325" w:rsidDel="00804528" w:rsidRDefault="00C446FE">
      <w:pPr>
        <w:pStyle w:val="normal0"/>
        <w:contextualSpacing w:val="0"/>
      </w:pPr>
      <w:r>
        <w:t>(</w:t>
      </w:r>
      <w:bookmarkStart w:id="11" w:name="_GoBack"/>
      <w:bookmarkEnd w:id="11"/>
      <w:r>
        <w:t>Blue arrow indicative of linkage)</w:t>
      </w:r>
      <w:moveFromRangeStart w:id="12" w:author="Tim Hallett" w:date="2015-01-26T16:12:00Z" w:name="move283908054"/>
      <w:moveFrom w:id="13" w:author="Tim Hallett" w:date="2015-01-26T16:12:00Z">
        <w:r w:rsidR="0023038A" w:rsidDel="00616568">
          <w:t xml:space="preserve"> </w:t>
        </w:r>
        <w:r w:rsidR="00712178" w:rsidDel="00804528">
          <w:t xml:space="preserve">HIV-negative </w:t>
        </w:r>
        <w:r w:rsidR="003700D0" w:rsidDel="00804528">
          <w:t xml:space="preserve">care </w:t>
        </w:r>
        <w:r w:rsidR="0004446E" w:rsidDel="00804528">
          <w:t>naïve individuals</w:t>
        </w:r>
        <w:r w:rsidR="00F24045" w:rsidDel="00804528">
          <w:t xml:space="preserve"> </w:t>
        </w:r>
        <w:r w:rsidR="00883152" w:rsidDel="00804528">
          <w:t xml:space="preserve">are </w:t>
        </w:r>
        <w:r w:rsidR="0004446E" w:rsidDel="00804528">
          <w:t xml:space="preserve">tested from 2004 onwards </w:t>
        </w:r>
        <w:r w:rsidR="00BE1FFF" w:rsidDel="00804528">
          <w:t xml:space="preserve">by either </w:t>
        </w:r>
        <w:r w:rsidR="0097628D" w:rsidDel="00804528">
          <w:t>seeking care (VCT or PICT) or by being actively sought out (HBCT). These routes identify individuals at different places, times and stages of infection</w:t>
        </w:r>
        <w:r w:rsidR="00BF0B23" w:rsidDel="00804528">
          <w:t>,</w:t>
        </w:r>
        <w:r w:rsidR="0097628D" w:rsidDel="00804528">
          <w:t xml:space="preserve"> and</w:t>
        </w:r>
        <w:r w:rsidR="00BF0B23" w:rsidDel="00804528">
          <w:t xml:space="preserve"> therefore the</w:t>
        </w:r>
        <w:r w:rsidR="0097628D" w:rsidDel="00804528">
          <w:t xml:space="preserve"> impact of testing</w:t>
        </w:r>
        <w:r w:rsidR="00BF0B23" w:rsidDel="00804528">
          <w:t xml:space="preserve"> varies</w:t>
        </w:r>
        <w:r w:rsidR="004A3A3B" w:rsidDel="00804528">
          <w:t xml:space="preserve"> by</w:t>
        </w:r>
        <w:r w:rsidR="00BF0B23" w:rsidDel="00804528">
          <w:t xml:space="preserve"> route</w:t>
        </w:r>
        <w:r w:rsidR="0097628D" w:rsidDel="00804528">
          <w:t>.</w:t>
        </w:r>
        <w:r w:rsidR="00211E69" w:rsidDel="00804528">
          <w:t xml:space="preserve"> </w:t>
        </w:r>
        <w:r w:rsidR="0032451F" w:rsidDel="00804528">
          <w:t xml:space="preserve">Individuals </w:t>
        </w:r>
        <w:r w:rsidR="0004446E" w:rsidDel="00804528">
          <w:t>may be tested multiple times throughout their lives and care will only progress if the</w:t>
        </w:r>
        <w:r w:rsidR="000579C4" w:rsidDel="00804528">
          <w:t>y are found to be HIV-positive.</w:t>
        </w:r>
      </w:moveFrom>
      <w:r w:rsidR="00D43662">
        <w:rPr>
          <w:rStyle w:val="CommentReference"/>
        </w:rPr>
        <w:commentReference w:id="14"/>
      </w:r>
    </w:p>
    <w:moveFromRangeEnd w:id="12"/>
    <w:p w14:paraId="0C4D1A23" w14:textId="77777777" w:rsidR="00F24045" w:rsidRDefault="00F24045">
      <w:pPr>
        <w:pStyle w:val="normal0"/>
        <w:contextualSpacing w:val="0"/>
      </w:pPr>
    </w:p>
    <w:p w14:paraId="04F05E33" w14:textId="77777777" w:rsidR="00D3021A" w:rsidRPr="00D3021A" w:rsidDel="00804528" w:rsidRDefault="00F24045" w:rsidP="000668B5">
      <w:pPr>
        <w:pStyle w:val="normal0"/>
        <w:ind w:firstLine="720"/>
        <w:contextualSpacing w:val="0"/>
        <w:rPr>
          <w:del w:id="15" w:author="Tim Hallett" w:date="2015-01-26T16:11:00Z"/>
        </w:rPr>
      </w:pPr>
      <w:bookmarkStart w:id="16" w:name="h.iogg3anz8zdv" w:colFirst="0" w:colLast="0"/>
      <w:bookmarkStart w:id="17" w:name="h.hslqb1xxus50" w:colFirst="0" w:colLast="0"/>
      <w:bookmarkEnd w:id="16"/>
      <w:bookmarkEnd w:id="17"/>
      <w:del w:id="18" w:author="Tim Hallett" w:date="2015-01-26T16:11:00Z">
        <w:r w:rsidDel="00804528">
          <w:delText xml:space="preserve">To calibrate the </w:delText>
        </w:r>
        <w:r w:rsidR="00983C8D" w:rsidDel="00804528">
          <w:delText>cascade model</w:delText>
        </w:r>
        <w:r w:rsidDel="00804528">
          <w:delText>, we utilised a unique high-resolution longitudinal dataset from western Kenya. AMPATH</w:delText>
        </w:r>
        <w:r w:rsidR="000E7B35" w:rsidDel="00804528">
          <w:delText xml:space="preserve"> formed in 2001</w:delText>
        </w:r>
        <w:r w:rsidDel="00804528">
          <w:delText xml:space="preserve">, </w:delText>
        </w:r>
        <w:r w:rsidR="000E7B35" w:rsidDel="00804528">
          <w:delText xml:space="preserve">as a partnership between </w:delText>
        </w:r>
        <w:r w:rsidDel="00804528">
          <w:delText>Moi University, Moi Teaching and Referral Hospital and a consortium of North American academic health centers led by Indiana University working in partnership with the Government of Kenya</w:delText>
        </w:r>
        <w:r w:rsidR="000E7B35" w:rsidDel="00804528">
          <w:delText xml:space="preserve"> to utilise the power of universities to enhance care and improve patient outcomes</w:delText>
        </w:r>
        <w:r w:rsidDel="00804528">
          <w:delText xml:space="preserve">. </w:delText>
        </w:r>
        <w:r w:rsidR="000668B5" w:rsidDel="00804528">
          <w:delText>Additionally, we compared model outputs to national estimates of incidence, prevalence and HIV-related deaths to ensure the model accurately replicated the historical characteristics of the epidemic.</w:delText>
        </w:r>
      </w:del>
    </w:p>
    <w:p w14:paraId="145A87D2" w14:textId="77777777"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0AD68531" wp14:editId="62C0632B">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77777777" w:rsidR="005200C7" w:rsidRDefault="005200C7" w:rsidP="00B7495C">
                              <w:pPr>
                                <w:pStyle w:val="Subtitle"/>
                                <w:contextualSpacing w:val="0"/>
                              </w:pPr>
                              <w:r>
                                <w:t>Figure 1. Flow diagram representing the operational steps involved in navigating an ART-programme.</w:t>
                              </w:r>
                            </w:p>
                            <w:p w14:paraId="7FD13E38" w14:textId="77777777" w:rsidR="005200C7" w:rsidRPr="00B7495C" w:rsidRDefault="005200C7"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77777777" w:rsidR="005200C7" w:rsidRDefault="005200C7" w:rsidP="00B7495C">
                        <w:pPr>
                          <w:pStyle w:val="Subtitle"/>
                          <w:contextualSpacing w:val="0"/>
                        </w:pPr>
                        <w:r>
                          <w:t>Figure 1. Flow diagram representing the operational steps involved in navigating an ART-programme.</w:t>
                        </w:r>
                      </w:p>
                      <w:p w14:paraId="7FD13E38" w14:textId="77777777" w:rsidR="005200C7" w:rsidRPr="00B7495C" w:rsidRDefault="005200C7" w:rsidP="00B7495C">
                        <w:pPr>
                          <w:rPr>
                            <w:rFonts w:ascii="Trebuchet MS" w:hAnsi="Trebuchet MS"/>
                            <w:sz w:val="16"/>
                            <w:szCs w:val="16"/>
                          </w:rPr>
                        </w:pPr>
                      </w:p>
                    </w:txbxContent>
                  </v:textbox>
                </v:shape>
                <w10:wrap type="topAndBottom"/>
              </v:group>
            </w:pict>
          </mc:Fallback>
        </mc:AlternateContent>
      </w:r>
    </w:p>
    <w:p w14:paraId="70194D17" w14:textId="77777777" w:rsidR="00804528" w:rsidRDefault="00804528">
      <w:pPr>
        <w:pStyle w:val="normal0"/>
        <w:contextualSpacing w:val="0"/>
        <w:rPr>
          <w:ins w:id="19" w:author="Tim Hallett" w:date="2015-01-26T16:11:00Z"/>
        </w:rPr>
        <w:pPrChange w:id="20" w:author="Tim Hallett" w:date="2015-01-26T16:11:00Z">
          <w:pPr>
            <w:pStyle w:val="normal0"/>
            <w:ind w:firstLine="720"/>
            <w:contextualSpacing w:val="0"/>
          </w:pPr>
        </w:pPrChange>
      </w:pPr>
    </w:p>
    <w:p w14:paraId="15AF6857" w14:textId="77777777" w:rsidR="00D3021A" w:rsidDel="00804528" w:rsidRDefault="00804528">
      <w:pPr>
        <w:pStyle w:val="Heading2"/>
        <w:contextualSpacing w:val="0"/>
        <w:rPr>
          <w:del w:id="21" w:author="Tim Hallett" w:date="2015-01-26T16:11:00Z"/>
        </w:rPr>
      </w:pPr>
      <w:ins w:id="22" w:author="Tim Hallett" w:date="2015-01-26T16:11:00Z">
        <w:r>
          <w:t xml:space="preserve">The  model was parameterised using data from AMPATH. </w:t>
        </w:r>
      </w:ins>
      <w:del w:id="23" w:author="Tim Hallett" w:date="2015-01-26T16:11:00Z">
        <w:r w:rsidR="00D3021A" w:rsidDel="00804528">
          <w:delText>Data</w:delText>
        </w:r>
      </w:del>
    </w:p>
    <w:p w14:paraId="05428430" w14:textId="2CE512C7" w:rsidR="00D10AB5" w:rsidRDefault="000E7B35">
      <w:pPr>
        <w:pStyle w:val="normal0"/>
        <w:contextualSpacing w:val="0"/>
        <w:rPr>
          <w:ins w:id="24" w:author="Tim Hallett" w:date="2015-01-26T16:18:00Z"/>
        </w:rPr>
        <w:pPrChange w:id="25" w:author="Tim Hallett" w:date="2015-01-26T16:11:00Z">
          <w:pPr>
            <w:pStyle w:val="normal0"/>
            <w:ind w:firstLine="720"/>
            <w:contextualSpacing w:val="0"/>
          </w:pPr>
        </w:pPrChange>
      </w:pPr>
      <w:r>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health centres run by the Ministry of Health{Einterz:2007js}. </w:t>
      </w:r>
      <w:r w:rsidR="005D6B13">
        <w:t xml:space="preserve">Building on well established VCT and PICT programmes, the use of HBCT was </w:t>
      </w:r>
      <w:r w:rsidR="00481592">
        <w:t>trialled</w:t>
      </w:r>
      <w:r w:rsidR="005D6B13">
        <w:t xml:space="preserve"> in </w:t>
      </w:r>
      <w:r w:rsidR="0027485B">
        <w:t>2010</w:t>
      </w:r>
      <w:r w:rsidR="005D6B13">
        <w:t xml:space="preserve"> before becoming</w:t>
      </w:r>
      <w:r w:rsidR="00FB69AF">
        <w:t xml:space="preserve"> </w:t>
      </w:r>
      <w:r w:rsidR="0027485B">
        <w:t>a permanent intervention in 2011</w:t>
      </w:r>
      <w:r w:rsidR="00FB69AF">
        <w:t>{Wachira:2013dc}.</w:t>
      </w:r>
    </w:p>
    <w:p w14:paraId="63D5C9DA" w14:textId="5C295798" w:rsidR="00F07DE8" w:rsidDel="00F07DE8" w:rsidRDefault="00F07DE8">
      <w:pPr>
        <w:pStyle w:val="normal0"/>
        <w:contextualSpacing w:val="0"/>
        <w:rPr>
          <w:del w:id="26" w:author="Tim Hallett" w:date="2015-01-26T16:19:00Z"/>
        </w:rPr>
        <w:pPrChange w:id="27" w:author="Tim Hallett" w:date="2015-01-26T16:11:00Z">
          <w:pPr>
            <w:pStyle w:val="normal0"/>
            <w:ind w:firstLine="720"/>
            <w:contextualSpacing w:val="0"/>
          </w:pPr>
        </w:pPrChange>
      </w:pPr>
      <w:ins w:id="28" w:author="Tim Hallett" w:date="2015-01-26T16:19:00Z">
        <w:r>
          <w:t xml:space="preserve">In this setting, </w:t>
        </w:r>
      </w:ins>
      <w:r w:rsidR="0027485B">
        <w:t>VCT</w:t>
      </w:r>
      <w:ins w:id="29" w:author="Tim Hallett" w:date="2015-01-26T16:19:00Z">
        <w:r>
          <w:t xml:space="preserve"> has been available since 2004 with PICT becoming more widely available from 2008. (IS THIS RIGHT? I AM JUST WRITING!)</w:t>
        </w:r>
      </w:ins>
      <w:r w:rsidR="0027485B">
        <w:t xml:space="preserve"> CHECK JACK!</w:t>
      </w:r>
      <w:ins w:id="30" w:author="Tim Hallett" w:date="2015-01-26T16:19:00Z">
        <w:r>
          <w:t xml:space="preserve">. </w:t>
        </w:r>
      </w:ins>
    </w:p>
    <w:p w14:paraId="1BAD94AD" w14:textId="77777777" w:rsidR="00C24BC0" w:rsidDel="00F07DE8" w:rsidRDefault="00C24BC0" w:rsidP="00FB69AF">
      <w:pPr>
        <w:pStyle w:val="normal0"/>
        <w:ind w:firstLine="720"/>
        <w:contextualSpacing w:val="0"/>
        <w:rPr>
          <w:del w:id="31" w:author="Tim Hallett" w:date="2015-01-26T16:19:00Z"/>
        </w:rPr>
      </w:pPr>
    </w:p>
    <w:p w14:paraId="6D2D7A93" w14:textId="77777777" w:rsidR="00804528" w:rsidRDefault="00F07DE8" w:rsidP="00F07DE8">
      <w:pPr>
        <w:pStyle w:val="normal0"/>
        <w:contextualSpacing w:val="0"/>
      </w:pPr>
      <w:ins w:id="32" w:author="Tim Hallett" w:date="2015-01-26T16:18:00Z">
        <w:r>
          <w:t xml:space="preserve">In the area of Bunyala, there have additionally been </w:t>
        </w:r>
      </w:ins>
      <w:ins w:id="33" w:author="Tim Hallett" w:date="2015-01-26T16:19:00Z">
        <w:r>
          <w:t xml:space="preserve">multiple rounds of household-based testing campaigns in X, Y, Z, which have </w:t>
        </w:r>
      </w:ins>
      <w:ins w:id="34" w:author="Tim Hallett" w:date="2015-01-26T16:20:00Z">
        <w:r>
          <w:t>achieved</w:t>
        </w:r>
      </w:ins>
      <w:ins w:id="35" w:author="Tim Hallett" w:date="2015-01-26T16:19:00Z">
        <w:r>
          <w:t xml:space="preserve"> </w:t>
        </w:r>
      </w:ins>
      <w:ins w:id="36" w:author="Tim Hallett" w:date="2015-01-26T16:20:00Z">
        <w:r>
          <w:t>a coverage of, x,y,z, respectively.</w:t>
        </w:r>
      </w:ins>
      <w:del w:id="37" w:author="Tim Hallett" w:date="2015-01-26T16:18:00Z">
        <w:r w:rsidR="00A27213" w:rsidDel="00F07DE8">
          <w:delText xml:space="preserve">Using data from the Port Victoria catchment area, we were provided data on 3,788 HIV-positive individuals followed from 2007 to 2014. </w:delText>
        </w:r>
        <w:r w:rsidR="004716A3" w:rsidDel="00F07DE8">
          <w:delText>Data was collected by combining hospital and clinic databases with patient information from mobile testing teams performing HBCT in the community</w:delText>
        </w:r>
        <w:r w:rsidR="00025528" w:rsidDel="00F07DE8">
          <w:delText>,</w:delText>
        </w:r>
        <w:r w:rsidR="004716A3" w:rsidDel="00F07DE8">
          <w:delText xml:space="preserve"> using unique patient identification numbers to track patients over time.</w:delText>
        </w:r>
        <w:r w:rsidR="00227824" w:rsidDel="00F07DE8">
          <w:delText xml:space="preserve"> </w:delText>
        </w:r>
        <w:r w:rsidR="004716A3" w:rsidDel="00F07DE8">
          <w:delText xml:space="preserve">Working in collaboration with AMPATH, </w:delText>
        </w:r>
        <w:r w:rsidR="00FB38A5" w:rsidDel="00F07DE8">
          <w:delText xml:space="preserve">we assessed the proportion of individuals </w:delText>
        </w:r>
        <w:r w:rsidR="00671327" w:rsidDel="00F07DE8">
          <w:delText xml:space="preserve">that test </w:delText>
        </w:r>
        <w:r w:rsidR="00FB38A5" w:rsidDel="00F07DE8">
          <w:delText>thro</w:delText>
        </w:r>
        <w:r w:rsidR="000A17A4" w:rsidDel="00F07DE8">
          <w:delText xml:space="preserve">ugh </w:delText>
        </w:r>
        <w:r w:rsidR="00671327" w:rsidDel="00F07DE8">
          <w:delText>each modality before calculating linkage, CD4 testing and pre-ART retention rates.</w:delText>
        </w:r>
        <w:r w:rsidR="0011200D" w:rsidDel="00F07DE8">
          <w:delText xml:space="preserve"> Where possible these were stratified by current CD4 count and route of entry into care. Among patients initiating ART, </w:delText>
        </w:r>
        <w:r w:rsidR="000E1E45" w:rsidDel="00F07DE8">
          <w:delText xml:space="preserve">we assessed patient retention prior to treatment. Specifically, whether patients had ever been lost from care and if so whether they were eligible for ART when they re-engaged. Additionally, we looked at the number of pre-ART clinic visits and CD4 tests attended prior to ART initiation. </w:delText>
        </w:r>
        <w:r w:rsidR="00227824" w:rsidDel="00F07DE8">
          <w:delText>Further details of data collected from AMPATH sites can be found in the appendix</w:delText>
        </w:r>
      </w:del>
      <w:ins w:id="38" w:author="Tim Hallett" w:date="2015-01-26T16:20:00Z">
        <w:r>
          <w:t>. We used these data to fully</w:t>
        </w:r>
        <w:r w:rsidR="0093097C">
          <w:t xml:space="preserve"> charactersize the care cascade and then used these as input parameters to the model, or otherwise adjusted a paramnetes in the model that was not directly observed in order to induce an agreement </w:t>
        </w:r>
      </w:ins>
      <w:ins w:id="39" w:author="Tim Hallett" w:date="2015-01-26T16:21:00Z">
        <w:r w:rsidR="0093097C">
          <w:t>between</w:t>
        </w:r>
      </w:ins>
      <w:ins w:id="40" w:author="Tim Hallett" w:date="2015-01-26T16:20:00Z">
        <w:r w:rsidR="0093097C">
          <w:t xml:space="preserve"> </w:t>
        </w:r>
      </w:ins>
      <w:ins w:id="41" w:author="Tim Hallett" w:date="2015-01-26T16:21:00Z">
        <w:r w:rsidR="0093097C">
          <w:t>the model and data.</w:t>
        </w:r>
      </w:ins>
      <w:ins w:id="42" w:author="Tim Hallett" w:date="2015-01-26T16:26:00Z">
        <w:r w:rsidR="00AA59F4">
          <w:t xml:space="preserve"> The baseline scenario of the a</w:t>
        </w:r>
        <w:r w:rsidR="0075421A">
          <w:t xml:space="preserve">nalysis represents the program just prior the implementation of the household-based testing that has been </w:t>
        </w:r>
      </w:ins>
      <w:ins w:id="43" w:author="Tim Hallett" w:date="2015-01-26T16:27:00Z">
        <w:r w:rsidR="0075421A">
          <w:t>implemented</w:t>
        </w:r>
      </w:ins>
      <w:ins w:id="44" w:author="Tim Hallett" w:date="2015-01-26T16:26:00Z">
        <w:r w:rsidR="0075421A">
          <w:t xml:space="preserve"> </w:t>
        </w:r>
      </w:ins>
      <w:ins w:id="45" w:author="Tim Hallett" w:date="2015-01-26T16:27:00Z">
        <w:r w:rsidR="0075421A">
          <w:t>already in this population.</w:t>
        </w:r>
      </w:ins>
      <w:ins w:id="46" w:author="Tim Hallett" w:date="2015-01-26T16:21:00Z">
        <w:r w:rsidR="0093097C">
          <w:t xml:space="preserve"> </w:t>
        </w:r>
        <w:commentRangeStart w:id="47"/>
        <w:r w:rsidR="0093097C">
          <w:t>(Table 1)</w:t>
        </w:r>
        <w:commentRangeEnd w:id="47"/>
        <w:r w:rsidR="0093097C">
          <w:rPr>
            <w:rStyle w:val="CommentReference"/>
          </w:rPr>
          <w:commentReference w:id="47"/>
        </w:r>
      </w:ins>
      <w:del w:id="49" w:author="Tim Hallett" w:date="2015-01-26T16:18:00Z">
        <w:r w:rsidR="00227824" w:rsidDel="00F07DE8">
          <w:delText>.</w:delText>
        </w:r>
      </w:del>
      <w:moveToRangeStart w:id="50" w:author="Tim Hallett" w:date="2015-01-26T16:12:00Z" w:name="move283908054"/>
      <w:moveTo w:id="51" w:author="Tim Hallett" w:date="2015-01-26T16:12:00Z">
        <w:del w:id="52" w:author="Tim Hallett" w:date="2015-01-26T16:20:00Z">
          <w:r w:rsidR="00804528" w:rsidDel="00F07DE8">
            <w:delText>HIV-negative care naïve individuals are tested from 2004 onwards by either seeking care (VCT or PICT) or by being actively sought out (HBCT). These routes identify individuals at different places, times and stages of infection, and therefore the impact of testing varies by route. Individuals may be tested multiple times throughout their lives and care will only progress if they are found to be HIV-positive.</w:delText>
          </w:r>
        </w:del>
      </w:moveTo>
    </w:p>
    <w:moveToRangeEnd w:id="50"/>
    <w:p w14:paraId="04C44F6B" w14:textId="77777777" w:rsidR="00804528" w:rsidRDefault="00804528" w:rsidP="00227824">
      <w:pPr>
        <w:pStyle w:val="normal0"/>
        <w:ind w:firstLine="720"/>
        <w:contextualSpacing w:val="0"/>
        <w:rPr>
          <w:ins w:id="53" w:author="Tim Hallett" w:date="2015-01-26T16:12:00Z"/>
        </w:rPr>
      </w:pPr>
    </w:p>
    <w:p w14:paraId="7A2772A4" w14:textId="77777777" w:rsidR="00804528" w:rsidRPr="0093097C" w:rsidDel="0093097C" w:rsidRDefault="0093097C" w:rsidP="00D4591C">
      <w:pPr>
        <w:pStyle w:val="normal0"/>
        <w:ind w:firstLine="720"/>
        <w:contextualSpacing w:val="0"/>
        <w:rPr>
          <w:del w:id="54" w:author="Tim Hallett" w:date="2015-01-26T16:23:00Z"/>
          <w:sz w:val="22"/>
          <w:rPrChange w:id="55" w:author="Tim Hallett" w:date="2015-01-26T16:23:00Z">
            <w:rPr>
              <w:del w:id="56" w:author="Tim Hallett" w:date="2015-01-26T16:23:00Z"/>
              <w:i/>
              <w:sz w:val="22"/>
            </w:rPr>
          </w:rPrChange>
        </w:rPr>
      </w:pPr>
      <w:ins w:id="57" w:author="Tim Hallett" w:date="2015-01-26T16:23:00Z">
        <w:r>
          <w:rPr>
            <w:sz w:val="22"/>
          </w:rPr>
          <w:t>The cost of the ART program at baseline is estimated</w:t>
        </w:r>
        <w:r w:rsidR="00D42EC2">
          <w:rPr>
            <w:sz w:val="22"/>
          </w:rPr>
          <w:t xml:space="preserve"> from </w:t>
        </w:r>
      </w:ins>
    </w:p>
    <w:p w14:paraId="5665F550" w14:textId="77777777" w:rsidR="00334A51" w:rsidDel="0093097C" w:rsidRDefault="00265DE7" w:rsidP="00334A51">
      <w:pPr>
        <w:pStyle w:val="Heading2"/>
        <w:contextualSpacing w:val="0"/>
        <w:rPr>
          <w:del w:id="58" w:author="Tim Hallett" w:date="2015-01-26T16:23:00Z"/>
        </w:rPr>
      </w:pPr>
      <w:del w:id="59" w:author="Tim Hallett" w:date="2015-01-26T16:23:00Z">
        <w:r w:rsidDel="0093097C">
          <w:delText>Cost</w:delText>
        </w:r>
      </w:del>
    </w:p>
    <w:p w14:paraId="2080E218" w14:textId="657696EA" w:rsidR="00D42EC2" w:rsidRDefault="007F2149" w:rsidP="00D4591C">
      <w:pPr>
        <w:pStyle w:val="normal0"/>
        <w:ind w:firstLine="720"/>
        <w:contextualSpacing w:val="0"/>
        <w:rPr>
          <w:ins w:id="60" w:author="Tim Hallett" w:date="2015-01-26T16:23:00Z"/>
        </w:rPr>
      </w:pPr>
      <w:del w:id="61" w:author="Tim Hallett" w:date="2015-01-26T16:23:00Z">
        <w:r w:rsidDel="00D42EC2">
          <w:delText xml:space="preserve">To assess the </w:delText>
        </w:r>
        <w:r w:rsidR="00C212CF" w:rsidDel="00D42EC2">
          <w:delText>economic</w:delText>
        </w:r>
        <w:r w:rsidDel="00D42EC2">
          <w:delText xml:space="preserve"> impact of care from </w:delText>
        </w:r>
      </w:del>
      <w:r w:rsidR="007342E9">
        <w:t>the perspective of a health care provider</w:t>
      </w:r>
      <w:ins w:id="62" w:author="Tim Hallett" w:date="2015-01-26T16:24:00Z">
        <w:r w:rsidR="00D42EC2">
          <w:t>, based on the recent CHAI MATCH study of ART facilities,</w:t>
        </w:r>
      </w:ins>
      <w:del w:id="63" w:author="Tim Hallett" w:date="2015-01-26T16:24:00Z">
        <w:r w:rsidDel="00D42EC2">
          <w:delText>,</w:delText>
        </w:r>
      </w:del>
      <w:r>
        <w:t xml:space="preserve"> </w:t>
      </w:r>
      <w:ins w:id="64" w:author="Tim Hallett" w:date="2015-01-26T16:24:00Z">
        <w:r w:rsidR="00D42EC2">
          <w:t>and assumed to be comprised of cost of ART care, the cost of pre-ART clinic visits and CD4 lab-based tests</w:t>
        </w:r>
        <w:r w:rsidR="00D42EC2">
          <w:fldChar w:fldCharType="begin"/>
        </w:r>
      </w:ins>
      <w:r w:rsidR="0011631F">
        <w:instrText xml:space="preserve"> ADDIN PAPERS2_CITATIONS &lt;citation&gt;&lt;uuid&gt;16ED0DAA-DA8A-4423-9F34-82C678F67C63&lt;/uuid&gt;&lt;priority&gt;12&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ins w:id="65" w:author="Tim Hallett" w:date="2015-01-26T16:24:00Z">
        <w:r w:rsidR="00D42EC2">
          <w:fldChar w:fldCharType="separate"/>
        </w:r>
        <w:r w:rsidR="00D42EC2">
          <w:rPr>
            <w:lang w:val="en-US"/>
          </w:rPr>
          <w:t>{Tagar:GTMxY-pi}</w:t>
        </w:r>
        <w:r w:rsidR="00D42EC2">
          <w:fldChar w:fldCharType="end"/>
        </w:r>
        <w:r w:rsidR="00D42EC2">
          <w:t xml:space="preserve">. </w:t>
        </w:r>
      </w:ins>
    </w:p>
    <w:p w14:paraId="0B6E7901" w14:textId="77777777" w:rsidR="00D42EC2" w:rsidRDefault="00D42EC2" w:rsidP="00D4591C">
      <w:pPr>
        <w:pStyle w:val="normal0"/>
        <w:ind w:firstLine="720"/>
        <w:contextualSpacing w:val="0"/>
        <w:rPr>
          <w:ins w:id="66" w:author="Tim Hallett" w:date="2015-01-26T16:23:00Z"/>
        </w:rPr>
      </w:pPr>
    </w:p>
    <w:p w14:paraId="2824DD60" w14:textId="77777777" w:rsidR="00265DE7" w:rsidDel="00D42EC2" w:rsidRDefault="007F2149" w:rsidP="00D4591C">
      <w:pPr>
        <w:pStyle w:val="normal0"/>
        <w:ind w:firstLine="720"/>
        <w:contextualSpacing w:val="0"/>
        <w:rPr>
          <w:del w:id="67" w:author="Tim Hallett" w:date="2015-01-26T16:24:00Z"/>
        </w:rPr>
      </w:pPr>
      <w:del w:id="68" w:author="Tim Hallett" w:date="2015-01-26T16:24:00Z">
        <w:r w:rsidDel="00D42EC2">
          <w:delText xml:space="preserve">we </w:delText>
        </w:r>
        <w:r w:rsidR="007342E9" w:rsidDel="00D42EC2">
          <w:delText xml:space="preserve">assigned </w:delText>
        </w:r>
        <w:r w:rsidDel="00D42EC2">
          <w:delText xml:space="preserve">costs </w:delText>
        </w:r>
        <w:r w:rsidR="001A164C" w:rsidDel="00D42EC2">
          <w:delText>to</w:delText>
        </w:r>
        <w:r w:rsidDel="00D42EC2">
          <w:delText xml:space="preserve"> the individual components of care in the model. </w:delText>
        </w:r>
        <w:r w:rsidR="00AD367A" w:rsidDel="00D42EC2">
          <w:delText xml:space="preserve">The CHAI MATCH Study, a multi-country analysis of 161 treatment facilities across five countries in sub-Saharan Africa provided the annual cost of </w:delText>
        </w:r>
        <w:r w:rsidR="00265DE7" w:rsidDel="00D42EC2">
          <w:delText xml:space="preserve">ART care, </w:delText>
        </w:r>
        <w:r w:rsidR="00AD367A" w:rsidDel="00D42EC2">
          <w:delText xml:space="preserve">the cost of </w:delText>
        </w:r>
        <w:r w:rsidR="00265DE7" w:rsidDel="00D42EC2">
          <w:delText>pre-ART clinic</w:delText>
        </w:r>
        <w:r w:rsidR="00AD367A" w:rsidDel="00D42EC2">
          <w:delText xml:space="preserve"> visits and CD4 lab-based tests</w:delText>
        </w:r>
        <w:r w:rsidR="00265DE7" w:rsidDel="00D42EC2">
          <w:fldChar w:fldCharType="begin"/>
        </w:r>
        <w:r w:rsidR="00265DE7" w:rsidDel="00D42EC2">
          <w:del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delInstrText>
        </w:r>
        <w:r w:rsidR="00265DE7" w:rsidDel="00D42EC2">
          <w:fldChar w:fldCharType="separate"/>
        </w:r>
        <w:r w:rsidR="00265DE7" w:rsidDel="00D42EC2">
          <w:rPr>
            <w:lang w:val="en-US"/>
          </w:rPr>
          <w:delText>{Tagar:GTMxY-pi}</w:delText>
        </w:r>
        <w:r w:rsidR="00265DE7" w:rsidDel="00D42EC2">
          <w:fldChar w:fldCharType="end"/>
        </w:r>
        <w:r w:rsidR="00265DE7" w:rsidDel="00D42EC2">
          <w:delText xml:space="preserve">. </w:delText>
        </w:r>
        <w:r w:rsidR="00C33EF9" w:rsidDel="00D42EC2">
          <w:delText>A review of the literature identified the cost of the remaining aspects of care</w:delText>
        </w:r>
        <w:r w:rsidR="00265DE7" w:rsidDel="00D42EC2">
          <w:delText xml:space="preserve">. </w:delText>
        </w:r>
        <w:r w:rsidR="00AD367A" w:rsidDel="00D42EC2">
          <w:delText xml:space="preserve">Adjustment was made </w:delText>
        </w:r>
        <w:r w:rsidR="00265DE7" w:rsidDel="00D42EC2">
          <w:delText xml:space="preserve">for inflation and location by using the </w:delText>
        </w:r>
        <w:r w:rsidR="00AD367A" w:rsidDel="00D42EC2">
          <w:delText xml:space="preserve">GDP </w:delText>
        </w:r>
        <w:r w:rsidR="00265DE7" w:rsidDel="00D42EC2">
          <w:delText>deflator from the International Monetary Fund.</w:delText>
        </w:r>
        <w:r w:rsidR="00C33EF9" w:rsidDel="00D42EC2">
          <w:delText xml:space="preserve"> All costs are </w:delText>
        </w:r>
        <w:r w:rsidR="00C212CF" w:rsidDel="00D42EC2">
          <w:delText>reported in</w:delText>
        </w:r>
        <w:r w:rsidR="00C33EF9" w:rsidDel="00D42EC2">
          <w:delText xml:space="preserve"> 2013 US</w:delText>
        </w:r>
        <w:r w:rsidR="00C212CF" w:rsidDel="00D42EC2">
          <w:delText>$</w:delText>
        </w:r>
        <w:r w:rsidR="00C33EF9" w:rsidDel="00D42EC2">
          <w:delText xml:space="preserve"> and were discounted at an annual rate of 6% from 2010 onwards.</w:delText>
        </w:r>
      </w:del>
    </w:p>
    <w:p w14:paraId="294D86B1" w14:textId="77777777" w:rsidR="004A136A" w:rsidDel="00D42EC2" w:rsidRDefault="00D4591C" w:rsidP="00D4591C">
      <w:pPr>
        <w:pStyle w:val="Heading2"/>
        <w:contextualSpacing w:val="0"/>
        <w:rPr>
          <w:del w:id="69" w:author="Tim Hallett" w:date="2015-01-26T16:25:00Z"/>
        </w:rPr>
      </w:pPr>
      <w:del w:id="70" w:author="Tim Hallett" w:date="2015-01-26T16:25:00Z">
        <w:r w:rsidDel="00D42EC2">
          <w:delText>Hypotheses</w:delText>
        </w:r>
      </w:del>
    </w:p>
    <w:p w14:paraId="1E34ED79" w14:textId="77777777" w:rsidR="00D55C44" w:rsidDel="008E7748" w:rsidRDefault="00D4591C">
      <w:pPr>
        <w:pStyle w:val="normal0"/>
        <w:ind w:firstLine="720"/>
        <w:rPr>
          <w:del w:id="71" w:author="Tim Hallett" w:date="2015-01-26T16:28:00Z"/>
        </w:rPr>
      </w:pPr>
      <w:del w:id="72" w:author="Tim Hallett" w:date="2015-01-26T16:25:00Z">
        <w:r w:rsidDel="00D42EC2">
          <w:delText xml:space="preserve">We hypothesise that current care programmes </w:delText>
        </w:r>
        <w:r w:rsidR="00D22B70" w:rsidDel="00D42EC2">
          <w:delText xml:space="preserve">in Kenya </w:delText>
        </w:r>
        <w:r w:rsidDel="00D42EC2">
          <w:delText xml:space="preserve">are not performing to their maximum potential, </w:delText>
        </w:r>
        <w:r w:rsidR="009864F5" w:rsidDel="00D42EC2">
          <w:delText xml:space="preserve">as </w:delText>
        </w:r>
        <w:r w:rsidDel="00D42EC2">
          <w:delText>deficiencies spanning HI</w:delText>
        </w:r>
        <w:r w:rsidR="00D22B70" w:rsidDel="00D42EC2">
          <w:delText>V-testing, pre-ART and ART care</w:delText>
        </w:r>
        <w:r w:rsidDel="00D42EC2">
          <w:delText xml:space="preserve"> </w:delText>
        </w:r>
        <w:r w:rsidR="009864F5" w:rsidDel="00D42EC2">
          <w:delText xml:space="preserve">hinder </w:delText>
        </w:r>
        <w:r w:rsidDel="00D42EC2">
          <w:delText>successful patient outcomes.</w:delText>
        </w:r>
        <w:r w:rsidR="0068532A" w:rsidDel="00D42EC2">
          <w:delText xml:space="preserve"> Therefore, intervening at a single point is likely to have </w:delText>
        </w:r>
        <w:r w:rsidR="00E667C6" w:rsidDel="00D42EC2">
          <w:delText xml:space="preserve">suboptimal </w:delText>
        </w:r>
        <w:r w:rsidR="0068532A" w:rsidDel="00D42EC2">
          <w:delText>impact due to other weaknesses in care</w:delText>
        </w:r>
        <w:r w:rsidR="00123D9B" w:rsidDel="00D42EC2">
          <w:delText xml:space="preserve"> and </w:delText>
        </w:r>
        <w:r w:rsidR="00E76DDA" w:rsidDel="00D42EC2">
          <w:delText xml:space="preserve">we </w:delText>
        </w:r>
        <w:r w:rsidR="00123D9B" w:rsidDel="00D42EC2">
          <w:delText xml:space="preserve">hypothesise that intervening at multiple points </w:delText>
        </w:r>
        <w:r w:rsidR="00730026" w:rsidDel="00D42EC2">
          <w:delText>will have a larger impact on care</w:delText>
        </w:r>
        <w:r w:rsidR="0068532A" w:rsidDel="00D42EC2">
          <w:delText>.</w:delText>
        </w:r>
        <w:r w:rsidR="00730026" w:rsidDel="00D42EC2">
          <w:delText xml:space="preserve"> </w:delText>
        </w:r>
        <w:r w:rsidR="0068532A" w:rsidDel="00D42EC2">
          <w:delText xml:space="preserve">Additionally, we hypothesise that the full extent of detriment </w:delText>
        </w:r>
        <w:r w:rsidR="002A4D48" w:rsidDel="00D42EC2">
          <w:delText>to care is not realised, as current clinic-level data fails to account for individuals who never engage with</w:delText>
        </w:r>
        <w:r w:rsidR="00123D9B" w:rsidDel="00D42EC2">
          <w:delText>,</w:delText>
        </w:r>
        <w:r w:rsidR="002A4D48" w:rsidDel="00D42EC2">
          <w:delText xml:space="preserve"> or are lost from</w:delText>
        </w:r>
        <w:r w:rsidR="00123D9B" w:rsidDel="00D42EC2">
          <w:delText>,</w:delText>
        </w:r>
        <w:r w:rsidR="002A4D48" w:rsidDel="00D42EC2">
          <w:delText xml:space="preserve"> care</w:delText>
        </w:r>
      </w:del>
      <w:del w:id="73" w:author="Tim Hallett" w:date="2015-01-26T16:28:00Z">
        <w:r w:rsidR="002A4D48" w:rsidDel="008E7748">
          <w:delText>.</w:delText>
        </w:r>
      </w:del>
    </w:p>
    <w:p w14:paraId="6F870522" w14:textId="77777777" w:rsidR="00D55C44" w:rsidDel="00D42EC2" w:rsidRDefault="00D55C44">
      <w:pPr>
        <w:pStyle w:val="normal0"/>
        <w:ind w:firstLine="720"/>
        <w:rPr>
          <w:del w:id="74" w:author="Tim Hallett" w:date="2015-01-26T16:25:00Z"/>
        </w:rPr>
        <w:pPrChange w:id="75" w:author="Tim Hallett" w:date="2015-01-26T16:28:00Z">
          <w:pPr>
            <w:pStyle w:val="Heading2"/>
            <w:contextualSpacing w:val="0"/>
          </w:pPr>
        </w:pPrChange>
      </w:pPr>
      <w:del w:id="76" w:author="Tim Hallett" w:date="2015-01-26T16:25:00Z">
        <w:r w:rsidDel="00D42EC2">
          <w:delText>Outcomes</w:delText>
        </w:r>
      </w:del>
    </w:p>
    <w:p w14:paraId="29DCE2D0" w14:textId="77777777" w:rsidR="00D55C44" w:rsidDel="00D42EC2" w:rsidRDefault="00D55C44">
      <w:pPr>
        <w:pStyle w:val="normal0"/>
        <w:ind w:firstLine="720"/>
        <w:rPr>
          <w:del w:id="77" w:author="Tim Hallett" w:date="2015-01-26T16:25:00Z"/>
        </w:rPr>
        <w:pPrChange w:id="78" w:author="Tim Hallett" w:date="2015-01-26T16:28:00Z">
          <w:pPr>
            <w:pStyle w:val="normal0"/>
            <w:ind w:firstLine="720"/>
            <w:contextualSpacing w:val="0"/>
          </w:pPr>
        </w:pPrChange>
      </w:pPr>
      <w:del w:id="79" w:author="Tim Hallett" w:date="2015-01-26T16:25:00Z">
        <w:r w:rsidDel="00D42EC2">
          <w:delText xml:space="preserve">Patient outcomes were </w:delText>
        </w:r>
        <w:r w:rsidR="00FC1ECD" w:rsidDel="00D42EC2">
          <w:delText>quantified</w:delText>
        </w:r>
        <w:r w:rsidDel="00D42EC2">
          <w:delText xml:space="preserve"> as disability-adjusted life-years (DALYs)</w:delText>
        </w:r>
        <w:r w:rsidR="00FC1ECD" w:rsidDel="00D42EC2">
          <w:delText xml:space="preserve"> and evaluated between 2010 and 2030. </w:delText>
        </w:r>
        <w:r w:rsidR="006442BD" w:rsidDel="00D42EC2">
          <w:delText xml:space="preserve">Disability </w:delText>
        </w:r>
        <w:r w:rsidR="006047BC" w:rsidDel="00D42EC2">
          <w:delText xml:space="preserve">was weighted </w:delText>
        </w:r>
        <w:r w:rsidR="00FC1ECD" w:rsidDel="00D42EC2">
          <w:delText>according to current HIV-posit</w:delText>
        </w:r>
        <w:r w:rsidR="0030371A" w:rsidDel="00D42EC2">
          <w:delText xml:space="preserve">ive health state and ART status, with weights </w:delText>
        </w:r>
        <w:r w:rsidR="006047BC" w:rsidDel="00D42EC2">
          <w:delText xml:space="preserve">extracted </w:delText>
        </w:r>
        <w:r w:rsidR="00FC1ECD" w:rsidDel="00D42EC2">
          <w:delText>from the Global Burden of Disease Study 2010{Salomon:2012ib}.</w:delText>
        </w:r>
        <w:r w:rsidR="0030371A" w:rsidDel="00D42EC2">
          <w:delText xml:space="preserve"> </w:delText>
        </w:r>
        <w:r w:rsidR="00C212CF" w:rsidDel="00D42EC2">
          <w:delText>Financial</w:delText>
        </w:r>
        <w:r w:rsidR="0030371A" w:rsidDel="00D42EC2">
          <w:delText xml:space="preserve"> impact was assessed </w:delText>
        </w:r>
        <w:r w:rsidR="00123640" w:rsidDel="00D42EC2">
          <w:delText xml:space="preserve">through </w:delText>
        </w:r>
        <w:r w:rsidR="0030371A" w:rsidDel="00D42EC2">
          <w:delText xml:space="preserve">quantifying the total cost </w:delText>
        </w:r>
        <w:r w:rsidR="00C212CF" w:rsidDel="00D42EC2">
          <w:delText>of care between 2010 and 2030.</w:delText>
        </w:r>
        <w:r w:rsidR="00123640" w:rsidDel="00D42EC2">
          <w:delText xml:space="preserve"> Additionally, we consider</w:delText>
        </w:r>
        <w:r w:rsidR="00BF2B13" w:rsidDel="00D42EC2">
          <w:delText>e</w:delText>
        </w:r>
        <w:r w:rsidR="00123640" w:rsidDel="00D42EC2">
          <w:delText>d the care experience</w:delText>
        </w:r>
        <w:r w:rsidR="00042244" w:rsidDel="00D42EC2">
          <w:delText xml:space="preserve"> of patients suffering HIV-related deaths between 2010 and 2030.</w:delText>
        </w:r>
      </w:del>
    </w:p>
    <w:p w14:paraId="19F609FA" w14:textId="77777777" w:rsidR="00D4591C" w:rsidDel="00766C6C" w:rsidRDefault="00D4591C">
      <w:pPr>
        <w:pStyle w:val="normal0"/>
        <w:ind w:firstLine="720"/>
        <w:rPr>
          <w:del w:id="80" w:author="Tim Hallett" w:date="2015-01-26T16:27:00Z"/>
        </w:rPr>
        <w:pPrChange w:id="81" w:author="Tim Hallett" w:date="2015-01-26T16:28:00Z">
          <w:pPr>
            <w:pStyle w:val="Heading2"/>
            <w:contextualSpacing w:val="0"/>
          </w:pPr>
        </w:pPrChange>
      </w:pPr>
      <w:del w:id="82" w:author="Tim Hallett" w:date="2015-01-26T16:27:00Z">
        <w:r w:rsidDel="00766C6C">
          <w:delText>Analyses</w:delText>
        </w:r>
      </w:del>
    </w:p>
    <w:p w14:paraId="0EE96915" w14:textId="77777777" w:rsidR="00287FD3" w:rsidDel="00766C6C" w:rsidRDefault="00D31246">
      <w:pPr>
        <w:pStyle w:val="normal0"/>
        <w:ind w:firstLine="720"/>
        <w:rPr>
          <w:del w:id="83" w:author="Tim Hallett" w:date="2015-01-26T16:27:00Z"/>
        </w:rPr>
        <w:pPrChange w:id="84" w:author="Tim Hallett" w:date="2015-01-26T16:28:00Z">
          <w:pPr>
            <w:pStyle w:val="normal0"/>
            <w:ind w:firstLine="720"/>
            <w:contextualSpacing w:val="0"/>
          </w:pPr>
        </w:pPrChange>
      </w:pPr>
      <w:del w:id="85" w:author="Tim Hallett" w:date="2015-01-26T16:27:00Z">
        <w:r w:rsidDel="00766C6C">
          <w:delText xml:space="preserve">To </w:delText>
        </w:r>
        <w:r w:rsidR="00287FD3" w:rsidDel="00766C6C">
          <w:delText>explore</w:delText>
        </w:r>
        <w:r w:rsidDel="00766C6C">
          <w:delText xml:space="preserve"> the current state of </w:delText>
        </w:r>
        <w:r w:rsidR="00287FD3" w:rsidDel="00766C6C">
          <w:delText>care</w:delText>
        </w:r>
        <w:r w:rsidDel="00766C6C">
          <w:delText xml:space="preserve"> in Kenya, </w:delText>
        </w:r>
        <w:r w:rsidR="00287FD3" w:rsidDel="00766C6C">
          <w:delText xml:space="preserve">we assessed patient outcomes between 2010 and 2030 under a baseline scenario. This scenario contained no HBCT, restricting entry to care routes to VCT or PICT, as to be more representative of a </w:delText>
        </w:r>
        <w:r w:rsidR="00597A76" w:rsidDel="00766C6C">
          <w:delText>typical ART programme in Kenya.</w:delText>
        </w:r>
      </w:del>
    </w:p>
    <w:p w14:paraId="2B70F304" w14:textId="77777777" w:rsidR="0075563A" w:rsidDel="00FA3909" w:rsidRDefault="0075563A">
      <w:pPr>
        <w:pStyle w:val="normal0"/>
        <w:ind w:firstLine="720"/>
        <w:rPr>
          <w:del w:id="86" w:author="Tim Hallett" w:date="2015-01-26T16:31:00Z"/>
        </w:rPr>
        <w:pPrChange w:id="87" w:author="Tim Hallett" w:date="2015-01-26T16:28:00Z">
          <w:pPr>
            <w:pStyle w:val="normal0"/>
            <w:contextualSpacing w:val="0"/>
          </w:pPr>
        </w:pPrChange>
      </w:pPr>
    </w:p>
    <w:p w14:paraId="2727B69F" w14:textId="77777777" w:rsidR="002A309B" w:rsidDel="00766C6C" w:rsidRDefault="00597A76" w:rsidP="003D1177">
      <w:pPr>
        <w:pStyle w:val="normal0"/>
        <w:contextualSpacing w:val="0"/>
      </w:pPr>
      <w:bookmarkStart w:id="88" w:name="h.wvtuqq7mpsy1" w:colFirst="0" w:colLast="0"/>
      <w:bookmarkEnd w:id="88"/>
      <w:r>
        <w:tab/>
      </w:r>
      <w:del w:id="89" w:author="Tim Hallett" w:date="2015-01-26T16:27:00Z">
        <w:r w:rsidDel="00766C6C">
          <w:delText>After assess</w:delText>
        </w:r>
        <w:r w:rsidR="00E22649" w:rsidDel="00766C6C">
          <w:delText>ing the current state of care</w:delText>
        </w:r>
        <w:r w:rsidDel="00766C6C">
          <w:delText xml:space="preserve">, we explored means of improving patient outcomes through intervening at specific points in care with </w:delText>
        </w:r>
        <w:r w:rsidR="0042504D" w:rsidDel="00766C6C">
          <w:delText>targe</w:delText>
        </w:r>
        <w:r w:rsidR="00F40FB4" w:rsidDel="00766C6C">
          <w:delText>ted</w:delText>
        </w:r>
        <w:r w:rsidDel="00766C6C">
          <w:delText xml:space="preserve"> interventions.</w:delText>
        </w:r>
        <w:r w:rsidR="00746D9D" w:rsidDel="00766C6C">
          <w:delText xml:space="preserve"> </w:delText>
        </w:r>
      </w:del>
      <w:moveFromRangeStart w:id="90" w:author="Tim Hallett" w:date="2015-01-26T16:27:00Z" w:name="move283908995"/>
      <w:moveFrom w:id="91" w:author="Tim Hallett" w:date="2015-01-26T16:27:00Z">
        <w:r w:rsidR="00746D9D" w:rsidDel="00766C6C">
          <w:t xml:space="preserve">We designed twelve interventions that target various aspects of care </w:t>
        </w:r>
        <w:r w:rsidR="002239FE" w:rsidDel="00766C6C">
          <w:t>including an</w:t>
        </w:r>
        <w:r w:rsidR="00746D9D" w:rsidDel="00766C6C">
          <w:t xml:space="preserve"> HBCT intervention and a Universal Test &amp; Treat strategy (table</w:t>
        </w:r>
        <w:r w:rsidR="00E917CF" w:rsidDel="00766C6C">
          <w:t xml:space="preserve"> 2</w:t>
        </w:r>
        <w:r w:rsidR="00746D9D" w:rsidDel="00766C6C">
          <w:t xml:space="preserve">). </w:t>
        </w:r>
        <w:r w:rsidR="00D31246" w:rsidDel="00766C6C">
          <w:t xml:space="preserve">Where possible, </w:t>
        </w:r>
        <w:r w:rsidR="002239FE" w:rsidDel="00766C6C">
          <w:t xml:space="preserve">interventions </w:t>
        </w:r>
        <w:r w:rsidR="000A4E60" w:rsidDel="00766C6C">
          <w:t>had</w:t>
        </w:r>
        <w:r w:rsidR="002239FE" w:rsidDel="00766C6C">
          <w:t xml:space="preserve"> two scenarios:</w:t>
        </w:r>
        <w:r w:rsidR="00D31246" w:rsidDel="00766C6C">
          <w:t xml:space="preserve"> “maximum impact” </w:t>
        </w:r>
        <w:r w:rsidR="002239FE" w:rsidDel="00766C6C">
          <w:t xml:space="preserve">illustrating a maximally effective intervention </w:t>
        </w:r>
        <w:r w:rsidR="00D31246" w:rsidDel="00766C6C">
          <w:t>an</w:t>
        </w:r>
        <w:r w:rsidR="002239FE" w:rsidDel="00766C6C">
          <w:t>d a “realistic impact” scenario,</w:t>
        </w:r>
        <w:r w:rsidR="00D31246" w:rsidDel="00766C6C">
          <w:t xml:space="preserve"> </w:t>
        </w:r>
        <w:r w:rsidR="002239FE" w:rsidDel="00766C6C">
          <w:t>demonstrating</w:t>
        </w:r>
        <w:r w:rsidR="00D31246" w:rsidDel="00766C6C">
          <w:t xml:space="preserve"> </w:t>
        </w:r>
        <w:r w:rsidR="002239FE" w:rsidDel="00766C6C">
          <w:t xml:space="preserve">a more </w:t>
        </w:r>
        <w:r w:rsidR="007A08D0" w:rsidDel="00766C6C">
          <w:t>attainable</w:t>
        </w:r>
        <w:r w:rsidR="00D31246" w:rsidDel="00766C6C">
          <w:t xml:space="preserve"> </w:t>
        </w:r>
        <w:r w:rsidR="003D1177" w:rsidDel="00766C6C">
          <w:t>version</w:t>
        </w:r>
        <w:r w:rsidR="007F02EC" w:rsidDel="00766C6C">
          <w:t>.</w:t>
        </w:r>
        <w:r w:rsidR="006B54AF" w:rsidDel="00766C6C">
          <w:t xml:space="preserve"> </w:t>
        </w:r>
        <w:r w:rsidR="002A309B" w:rsidDel="00766C6C">
          <w:t>To assess the impact of individual interventions, each intervention</w:t>
        </w:r>
        <w:r w:rsidR="00B614D7" w:rsidDel="00766C6C">
          <w:t xml:space="preserve"> and scenario</w:t>
        </w:r>
        <w:r w:rsidR="002A309B" w:rsidDel="00766C6C">
          <w:t xml:space="preserve"> was implemented in turn from 2010 onwards and the impact on patient outcomes compared to the baseline scenario to produce outcomes of DALYs averted compared to baseline and the additional cost of care between 2010 and 2030.</w:t>
        </w:r>
        <w:r w:rsidR="00414BA8" w:rsidDel="00766C6C">
          <w:t xml:space="preserve"> </w:t>
        </w:r>
      </w:moveFrom>
    </w:p>
    <w:p w14:paraId="3995C741" w14:textId="77777777" w:rsidR="006B54AF" w:rsidDel="00766C6C" w:rsidRDefault="006B54AF" w:rsidP="002239FE">
      <w:pPr>
        <w:pStyle w:val="normal0"/>
        <w:ind w:firstLine="720"/>
        <w:contextualSpacing w:val="0"/>
      </w:pPr>
    </w:p>
    <w:p w14:paraId="4209EC1E" w14:textId="77777777" w:rsidR="00C47595" w:rsidRDefault="006B54AF" w:rsidP="00172D15">
      <w:pPr>
        <w:pStyle w:val="normal0"/>
        <w:ind w:firstLine="720"/>
        <w:contextualSpacing w:val="0"/>
      </w:pPr>
      <w:moveFrom w:id="92" w:author="Tim Hallett" w:date="2015-01-26T16:27:00Z">
        <w:r w:rsidDel="00766C6C">
          <w:t xml:space="preserve">To explore the </w:t>
        </w:r>
        <w:r w:rsidR="00AE464D" w:rsidDel="00766C6C">
          <w:t xml:space="preserve">potential </w:t>
        </w:r>
        <w:r w:rsidDel="00766C6C">
          <w:t xml:space="preserve">impact of </w:t>
        </w:r>
        <w:r w:rsidR="00AE464D" w:rsidDel="00766C6C">
          <w:t>multiple</w:t>
        </w:r>
        <w:r w:rsidDel="00766C6C">
          <w:t xml:space="preserve"> interventions </w:t>
        </w:r>
        <w:r w:rsidR="0042504D" w:rsidDel="00766C6C">
          <w:t>each targe</w:t>
        </w:r>
        <w:r w:rsidR="00C90535" w:rsidDel="00766C6C">
          <w:t>ting a different point in care, we calculate</w:t>
        </w:r>
        <w:r w:rsidR="00AE464D" w:rsidDel="00766C6C">
          <w:t>d</w:t>
        </w:r>
        <w:r w:rsidR="00C90535" w:rsidDel="00766C6C">
          <w:t xml:space="preserve"> the cost per DALY averted </w:t>
        </w:r>
        <w:r w:rsidR="00F069F9" w:rsidDel="00766C6C">
          <w:t xml:space="preserve">for each </w:t>
        </w:r>
        <w:r w:rsidR="00C90535" w:rsidDel="00766C6C">
          <w:t>single intervention</w:t>
        </w:r>
        <w:r w:rsidR="00AE464D" w:rsidDel="00766C6C">
          <w:t xml:space="preserve"> </w:t>
        </w:r>
        <w:r w:rsidR="00C90535" w:rsidDel="00766C6C">
          <w:t xml:space="preserve">compared to the </w:t>
        </w:r>
        <w:r w:rsidR="00AE464D" w:rsidDel="00766C6C">
          <w:t xml:space="preserve">baseline scenario and implemented </w:t>
        </w:r>
        <w:r w:rsidR="00C90535" w:rsidDel="00766C6C">
          <w:t xml:space="preserve">the </w:t>
        </w:r>
        <w:r w:rsidR="005E1FB5" w:rsidDel="00766C6C">
          <w:t xml:space="preserve">intervention </w:t>
        </w:r>
        <w:r w:rsidR="00AE464D" w:rsidDel="00766C6C">
          <w:t>with t</w:t>
        </w:r>
        <w:r w:rsidR="005E1FB5" w:rsidDel="00766C6C">
          <w:t>he lowest cost per DALY averted</w:t>
        </w:r>
        <w:r w:rsidR="00AE464D" w:rsidDel="00766C6C">
          <w:t xml:space="preserve">. With </w:t>
        </w:r>
        <w:r w:rsidR="005E1FB5" w:rsidDel="00766C6C">
          <w:t xml:space="preserve">this first </w:t>
        </w:r>
        <w:r w:rsidR="00AE464D" w:rsidDel="00766C6C">
          <w:t xml:space="preserve">intervention fixed, we </w:t>
        </w:r>
        <w:r w:rsidR="00B519F0" w:rsidDel="00766C6C">
          <w:t>assessed the impact</w:t>
        </w:r>
        <w:r w:rsidR="006E71B4" w:rsidDel="00766C6C">
          <w:t xml:space="preserve"> of </w:t>
        </w:r>
        <w:r w:rsidR="00F069F9" w:rsidDel="00766C6C">
          <w:t xml:space="preserve">applying a second intervention by simulating the remaining interventions in turn and calculating the cost per DALY averted relative to that of the first intervention, </w:t>
        </w:r>
        <w:r w:rsidR="005375D6" w:rsidDel="00766C6C">
          <w:t xml:space="preserve">thus </w:t>
        </w:r>
        <w:r w:rsidR="00F069F9" w:rsidDel="00766C6C">
          <w:t>identifying the best combination of two interventions with the with the lowest cost per DALY averted</w:t>
        </w:r>
        <w:r w:rsidR="00CD4E2F" w:rsidDel="00766C6C">
          <w:t xml:space="preserve"> relative to a single intervention scenario</w:t>
        </w:r>
        <w:r w:rsidR="00F069F9" w:rsidDel="00766C6C">
          <w:t>.</w:t>
        </w:r>
        <w:r w:rsidR="006E71B4" w:rsidDel="00766C6C">
          <w:t xml:space="preserve"> </w:t>
        </w:r>
        <w:r w:rsidR="00AE464D" w:rsidDel="00766C6C">
          <w:t xml:space="preserve">This process was repeated </w:t>
        </w:r>
        <w:r w:rsidR="00C47595" w:rsidDel="00766C6C">
          <w:t>to demonstrate the impact of increasing the number of interventions implemented on patient outcomes.</w:t>
        </w:r>
        <w:r w:rsidR="000D19DC" w:rsidDel="00766C6C">
          <w:t xml:space="preserve"> </w:t>
        </w:r>
        <w:r w:rsidR="008F028E" w:rsidRPr="008F028E" w:rsidDel="00766C6C">
          <w:t>Further details of model structure, data collection, calibration and analyses can be found in the appendix</w:t>
        </w:r>
        <w:r w:rsidR="00E1150C" w:rsidDel="00766C6C">
          <w:t xml:space="preserve"> while a summary of key assumptions and data sources is shown in table 1.</w:t>
        </w:r>
      </w:moveFrom>
      <w:moveFromRangeEnd w:id="90"/>
    </w:p>
    <w:tbl>
      <w:tblPr>
        <w:tblStyle w:val="MediumShading1"/>
        <w:tblpPr w:leftFromText="180" w:rightFromText="180" w:vertAnchor="page" w:horzAnchor="page" w:tblpX="5509" w:tblpY="11319"/>
        <w:tblW w:w="0" w:type="auto"/>
        <w:tblLook w:val="04A0" w:firstRow="1" w:lastRow="0" w:firstColumn="1" w:lastColumn="0" w:noHBand="0" w:noVBand="1"/>
        <w:tblPrChange w:id="93" w:author="Tim Hallett" w:date="2015-01-26T16:27:00Z">
          <w:tblPr>
            <w:tblStyle w:val="MediumShading1"/>
            <w:tblpPr w:leftFromText="180" w:rightFromText="180" w:vertAnchor="page" w:horzAnchor="page" w:tblpX="5509" w:tblpY="11319"/>
            <w:tblW w:w="0" w:type="auto"/>
            <w:tblLook w:val="04A0" w:firstRow="1" w:lastRow="0" w:firstColumn="1" w:lastColumn="0" w:noHBand="0" w:noVBand="1"/>
          </w:tblPr>
        </w:tblPrChange>
      </w:tblPr>
      <w:tblGrid>
        <w:gridCol w:w="4621"/>
        <w:gridCol w:w="4621"/>
        <w:tblGridChange w:id="94">
          <w:tblGrid>
            <w:gridCol w:w="4621"/>
            <w:gridCol w:w="4621"/>
          </w:tblGrid>
        </w:tblGridChange>
      </w:tblGrid>
      <w:tr w:rsidR="00766C6C" w:rsidDel="008E7748" w14:paraId="1859B206" w14:textId="77777777" w:rsidTr="00766C6C">
        <w:trPr>
          <w:cnfStyle w:val="100000000000" w:firstRow="1" w:lastRow="0" w:firstColumn="0" w:lastColumn="0" w:oddVBand="0" w:evenVBand="0" w:oddHBand="0" w:evenHBand="0" w:firstRowFirstColumn="0" w:firstRowLastColumn="0" w:lastRowFirstColumn="0" w:lastRowLastColumn="0"/>
          <w:del w:id="95" w:author="Tim Hallett" w:date="2015-01-26T16:27:00Z"/>
        </w:trPr>
        <w:tc>
          <w:tcPr>
            <w:cnfStyle w:val="001000000000" w:firstRow="0" w:lastRow="0" w:firstColumn="1" w:lastColumn="0" w:oddVBand="0" w:evenVBand="0" w:oddHBand="0" w:evenHBand="0" w:firstRowFirstColumn="0" w:firstRowLastColumn="0" w:lastRowFirstColumn="0" w:lastRowLastColumn="0"/>
            <w:tcW w:w="4621" w:type="dxa"/>
            <w:tcPrChange w:id="96" w:author="Tim Hallett" w:date="2015-01-26T16:27:00Z">
              <w:tcPr>
                <w:tcW w:w="4621" w:type="dxa"/>
              </w:tcPr>
            </w:tcPrChange>
          </w:tcPr>
          <w:p w14:paraId="11B41D22" w14:textId="77777777" w:rsidR="008F028E" w:rsidDel="008E7748" w:rsidRDefault="008F028E" w:rsidP="00766C6C">
            <w:pPr>
              <w:pStyle w:val="normal0"/>
              <w:contextualSpacing w:val="0"/>
              <w:jc w:val="left"/>
              <w:cnfStyle w:val="101000000000" w:firstRow="1" w:lastRow="0" w:firstColumn="1" w:lastColumn="0" w:oddVBand="0" w:evenVBand="0" w:oddHBand="0" w:evenHBand="0" w:firstRowFirstColumn="0" w:firstRowLastColumn="0" w:lastRowFirstColumn="0" w:lastRowLastColumn="0"/>
              <w:rPr>
                <w:del w:id="97" w:author="Tim Hallett" w:date="2015-01-26T16:27:00Z"/>
              </w:rPr>
            </w:pPr>
            <w:commentRangeStart w:id="98"/>
            <w:del w:id="99" w:author="Tim Hallett" w:date="2015-01-26T16:27:00Z">
              <w:r w:rsidDel="008E7748">
                <w:delText>Key Assumptions</w:delText>
              </w:r>
            </w:del>
          </w:p>
        </w:tc>
        <w:tc>
          <w:tcPr>
            <w:tcW w:w="4621" w:type="dxa"/>
            <w:tcPrChange w:id="100" w:author="Tim Hallett" w:date="2015-01-26T16:27:00Z">
              <w:tcPr>
                <w:tcW w:w="4621" w:type="dxa"/>
              </w:tcPr>
            </w:tcPrChange>
          </w:tcPr>
          <w:p w14:paraId="45CE59D9" w14:textId="77777777" w:rsidR="008F028E" w:rsidDel="008E7748" w:rsidRDefault="008F028E" w:rsidP="00766C6C">
            <w:pPr>
              <w:pStyle w:val="normal0"/>
              <w:contextualSpacing w:val="0"/>
              <w:jc w:val="left"/>
              <w:cnfStyle w:val="100000000000" w:firstRow="1" w:lastRow="0" w:firstColumn="0" w:lastColumn="0" w:oddVBand="0" w:evenVBand="0" w:oddHBand="0" w:evenHBand="0" w:firstRowFirstColumn="0" w:firstRowLastColumn="0" w:lastRowFirstColumn="0" w:lastRowLastColumn="0"/>
              <w:rPr>
                <w:del w:id="101" w:author="Tim Hallett" w:date="2015-01-26T16:27:00Z"/>
              </w:rPr>
            </w:pPr>
            <w:del w:id="102" w:author="Tim Hallett" w:date="2015-01-26T16:27:00Z">
              <w:r w:rsidDel="008E7748">
                <w:delText>Data Sources</w:delText>
              </w:r>
              <w:commentRangeEnd w:id="98"/>
              <w:r w:rsidR="00DE5773" w:rsidDel="008E7748">
                <w:rPr>
                  <w:rStyle w:val="CommentReference"/>
                  <w:b w:val="0"/>
                  <w:bCs w:val="0"/>
                  <w:color w:val="000000"/>
                </w:rPr>
                <w:commentReference w:id="98"/>
              </w:r>
            </w:del>
          </w:p>
        </w:tc>
      </w:tr>
      <w:tr w:rsidR="00766C6C" w:rsidDel="008E7748" w14:paraId="5A77DB4C" w14:textId="77777777" w:rsidTr="00766C6C">
        <w:trPr>
          <w:cnfStyle w:val="000000100000" w:firstRow="0" w:lastRow="0" w:firstColumn="0" w:lastColumn="0" w:oddVBand="0" w:evenVBand="0" w:oddHBand="1" w:evenHBand="0" w:firstRowFirstColumn="0" w:firstRowLastColumn="0" w:lastRowFirstColumn="0" w:lastRowLastColumn="0"/>
          <w:trHeight w:val="467"/>
          <w:del w:id="103" w:author="Tim Hallett" w:date="2015-01-26T16:27:00Z"/>
          <w:trPrChange w:id="104" w:author="Tim Hallett" w:date="2015-01-26T16:27:00Z">
            <w:trPr>
              <w:trHeight w:val="467"/>
            </w:trPr>
          </w:trPrChange>
        </w:trPr>
        <w:tc>
          <w:tcPr>
            <w:cnfStyle w:val="001000000000" w:firstRow="0" w:lastRow="0" w:firstColumn="1" w:lastColumn="0" w:oddVBand="0" w:evenVBand="0" w:oddHBand="0" w:evenHBand="0" w:firstRowFirstColumn="0" w:firstRowLastColumn="0" w:lastRowFirstColumn="0" w:lastRowLastColumn="0"/>
            <w:tcW w:w="4621" w:type="dxa"/>
            <w:tcPrChange w:id="105" w:author="Tim Hallett" w:date="2015-01-26T16:27:00Z">
              <w:tcPr>
                <w:tcW w:w="4621" w:type="dxa"/>
              </w:tcPr>
            </w:tcPrChange>
          </w:tcPr>
          <w:p w14:paraId="440F6200"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06" w:author="Tim Hallett" w:date="2015-01-26T16:27:00Z"/>
                <w:rFonts w:ascii="Calibri" w:hAnsi="Calibri"/>
                <w:b w:val="0"/>
              </w:rPr>
            </w:pPr>
            <w:del w:id="107" w:author="Tim Hallett" w:date="2015-01-26T16:27:00Z">
              <w:r w:rsidRPr="00072B60" w:rsidDel="008E7748">
                <w:rPr>
                  <w:rFonts w:ascii="Calibri" w:hAnsi="Calibri"/>
                  <w:b w:val="0"/>
                </w:rPr>
                <w:delText>For a given health state, the mortality rate on ART is less than the mortality rate off ART.</w:delText>
              </w:r>
            </w:del>
          </w:p>
          <w:p w14:paraId="1D2F8154"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108" w:author="Tim Hallett" w:date="2015-01-26T16:27:00Z"/>
                <w:rFonts w:ascii="Calibri" w:hAnsi="Calibri"/>
                <w:b w:val="0"/>
              </w:rPr>
            </w:pPr>
          </w:p>
        </w:tc>
        <w:tc>
          <w:tcPr>
            <w:tcW w:w="4621" w:type="dxa"/>
            <w:tcPrChange w:id="109" w:author="Tim Hallett" w:date="2015-01-26T16:27:00Z">
              <w:tcPr>
                <w:tcW w:w="4621" w:type="dxa"/>
              </w:tcPr>
            </w:tcPrChange>
          </w:tcPr>
          <w:p w14:paraId="42813980"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110" w:author="Tim Hallett" w:date="2015-01-26T16:27:00Z"/>
                <w:rFonts w:ascii="Calibri" w:hAnsi="Calibri"/>
              </w:rPr>
            </w:pPr>
            <w:del w:id="111" w:author="Tim Hallett" w:date="2015-01-26T16:27:00Z">
              <w:r w:rsidRPr="00072B60" w:rsidDel="008E7748">
                <w:rPr>
                  <w:rFonts w:ascii="Calibri" w:hAnsi="Calibri"/>
                </w:rPr>
                <w:delText>Natural history calibrated fr</w:delText>
              </w:r>
              <w:r w:rsidR="00E25017" w:rsidDel="008E7748">
                <w:rPr>
                  <w:rFonts w:ascii="Calibri" w:hAnsi="Calibri"/>
                </w:rPr>
                <w:delText>om clinical surveillance data</w:delText>
              </w:r>
              <w:r w:rsidRPr="00072B60" w:rsidDel="008E7748">
                <w:rPr>
                  <w:rFonts w:ascii="Calibri" w:hAnsi="Calibri"/>
                </w:rPr>
                <w:delText>.</w:delText>
              </w:r>
            </w:del>
          </w:p>
          <w:p w14:paraId="7287B000" w14:textId="77777777" w:rsidR="008F028E" w:rsidRPr="00072B60" w:rsidDel="008E7748" w:rsidRDefault="008F028E" w:rsidP="00766C6C">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del w:id="112" w:author="Tim Hallett" w:date="2015-01-26T16:27:00Z"/>
                <w:rFonts w:ascii="Calibri" w:hAnsi="Calibri"/>
              </w:rPr>
            </w:pPr>
          </w:p>
        </w:tc>
      </w:tr>
      <w:tr w:rsidR="00766C6C" w:rsidDel="008E7748" w14:paraId="05199D48" w14:textId="77777777" w:rsidTr="00766C6C">
        <w:trPr>
          <w:cnfStyle w:val="000000010000" w:firstRow="0" w:lastRow="0" w:firstColumn="0" w:lastColumn="0" w:oddVBand="0" w:evenVBand="0" w:oddHBand="0" w:evenHBand="1" w:firstRowFirstColumn="0" w:firstRowLastColumn="0" w:lastRowFirstColumn="0" w:lastRowLastColumn="0"/>
          <w:trHeight w:val="462"/>
          <w:del w:id="113" w:author="Tim Hallett" w:date="2015-01-26T16:27:00Z"/>
          <w:trPrChange w:id="114"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15" w:author="Tim Hallett" w:date="2015-01-26T16:27:00Z">
              <w:tcPr>
                <w:tcW w:w="4621" w:type="dxa"/>
              </w:tcPr>
            </w:tcPrChange>
          </w:tcPr>
          <w:p w14:paraId="4324D0A5"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116" w:author="Tim Hallett" w:date="2015-01-26T16:27:00Z"/>
                <w:rFonts w:ascii="Calibri" w:hAnsi="Calibri"/>
                <w:b w:val="0"/>
              </w:rPr>
            </w:pPr>
            <w:del w:id="117" w:author="Tim Hallett" w:date="2015-01-26T16:27:00Z">
              <w:r w:rsidRPr="00072B60" w:rsidDel="008E7748">
                <w:rPr>
                  <w:rFonts w:ascii="Calibri" w:hAnsi="Calibri"/>
                  <w:b w:val="0"/>
                </w:rPr>
                <w:delText>Declining health drives care-seeking behaviour.</w:delText>
              </w:r>
            </w:del>
          </w:p>
        </w:tc>
        <w:tc>
          <w:tcPr>
            <w:tcW w:w="4621" w:type="dxa"/>
            <w:tcPrChange w:id="118" w:author="Tim Hallett" w:date="2015-01-26T16:27:00Z">
              <w:tcPr>
                <w:tcW w:w="4621" w:type="dxa"/>
              </w:tcPr>
            </w:tcPrChange>
          </w:tcPr>
          <w:p w14:paraId="76652234"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119" w:author="Tim Hallett" w:date="2015-01-26T16:27:00Z"/>
                <w:rFonts w:ascii="Calibri" w:hAnsi="Calibri"/>
              </w:rPr>
            </w:pPr>
            <w:del w:id="120" w:author="Tim Hallett" w:date="2015-01-26T16:27:00Z">
              <w:r w:rsidRPr="00072B60" w:rsidDel="008E7748">
                <w:rPr>
                  <w:rFonts w:ascii="Calibri" w:hAnsi="Calibri"/>
                </w:rPr>
                <w:delText>Calibration of events that make up HIV care from longitudinal dataset from AMPATH.</w:delText>
              </w:r>
            </w:del>
          </w:p>
          <w:p w14:paraId="20DE240C"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121" w:author="Tim Hallett" w:date="2015-01-26T16:27:00Z"/>
                <w:rFonts w:ascii="Calibri" w:hAnsi="Calibri"/>
              </w:rPr>
            </w:pPr>
          </w:p>
        </w:tc>
      </w:tr>
      <w:tr w:rsidR="00766C6C" w:rsidDel="008E7748" w14:paraId="5269A826" w14:textId="77777777" w:rsidTr="00766C6C">
        <w:trPr>
          <w:cnfStyle w:val="000000100000" w:firstRow="0" w:lastRow="0" w:firstColumn="0" w:lastColumn="0" w:oddVBand="0" w:evenVBand="0" w:oddHBand="1" w:evenHBand="0" w:firstRowFirstColumn="0" w:firstRowLastColumn="0" w:lastRowFirstColumn="0" w:lastRowLastColumn="0"/>
          <w:trHeight w:val="462"/>
          <w:del w:id="122" w:author="Tim Hallett" w:date="2015-01-26T16:27:00Z"/>
          <w:trPrChange w:id="123"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24" w:author="Tim Hallett" w:date="2015-01-26T16:27:00Z">
              <w:tcPr>
                <w:tcW w:w="4621" w:type="dxa"/>
              </w:tcPr>
            </w:tcPrChange>
          </w:tcPr>
          <w:p w14:paraId="42B37A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25" w:author="Tim Hallett" w:date="2015-01-26T16:27:00Z"/>
                <w:rFonts w:ascii="Calibri" w:hAnsi="Calibri"/>
                <w:b w:val="0"/>
              </w:rPr>
            </w:pPr>
            <w:del w:id="126" w:author="Tim Hallett" w:date="2015-01-26T16:27:00Z">
              <w:r w:rsidRPr="00072B60" w:rsidDel="008E7748">
                <w:rPr>
                  <w:rFonts w:ascii="Calibri" w:hAnsi="Calibri"/>
                  <w:b w:val="0"/>
                </w:rPr>
                <w:delText>Individuals are exposed to a background rate of testing through VCT in addition to a rate of testing through PICT (dependant upon previous health care experience and health).</w:delText>
              </w:r>
            </w:del>
          </w:p>
          <w:p w14:paraId="7A60BC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27" w:author="Tim Hallett" w:date="2015-01-26T16:27:00Z"/>
                <w:rFonts w:ascii="Calibri" w:hAnsi="Calibri"/>
                <w:b w:val="0"/>
              </w:rPr>
            </w:pPr>
          </w:p>
        </w:tc>
        <w:tc>
          <w:tcPr>
            <w:tcW w:w="4621" w:type="dxa"/>
            <w:tcPrChange w:id="128" w:author="Tim Hallett" w:date="2015-01-26T16:27:00Z">
              <w:tcPr>
                <w:tcW w:w="4621" w:type="dxa"/>
              </w:tcPr>
            </w:tcPrChange>
          </w:tcPr>
          <w:p w14:paraId="6C1DC853"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129" w:author="Tim Hallett" w:date="2015-01-26T16:27:00Z"/>
                <w:rFonts w:ascii="Calibri" w:hAnsi="Calibri"/>
              </w:rPr>
            </w:pPr>
            <w:del w:id="130" w:author="Tim Hallett" w:date="2015-01-26T16:27:00Z">
              <w:r w:rsidRPr="00072B60" w:rsidDel="008E7748">
                <w:rPr>
                  <w:rFonts w:ascii="Calibri" w:hAnsi="Calibri"/>
                </w:rPr>
                <w:delText>Disability weights sourced from the Global Burden of Disease Study 2010</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{Salomon:2012ib}</w:delText>
              </w:r>
              <w:r w:rsidRPr="00072B60" w:rsidDel="008E7748">
                <w:rPr>
                  <w:rFonts w:ascii="Calibri" w:hAnsi="Calibri"/>
                </w:rPr>
                <w:fldChar w:fldCharType="end"/>
              </w:r>
              <w:r w:rsidRPr="00072B60" w:rsidDel="008E7748">
                <w:rPr>
                  <w:rFonts w:ascii="Calibri" w:hAnsi="Calibri"/>
                </w:rPr>
                <w:delText>.</w:delText>
              </w:r>
            </w:del>
          </w:p>
          <w:p w14:paraId="4D9B1B0D"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131" w:author="Tim Hallett" w:date="2015-01-26T16:27:00Z"/>
                <w:rFonts w:ascii="Calibri" w:hAnsi="Calibri"/>
              </w:rPr>
            </w:pPr>
          </w:p>
        </w:tc>
      </w:tr>
      <w:tr w:rsidR="00766C6C" w:rsidDel="008E7748" w14:paraId="065AA19A" w14:textId="77777777" w:rsidTr="00766C6C">
        <w:trPr>
          <w:cnfStyle w:val="000000010000" w:firstRow="0" w:lastRow="0" w:firstColumn="0" w:lastColumn="0" w:oddVBand="0" w:evenVBand="0" w:oddHBand="0" w:evenHBand="1" w:firstRowFirstColumn="0" w:firstRowLastColumn="0" w:lastRowFirstColumn="0" w:lastRowLastColumn="0"/>
          <w:trHeight w:val="462"/>
          <w:del w:id="132" w:author="Tim Hallett" w:date="2015-01-26T16:27:00Z"/>
          <w:trPrChange w:id="133"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34" w:author="Tim Hallett" w:date="2015-01-26T16:27:00Z">
              <w:tcPr>
                <w:tcW w:w="4621" w:type="dxa"/>
              </w:tcPr>
            </w:tcPrChange>
          </w:tcPr>
          <w:p w14:paraId="3A649F42"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135" w:author="Tim Hallett" w:date="2015-01-26T16:27:00Z"/>
                <w:rFonts w:ascii="Calibri" w:hAnsi="Calibri"/>
                <w:b w:val="0"/>
              </w:rPr>
            </w:pPr>
            <w:del w:id="136" w:author="Tim Hallett" w:date="2015-01-26T16:27:00Z">
              <w:r w:rsidRPr="00072B60" w:rsidDel="008E7748">
                <w:rPr>
                  <w:rFonts w:ascii="Calibri" w:hAnsi="Calibri"/>
                  <w:b w:val="0"/>
                </w:rPr>
                <w:delText>Patients have the propensity to be lost from care at any stage.</w:delText>
              </w:r>
            </w:del>
          </w:p>
          <w:p w14:paraId="413E7E91"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137" w:author="Tim Hallett" w:date="2015-01-26T16:27:00Z"/>
                <w:rFonts w:ascii="Calibri" w:hAnsi="Calibri"/>
                <w:b w:val="0"/>
              </w:rPr>
            </w:pPr>
          </w:p>
        </w:tc>
        <w:tc>
          <w:tcPr>
            <w:tcW w:w="4621" w:type="dxa"/>
            <w:tcPrChange w:id="138" w:author="Tim Hallett" w:date="2015-01-26T16:27:00Z">
              <w:tcPr>
                <w:tcW w:w="4621" w:type="dxa"/>
              </w:tcPr>
            </w:tcPrChange>
          </w:tcPr>
          <w:p w14:paraId="158A677B"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139" w:author="Tim Hallett" w:date="2015-01-26T16:27:00Z"/>
                <w:rFonts w:ascii="Calibri" w:hAnsi="Calibri"/>
              </w:rPr>
            </w:pPr>
            <w:del w:id="140" w:author="Tim Hallett" w:date="2015-01-26T16:27:00Z">
              <w:r w:rsidRPr="00072B60" w:rsidDel="008E7748">
                <w:rPr>
                  <w:rFonts w:ascii="Calibri" w:hAnsi="Calibri"/>
                </w:rPr>
                <w:delText>Majority of costing data derived from the CHAI MATCH Study</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{Tagar:GTMxY-pi}</w:delText>
              </w:r>
              <w:r w:rsidRPr="00072B60" w:rsidDel="008E7748">
                <w:rPr>
                  <w:rFonts w:ascii="Calibri" w:hAnsi="Calibri"/>
                </w:rPr>
                <w:fldChar w:fldCharType="end"/>
              </w:r>
              <w:r w:rsidRPr="00072B60" w:rsidDel="008E7748">
                <w:rPr>
                  <w:rFonts w:ascii="Calibri" w:hAnsi="Calibri"/>
                </w:rPr>
                <w:delText>.</w:delText>
              </w:r>
            </w:del>
          </w:p>
          <w:p w14:paraId="79B09540"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141" w:author="Tim Hallett" w:date="2015-01-26T16:27:00Z"/>
                <w:rFonts w:ascii="Calibri" w:hAnsi="Calibri"/>
              </w:rPr>
            </w:pPr>
          </w:p>
        </w:tc>
      </w:tr>
      <w:tr w:rsidR="00766C6C" w:rsidDel="008E7748" w14:paraId="1A139A44" w14:textId="77777777" w:rsidTr="00766C6C">
        <w:trPr>
          <w:cnfStyle w:val="000000100000" w:firstRow="0" w:lastRow="0" w:firstColumn="0" w:lastColumn="0" w:oddVBand="0" w:evenVBand="0" w:oddHBand="1" w:evenHBand="0" w:firstRowFirstColumn="0" w:firstRowLastColumn="0" w:lastRowFirstColumn="0" w:lastRowLastColumn="0"/>
          <w:trHeight w:val="462"/>
          <w:del w:id="142" w:author="Tim Hallett" w:date="2015-01-26T16:27:00Z"/>
          <w:trPrChange w:id="143"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44" w:author="Tim Hallett" w:date="2015-01-26T16:27:00Z">
              <w:tcPr>
                <w:tcW w:w="4621" w:type="dxa"/>
              </w:tcPr>
            </w:tcPrChange>
          </w:tcPr>
          <w:p w14:paraId="5DF65368"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45" w:author="Tim Hallett" w:date="2015-01-26T16:27:00Z"/>
                <w:rFonts w:ascii="Calibri" w:hAnsi="Calibri"/>
                <w:b w:val="0"/>
              </w:rPr>
            </w:pPr>
            <w:del w:id="146" w:author="Tim Hallett" w:date="2015-01-26T16:27:00Z">
              <w:r w:rsidRPr="00072B60" w:rsidDel="008E7748">
                <w:rPr>
                  <w:rFonts w:ascii="Calibri" w:hAnsi="Calibri"/>
                  <w:b w:val="0"/>
                </w:rPr>
                <w:delText>If lost from pre-ART care, patients can re-engage at a later date.</w:delText>
              </w:r>
            </w:del>
          </w:p>
          <w:p w14:paraId="4DEA9B0A"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147" w:author="Tim Hallett" w:date="2015-01-26T16:27:00Z"/>
                <w:rFonts w:ascii="Calibri" w:hAnsi="Calibri"/>
                <w:b w:val="0"/>
              </w:rPr>
            </w:pPr>
          </w:p>
        </w:tc>
        <w:tc>
          <w:tcPr>
            <w:tcW w:w="4621" w:type="dxa"/>
            <w:tcPrChange w:id="148" w:author="Tim Hallett" w:date="2015-01-26T16:27:00Z">
              <w:tcPr>
                <w:tcW w:w="4621" w:type="dxa"/>
              </w:tcPr>
            </w:tcPrChange>
          </w:tcPr>
          <w:p w14:paraId="3C4ABBCE"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149" w:author="Tim Hallett" w:date="2015-01-26T16:27:00Z"/>
                <w:rFonts w:ascii="Calibri" w:hAnsi="Calibri"/>
              </w:rPr>
            </w:pPr>
          </w:p>
        </w:tc>
      </w:tr>
      <w:tr w:rsidR="00766C6C" w:rsidDel="008E7748" w14:paraId="3485F6A1" w14:textId="77777777" w:rsidTr="00766C6C">
        <w:trPr>
          <w:cnfStyle w:val="000000010000" w:firstRow="0" w:lastRow="0" w:firstColumn="0" w:lastColumn="0" w:oddVBand="0" w:evenVBand="0" w:oddHBand="0" w:evenHBand="1" w:firstRowFirstColumn="0" w:firstRowLastColumn="0" w:lastRowFirstColumn="0" w:lastRowLastColumn="0"/>
          <w:trHeight w:val="462"/>
          <w:del w:id="150" w:author="Tim Hallett" w:date="2015-01-26T16:27:00Z"/>
          <w:trPrChange w:id="151"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52" w:author="Tim Hallett" w:date="2015-01-26T16:27:00Z">
              <w:tcPr>
                <w:tcW w:w="4621" w:type="dxa"/>
              </w:tcPr>
            </w:tcPrChange>
          </w:tcPr>
          <w:p w14:paraId="7D11E0AA"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153" w:author="Tim Hallett" w:date="2015-01-26T16:27:00Z"/>
                <w:rFonts w:ascii="Calibri" w:hAnsi="Calibri"/>
                <w:b w:val="0"/>
              </w:rPr>
            </w:pPr>
            <w:del w:id="154" w:author="Tim Hallett" w:date="2015-01-26T16:27:00Z">
              <w:r w:rsidRPr="00072B60" w:rsidDel="008E7748">
                <w:rPr>
                  <w:rFonts w:ascii="Calibri" w:hAnsi="Calibri"/>
                  <w:b w:val="0"/>
                </w:rPr>
                <w:delText>If lost from ART care, patients will not re-engage with care (unless identified through an ART Outreach but patients can only re-initiate ART once).</w:delText>
              </w:r>
            </w:del>
          </w:p>
          <w:p w14:paraId="31E4E247"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155" w:author="Tim Hallett" w:date="2015-01-26T16:27:00Z"/>
                <w:rFonts w:ascii="Calibri" w:hAnsi="Calibri"/>
                <w:b w:val="0"/>
              </w:rPr>
            </w:pPr>
          </w:p>
        </w:tc>
        <w:tc>
          <w:tcPr>
            <w:tcW w:w="4621" w:type="dxa"/>
            <w:tcPrChange w:id="156" w:author="Tim Hallett" w:date="2015-01-26T16:27:00Z">
              <w:tcPr>
                <w:tcW w:w="4621" w:type="dxa"/>
              </w:tcPr>
            </w:tcPrChange>
          </w:tcPr>
          <w:p w14:paraId="34C995D6"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157" w:author="Tim Hallett" w:date="2015-01-26T16:27:00Z"/>
                <w:rFonts w:ascii="Calibri" w:hAnsi="Calibri"/>
              </w:rPr>
            </w:pPr>
          </w:p>
        </w:tc>
      </w:tr>
    </w:tbl>
    <w:p w14:paraId="125347B2" w14:textId="77777777" w:rsidR="006B54AF" w:rsidRDefault="006B54AF" w:rsidP="002239FE">
      <w:pPr>
        <w:pStyle w:val="normal0"/>
        <w:ind w:firstLine="720"/>
        <w:contextualSpacing w:val="0"/>
      </w:pPr>
    </w:p>
    <w:p w14:paraId="1FF23CE6" w14:textId="77777777" w:rsidR="0095084A" w:rsidRDefault="0095084A">
      <w:pPr>
        <w:pStyle w:val="normal0"/>
        <w:contextualSpacing w:val="0"/>
      </w:pPr>
      <w:bookmarkStart w:id="158" w:name="h.zedl01pfmy8z" w:colFirst="0" w:colLast="0"/>
      <w:bookmarkStart w:id="159" w:name="h.rl97lz7j3hfn" w:colFirst="0" w:colLast="0"/>
      <w:bookmarkEnd w:id="158"/>
      <w:bookmarkEnd w:id="159"/>
    </w:p>
    <w:p w14:paraId="2B17171A" w14:textId="77777777" w:rsidR="00766C6C" w:rsidRPr="00766C6C" w:rsidRDefault="00D42EC2">
      <w:pPr>
        <w:pStyle w:val="normal0"/>
        <w:numPr>
          <w:ilvl w:val="0"/>
          <w:numId w:val="23"/>
        </w:numPr>
        <w:contextualSpacing w:val="0"/>
        <w:rPr>
          <w:ins w:id="160" w:author="Tim Hallett" w:date="2015-01-26T16:27:00Z"/>
          <w:noProof/>
          <w:lang w:val="en-US"/>
          <w:rPrChange w:id="161" w:author="Tim Hallett" w:date="2015-01-26T16:27:00Z">
            <w:rPr>
              <w:ins w:id="162" w:author="Tim Hallett" w:date="2015-01-26T16:27:00Z"/>
            </w:rPr>
          </w:rPrChange>
        </w:rPr>
        <w:pPrChange w:id="163" w:author="Tim Hallett" w:date="2015-01-26T15:57:00Z">
          <w:pPr>
            <w:pStyle w:val="normal0"/>
            <w:contextualSpacing w:val="0"/>
          </w:pPr>
        </w:pPrChange>
      </w:pPr>
      <w:ins w:id="164" w:author="Tim Hallett" w:date="2015-01-26T16:26:00Z">
        <w:r>
          <w:t>i</w:t>
        </w:r>
      </w:ins>
      <w:ins w:id="165" w:author="Tim Hallett" w:date="2015-01-26T15:57:00Z">
        <w:r w:rsidR="00DE5773">
          <w:t>iInterventions on the care cascade</w:t>
        </w:r>
      </w:ins>
    </w:p>
    <w:p w14:paraId="2FDE083A" w14:textId="77777777" w:rsidR="00FB00B3" w:rsidRDefault="00FB00B3" w:rsidP="00766C6C">
      <w:pPr>
        <w:pStyle w:val="normal0"/>
        <w:contextualSpacing w:val="0"/>
        <w:rPr>
          <w:ins w:id="166" w:author="Tim Hallett" w:date="2015-01-26T16:27:00Z"/>
        </w:rPr>
      </w:pPr>
    </w:p>
    <w:p w14:paraId="73EE735B" w14:textId="77777777" w:rsidR="00FB00B3" w:rsidRDefault="00FB00B3" w:rsidP="00766C6C">
      <w:pPr>
        <w:pStyle w:val="normal0"/>
        <w:contextualSpacing w:val="0"/>
        <w:rPr>
          <w:ins w:id="167" w:author="Tim Hallett" w:date="2015-01-26T16:30:00Z"/>
        </w:rPr>
      </w:pPr>
      <w:ins w:id="168" w:author="Tim Hallett" w:date="2015-01-26T16:28:00Z">
        <w:r>
          <w:t xml:space="preserve">Interventions in the care cascade can be divided into those that ai to increase testing, linkage, retention in pre-ART care or retention and suppression for patients on ART. We reviewed the </w:t>
        </w:r>
      </w:ins>
      <w:ins w:id="169" w:author="Tim Hallett" w:date="2015-01-26T16:29:00Z">
        <w:r>
          <w:t>literature</w:t>
        </w:r>
      </w:ins>
      <w:ins w:id="170" w:author="Tim Hallett" w:date="2015-01-26T16:28:00Z">
        <w:r>
          <w:t xml:space="preserve"> </w:t>
        </w:r>
      </w:ins>
      <w:ins w:id="171" w:author="Tim Hallett" w:date="2015-01-26T16:29:00Z">
        <w:r>
          <w:t>to identify realistic assumptions for the efficact and cost of representative interventions in each of these categori</w:t>
        </w:r>
        <w:r w:rsidR="0051143C">
          <w:t>es</w:t>
        </w:r>
      </w:ins>
      <w:ins w:id="172" w:author="Tim Hallett" w:date="2015-01-26T16:32:00Z">
        <w:r w:rsidR="00FA3909">
          <w:t xml:space="preserve"> (Table) </w:t>
        </w:r>
      </w:ins>
      <w:ins w:id="173" w:author="Tim Hallett" w:date="2015-01-26T16:29:00Z">
        <w:r w:rsidR="0051143C">
          <w:t>. As t</w:t>
        </w:r>
        <w:r>
          <w:t xml:space="preserve">he effect size measured in different trials, and that which would arguably be attainable, </w:t>
        </w:r>
      </w:ins>
      <w:ins w:id="174" w:author="Tim Hallett" w:date="2015-01-26T16:30:00Z">
        <w:r w:rsidR="0051143C">
          <w:t>two assumptions for the effect size (a ‘maximum’ and a ‘realistic’) are used.</w:t>
        </w:r>
      </w:ins>
    </w:p>
    <w:p w14:paraId="1DCC658B" w14:textId="77777777" w:rsidR="0051143C" w:rsidRDefault="0051143C" w:rsidP="00766C6C">
      <w:pPr>
        <w:pStyle w:val="normal0"/>
        <w:contextualSpacing w:val="0"/>
        <w:rPr>
          <w:ins w:id="175" w:author="Tim Hallett" w:date="2015-01-26T16:28:00Z"/>
        </w:rPr>
      </w:pPr>
    </w:p>
    <w:p w14:paraId="45604629" w14:textId="77777777" w:rsidR="00FB00B3" w:rsidRDefault="00FB00B3" w:rsidP="00766C6C">
      <w:pPr>
        <w:pStyle w:val="normal0"/>
        <w:contextualSpacing w:val="0"/>
        <w:rPr>
          <w:ins w:id="176" w:author="Tim Hallett" w:date="2015-01-26T16:28:00Z"/>
        </w:rPr>
      </w:pPr>
    </w:p>
    <w:p w14:paraId="1970635F" w14:textId="77777777" w:rsidR="00766C6C" w:rsidRDefault="00766C6C" w:rsidP="00766C6C">
      <w:pPr>
        <w:pStyle w:val="normal0"/>
        <w:contextualSpacing w:val="0"/>
      </w:pPr>
      <w:moveToRangeStart w:id="177" w:author="Tim Hallett" w:date="2015-01-26T16:27:00Z" w:name="move283908995"/>
      <w:moveTo w:id="178" w:author="Tim Hallett" w:date="2015-01-26T16:27:00Z">
        <w:del w:id="179" w:author="Tim Hallett" w:date="2015-01-26T16:28:00Z">
          <w:r w:rsidDel="00FB00B3">
            <w:delText>We designed</w:delText>
          </w:r>
        </w:del>
        <w:del w:id="180" w:author="Tim Hallett" w:date="2015-01-26T16:30:00Z">
          <w:r w:rsidDel="0051143C">
            <w:delText xml:space="preserve"> twelve interventions that target various aspects of care including an HBCT intervention and a Universal Test &amp; Treat strategy (table 2). Where possible, interventions had two scenarios: “maximum impact” illustrating a maximally effective intervention and a “realistic impact” scenario, demonstrating a more attainable version. </w:delText>
          </w:r>
        </w:del>
        <w:r>
          <w:t xml:space="preserve">To assess the impact of individual interventions, each intervention </w:t>
        </w:r>
        <w:del w:id="181" w:author="Tim Hallett" w:date="2015-01-26T16:31:00Z">
          <w:r w:rsidDel="0051143C">
            <w:delText xml:space="preserve">and scenario </w:delText>
          </w:r>
        </w:del>
        <w:r>
          <w:t>was implemented in turn from 2010 onwards and the impact on patient outcomes compared to the baseline scenario</w:t>
        </w:r>
      </w:moveTo>
      <w:ins w:id="182" w:author="Tim Hallett" w:date="2015-01-26T16:31:00Z">
        <w:r w:rsidR="0051143C">
          <w:t>. The impact of the program is quantified in terms of DALYS averted and deaths averted, both with respect to a baseline in which a program similar to AMPATH before the launch housrold testing program, is maintained indefinitely</w:t>
        </w:r>
      </w:ins>
      <w:moveTo w:id="183" w:author="Tim Hallett" w:date="2015-01-26T16:27:00Z">
        <w:r>
          <w:t xml:space="preserve"> </w:t>
        </w:r>
        <w:del w:id="184" w:author="Tim Hallett" w:date="2015-01-26T16:31:00Z">
          <w:r w:rsidDel="0051143C">
            <w:delText xml:space="preserve">to produce outcomes of DALYs averted compared to baseline and the additional cost of care between 2010 and 2030. </w:delText>
          </w:r>
        </w:del>
      </w:moveTo>
    </w:p>
    <w:p w14:paraId="07A0EA23" w14:textId="77777777" w:rsidR="00766C6C" w:rsidRDefault="00766C6C" w:rsidP="00766C6C">
      <w:pPr>
        <w:pStyle w:val="normal0"/>
        <w:ind w:firstLine="720"/>
        <w:contextualSpacing w:val="0"/>
        <w:rPr>
          <w:ins w:id="185" w:author="Tim Hallett" w:date="2015-01-26T16:32:00Z"/>
        </w:rPr>
      </w:pPr>
    </w:p>
    <w:p w14:paraId="43430427" w14:textId="77777777" w:rsidR="00FA3909" w:rsidDel="0089303D" w:rsidRDefault="00FA3909" w:rsidP="00766C6C">
      <w:pPr>
        <w:pStyle w:val="normal0"/>
        <w:ind w:firstLine="720"/>
        <w:contextualSpacing w:val="0"/>
        <w:rPr>
          <w:del w:id="186" w:author="Tim Hallett" w:date="2015-01-26T16:32:00Z"/>
        </w:rPr>
      </w:pPr>
    </w:p>
    <w:p w14:paraId="7D0311EC" w14:textId="77777777" w:rsidR="00766C6C" w:rsidRDefault="00766C6C" w:rsidP="00766C6C">
      <w:pPr>
        <w:pStyle w:val="normal0"/>
        <w:contextualSpacing w:val="0"/>
        <w:rPr>
          <w:ins w:id="187" w:author="Tim Hallett" w:date="2015-01-26T16:27:00Z"/>
        </w:rPr>
      </w:pPr>
      <w:moveTo w:id="188" w:author="Tim Hallett" w:date="2015-01-26T16:27:00Z">
        <w:del w:id="189" w:author="Tim Hallett" w:date="2015-01-26T16:32:00Z">
          <w:r w:rsidDel="0089303D">
            <w:delText xml:space="preserve">To explore the potential impact of multiple interventions each targeting a different point in care, we calculated the cost per DALY averted for each single intervention compared to the baseline scenario and implemented the intervention with the lowest cost per DALY averted. With this first intervention fixed, we assessed the impact of applying a second intervention by simulating the remaining interventions in turn and calculating the cost per DALY averted relative to that of the first intervention, thus identifying the best combination of two interventions with the with the lowest cost per DALY averted relative to a single intervention scenario. This process was repeated to demonstrate the impact of increasing the number of interventions implemented on patient outcomes. </w:delText>
          </w:r>
          <w:r w:rsidRPr="008F028E" w:rsidDel="0089303D">
            <w:delText>Further details of model structure, data collection, calibration and analyses can be found in the appendix</w:delText>
          </w:r>
          <w:r w:rsidDel="0089303D">
            <w:delText xml:space="preserve"> while a summary of key assumptions and data sources is shown in table 1.</w:delText>
          </w:r>
        </w:del>
      </w:moveTo>
      <w:moveToRangeEnd w:id="177"/>
    </w:p>
    <w:p w14:paraId="79D38F0E" w14:textId="77777777" w:rsidR="00766C6C" w:rsidRDefault="00766C6C" w:rsidP="00766C6C">
      <w:pPr>
        <w:pStyle w:val="normal0"/>
        <w:contextualSpacing w:val="0"/>
        <w:rPr>
          <w:ins w:id="190" w:author="Tim Hallett" w:date="2015-01-26T16:27:00Z"/>
        </w:rPr>
      </w:pPr>
    </w:p>
    <w:p w14:paraId="442403E5" w14:textId="77777777" w:rsidR="00766C6C" w:rsidRDefault="00766C6C" w:rsidP="00766C6C">
      <w:pPr>
        <w:pStyle w:val="normal0"/>
        <w:contextualSpacing w:val="0"/>
        <w:rPr>
          <w:ins w:id="191" w:author="Tim Hallett" w:date="2015-01-26T16:27:00Z"/>
        </w:rPr>
      </w:pPr>
    </w:p>
    <w:p w14:paraId="34B6531D" w14:textId="77777777" w:rsidR="00766C6C" w:rsidRDefault="00766C6C" w:rsidP="00766C6C">
      <w:pPr>
        <w:pStyle w:val="normal0"/>
        <w:contextualSpacing w:val="0"/>
        <w:rPr>
          <w:ins w:id="192" w:author="Tim Hallett" w:date="2015-01-26T16:27:00Z"/>
        </w:rPr>
      </w:pPr>
    </w:p>
    <w:p w14:paraId="519F6117" w14:textId="77777777" w:rsidR="00DE5773" w:rsidRDefault="00DE5773" w:rsidP="00766C6C">
      <w:pPr>
        <w:pStyle w:val="normal0"/>
        <w:contextualSpacing w:val="0"/>
        <w:rPr>
          <w:ins w:id="193" w:author="Tim Hallett" w:date="2015-01-26T15:57:00Z"/>
          <w:noProof/>
          <w:lang w:val="en-US"/>
        </w:rPr>
      </w:pPr>
      <w:ins w:id="194" w:author="Tim Hallett" w:date="2015-01-26T15:57:00Z">
        <w:r>
          <w:rPr>
            <w:noProof/>
            <w:lang w:val="en-US"/>
          </w:rPr>
          <w:t xml:space="preserve"> </w:t>
        </w:r>
      </w:ins>
    </w:p>
    <w:p w14:paraId="6A5C9C39" w14:textId="77777777" w:rsidR="00D42EC2" w:rsidRDefault="00D42EC2" w:rsidP="00DE5773">
      <w:pPr>
        <w:pStyle w:val="normal0"/>
        <w:contextualSpacing w:val="0"/>
        <w:rPr>
          <w:ins w:id="195" w:author="Tim Hallett" w:date="2015-01-26T16:26:00Z"/>
        </w:rPr>
      </w:pPr>
    </w:p>
    <w:p w14:paraId="7DE233FC" w14:textId="77777777" w:rsidR="00D42EC2" w:rsidRDefault="00D42EC2" w:rsidP="00DE5773">
      <w:pPr>
        <w:pStyle w:val="normal0"/>
        <w:contextualSpacing w:val="0"/>
        <w:rPr>
          <w:ins w:id="196" w:author="Tim Hallett" w:date="2015-01-26T16:26:00Z"/>
        </w:rPr>
      </w:pPr>
    </w:p>
    <w:p w14:paraId="69F13F5C" w14:textId="77777777" w:rsidR="00D42EC2" w:rsidRDefault="00D42EC2" w:rsidP="00DE5773">
      <w:pPr>
        <w:pStyle w:val="normal0"/>
        <w:contextualSpacing w:val="0"/>
        <w:rPr>
          <w:ins w:id="197" w:author="Tim Hallett" w:date="2015-01-26T16:26:00Z"/>
        </w:rPr>
      </w:pPr>
    </w:p>
    <w:p w14:paraId="67188D27" w14:textId="77777777" w:rsidR="00D42EC2" w:rsidRDefault="00D42EC2" w:rsidP="00DE5773">
      <w:pPr>
        <w:pStyle w:val="normal0"/>
        <w:contextualSpacing w:val="0"/>
        <w:rPr>
          <w:ins w:id="198" w:author="Tim Hallett" w:date="2015-01-26T16:26:00Z"/>
        </w:rPr>
      </w:pPr>
    </w:p>
    <w:p w14:paraId="33EBFE1D" w14:textId="77777777" w:rsidR="00D42EC2" w:rsidRDefault="00D42EC2" w:rsidP="00DE5773">
      <w:pPr>
        <w:pStyle w:val="normal0"/>
        <w:contextualSpacing w:val="0"/>
        <w:rPr>
          <w:ins w:id="199" w:author="Tim Hallett" w:date="2015-01-26T16:26:00Z"/>
        </w:rPr>
      </w:pPr>
    </w:p>
    <w:p w14:paraId="7F807C6B" w14:textId="77777777" w:rsidR="00D42EC2" w:rsidRDefault="00D42EC2" w:rsidP="00DE5773">
      <w:pPr>
        <w:pStyle w:val="normal0"/>
        <w:contextualSpacing w:val="0"/>
        <w:rPr>
          <w:ins w:id="200" w:author="Tim Hallett" w:date="2015-01-26T16:25:00Z"/>
        </w:rPr>
      </w:pPr>
    </w:p>
    <w:p w14:paraId="7F32058F" w14:textId="77777777" w:rsidR="00D42EC2" w:rsidRDefault="00D42EC2" w:rsidP="00DE5773">
      <w:pPr>
        <w:pStyle w:val="normal0"/>
        <w:contextualSpacing w:val="0"/>
        <w:rPr>
          <w:ins w:id="201" w:author="Tim Hallett" w:date="2015-01-26T16:25:00Z"/>
        </w:rPr>
      </w:pPr>
    </w:p>
    <w:tbl>
      <w:tblPr>
        <w:tblStyle w:val="MediumShading1"/>
        <w:tblpPr w:leftFromText="180" w:rightFromText="180" w:vertAnchor="page" w:horzAnchor="page" w:tblpX="1729" w:tblpY="3961"/>
        <w:tblW w:w="0" w:type="auto"/>
        <w:tblLook w:val="04A0" w:firstRow="1" w:lastRow="0" w:firstColumn="1" w:lastColumn="0" w:noHBand="0" w:noVBand="1"/>
      </w:tblPr>
      <w:tblGrid>
        <w:gridCol w:w="4621"/>
        <w:gridCol w:w="4621"/>
      </w:tblGrid>
      <w:tr w:rsidR="008E7748" w14:paraId="0A9582DF" w14:textId="77777777" w:rsidTr="008E7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D0C4658" w14:textId="77777777" w:rsidR="008E7748" w:rsidRDefault="008E7748" w:rsidP="008E7748">
            <w:pPr>
              <w:pStyle w:val="normal0"/>
              <w:contextualSpacing w:val="0"/>
              <w:jc w:val="left"/>
            </w:pPr>
            <w:commentRangeStart w:id="202"/>
            <w:r>
              <w:t>Key Assumptions</w:t>
            </w:r>
          </w:p>
        </w:tc>
        <w:tc>
          <w:tcPr>
            <w:tcW w:w="4621" w:type="dxa"/>
          </w:tcPr>
          <w:p w14:paraId="1AF38081" w14:textId="77777777" w:rsidR="008E7748" w:rsidRDefault="008E7748" w:rsidP="008E7748">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commentRangeEnd w:id="202"/>
            <w:r>
              <w:rPr>
                <w:rStyle w:val="CommentReference"/>
                <w:b w:val="0"/>
                <w:bCs w:val="0"/>
                <w:color w:val="000000"/>
              </w:rPr>
              <w:commentReference w:id="202"/>
            </w:r>
          </w:p>
        </w:tc>
      </w:tr>
      <w:tr w:rsidR="008E7748" w14:paraId="16E3FD61" w14:textId="77777777" w:rsidTr="008E774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4CA6CB8"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04B9A22B"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608EFE7F" w14:textId="77777777"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68C634C9" w14:textId="77777777" w:rsidR="008E7748" w:rsidRPr="00072B60" w:rsidRDefault="008E7748" w:rsidP="008E7748">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4654073"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37C3D77"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104EE629" w14:textId="77777777"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14:paraId="3DE063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0F987281"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1B666A13"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14:paraId="43001CC4" w14:textId="77777777" w:rsidR="008E7748" w:rsidRPr="00072B60" w:rsidRDefault="008E7748" w:rsidP="008E7748">
            <w:pPr>
              <w:pStyle w:val="normal0"/>
              <w:contextualSpacing w:val="0"/>
              <w:jc w:val="left"/>
              <w:rPr>
                <w:rFonts w:ascii="Calibri" w:hAnsi="Calibri"/>
                <w:b w:val="0"/>
              </w:rPr>
            </w:pPr>
          </w:p>
        </w:tc>
        <w:tc>
          <w:tcPr>
            <w:tcW w:w="4621" w:type="dxa"/>
          </w:tcPr>
          <w:p w14:paraId="765C5814" w14:textId="67AC0372"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11631F">
              <w:rPr>
                <w:rFonts w:ascii="Calibri" w:hAnsi="Calibri"/>
              </w:rPr>
              <w:instrText xml:space="preserve"> ADDIN PAPERS2_CITATIONS &lt;citation&gt;&lt;uuid&gt;6146849F-BBEB-4A78-B323-CD61AFE6D033&lt;/uuid&gt;&lt;priority&gt;13&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4FABDF0A"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A014384"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66D799B"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Patients have the propensity to be lost from care at any stage.</w:t>
            </w:r>
          </w:p>
          <w:p w14:paraId="10DF18BC"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59C4AD93" w14:textId="29911148"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11631F">
              <w:rPr>
                <w:rFonts w:ascii="Calibri" w:hAnsi="Calibri"/>
              </w:rPr>
              <w:instrText xml:space="preserve"> ADDIN PAPERS2_CITATIONS &lt;citation&gt;&lt;uuid&gt;6C8007C7-A3DE-45FC-A661-477042C09F82&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14:paraId="6943D2F7"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35CB279B"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880D79"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pre-ART care, patients can re-engage at a later date.</w:t>
            </w:r>
          </w:p>
          <w:p w14:paraId="7779B1B9"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12A3ED16"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07E58135"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BB2B24"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14:paraId="2072E902"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7361BE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0A9A8747" w14:textId="77777777" w:rsidR="0055480B" w:rsidRDefault="00D42EC2" w:rsidP="00DE5773">
      <w:pPr>
        <w:pStyle w:val="normal0"/>
        <w:contextualSpacing w:val="0"/>
        <w:sectPr w:rsidR="0055480B">
          <w:footerReference w:type="default" r:id="rId12"/>
          <w:pgSz w:w="11906" w:h="16838"/>
          <w:pgMar w:top="1440" w:right="1440" w:bottom="1440" w:left="1440" w:header="720" w:footer="720" w:gutter="0"/>
          <w:cols w:space="720"/>
        </w:sectPr>
      </w:pPr>
      <w:ins w:id="203" w:author="Tim Hallett" w:date="2015-01-26T16:25:00Z">
        <w:r>
          <w:t>.</w:t>
        </w:r>
      </w:ins>
      <w:r w:rsidR="00E25017">
        <w:rPr>
          <w:noProof/>
          <w:lang w:val="en-US"/>
        </w:rPr>
        <mc:AlternateContent>
          <mc:Choice Requires="wps">
            <w:drawing>
              <wp:anchor distT="0" distB="0" distL="114300" distR="114300" simplePos="0" relativeHeight="251682816" behindDoc="0" locked="0" layoutInCell="1" allowOverlap="1" wp14:anchorId="09A95592" wp14:editId="40447990">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33EC9C" w14:textId="77777777" w:rsidR="005200C7" w:rsidRDefault="005200C7" w:rsidP="00E25017">
                            <w:pPr>
                              <w:pStyle w:val="Subtitle"/>
                              <w:contextualSpacing w:val="0"/>
                            </w:pPr>
                            <w:r>
                              <w:t>Table 1. Key model assumptions and data sources.</w:t>
                            </w:r>
                          </w:p>
                          <w:p w14:paraId="4708FA08" w14:textId="77777777" w:rsidR="005200C7" w:rsidRPr="00B7495C" w:rsidRDefault="005200C7"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9T69E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" filled="f" stroked="f">
                <v:textbox>
                  <w:txbxContent>
                    <w:p w14:paraId="3433EC9C" w14:textId="77777777" w:rsidR="005200C7" w:rsidRDefault="005200C7" w:rsidP="00E25017">
                      <w:pPr>
                        <w:pStyle w:val="Subtitle"/>
                        <w:contextualSpacing w:val="0"/>
                      </w:pPr>
                      <w:r>
                        <w:t>Table 1. Key model assumptions and data sources.</w:t>
                      </w:r>
                    </w:p>
                    <w:p w14:paraId="4708FA08" w14:textId="77777777" w:rsidR="005200C7" w:rsidRPr="00B7495C" w:rsidRDefault="005200C7" w:rsidP="00E25017">
                      <w:pPr>
                        <w:rPr>
                          <w:rFonts w:ascii="Trebuchet MS" w:hAnsi="Trebuchet MS"/>
                          <w:sz w:val="16"/>
                          <w:szCs w:val="16"/>
                        </w:rPr>
                      </w:pPr>
                    </w:p>
                  </w:txbxContent>
                </v:textbox>
                <w10:wrap type="through"/>
              </v:shape>
            </w:pict>
          </mc:Fallback>
        </mc:AlternateContent>
      </w:r>
    </w:p>
    <w:p w14:paraId="65446B09" w14:textId="77777777" w:rsidR="0095084A" w:rsidRDefault="00E6692B">
      <w:pPr>
        <w:pStyle w:val="normal0"/>
        <w:contextualSpacing w:val="0"/>
      </w:pPr>
      <w:r>
        <w:rPr>
          <w:rStyle w:val="CommentReference"/>
        </w:rPr>
        <w:lastRenderedPageBreak/>
        <w:commentReference w:id="204"/>
      </w:r>
      <w:r w:rsidR="00B10991">
        <w:rPr>
          <w:rStyle w:val="CommentReference"/>
        </w:rPr>
        <w:commentReference w:id="205"/>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0CCB139C" w14:textId="77777777" w:rsidR="00260E0F" w:rsidRPr="008D305E" w:rsidRDefault="00260E0F" w:rsidP="00B119AB">
            <w:pPr>
              <w:pStyle w:val="normal0"/>
              <w:spacing w:line="240" w:lineRule="auto"/>
              <w:contextualSpacing w:val="0"/>
              <w:jc w:val="center"/>
              <w:rPr>
                <w:color w:val="auto"/>
                <w:sz w:val="16"/>
                <w:szCs w:val="16"/>
              </w:rPr>
            </w:pPr>
            <w:bookmarkStart w:id="206" w:name="h.dos6ozntvgnl" w:colFirst="0" w:colLast="0"/>
            <w:bookmarkEnd w:id="206"/>
            <w:r>
              <w:rPr>
                <w:b/>
                <w:color w:val="auto"/>
                <w:sz w:val="16"/>
                <w:szCs w:val="16"/>
              </w:rPr>
              <w:t>Aspect of care to be addressed</w:t>
            </w:r>
          </w:p>
        </w:tc>
        <w:tc>
          <w:tcPr>
            <w:tcW w:w="1134" w:type="dxa"/>
            <w:tcBorders>
              <w:bottom w:val="single" w:sz="8" w:space="0" w:color="000000"/>
            </w:tcBorders>
            <w:shd w:val="clear" w:color="auto" w:fill="B3B3B3"/>
          </w:tcPr>
          <w:p w14:paraId="65BC0B41"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7A08B6A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3B54BA3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3C782EF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69AD83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40899012"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(2013 </w:t>
            </w:r>
            <w:commentRangeStart w:id="207"/>
            <w:r w:rsidRPr="008D305E">
              <w:rPr>
                <w:b/>
                <w:color w:val="auto"/>
                <w:sz w:val="16"/>
                <w:szCs w:val="16"/>
              </w:rPr>
              <w:t>USD</w:t>
            </w:r>
            <w:commentRangeEnd w:id="207"/>
            <w:r w:rsidR="00823189">
              <w:rPr>
                <w:rStyle w:val="CommentReference"/>
              </w:rPr>
              <w:commentReference w:id="207"/>
            </w:r>
            <w:r w:rsidRPr="008D305E">
              <w:rPr>
                <w:b/>
                <w:color w:val="auto"/>
                <w:sz w:val="16"/>
                <w:szCs w:val="16"/>
              </w:rPr>
              <w:t>)</w:t>
            </w:r>
          </w:p>
        </w:tc>
      </w:tr>
      <w:tr w:rsidR="00260E0F" w14:paraId="4D7758CE" w14:textId="77777777" w:rsidTr="00021165">
        <w:trPr>
          <w:trHeight w:val="600"/>
        </w:trPr>
        <w:tc>
          <w:tcPr>
            <w:tcW w:w="3402" w:type="dxa"/>
            <w:vMerge w:val="restart"/>
            <w:shd w:val="clear" w:color="auto" w:fill="auto"/>
            <w:tcMar>
              <w:top w:w="100" w:type="dxa"/>
              <w:left w:w="100" w:type="dxa"/>
              <w:bottom w:w="100" w:type="dxa"/>
              <w:right w:w="100" w:type="dxa"/>
            </w:tcMar>
          </w:tcPr>
          <w:p w14:paraId="6806BBFD" w14:textId="77777777" w:rsidR="00260E0F" w:rsidRPr="008D305E" w:rsidRDefault="00260E0F" w:rsidP="00823189">
            <w:pPr>
              <w:pStyle w:val="normal0"/>
              <w:spacing w:line="240" w:lineRule="auto"/>
              <w:contextualSpacing w:val="0"/>
              <w:jc w:val="left"/>
              <w:rPr>
                <w:sz w:val="16"/>
                <w:szCs w:val="16"/>
              </w:rPr>
            </w:pPr>
            <w:r>
              <w:rPr>
                <w:sz w:val="16"/>
                <w:szCs w:val="16"/>
              </w:rPr>
              <w:t>Individuals are</w:t>
            </w:r>
            <w:ins w:id="208" w:author="Tim Hallett" w:date="2015-01-28T08:33:00Z">
              <w:r w:rsidR="00823189">
                <w:rPr>
                  <w:sz w:val="16"/>
                  <w:szCs w:val="16"/>
                </w:rPr>
                <w:t xml:space="preserve"> initially</w:t>
              </w:r>
            </w:ins>
            <w:r>
              <w:rPr>
                <w:sz w:val="16"/>
                <w:szCs w:val="16"/>
              </w:rPr>
              <w:t xml:space="preserve"> unaware of their HIV </w:t>
            </w:r>
            <w:del w:id="209" w:author="Tim Hallett" w:date="2015-01-28T08:33:00Z">
              <w:r w:rsidDel="00823189">
                <w:rPr>
                  <w:sz w:val="16"/>
                  <w:szCs w:val="16"/>
                </w:rPr>
                <w:delText>status</w:delText>
              </w:r>
            </w:del>
            <w:ins w:id="210" w:author="Tim Hallett" w:date="2015-01-28T08:33:00Z">
              <w:r w:rsidR="00823189">
                <w:rPr>
                  <w:sz w:val="16"/>
                  <w:szCs w:val="16"/>
                </w:rPr>
                <w:t>infection</w:t>
              </w:r>
            </w:ins>
            <w:r>
              <w:rPr>
                <w:sz w:val="16"/>
                <w:szCs w:val="16"/>
              </w:rPr>
              <w:t xml:space="preserve">. At baseline, the mean time for an individual to test through VCT is 7.2 years. Additionally individuals may test through PICT, </w:t>
            </w:r>
            <w:del w:id="211" w:author="Tim Hallett" w:date="2015-01-28T08:33:00Z">
              <w:r w:rsidDel="00823189">
                <w:rPr>
                  <w:sz w:val="16"/>
                  <w:szCs w:val="16"/>
                </w:rPr>
                <w:delText xml:space="preserve">but </w:delText>
              </w:r>
            </w:del>
            <w:ins w:id="212" w:author="Tim Hallett" w:date="2015-01-28T08:33:00Z">
              <w:r w:rsidR="00823189">
                <w:rPr>
                  <w:sz w:val="16"/>
                  <w:szCs w:val="16"/>
                </w:rPr>
                <w:t xml:space="preserve">and </w:t>
              </w:r>
            </w:ins>
            <w:r>
              <w:rPr>
                <w:sz w:val="16"/>
                <w:szCs w:val="16"/>
              </w:rPr>
              <w:t xml:space="preserve">the time to test varies depending on </w:t>
            </w:r>
            <w:ins w:id="213" w:author="Tim Hallett" w:date="2015-01-28T08:33:00Z">
              <w:r w:rsidR="00823189">
                <w:rPr>
                  <w:sz w:val="16"/>
                  <w:szCs w:val="16"/>
                </w:rPr>
                <w:t xml:space="preserve">prior </w:t>
              </w:r>
            </w:ins>
            <w:r>
              <w:rPr>
                <w:sz w:val="16"/>
                <w:szCs w:val="16"/>
              </w:rPr>
              <w:t>health care experience and symptoms</w:t>
            </w:r>
            <w:ins w:id="214" w:author="Tim Hallett" w:date="2015-01-28T08:33:00Z">
              <w:r w:rsidR="00823189">
                <w:rPr>
                  <w:sz w:val="16"/>
                  <w:szCs w:val="16"/>
                </w:rPr>
                <w:t xml:space="preserve">: </w:t>
              </w:r>
            </w:ins>
            <w:del w:id="215" w:author="Tim Hallett" w:date="2015-01-28T08:33:00Z">
              <w:r w:rsidDel="00823189">
                <w:rPr>
                  <w:sz w:val="16"/>
                  <w:szCs w:val="16"/>
                </w:rPr>
                <w:delText xml:space="preserve">. </w:delText>
              </w:r>
            </w:del>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2D64ED4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5</w:t>
            </w:r>
            <w:del w:id="216" w:author="Tim Hallett" w:date="2015-01-28T08:34:00Z">
              <w:r w:rsidRPr="008D305E" w:rsidDel="00823189">
                <w:rPr>
                  <w:sz w:val="16"/>
                  <w:szCs w:val="16"/>
                </w:rPr>
                <w:delText>.4</w:delText>
              </w:r>
            </w:del>
            <w:r w:rsidRPr="008D305E">
              <w:rPr>
                <w:sz w:val="16"/>
                <w:szCs w:val="16"/>
              </w:rPr>
              <w:t xml:space="preserve">%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13EEDBEA" w14:textId="517653E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11631F">
              <w:rPr>
                <w:sz w:val="12"/>
                <w:szCs w:val="12"/>
              </w:rPr>
              <w:instrText xml:space="preserve"> ADDIN PAPERS2_CITATIONS &lt;citation&gt;&lt;uuid&gt;14973B8F-936E-440E-9ACB-D061A6387288&lt;/uuid&gt;&lt;priority&gt;15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AC194E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11631F">
              <w:rPr>
                <w:sz w:val="12"/>
                <w:szCs w:val="12"/>
              </w:rPr>
              <w:instrText xml:space="preserve"> ADDIN PAPERS2_CITATIONS &lt;citation&gt;&lt;uuid&gt;70253850-2729-4602-988C-2DA7B43F6241&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11631F">
              <w:rPr>
                <w:sz w:val="12"/>
                <w:szCs w:val="12"/>
              </w:rPr>
              <w:instrText xml:space="preserve"> ADDIN PAPERS2_CITATIONS &lt;citation&gt;&lt;uuid&gt;C74E2C1B-4459-404F-A899-DE8712317065&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11631F">
              <w:rPr>
                <w:sz w:val="12"/>
                <w:szCs w:val="12"/>
              </w:rPr>
              <w:instrText xml:space="preserve"> ADDIN PAPERS2_CITATIONS &lt;citation&gt;&lt;uuid&gt;3A79E841-288D-49F4-BCB9-9EC77AF794C7&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0BA50A8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DDDED47E-B0D3-485C-9171-26C0543172AB&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11631F">
              <w:rPr>
                <w:sz w:val="12"/>
                <w:szCs w:val="12"/>
              </w:rPr>
              <w:instrText xml:space="preserve"> ADDIN PAPERS2_CITATIONS &lt;citation&gt;&lt;uuid&gt;823DD128-6E44-4D99-A404-EA8FE8823D53&lt;/uuid&gt;&lt;priority&gt;20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77777777" w:rsidR="00260E0F" w:rsidRPr="008D305E" w:rsidRDefault="00260E0F" w:rsidP="00B119AB">
            <w:pPr>
              <w:pStyle w:val="normal0"/>
              <w:spacing w:line="240" w:lineRule="auto"/>
              <w:contextualSpacing w:val="0"/>
              <w:jc w:val="left"/>
              <w:rPr>
                <w:sz w:val="16"/>
                <w:szCs w:val="16"/>
              </w:rPr>
            </w:pPr>
            <w:r>
              <w:rPr>
                <w:sz w:val="16"/>
                <w:szCs w:val="16"/>
              </w:rPr>
              <w:t>I</w:t>
            </w:r>
            <w:ins w:id="217" w:author="Tim Hallett" w:date="2015-01-28T08:34:00Z">
              <w:r w:rsidR="00823189">
                <w:rPr>
                  <w:sz w:val="16"/>
                  <w:szCs w:val="16"/>
                </w:rPr>
                <w:t>n some cases, i</w:t>
              </w:r>
            </w:ins>
            <w:r>
              <w:rPr>
                <w:sz w:val="16"/>
                <w:szCs w:val="16"/>
              </w:rPr>
              <w:t xml:space="preserve">ndividuals are not connecting to care </w:t>
            </w:r>
            <w:ins w:id="218" w:author="Tim Hallett" w:date="2015-01-28T08:34:00Z">
              <w:r w:rsidR="00823189">
                <w:rPr>
                  <w:sz w:val="16"/>
                  <w:szCs w:val="16"/>
                </w:rPr>
                <w:t xml:space="preserve">following </w:t>
              </w:r>
            </w:ins>
            <w:ins w:id="219" w:author="Tim Hallett" w:date="2015-01-28T08:35:00Z">
              <w:r w:rsidR="00823189">
                <w:rPr>
                  <w:sz w:val="16"/>
                  <w:szCs w:val="16"/>
                </w:rPr>
                <w:t>diagnosis</w:t>
              </w:r>
            </w:ins>
            <w:ins w:id="220" w:author="Tim Hallett" w:date="2015-01-28T08:34:00Z">
              <w:r w:rsidR="00823189">
                <w:rPr>
                  <w:sz w:val="16"/>
                  <w:szCs w:val="16"/>
                </w:rPr>
                <w:t xml:space="preserve"> </w:t>
              </w:r>
            </w:ins>
            <w:r>
              <w:rPr>
                <w:sz w:val="16"/>
                <w:szCs w:val="16"/>
              </w:rPr>
              <w:t xml:space="preserve">in timely manner. At baseline, 60% of patients tested through VCT or PICT successfully link to </w:t>
            </w:r>
            <w:commentRangeStart w:id="221"/>
            <w:r>
              <w:rPr>
                <w:sz w:val="16"/>
                <w:szCs w:val="16"/>
              </w:rPr>
              <w:t>care</w:t>
            </w:r>
            <w:commentRangeEnd w:id="221"/>
            <w:r w:rsidR="00823189">
              <w:rPr>
                <w:rStyle w:val="CommentReference"/>
              </w:rPr>
              <w:commentReference w:id="221"/>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222"/>
            <w:commentRangeStart w:id="223"/>
            <w:r w:rsidRPr="00EE6BE4">
              <w:rPr>
                <w:sz w:val="12"/>
                <w:szCs w:val="12"/>
              </w:rPr>
              <w:t>No additional costs applied.</w:t>
            </w:r>
            <w:commentRangeEnd w:id="222"/>
            <w:r w:rsidRPr="00EE6BE4">
              <w:rPr>
                <w:rStyle w:val="CommentReference"/>
                <w:sz w:val="12"/>
                <w:szCs w:val="12"/>
              </w:rPr>
              <w:commentReference w:id="222"/>
            </w:r>
            <w:commentRangeEnd w:id="223"/>
            <w:r w:rsidR="007D5486">
              <w:rPr>
                <w:rStyle w:val="CommentReference"/>
              </w:rPr>
              <w:commentReference w:id="223"/>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commentRangeStart w:id="224"/>
            <w:commentRangeStart w:id="225"/>
            <w:r w:rsidRPr="008D305E">
              <w:rPr>
                <w:sz w:val="16"/>
                <w:szCs w:val="16"/>
              </w:rPr>
              <w:t>At VCT testing, a POC CD4 test is given to patients reducing the risk of not linking to 0%.</w:t>
            </w:r>
            <w:commentRangeEnd w:id="224"/>
            <w:r>
              <w:rPr>
                <w:rStyle w:val="CommentReference"/>
              </w:rPr>
              <w:commentReference w:id="224"/>
            </w:r>
            <w:commentRangeEnd w:id="225"/>
            <w:r w:rsidR="003A1A60">
              <w:rPr>
                <w:rStyle w:val="CommentReference"/>
              </w:rPr>
              <w:commentReference w:id="225"/>
            </w:r>
          </w:p>
        </w:tc>
        <w:tc>
          <w:tcPr>
            <w:tcW w:w="2268" w:type="dxa"/>
            <w:shd w:val="clear" w:color="auto" w:fill="auto"/>
            <w:tcMar>
              <w:top w:w="100" w:type="dxa"/>
              <w:left w:w="100" w:type="dxa"/>
              <w:bottom w:w="100" w:type="dxa"/>
              <w:right w:w="100" w:type="dxa"/>
            </w:tcMar>
          </w:tcPr>
          <w:p w14:paraId="6F8C7E8D" w14:textId="23F6D83B"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11631F">
              <w:rPr>
                <w:sz w:val="12"/>
                <w:szCs w:val="12"/>
              </w:rPr>
              <w:instrText xml:space="preserve"> ADDIN PAPERS2_CITATIONS &lt;citation&gt;&lt;uuid&gt;F02BE603-A7EF-4580-8366-0DE57F5E4F4E&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11631F">
              <w:rPr>
                <w:sz w:val="12"/>
                <w:szCs w:val="12"/>
              </w:rPr>
              <w:instrText xml:space="preserve"> ADDIN PAPERS2_CITATIONS &lt;citation&gt;&lt;uuid&gt;FCCD05BC-08DB-44DC-9253-39F956DD065A&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11631F">
              <w:rPr>
                <w:sz w:val="12"/>
                <w:szCs w:val="12"/>
              </w:rPr>
              <w:instrText xml:space="preserve"> ADDIN PAPERS2_CITATIONS &lt;citation&gt;&lt;uuid&gt;DCA1584A-1BA4-4D68-BFF4-3ADB3C81BDAA&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w:t>
            </w:r>
            <w:ins w:id="226" w:author="Tim Hallett" w:date="2015-01-28T08:35:00Z">
              <w:r w:rsidR="00623179">
                <w:rPr>
                  <w:sz w:val="16"/>
                  <w:szCs w:val="16"/>
                </w:rPr>
                <w:t xml:space="preserve">that have linked to </w:t>
              </w:r>
            </w:ins>
            <w:del w:id="227" w:author="Tim Hallett" w:date="2015-01-28T08:35:00Z">
              <w:r w:rsidDel="00623179">
                <w:rPr>
                  <w:sz w:val="16"/>
                  <w:szCs w:val="16"/>
                </w:rPr>
                <w:delText xml:space="preserve">engage with </w:delText>
              </w:r>
            </w:del>
            <w:r>
              <w:rPr>
                <w:sz w:val="16"/>
                <w:szCs w:val="16"/>
              </w:rPr>
              <w:t xml:space="preserve">care </w:t>
            </w:r>
            <w:del w:id="228" w:author="Tim Hallett" w:date="2015-01-28T08:35:00Z">
              <w:r w:rsidDel="00623179">
                <w:rPr>
                  <w:sz w:val="16"/>
                  <w:szCs w:val="16"/>
                </w:rPr>
                <w:delText>but are</w:delText>
              </w:r>
            </w:del>
            <w:ins w:id="229" w:author="Tim Hallett" w:date="2015-01-28T08:35:00Z">
              <w:r w:rsidR="00623179">
                <w:rPr>
                  <w:sz w:val="16"/>
                  <w:szCs w:val="16"/>
                </w:rPr>
                <w:t>can sometimes</w:t>
              </w:r>
            </w:ins>
            <w:r>
              <w:rPr>
                <w:sz w:val="16"/>
                <w:szCs w:val="16"/>
              </w:rPr>
              <w:t xml:space="preserve"> subsequently </w:t>
            </w:r>
            <w:del w:id="230" w:author="Tim Hallett" w:date="2015-01-28T08:36:00Z">
              <w:r w:rsidDel="00623179">
                <w:rPr>
                  <w:sz w:val="16"/>
                  <w:szCs w:val="16"/>
                </w:rPr>
                <w:delText xml:space="preserve">lost </w:delText>
              </w:r>
            </w:del>
            <w:ins w:id="231" w:author="Tim Hallett" w:date="2015-01-28T08:36:00Z">
              <w:r w:rsidR="00623179">
                <w:rPr>
                  <w:sz w:val="16"/>
                  <w:szCs w:val="16"/>
                </w:rPr>
                <w:t xml:space="preserve">disengage </w:t>
              </w:r>
            </w:ins>
            <w:r>
              <w:rPr>
                <w:sz w:val="16"/>
                <w:szCs w:val="16"/>
              </w:rPr>
              <w:t xml:space="preserve">prior to starting treatment. On average at baseline, for every CD4 test 56% of patients </w:t>
            </w:r>
            <w:del w:id="232" w:author="Tim Hallett" w:date="2015-01-28T08:36:00Z">
              <w:r w:rsidDel="00623179">
                <w:rPr>
                  <w:sz w:val="16"/>
                  <w:szCs w:val="16"/>
                </w:rPr>
                <w:delText>are lost</w:delText>
              </w:r>
            </w:del>
            <w:ins w:id="233" w:author="Tim Hallett" w:date="2015-01-28T08:36:00Z">
              <w:r w:rsidR="00623179">
                <w:rPr>
                  <w:sz w:val="16"/>
                  <w:szCs w:val="16"/>
                </w:rPr>
                <w:t>disengage</w:t>
              </w:r>
            </w:ins>
            <w:r>
              <w:rPr>
                <w:sz w:val="16"/>
                <w:szCs w:val="16"/>
              </w:rPr>
              <w:t xml:space="preserve"> from care before receiving their results. On the day of a CD4 test result appointment, 20% of patients </w:t>
            </w:r>
            <w:del w:id="234" w:author="Tim Hallett" w:date="2015-01-28T08:36:00Z">
              <w:r w:rsidDel="00623179">
                <w:rPr>
                  <w:sz w:val="16"/>
                  <w:szCs w:val="16"/>
                </w:rPr>
                <w:delText>fail to</w:delText>
              </w:r>
            </w:del>
            <w:ins w:id="235" w:author="Tim Hallett" w:date="2015-01-28T08:36:00Z">
              <w:r w:rsidR="00623179">
                <w:rPr>
                  <w:sz w:val="16"/>
                  <w:szCs w:val="16"/>
                </w:rPr>
                <w:t>do not</w:t>
              </w:r>
            </w:ins>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22C6DE1"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&lt;citation&gt;&lt;uuid&gt;FF1A0C5E-38B1-4A07-90CE-C4B6D242DB33&lt;/uuid&gt;&lt;priority&gt;24&lt;/priority&gt;&lt;publications&gt;&lt;publication&gt;&lt;uuid&gt;4A882BF9-DB3B-4DCE-8BE7-D1CA4B2C940B&lt;/uuid&gt;&lt;volume&gt;15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24E2B756"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11631F">
              <w:rPr>
                <w:sz w:val="12"/>
                <w:szCs w:val="12"/>
              </w:rPr>
              <w:instrText xml:space="preserve"> ADDIN PAPERS2_CITATIONS &lt;citation&gt;&lt;uuid&gt;F4552EE2-57E0-4FC0-B7FD-694CC754CABE&lt;/uuid&gt;&lt;priority&gt;25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11631F">
              <w:rPr>
                <w:sz w:val="12"/>
                <w:szCs w:val="12"/>
              </w:rPr>
              <w:instrText xml:space="preserve"> ADDIN PAPERS2_CITATIONS &lt;citation&gt;&lt;uuid&gt;8643BB79-4D40-4B86-841F-A3D5403826BB&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del w:id="236" w:author="Tim Hallett" w:date="2015-01-28T08:37:00Z">
              <w:r w:rsidDel="00623179">
                <w:rPr>
                  <w:sz w:val="16"/>
                  <w:szCs w:val="16"/>
                </w:rPr>
                <w:delText>drop out of</w:delText>
              </w:r>
            </w:del>
            <w:ins w:id="237" w:author="Tim Hallett" w:date="2015-01-28T08:37:00Z">
              <w:r w:rsidR="00623179">
                <w:rPr>
                  <w:sz w:val="16"/>
                  <w:szCs w:val="16"/>
                </w:rPr>
                <w:t>disengage from</w:t>
              </w:r>
            </w:ins>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1AF4ACE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&lt;citation&gt;&lt;uuid&gt;033E632F-ADDC-44B6-A55B-B67CF0C0F225&lt;/uuid&gt;&lt;priority&gt;27&lt;/priority&gt;&lt;publications&gt;&lt;publication&gt;&lt;uuid&gt;4A882BF9-DB3B-4DCE-8BE7-D1CA4B2C940B&lt;/uuid&gt;&lt;volume&gt;15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7777777" w:rsidR="00260E0F" w:rsidRPr="008D305E" w:rsidRDefault="00260E0F" w:rsidP="00B119AB">
            <w:pPr>
              <w:pStyle w:val="normal0"/>
              <w:spacing w:line="240" w:lineRule="auto"/>
              <w:contextualSpacing w:val="0"/>
              <w:jc w:val="left"/>
              <w:rPr>
                <w:sz w:val="16"/>
                <w:szCs w:val="16"/>
              </w:rPr>
            </w:pPr>
            <w:del w:id="238" w:author="Tim Hallett" w:date="2015-01-28T08:37:00Z">
              <w:r w:rsidDel="00623179">
                <w:rPr>
                  <w:sz w:val="16"/>
                  <w:szCs w:val="16"/>
                </w:rPr>
                <w:delText>Individuals initiate ART but only 75% adhere to treatment.</w:delText>
              </w:r>
            </w:del>
            <w:ins w:id="239" w:author="Tim Hallett" w:date="2015-01-28T08:37:00Z">
              <w:r w:rsidR="00623179">
                <w:rPr>
                  <w:sz w:val="16"/>
                  <w:szCs w:val="16"/>
                </w:rPr>
                <w:t>Some individuals on ART do not adhere sufficiently to fully benefit from effects of ART.</w:t>
              </w:r>
            </w:ins>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31BD9E0E"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11631F">
              <w:rPr>
                <w:sz w:val="12"/>
                <w:szCs w:val="12"/>
              </w:rPr>
              <w:instrText xml:space="preserve"> ADDIN PAPERS2_CITATIONS &lt;citation&gt;&lt;uuid&gt;4A344AE6-241F-4227-A269-CA87FD0D7F96&lt;/uuid&gt;&lt;priority&gt;28&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77777777" w:rsidR="00260E0F" w:rsidRPr="008D305E" w:rsidRDefault="00260E0F" w:rsidP="00B119AB">
            <w:pPr>
              <w:pStyle w:val="normal0"/>
              <w:spacing w:line="240" w:lineRule="auto"/>
              <w:contextualSpacing w:val="0"/>
              <w:jc w:val="left"/>
              <w:rPr>
                <w:sz w:val="16"/>
                <w:szCs w:val="16"/>
              </w:rPr>
            </w:pPr>
            <w:commentRangeStart w:id="240"/>
            <w:r w:rsidRPr="008D305E">
              <w:rPr>
                <w:sz w:val="16"/>
                <w:szCs w:val="16"/>
              </w:rPr>
              <w:t>Immediate ART &amp; HBCT</w:t>
            </w:r>
            <w:commentRangeEnd w:id="240"/>
            <w:r>
              <w:rPr>
                <w:rStyle w:val="CommentReference"/>
              </w:rPr>
              <w:commentReference w:id="240"/>
            </w:r>
            <w:r w:rsidR="008403D4">
              <w:rPr>
                <w:sz w:val="16"/>
                <w:szCs w:val="16"/>
              </w:rPr>
              <w:t xml:space="preserve"> </w:t>
            </w:r>
            <w:commentRangeStart w:id="241"/>
            <w:r w:rsidR="008403D4">
              <w:rPr>
                <w:sz w:val="16"/>
                <w:szCs w:val="16"/>
              </w:rPr>
              <w:t>(every four years, 90% coverage. 5</w:t>
            </w:r>
            <w:del w:id="242" w:author="Tim Hallett" w:date="2015-01-28T08:37:00Z">
              <w:r w:rsidR="008403D4" w:rsidDel="00623179">
                <w:rPr>
                  <w:sz w:val="16"/>
                  <w:szCs w:val="16"/>
                </w:rPr>
                <w:delText>.4</w:delText>
              </w:r>
            </w:del>
            <w:r w:rsidR="008403D4">
              <w:rPr>
                <w:sz w:val="16"/>
                <w:szCs w:val="16"/>
              </w:rPr>
              <w:t xml:space="preserve">% linked if had not previously been diagnosed, else </w:t>
            </w:r>
            <w:commentRangeStart w:id="243"/>
            <w:r w:rsidR="008403D4">
              <w:rPr>
                <w:sz w:val="16"/>
                <w:szCs w:val="16"/>
              </w:rPr>
              <w:t>25</w:t>
            </w:r>
            <w:commentRangeEnd w:id="243"/>
            <w:r w:rsidR="00623179">
              <w:rPr>
                <w:rStyle w:val="CommentReference"/>
              </w:rPr>
              <w:commentReference w:id="243"/>
            </w:r>
            <w:r w:rsidR="008403D4">
              <w:rPr>
                <w:sz w:val="16"/>
                <w:szCs w:val="16"/>
              </w:rPr>
              <w:t>%).</w:t>
            </w:r>
            <w:commentRangeEnd w:id="241"/>
            <w:r w:rsidR="00341091">
              <w:rPr>
                <w:rStyle w:val="CommentReference"/>
              </w:rPr>
              <w:commentReference w:id="241"/>
            </w:r>
          </w:p>
        </w:tc>
        <w:tc>
          <w:tcPr>
            <w:tcW w:w="3544" w:type="dxa"/>
            <w:shd w:val="clear" w:color="auto" w:fill="auto"/>
            <w:tcMar>
              <w:top w:w="100" w:type="dxa"/>
              <w:left w:w="100" w:type="dxa"/>
              <w:bottom w:w="100" w:type="dxa"/>
              <w:right w:w="100" w:type="dxa"/>
            </w:tcMar>
          </w:tcPr>
          <w:p w14:paraId="47D15923" w14:textId="77777777" w:rsidR="00260E0F" w:rsidRPr="008D305E" w:rsidRDefault="00260E0F" w:rsidP="00E53362">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w:t>
            </w:r>
            <w:del w:id="244" w:author="Tim Hallett" w:date="2015-01-28T08:37:00Z">
              <w:r w:rsidR="0063026B" w:rsidDel="00623179">
                <w:rPr>
                  <w:sz w:val="16"/>
                  <w:szCs w:val="16"/>
                </w:rPr>
                <w:delText>.4</w:delText>
              </w:r>
            </w:del>
            <w:r w:rsidR="0063026B">
              <w:rPr>
                <w:sz w:val="16"/>
                <w:szCs w:val="16"/>
              </w:rPr>
              <w:t xml:space="preserve">% linked if had not previously </w:t>
            </w:r>
            <w:commentRangeStart w:id="245"/>
            <w:r w:rsidR="0063026B">
              <w:rPr>
                <w:sz w:val="16"/>
                <w:szCs w:val="16"/>
              </w:rPr>
              <w:t>been diagnosed, else 25%)</w:t>
            </w:r>
            <w:commentRangeStart w:id="246"/>
            <w:r w:rsidRPr="008D305E">
              <w:rPr>
                <w:sz w:val="16"/>
                <w:szCs w:val="16"/>
              </w:rPr>
              <w:t xml:space="preserve">, </w:t>
            </w:r>
            <w:commentRangeStart w:id="247"/>
            <w:r w:rsidRPr="008D305E">
              <w:rPr>
                <w:sz w:val="16"/>
                <w:szCs w:val="16"/>
              </w:rPr>
              <w:t>but</w:t>
            </w:r>
            <w:ins w:id="248" w:author="Tim Hallett" w:date="2015-01-28T08:40:00Z">
              <w:r w:rsidR="00E53362">
                <w:rPr>
                  <w:sz w:val="16"/>
                  <w:szCs w:val="16"/>
                </w:rPr>
                <w:t xml:space="preserve"> 20% do not link </w:t>
              </w:r>
              <w:r w:rsidR="000D0A61">
                <w:rPr>
                  <w:sz w:val="16"/>
                  <w:szCs w:val="16"/>
                </w:rPr>
                <w:t xml:space="preserve">and </w:t>
              </w:r>
            </w:ins>
            <w:ins w:id="249" w:author="Tim Hallett" w:date="2015-01-28T08:41:00Z">
              <w:r w:rsidR="00E53362">
                <w:rPr>
                  <w:sz w:val="16"/>
                  <w:szCs w:val="16"/>
                </w:rPr>
                <w:t xml:space="preserve">a further </w:t>
              </w:r>
            </w:ins>
            <w:ins w:id="250" w:author="Tim Hallett" w:date="2015-01-28T08:40:00Z">
              <w:r w:rsidR="000D0A61">
                <w:rPr>
                  <w:sz w:val="16"/>
                  <w:szCs w:val="16"/>
                </w:rPr>
                <w:t xml:space="preserve">20% </w:t>
              </w:r>
            </w:ins>
            <w:ins w:id="251" w:author="Tim Hallett" w:date="2015-01-28T08:41:00Z">
              <w:r w:rsidR="00E53362">
                <w:rPr>
                  <w:sz w:val="16"/>
                  <w:szCs w:val="16"/>
                </w:rPr>
                <w:t xml:space="preserve">link to care but defer ART until their CD4 cell count reaches 350 </w:t>
              </w:r>
              <w:r w:rsidR="00E53362">
                <w:rPr>
                  <w:sz w:val="16"/>
                  <w:szCs w:val="16"/>
                </w:rPr>
                <w:lastRenderedPageBreak/>
                <w:t>cells/microlitre</w:t>
              </w:r>
            </w:ins>
            <w:ins w:id="252" w:author="Tim Hallett" w:date="2015-01-28T08:40:00Z">
              <w:r w:rsidR="000D0A61">
                <w:rPr>
                  <w:sz w:val="16"/>
                  <w:szCs w:val="16"/>
                </w:rPr>
                <w:t xml:space="preserve"> </w:t>
              </w:r>
            </w:ins>
            <w:r w:rsidRPr="008D305E">
              <w:rPr>
                <w:sz w:val="16"/>
                <w:szCs w:val="16"/>
              </w:rPr>
              <w:t xml:space="preserve"> </w:t>
            </w:r>
            <w:commentRangeEnd w:id="245"/>
            <w:r w:rsidR="00E53362">
              <w:rPr>
                <w:rStyle w:val="CommentReference"/>
              </w:rPr>
              <w:commentReference w:id="245"/>
            </w:r>
            <w:del w:id="253" w:author="Tim Hallett" w:date="2015-01-28T08:40:00Z">
              <w:r w:rsidRPr="008D305E" w:rsidDel="000D0A61">
                <w:rPr>
                  <w:sz w:val="16"/>
                  <w:szCs w:val="16"/>
                </w:rPr>
                <w:delText>20% fail to start ART and 20% fail to link to ART</w:delText>
              </w:r>
              <w:commentRangeEnd w:id="247"/>
              <w:r w:rsidDel="000D0A61">
                <w:rPr>
                  <w:rStyle w:val="CommentReference"/>
                </w:rPr>
                <w:commentReference w:id="247"/>
              </w:r>
            </w:del>
            <w:commentRangeEnd w:id="246"/>
            <w:r w:rsidR="0063026B">
              <w:rPr>
                <w:rStyle w:val="CommentReference"/>
              </w:rPr>
              <w:commentReference w:id="246"/>
            </w:r>
          </w:p>
        </w:tc>
        <w:tc>
          <w:tcPr>
            <w:tcW w:w="2268" w:type="dxa"/>
            <w:shd w:val="clear" w:color="auto" w:fill="auto"/>
            <w:tcMar>
              <w:top w:w="100" w:type="dxa"/>
              <w:left w:w="100" w:type="dxa"/>
              <w:bottom w:w="100" w:type="dxa"/>
              <w:right w:w="100" w:type="dxa"/>
            </w:tcMar>
          </w:tcPr>
          <w:p w14:paraId="45557CEA" w14:textId="165BEB97" w:rsidR="00260E0F" w:rsidRPr="00EE6BE4" w:rsidRDefault="005561CF" w:rsidP="00B119AB">
            <w:pPr>
              <w:pStyle w:val="normal0"/>
              <w:spacing w:line="240" w:lineRule="auto"/>
              <w:contextualSpacing w:val="0"/>
              <w:jc w:val="left"/>
              <w:rPr>
                <w:sz w:val="12"/>
                <w:szCs w:val="12"/>
              </w:rPr>
            </w:pPr>
            <w:r w:rsidRPr="00EE6BE4">
              <w:rPr>
                <w:sz w:val="12"/>
                <w:szCs w:val="12"/>
              </w:rPr>
              <w:lastRenderedPageBreak/>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A10717BB-45EB-4016-8FFD-911C84ACC5D2&lt;/uuid&gt;&lt;priority&gt;29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77777777" w:rsidR="00C07325" w:rsidRDefault="00B7495C">
      <w:pPr>
        <w:pStyle w:val="Subtitle"/>
        <w:contextualSpacing w:val="0"/>
      </w:pPr>
      <w:r>
        <w:rPr>
          <w:noProof/>
          <w:lang w:val="en-US"/>
        </w:rPr>
        <w:lastRenderedPageBreak/>
        <mc:AlternateContent>
          <mc:Choice Requires="wps">
            <w:drawing>
              <wp:anchor distT="0" distB="0" distL="114300" distR="114300" simplePos="0" relativeHeight="251658240" behindDoc="0" locked="0" layoutInCell="1" allowOverlap="1" wp14:anchorId="1DF853A5" wp14:editId="5AAD9B9C">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73874196"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54" w:name="h.y4wfwt853tej" w:colFirst="0" w:colLast="0"/>
      <w:bookmarkStart w:id="255" w:name="h.t1c7wugpot58" w:colFirst="0" w:colLast="0"/>
      <w:bookmarkEnd w:id="254"/>
      <w:bookmarkEnd w:id="255"/>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rPr>
          <w:ins w:id="256" w:author="Tim Hallett" w:date="2015-01-26T16:35:00Z"/>
        </w:rPr>
      </w:pPr>
      <w:r>
        <w:t>Current Sources of Health Losses</w:t>
      </w:r>
    </w:p>
    <w:p w14:paraId="032A9B30" w14:textId="77777777" w:rsidR="00FA46DC" w:rsidRPr="00FA46DC" w:rsidDel="00FA46DC" w:rsidRDefault="00FA46DC">
      <w:pPr>
        <w:pStyle w:val="normal0"/>
        <w:rPr>
          <w:del w:id="257" w:author="Tim Hallett" w:date="2015-01-26T16:36:00Z"/>
        </w:rPr>
        <w:pPrChange w:id="258" w:author="Tim Hallett" w:date="2015-01-26T16:35:00Z">
          <w:pPr>
            <w:pStyle w:val="Heading2"/>
            <w:contextualSpacing w:val="0"/>
          </w:pPr>
        </w:pPrChange>
      </w:pPr>
      <w:ins w:id="259" w:author="Tim Hallett" w:date="2015-01-26T16:35:00Z">
        <w:r>
          <w:t xml:space="preserve">We first projected the </w:t>
        </w:r>
      </w:ins>
      <w:ins w:id="260" w:author="Tim Hallett" w:date="2015-01-31T11:06:00Z">
        <w:r w:rsidR="00480FDA">
          <w:t>‘status quo’</w:t>
        </w:r>
      </w:ins>
      <w:ins w:id="261" w:author="Tim Hallett" w:date="2015-01-26T16:36:00Z">
        <w:r>
          <w:t xml:space="preserve"> </w:t>
        </w:r>
      </w:ins>
      <w:ins w:id="262" w:author="Tim Hallett" w:date="2015-01-26T16:35:00Z">
        <w:r>
          <w:t>model to 2030 and analysed the drivers of AIDS deaths in the period 2010-2030</w:t>
        </w:r>
      </w:ins>
      <w:ins w:id="263" w:author="Tim Hallett" w:date="2015-01-26T16:38:00Z">
        <w:r w:rsidR="00F37011">
          <w:t xml:space="preserve"> (Figure 2)</w:t>
        </w:r>
      </w:ins>
      <w:ins w:id="264" w:author="Tim Hallett" w:date="2015-01-26T16:35:00Z">
        <w:r>
          <w:t>.</w:t>
        </w:r>
      </w:ins>
      <w:ins w:id="265" w:author="Tim Hallett" w:date="2015-01-26T16:36:00Z">
        <w:r>
          <w:t xml:space="preserve"> </w:t>
        </w:r>
      </w:ins>
    </w:p>
    <w:p w14:paraId="14902408" w14:textId="77777777" w:rsidR="001D6EB6" w:rsidRDefault="00656E57">
      <w:pPr>
        <w:pStyle w:val="normal0"/>
        <w:rPr>
          <w:ins w:id="266" w:author="Tim Hallett" w:date="2015-01-26T16:38:00Z"/>
        </w:rPr>
        <w:pPrChange w:id="267" w:author="Tim Hallett" w:date="2015-01-26T16:36:00Z">
          <w:pPr>
            <w:pStyle w:val="normal0"/>
            <w:ind w:firstLine="720"/>
          </w:pPr>
        </w:pPrChange>
      </w:pPr>
      <w:del w:id="268" w:author="Tim Hallett" w:date="2015-01-26T16:36:00Z">
        <w:r w:rsidDel="00FA46DC">
          <w:delText>In our baseline sc</w:delText>
        </w:r>
        <w:r w:rsidR="002C514D" w:rsidDel="00FA46DC">
          <w:delText>enario</w:delText>
        </w:r>
        <w:r w:rsidR="005E1B0C" w:rsidDel="00FA46DC">
          <w:delText xml:space="preserve"> </w:delText>
        </w:r>
        <w:r w:rsidR="002C514D" w:rsidDel="00FA46DC">
          <w:delText>representing the current state of care in Kenya</w:delText>
        </w:r>
        <w:r w:rsidR="005E1B0C" w:rsidDel="00FA46DC">
          <w:delText xml:space="preserve">, </w:delText>
        </w:r>
      </w:del>
      <w:del w:id="269" w:author="Tim Hallett" w:date="2015-01-26T16:33:00Z">
        <w:r w:rsidR="005E1B0C" w:rsidDel="00DF58DC">
          <w:delText>we observe</w:delText>
        </w:r>
        <w:r w:rsidR="006648E5" w:rsidDel="00DF58DC">
          <w:delText>d</w:delText>
        </w:r>
      </w:del>
      <w:ins w:id="270" w:author="Tim Hallett" w:date="2015-01-26T16:36:00Z">
        <w:r w:rsidR="00FA46DC">
          <w:t>T</w:t>
        </w:r>
      </w:ins>
      <w:ins w:id="271" w:author="Tim Hallett" w:date="2015-01-26T16:33:00Z">
        <w:r w:rsidR="00DF58DC">
          <w:t>he model finds</w:t>
        </w:r>
      </w:ins>
      <w:r w:rsidR="005E1B0C">
        <w:t xml:space="preserve"> that among all HIV-related deaths</w:t>
      </w:r>
      <w:ins w:id="272" w:author="Tim Hallett" w:date="2015-01-26T16:34:00Z">
        <w:r w:rsidR="00DF58DC">
          <w:t>,</w:t>
        </w:r>
      </w:ins>
      <w:del w:id="273" w:author="Tim Hallett" w:date="2015-01-26T16:37:00Z">
        <w:r w:rsidR="005E1B0C" w:rsidDel="008E009C">
          <w:delText xml:space="preserve"> </w:delText>
        </w:r>
      </w:del>
      <w:del w:id="274" w:author="Tim Hallett" w:date="2015-01-26T16:34:00Z">
        <w:r w:rsidR="005E1B0C" w:rsidDel="00DF58DC">
          <w:delText>in the community (figure 2, left),</w:delText>
        </w:r>
      </w:del>
      <w:r w:rsidR="005E1B0C">
        <w:t xml:space="preserve"> the majority (57%) occur in individuals who were diagnosed </w:t>
      </w:r>
      <w:ins w:id="275" w:author="Tim Hallett" w:date="2015-01-26T16:34:00Z">
        <w:r w:rsidR="00DF58DC">
          <w:t xml:space="preserve">with HIV </w:t>
        </w:r>
      </w:ins>
      <w:r w:rsidR="005E1B0C">
        <w:t>but</w:t>
      </w:r>
      <w:ins w:id="276" w:author="Tim Hallett" w:date="2015-01-26T16:34:00Z">
        <w:r w:rsidR="00DF58DC">
          <w:t xml:space="preserve"> who</w:t>
        </w:r>
      </w:ins>
      <w:r w:rsidR="005E1B0C">
        <w:t xml:space="preserve"> </w:t>
      </w:r>
      <w:del w:id="277" w:author="Tim Hallett" w:date="2015-01-26T16:34:00Z">
        <w:r w:rsidR="005E1B0C" w:rsidDel="00DF58DC">
          <w:delText xml:space="preserve">failed </w:delText>
        </w:r>
      </w:del>
      <w:ins w:id="278" w:author="Tim Hallett" w:date="2015-01-26T16:34:00Z">
        <w:r w:rsidR="00DF58DC">
          <w:t>did not ever</w:t>
        </w:r>
      </w:ins>
      <w:del w:id="279" w:author="Tim Hallett" w:date="2015-01-26T16:34:00Z">
        <w:r w:rsidR="005E1B0C" w:rsidDel="00DF58DC">
          <w:delText>to</w:delText>
        </w:r>
      </w:del>
      <w:r w:rsidR="005E1B0C">
        <w:t xml:space="preserve"> start treatment</w:t>
      </w:r>
      <w:ins w:id="280" w:author="Tim Hallett" w:date="2015-01-26T16:39:00Z">
        <w:r w:rsidR="00F37011">
          <w:t xml:space="preserve"> (Figure 2(a))</w:t>
        </w:r>
      </w:ins>
      <w:ins w:id="281" w:author="Tim Hallett" w:date="2015-01-26T16:34:00Z">
        <w:r w:rsidR="00DF58DC">
          <w:t>. A further</w:t>
        </w:r>
      </w:ins>
      <w:del w:id="282" w:author="Tim Hallett" w:date="2015-01-26T16:34:00Z">
        <w:r w:rsidR="00190836" w:rsidDel="00DF58DC">
          <w:delText>,</w:delText>
        </w:r>
        <w:r w:rsidR="005E1B0C" w:rsidDel="00DF58DC">
          <w:delText xml:space="preserve"> while</w:delText>
        </w:r>
      </w:del>
      <w:r w:rsidR="005E1B0C">
        <w:t xml:space="preserve"> 19% of</w:t>
      </w:r>
      <w:ins w:id="283" w:author="Tim Hallett" w:date="2015-01-26T16:34:00Z">
        <w:r w:rsidR="00DF58DC">
          <w:t xml:space="preserve"> </w:t>
        </w:r>
        <w:r w:rsidR="00FA46DC">
          <w:t xml:space="preserve">AIDS deaths are among persons who </w:t>
        </w:r>
      </w:ins>
      <w:del w:id="284" w:author="Tim Hallett" w:date="2015-01-26T16:34:00Z">
        <w:r w:rsidR="005E1B0C" w:rsidDel="00DF58DC">
          <w:delText xml:space="preserve"> individuals </w:delText>
        </w:r>
      </w:del>
      <w:r w:rsidR="005E1B0C">
        <w:t xml:space="preserve">never engaged with care prior to death. </w:t>
      </w:r>
      <w:del w:id="285" w:author="Tim Hallett" w:date="2015-01-26T16:35:00Z">
        <w:r w:rsidR="001D6EB6" w:rsidDel="00FA46DC">
          <w:delText xml:space="preserve">The remainder of HIV-related deaths </w:delText>
        </w:r>
        <w:r w:rsidR="006648E5" w:rsidDel="00FA46DC">
          <w:delText>were</w:delText>
        </w:r>
        <w:r w:rsidR="001D6EB6" w:rsidDel="00FA46DC">
          <w:delText xml:space="preserve"> attributable to individuals who died after initiating ART (</w:delText>
        </w:r>
        <w:r w:rsidR="00126F8A" w:rsidDel="00FA46DC">
          <w:delText>2</w:delText>
        </w:r>
        <w:r w:rsidR="001D6EB6" w:rsidDel="00FA46DC">
          <w:delText>4%); with the majority dying after dis-</w:delText>
        </w:r>
        <w:r w:rsidR="0076234E" w:rsidDel="00FA46DC">
          <w:delText>engaging</w:delText>
        </w:r>
        <w:r w:rsidR="001D6EB6" w:rsidDel="00FA46DC">
          <w:delText xml:space="preserve"> from ART care (12%</w:delText>
        </w:r>
        <w:r w:rsidR="005A580B" w:rsidDel="00FA46DC">
          <w:delText xml:space="preserve"> of all HIV-deaths</w:delText>
        </w:r>
        <w:r w:rsidR="001D6EB6" w:rsidDel="00FA46DC">
          <w:delText>), 9% dying after initiating ART late (CD4 &lt;200 cells/μl</w:delText>
        </w:r>
        <w:r w:rsidR="00DE20FA" w:rsidDel="00FA46DC">
          <w:delText>)</w:delText>
        </w:r>
        <w:r w:rsidR="00E666FC" w:rsidDel="00FA46DC">
          <w:delText xml:space="preserve"> and the remaining 3% after initiating ART on-time (CD4 &gt;200 cells/μl)</w:delText>
        </w:r>
        <w:r w:rsidR="00432B64" w:rsidDel="00FA46DC">
          <w:delText>.</w:delText>
        </w:r>
      </w:del>
      <w:ins w:id="286" w:author="Tim Hallett" w:date="2015-01-26T16:35:00Z">
        <w:r w:rsidR="00FA46DC">
          <w:t>The remainder of AIDS deaths were among those who started ART</w:t>
        </w:r>
        <w:r w:rsidR="008E009C">
          <w:t>.</w:t>
        </w:r>
      </w:ins>
      <w:ins w:id="287" w:author="Tim Hallett" w:date="2015-01-26T16:37:00Z">
        <w:r w:rsidR="008E009C">
          <w:t xml:space="preserve"> </w:t>
        </w:r>
      </w:ins>
    </w:p>
    <w:p w14:paraId="78C30519" w14:textId="77777777" w:rsidR="008E009C" w:rsidRDefault="008E009C">
      <w:pPr>
        <w:pStyle w:val="normal0"/>
        <w:rPr>
          <w:ins w:id="288" w:author="Tim Hallett" w:date="2015-01-26T16:38:00Z"/>
        </w:rPr>
        <w:pPrChange w:id="289" w:author="Tim Hallett" w:date="2015-01-26T16:36:00Z">
          <w:pPr>
            <w:pStyle w:val="normal0"/>
            <w:ind w:firstLine="720"/>
          </w:pPr>
        </w:pPrChange>
      </w:pPr>
      <w:ins w:id="290" w:author="Tim Hallett" w:date="2015-01-26T16:38:00Z">
        <w:r>
          <w:tab/>
        </w:r>
      </w:ins>
    </w:p>
    <w:p w14:paraId="6CA777C8" w14:textId="77777777" w:rsidR="008E009C" w:rsidRDefault="008E009C">
      <w:pPr>
        <w:pStyle w:val="normal0"/>
        <w:pPrChange w:id="291" w:author="Tim Hallett" w:date="2015-01-26T16:36:00Z">
          <w:pPr>
            <w:pStyle w:val="normal0"/>
            <w:ind w:firstLine="720"/>
          </w:pPr>
        </w:pPrChange>
      </w:pPr>
      <w:ins w:id="292" w:author="Tim Hallett" w:date="2015-01-26T16:38:00Z">
        <w:r>
          <w:t xml:space="preserve">Most data systems, however, do not benefit from such a holistic view of the population are instead based upon only those who attend a clinic at least once. </w:t>
        </w:r>
      </w:ins>
      <w:ins w:id="293" w:author="Tim Hallett" w:date="2015-01-26T16:39:00Z">
        <w:r w:rsidR="00977CEA">
          <w:t xml:space="preserve">In that case, those persons </w:t>
        </w:r>
        <w:commentRangeStart w:id="294"/>
        <w:r w:rsidR="00977CEA">
          <w:t xml:space="preserve">that never </w:t>
        </w:r>
      </w:ins>
      <w:ins w:id="295" w:author="Tim Hallett" w:date="2015-01-31T11:07:00Z">
        <w:r w:rsidR="00480FDA">
          <w:t xml:space="preserve">connect to a </w:t>
        </w:r>
      </w:ins>
      <w:ins w:id="296" w:author="Tim Hallett" w:date="2015-01-26T16:39:00Z">
        <w:r w:rsidR="00977CEA">
          <w:t>clinic</w:t>
        </w:r>
      </w:ins>
      <w:commentRangeEnd w:id="294"/>
      <w:ins w:id="297" w:author="Tim Hallett" w:date="2015-01-31T11:07:00Z">
        <w:r w:rsidR="00480FDA">
          <w:rPr>
            <w:rStyle w:val="CommentReference"/>
          </w:rPr>
          <w:commentReference w:id="294"/>
        </w:r>
      </w:ins>
      <w:ins w:id="299" w:author="Tim Hallett" w:date="2015-01-26T16:39:00Z">
        <w:r w:rsidR="00977CEA">
          <w:t xml:space="preserve"> to care following testing,</w:t>
        </w:r>
      </w:ins>
      <w:ins w:id="300" w:author="Tim Hallett" w:date="2015-01-26T16:42:00Z">
        <w:r w:rsidR="009A349B">
          <w:t xml:space="preserve"> which accounts </w:t>
        </w:r>
        <w:r w:rsidR="00977CEA">
          <w:t xml:space="preserve">for </w:t>
        </w:r>
        <w:r w:rsidR="009A349B">
          <w:t>76% of all AIDS deaths</w:t>
        </w:r>
      </w:ins>
      <w:ins w:id="301" w:author="Tim Hallett" w:date="2015-01-26T16:43:00Z">
        <w:r w:rsidR="009A349B">
          <w:t>, who not be apparent. It is therefore crucial that better systems of surveillance are developed that can include outcomes of patients who do not link to care at all.</w:t>
        </w:r>
      </w:ins>
    </w:p>
    <w:p w14:paraId="6FAB1C7A" w14:textId="77777777" w:rsidR="001D6EB6" w:rsidRDefault="001D6EB6" w:rsidP="00B01560">
      <w:pPr>
        <w:pStyle w:val="normal0"/>
      </w:pPr>
    </w:p>
    <w:p w14:paraId="12707905" w14:textId="77777777" w:rsidR="00761A04" w:rsidDel="009A349B" w:rsidRDefault="005E1B0C">
      <w:pPr>
        <w:pStyle w:val="normal0"/>
        <w:rPr>
          <w:del w:id="302" w:author="Tim Hallett" w:date="2015-01-26T16:43:00Z"/>
        </w:rPr>
        <w:pPrChange w:id="303" w:author="Tim Hallett" w:date="2015-01-26T16:47:00Z">
          <w:pPr>
            <w:pStyle w:val="normal0"/>
            <w:ind w:firstLine="720"/>
          </w:pPr>
        </w:pPrChange>
      </w:pPr>
      <w:del w:id="304" w:author="Tim Hallett" w:date="2015-01-26T16:43:00Z">
        <w:r w:rsidDel="009A349B">
          <w:delText>However,</w:delText>
        </w:r>
        <w:r w:rsidR="00B01560" w:rsidDel="009A349B">
          <w:delText xml:space="preserve"> </w:delText>
        </w:r>
        <w:r w:rsidR="00DA5FEE" w:rsidDel="009A349B">
          <w:delText>if we only consider</w:delText>
        </w:r>
        <w:r w:rsidR="00B01560" w:rsidDel="009A349B">
          <w:delText xml:space="preserve"> individuals who </w:delText>
        </w:r>
        <w:r w:rsidR="00A56DB2" w:rsidDel="009A349B">
          <w:delText xml:space="preserve">came </w:delText>
        </w:r>
        <w:r w:rsidR="00420B7E" w:rsidDel="009A349B">
          <w:delText xml:space="preserve">into contact with the </w:delText>
        </w:r>
        <w:r w:rsidR="00B01560" w:rsidDel="009A349B">
          <w:delText>clinic</w:delText>
        </w:r>
        <w:r w:rsidR="005523D4" w:rsidDel="009A349B">
          <w:delText xml:space="preserve"> (received a CD4 test)</w:delText>
        </w:r>
        <w:r w:rsidR="00B01560" w:rsidDel="009A349B">
          <w:delText xml:space="preserve"> and yet suffered an HIV-related death</w:delText>
        </w:r>
        <w:r w:rsidR="001672BD" w:rsidDel="009A349B">
          <w:delText xml:space="preserve"> (figure 2, right)</w:delText>
        </w:r>
        <w:r w:rsidR="00B01560" w:rsidDel="009A349B">
          <w:delText xml:space="preserve">, the majority of deaths </w:delText>
        </w:r>
        <w:r w:rsidR="00A56DB2" w:rsidDel="009A349B">
          <w:delText>were</w:delText>
        </w:r>
        <w:r w:rsidR="00420B7E" w:rsidDel="009A349B">
          <w:delText xml:space="preserve"> attributable</w:delText>
        </w:r>
        <w:r w:rsidR="00B01560" w:rsidDel="009A349B">
          <w:delText xml:space="preserve"> to </w:delText>
        </w:r>
        <w:r w:rsidR="00B57784" w:rsidDel="009A349B">
          <w:delText>those</w:delText>
        </w:r>
        <w:r w:rsidR="00B01560" w:rsidDel="009A349B">
          <w:delText xml:space="preserve"> who </w:delText>
        </w:r>
        <w:r w:rsidR="007D3E7A" w:rsidDel="009A349B">
          <w:delText xml:space="preserve">again were diagnosed but died prior to initiating ART (65%). 17% </w:delText>
        </w:r>
        <w:r w:rsidR="00B01560" w:rsidDel="009A349B">
          <w:delText>d</w:delText>
        </w:r>
        <w:r w:rsidDel="009A349B">
          <w:delText xml:space="preserve">ied after disengaging from ART care, </w:delText>
        </w:r>
        <w:r w:rsidR="00B57784" w:rsidDel="009A349B">
          <w:delText xml:space="preserve">13% died </w:delText>
        </w:r>
        <w:r w:rsidDel="009A349B">
          <w:delText xml:space="preserve">as a result of the late initiation of ART, and only </w:delText>
        </w:r>
        <w:r w:rsidR="00B57784" w:rsidDel="009A349B">
          <w:delText xml:space="preserve">5% died </w:delText>
        </w:r>
        <w:r w:rsidDel="009A349B">
          <w:delText>after initiating ART on-time.</w:delText>
        </w:r>
        <w:r w:rsidR="00B57784" w:rsidDel="009A349B">
          <w:delText xml:space="preserve"> Of all HIV-related deaths seen in the community, 33% were not reported at the clinic as they were among individuals who never engaged with care.</w:delText>
        </w:r>
      </w:del>
    </w:p>
    <w:commentRangeStart w:id="305"/>
    <w:commentRangeStart w:id="306"/>
    <w:p w14:paraId="7FDF82AA" w14:textId="77777777" w:rsidR="00181EEC" w:rsidRPr="00125660" w:rsidRDefault="00190836">
      <w:pPr>
        <w:pStyle w:val="normal0"/>
        <w:pPrChange w:id="307" w:author="Tim Hallett" w:date="2015-01-26T16:47:00Z">
          <w:pPr>
            <w:pStyle w:val="normal0"/>
            <w:ind w:firstLine="720"/>
          </w:pPr>
        </w:pPrChange>
      </w:pPr>
      <w:r>
        <w:rPr>
          <w:noProof/>
          <w:lang w:val="en-US"/>
        </w:rPr>
        <mc:AlternateContent>
          <mc:Choice Requires="wpg">
            <w:drawing>
              <wp:anchor distT="0" distB="0" distL="114300" distR="114300" simplePos="0" relativeHeight="251678720" behindDoc="0" locked="0" layoutInCell="1" allowOverlap="1" wp14:anchorId="51379220" wp14:editId="5BEDC963">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5200C7" w:rsidRPr="00BF66CB" w:rsidRDefault="005200C7" w:rsidP="00E80833">
                              <w:pPr>
                                <w:pStyle w:val="Subtitle"/>
                                <w:contextualSpacing w:val="0"/>
                              </w:pPr>
                              <w:r>
                                <w:t>Figure 2. Care experience of patients suffering HIV-related deaths between 2010 and 2030.</w:t>
                              </w:r>
                            </w:p>
                            <w:p w14:paraId="508388C1" w14:textId="77777777" w:rsidR="005200C7" w:rsidRDefault="005200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5200C7" w:rsidRPr="00BF66CB" w:rsidRDefault="005200C7" w:rsidP="00E80833">
                        <w:pPr>
                          <w:pStyle w:val="Subtitle"/>
                          <w:contextualSpacing w:val="0"/>
                        </w:pPr>
                        <w:r>
                          <w:t>Figure 2. Care experience of patients suffering HIV-related deaths between 2010 and 2030.</w:t>
                        </w:r>
                      </w:p>
                      <w:p w14:paraId="508388C1" w14:textId="77777777" w:rsidR="005200C7" w:rsidRDefault="005200C7"/>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305"/>
      <w:commentRangeEnd w:id="306"/>
      <w:r w:rsidR="00BB5BF0">
        <w:rPr>
          <w:rStyle w:val="CommentReference"/>
        </w:rPr>
        <w:commentReference w:id="305"/>
      </w:r>
      <w:r w:rsidR="00156166">
        <w:rPr>
          <w:rStyle w:val="CommentReference"/>
        </w:rPr>
        <w:commentReference w:id="306"/>
      </w:r>
    </w:p>
    <w:p w14:paraId="3CA4A965" w14:textId="77777777" w:rsidR="009A349B" w:rsidRDefault="009A349B" w:rsidP="0056081D">
      <w:pPr>
        <w:pStyle w:val="Heading2"/>
        <w:contextualSpacing w:val="0"/>
        <w:rPr>
          <w:ins w:id="308" w:author="Tim Hallett" w:date="2015-01-26T16:43:00Z"/>
        </w:rPr>
      </w:pPr>
    </w:p>
    <w:p w14:paraId="1403686D" w14:textId="77777777" w:rsidR="0056081D" w:rsidRPr="0056081D" w:rsidRDefault="0056081D" w:rsidP="0056081D">
      <w:pPr>
        <w:pStyle w:val="Heading2"/>
        <w:contextualSpacing w:val="0"/>
      </w:pPr>
      <w:r>
        <w:t xml:space="preserve">The Impact of </w:t>
      </w:r>
      <w:del w:id="309" w:author="Tim Hallett" w:date="2015-01-26T16:44:00Z">
        <w:r w:rsidDel="00EF2D9F">
          <w:delText xml:space="preserve">Isolated </w:delText>
        </w:r>
      </w:del>
      <w:ins w:id="310" w:author="Tim Hallett" w:date="2015-01-26T16:44:00Z">
        <w:r w:rsidR="00EF2D9F">
          <w:t xml:space="preserve">Cascade </w:t>
        </w:r>
      </w:ins>
      <w:r>
        <w:t>Interventions</w:t>
      </w:r>
    </w:p>
    <w:p w14:paraId="61C9E42E" w14:textId="77777777" w:rsidR="006B3430" w:rsidRDefault="006B3430">
      <w:pPr>
        <w:pStyle w:val="normal0"/>
        <w:rPr>
          <w:ins w:id="311" w:author="Tim Hallett" w:date="2015-01-26T16:47:00Z"/>
        </w:rPr>
        <w:pPrChange w:id="312" w:author="Tim Hallett" w:date="2015-01-26T16:47:00Z">
          <w:pPr>
            <w:pStyle w:val="normal0"/>
            <w:ind w:firstLine="720"/>
          </w:pPr>
        </w:pPrChange>
      </w:pPr>
    </w:p>
    <w:p w14:paraId="19439699" w14:textId="77777777" w:rsidR="006B3430" w:rsidRDefault="008C3ADF">
      <w:pPr>
        <w:pStyle w:val="normal0"/>
        <w:rPr>
          <w:ins w:id="313" w:author="Tim Hallett" w:date="2015-01-26T16:47:00Z"/>
          <w:noProof/>
          <w:lang w:val="en-US"/>
        </w:rPr>
        <w:pPrChange w:id="314" w:author="Tim Hallett" w:date="2015-01-26T16:47:00Z">
          <w:pPr>
            <w:pStyle w:val="normal0"/>
            <w:ind w:firstLine="720"/>
          </w:pPr>
        </w:pPrChange>
      </w:pPr>
      <w:r>
        <w:t>W</w:t>
      </w:r>
      <w:r w:rsidR="009A799E">
        <w:t xml:space="preserve">e applied each of </w:t>
      </w:r>
      <w:del w:id="315" w:author="Tim Hallett" w:date="2015-01-26T16:47:00Z">
        <w:r w:rsidR="009A799E" w:rsidDel="006B3430">
          <w:delText>our 1</w:delText>
        </w:r>
      </w:del>
      <w:ins w:id="316" w:author="Tim Hallett" w:date="2015-01-26T16:47:00Z">
        <w:r w:rsidR="006B3430">
          <w:t>the 1</w:t>
        </w:r>
      </w:ins>
      <w:r w:rsidR="009A799E">
        <w:t xml:space="preserve">2 </w:t>
      </w:r>
      <w:ins w:id="317" w:author="Tim Hallett" w:date="2015-01-26T16:47:00Z">
        <w:r w:rsidR="006B3430">
          <w:t xml:space="preserve">potential </w:t>
        </w:r>
      </w:ins>
      <w:r w:rsidR="009A799E">
        <w:t>interventions in turn and assessed the impact on DALYs averted, compared to baseline, and the additional cost of care, compared to baseline, between 2010 and 2030 (figure 3</w:t>
      </w:r>
      <w:r w:rsidR="00B831E9">
        <w:t xml:space="preserve"> and </w:t>
      </w:r>
      <w:commentRangeStart w:id="318"/>
      <w:r w:rsidR="00B831E9">
        <w:t>table 3</w:t>
      </w:r>
      <w:commentRangeEnd w:id="318"/>
      <w:r w:rsidR="006B3430">
        <w:rPr>
          <w:rStyle w:val="CommentReference"/>
        </w:rPr>
        <w:commentReference w:id="318"/>
      </w:r>
      <w:r w:rsidR="009A799E">
        <w:t>).</w:t>
      </w:r>
      <w:r w:rsidR="00E757ED">
        <w:rPr>
          <w:noProof/>
          <w:lang w:val="en-US"/>
        </w:rPr>
        <w:t xml:space="preserve"> </w:t>
      </w:r>
    </w:p>
    <w:p w14:paraId="50F535E9" w14:textId="77777777" w:rsidR="006B3430" w:rsidRDefault="006B3430">
      <w:pPr>
        <w:pStyle w:val="normal0"/>
        <w:rPr>
          <w:ins w:id="319" w:author="Tim Hallett" w:date="2015-01-26T16:49:00Z"/>
          <w:noProof/>
          <w:lang w:val="en-US"/>
        </w:rPr>
        <w:pPrChange w:id="320" w:author="Tim Hallett" w:date="2015-01-26T16:47:00Z">
          <w:pPr>
            <w:pStyle w:val="normal0"/>
            <w:ind w:firstLine="720"/>
          </w:pPr>
        </w:pPrChange>
      </w:pPr>
    </w:p>
    <w:p w14:paraId="6A220CAD" w14:textId="77777777" w:rsidR="00E76998" w:rsidRDefault="00095110">
      <w:pPr>
        <w:pStyle w:val="normal0"/>
        <w:rPr>
          <w:ins w:id="321" w:author="Tim Hallett" w:date="2015-01-26T17:00:00Z"/>
          <w:noProof/>
          <w:lang w:val="en-US"/>
        </w:rPr>
        <w:pPrChange w:id="322" w:author="Tim Hallett" w:date="2015-01-26T16:47:00Z">
          <w:pPr>
            <w:pStyle w:val="normal0"/>
            <w:ind w:firstLine="720"/>
          </w:pPr>
        </w:pPrChange>
      </w:pPr>
      <w:ins w:id="323" w:author="Tim Hallett" w:date="2015-01-26T16:58:00Z">
        <w:r>
          <w:rPr>
            <w:noProof/>
            <w:lang w:val="en-US"/>
          </w:rPr>
          <w:t xml:space="preserve">Broadly, the impact of most single interventions </w:t>
        </w:r>
      </w:ins>
      <w:ins w:id="324" w:author="Tim Hallett" w:date="2015-01-26T16:59:00Z">
        <w:r w:rsidR="00E76998">
          <w:rPr>
            <w:noProof/>
            <w:lang w:val="en-US"/>
          </w:rPr>
          <w:t xml:space="preserve">cluster together with relatively low impact and low cost. </w:t>
        </w:r>
      </w:ins>
      <w:ins w:id="325" w:author="Tim Hallett" w:date="2015-01-26T17:00:00Z">
        <w:r w:rsidR="00E76998">
          <w:rPr>
            <w:noProof/>
            <w:lang w:val="en-US"/>
          </w:rPr>
          <w:t>This is because there are weakness throughout the care cascade, so interventions at one point only cannot have a large impact as they are confounded by remaining weakness elsewhere.</w:t>
        </w:r>
      </w:ins>
      <w:ins w:id="326" w:author="Tim Hallett" w:date="2015-01-26T17:04:00Z">
        <w:r w:rsidR="00D32D6D">
          <w:rPr>
            <w:noProof/>
            <w:lang w:val="en-US"/>
          </w:rPr>
          <w:t xml:space="preserve"> </w:t>
        </w:r>
      </w:ins>
    </w:p>
    <w:p w14:paraId="374D2B4E" w14:textId="77777777" w:rsidR="00E76998" w:rsidRDefault="00E76998">
      <w:pPr>
        <w:pStyle w:val="normal0"/>
        <w:rPr>
          <w:ins w:id="327" w:author="Tim Hallett" w:date="2015-01-26T17:00:00Z"/>
          <w:noProof/>
          <w:lang w:val="en-US"/>
        </w:rPr>
        <w:pPrChange w:id="328" w:author="Tim Hallett" w:date="2015-01-26T16:47:00Z">
          <w:pPr>
            <w:pStyle w:val="normal0"/>
            <w:ind w:firstLine="720"/>
          </w:pPr>
        </w:pPrChange>
      </w:pPr>
    </w:p>
    <w:p w14:paraId="26831CBD" w14:textId="77777777" w:rsidR="0032296A" w:rsidRDefault="00E76998">
      <w:pPr>
        <w:pStyle w:val="normal0"/>
        <w:rPr>
          <w:ins w:id="329" w:author="Tim Hallett" w:date="2015-01-26T16:49:00Z"/>
          <w:noProof/>
          <w:lang w:val="en-US"/>
        </w:rPr>
        <w:pPrChange w:id="330" w:author="Tim Hallett" w:date="2015-01-26T16:47:00Z">
          <w:pPr>
            <w:pStyle w:val="normal0"/>
            <w:ind w:firstLine="720"/>
          </w:pPr>
        </w:pPrChange>
      </w:pPr>
      <w:ins w:id="331" w:author="Tim Hallett" w:date="2015-01-26T16:59:00Z">
        <w:r>
          <w:rPr>
            <w:noProof/>
            <w:lang w:val="en-US"/>
          </w:rPr>
          <w:t>The exception</w:t>
        </w:r>
      </w:ins>
      <w:ins w:id="332" w:author="Tim Hallett" w:date="2015-01-26T17:01:00Z">
        <w:r>
          <w:rPr>
            <w:noProof/>
            <w:lang w:val="en-US"/>
          </w:rPr>
          <w:t>s</w:t>
        </w:r>
      </w:ins>
      <w:ins w:id="333" w:author="Tim Hallett" w:date="2015-01-26T16:59:00Z">
        <w:r>
          <w:rPr>
            <w:noProof/>
            <w:lang w:val="en-US"/>
          </w:rPr>
          <w:t xml:space="preserve"> to this</w:t>
        </w:r>
      </w:ins>
      <w:ins w:id="334" w:author="Tim Hallett" w:date="2015-01-26T17:01:00Z">
        <w:r>
          <w:rPr>
            <w:noProof/>
            <w:lang w:val="en-US"/>
          </w:rPr>
          <w:t xml:space="preserve"> are </w:t>
        </w:r>
      </w:ins>
      <w:ins w:id="335" w:author="Tim Hallett" w:date="2015-01-26T16:59:00Z">
        <w:r w:rsidR="00D32D6D">
          <w:rPr>
            <w:noProof/>
            <w:lang w:val="en-US"/>
          </w:rPr>
          <w:t>H</w:t>
        </w:r>
      </w:ins>
      <w:ins w:id="336" w:author="Tim Hallett" w:date="2015-01-26T17:04:00Z">
        <w:r w:rsidR="00D32D6D">
          <w:rPr>
            <w:noProof/>
            <w:lang w:val="en-US"/>
          </w:rPr>
          <w:t>BCT</w:t>
        </w:r>
      </w:ins>
      <w:ins w:id="337" w:author="Tim Hallett" w:date="2015-01-26T16:59:00Z">
        <w:r>
          <w:rPr>
            <w:noProof/>
            <w:lang w:val="en-US"/>
          </w:rPr>
          <w:t>, which attracts a high cost given its projected benefit</w:t>
        </w:r>
      </w:ins>
      <w:ins w:id="338" w:author="Tim Hallett" w:date="2015-01-26T17:01:00Z">
        <w:r w:rsidR="00FE5E1E">
          <w:rPr>
            <w:noProof/>
            <w:lang w:val="en-US"/>
          </w:rPr>
          <w:t xml:space="preserve">. </w:t>
        </w:r>
      </w:ins>
      <w:ins w:id="339" w:author="Tim Hallett" w:date="2015-01-26T17:02:00Z">
        <w:r w:rsidR="00FE5E1E">
          <w:rPr>
            <w:noProof/>
            <w:lang w:val="en-US"/>
          </w:rPr>
          <w:t xml:space="preserve">This is due to the assumption here that only a small proportion of persons being diagnosed for the first time at HBCT will link to care without further intervention. HBCT with POC CD4, by increasing linkage, accrues </w:t>
        </w:r>
      </w:ins>
      <w:ins w:id="340" w:author="Tim Hallett" w:date="2015-01-26T17:03:00Z">
        <w:r w:rsidR="00D32D6D">
          <w:rPr>
            <w:noProof/>
            <w:lang w:val="en-US"/>
          </w:rPr>
          <w:t>nearly twice as many DALYS averted for a small increse in costs.</w:t>
        </w:r>
      </w:ins>
    </w:p>
    <w:p w14:paraId="0EF24A7E" w14:textId="77777777" w:rsidR="007C6DC7" w:rsidRDefault="007C6DC7">
      <w:pPr>
        <w:pStyle w:val="normal0"/>
        <w:rPr>
          <w:ins w:id="341" w:author="Tim Hallett" w:date="2015-01-31T11:08:00Z"/>
          <w:noProof/>
          <w:lang w:val="en-US"/>
        </w:rPr>
        <w:pPrChange w:id="342" w:author="Tim Hallett" w:date="2015-01-26T16:47:00Z">
          <w:pPr>
            <w:pStyle w:val="normal0"/>
            <w:ind w:firstLine="720"/>
          </w:pPr>
        </w:pPrChange>
      </w:pPr>
    </w:p>
    <w:p w14:paraId="0020705C" w14:textId="77777777" w:rsidR="00BB7331" w:rsidRDefault="00D32D6D">
      <w:pPr>
        <w:pStyle w:val="normal0"/>
        <w:rPr>
          <w:ins w:id="343" w:author="Tim Hallett" w:date="2015-01-31T11:09:00Z"/>
          <w:noProof/>
          <w:lang w:val="en-US"/>
        </w:rPr>
        <w:pPrChange w:id="344" w:author="Tim Hallett" w:date="2015-01-26T16:47:00Z">
          <w:pPr>
            <w:pStyle w:val="normal0"/>
            <w:ind w:firstLine="720"/>
          </w:pPr>
        </w:pPrChange>
      </w:pPr>
      <w:ins w:id="345" w:author="Tim Hallett" w:date="2015-01-26T17:04:00Z">
        <w:r>
          <w:rPr>
            <w:noProof/>
            <w:lang w:val="en-US"/>
          </w:rPr>
          <w:t xml:space="preserve">The two interventions that </w:t>
        </w:r>
      </w:ins>
      <w:ins w:id="346" w:author="Tim Hallett" w:date="2015-01-26T17:05:00Z">
        <w:r>
          <w:rPr>
            <w:noProof/>
            <w:lang w:val="en-US"/>
          </w:rPr>
          <w:t xml:space="preserve">simulate large changes to the delivery of ART – Immedidtae ART and Universal Test and Treat </w:t>
        </w:r>
      </w:ins>
      <w:ins w:id="347" w:author="Tim Hallett" w:date="2015-01-26T17:06:00Z">
        <w:r w:rsidR="004401D1">
          <w:rPr>
            <w:noProof/>
            <w:lang w:val="en-US"/>
          </w:rPr>
          <w:t>–</w:t>
        </w:r>
      </w:ins>
      <w:ins w:id="348" w:author="Tim Hallett" w:date="2015-01-26T17:05:00Z">
        <w:r>
          <w:rPr>
            <w:noProof/>
            <w:lang w:val="en-US"/>
          </w:rPr>
          <w:t xml:space="preserve"> </w:t>
        </w:r>
      </w:ins>
      <w:ins w:id="349" w:author="Tim Hallett" w:date="2015-01-26T17:11:00Z">
        <w:r w:rsidR="00BB7331">
          <w:rPr>
            <w:noProof/>
            <w:lang w:val="en-US"/>
          </w:rPr>
          <w:t xml:space="preserve">both </w:t>
        </w:r>
      </w:ins>
      <w:ins w:id="350" w:author="Tim Hallett" w:date="2015-01-26T17:06:00Z">
        <w:r w:rsidR="004401D1">
          <w:rPr>
            <w:noProof/>
            <w:lang w:val="en-US"/>
          </w:rPr>
          <w:t xml:space="preserve">have much greater impact. The intervention </w:t>
        </w:r>
      </w:ins>
      <w:ins w:id="351" w:author="Tim Hallett" w:date="2015-01-26T17:07:00Z">
        <w:r w:rsidR="004401D1">
          <w:rPr>
            <w:noProof/>
            <w:lang w:val="en-US"/>
          </w:rPr>
          <w:t>to provide treatment to those p</w:t>
        </w:r>
        <w:r w:rsidR="00BB50E4">
          <w:rPr>
            <w:noProof/>
            <w:lang w:val="en-US"/>
          </w:rPr>
          <w:t xml:space="preserve">resenting for care immidiately is </w:t>
        </w:r>
      </w:ins>
      <w:ins w:id="352" w:author="Tim Hallett" w:date="2015-01-26T17:15:00Z">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w:t>
        </w:r>
      </w:ins>
      <w:ins w:id="353" w:author="Tim Hallett" w:date="2015-01-26T17:16:00Z">
        <w:r w:rsidR="006E02E3">
          <w:rPr>
            <w:noProof/>
            <w:lang w:val="en-US"/>
          </w:rPr>
          <w:t xml:space="preserve">The UTT intervention is much more costly and somewhat more impactful </w:t>
        </w:r>
      </w:ins>
      <w:ins w:id="354" w:author="Tim Hallett" w:date="2015-01-26T17:09:00Z">
        <w:r w:rsidR="00BB50E4">
          <w:rPr>
            <w:noProof/>
            <w:lang w:val="en-US"/>
          </w:rPr>
          <w:t xml:space="preserve">because </w:t>
        </w:r>
      </w:ins>
      <w:ins w:id="355" w:author="Tim Hallett" w:date="2015-01-26T17:11:00Z">
        <w:r w:rsidR="00BB7331">
          <w:rPr>
            <w:noProof/>
            <w:lang w:val="en-US"/>
          </w:rPr>
          <w:t>the outreach costs are</w:t>
        </w:r>
      </w:ins>
      <w:ins w:id="356" w:author="Tim Hallett" w:date="2015-01-26T17:13:00Z">
        <w:r w:rsidR="00E1524C">
          <w:rPr>
            <w:noProof/>
            <w:lang w:val="en-US"/>
          </w:rPr>
          <w:t xml:space="preserve"> estimated to be</w:t>
        </w:r>
      </w:ins>
      <w:ins w:id="357" w:author="Tim Hallett" w:date="2015-01-26T17:11:00Z">
        <w:r w:rsidR="00BB7331">
          <w:rPr>
            <w:noProof/>
            <w:lang w:val="en-US"/>
          </w:rPr>
          <w:t xml:space="preserve"> very large but the population coverage of ART </w:t>
        </w:r>
      </w:ins>
      <w:ins w:id="358" w:author="Tim Hallett" w:date="2015-01-26T17:16:00Z">
        <w:r w:rsidR="006E02E3">
          <w:rPr>
            <w:noProof/>
            <w:lang w:val="en-US"/>
          </w:rPr>
          <w:t>can reach higher levels with outreach intervention such as HBCT.</w:t>
        </w:r>
      </w:ins>
    </w:p>
    <w:p w14:paraId="77832FD1" w14:textId="77777777" w:rsidR="007C6DC7" w:rsidRDefault="007C6DC7">
      <w:pPr>
        <w:pStyle w:val="normal0"/>
        <w:rPr>
          <w:ins w:id="359" w:author="Tim Hallett" w:date="2015-01-31T11:09:00Z"/>
          <w:noProof/>
          <w:lang w:val="en-US"/>
        </w:rPr>
        <w:pPrChange w:id="360" w:author="Tim Hallett" w:date="2015-01-26T16:47:00Z">
          <w:pPr>
            <w:pStyle w:val="normal0"/>
            <w:ind w:firstLine="720"/>
          </w:pPr>
        </w:pPrChange>
      </w:pPr>
    </w:p>
    <w:p w14:paraId="7ECE602E" w14:textId="77777777" w:rsidR="007C6DC7" w:rsidRPr="007C6DC7" w:rsidRDefault="007C6DC7">
      <w:pPr>
        <w:pStyle w:val="normal0"/>
        <w:rPr>
          <w:ins w:id="361" w:author="Tim Hallett" w:date="2015-01-26T17:16:00Z"/>
          <w:i/>
          <w:noProof/>
          <w:u w:val="single"/>
          <w:lang w:val="en-US"/>
          <w:rPrChange w:id="362" w:author="Tim Hallett" w:date="2015-01-31T11:10:00Z">
            <w:rPr>
              <w:ins w:id="363" w:author="Tim Hallett" w:date="2015-01-26T17:16:00Z"/>
              <w:noProof/>
              <w:lang w:val="en-US"/>
            </w:rPr>
          </w:rPrChange>
        </w:rPr>
        <w:pPrChange w:id="364" w:author="Tim Hallett" w:date="2015-01-26T16:47:00Z">
          <w:pPr>
            <w:pStyle w:val="normal0"/>
            <w:ind w:firstLine="720"/>
          </w:pPr>
        </w:pPrChange>
      </w:pPr>
      <w:ins w:id="365" w:author="Tim Hallett" w:date="2015-01-31T11:11:00Z">
        <w:r>
          <w:rPr>
            <w:i/>
            <w:noProof/>
            <w:u w:val="single"/>
            <w:lang w:val="en-US"/>
          </w:rPr>
          <w:t xml:space="preserve">// </w:t>
        </w:r>
      </w:ins>
      <w:ins w:id="366" w:author="Tim Hallett" w:date="2015-01-31T11:09:00Z">
        <w:r w:rsidRPr="007C6DC7">
          <w:rPr>
            <w:i/>
            <w:noProof/>
            <w:u w:val="single"/>
            <w:lang w:val="en-US"/>
            <w:rPrChange w:id="367" w:author="Tim Hallett" w:date="2015-01-31T11:10:00Z">
              <w:rPr>
                <w:noProof/>
                <w:lang w:val="en-US"/>
              </w:rPr>
            </w:rPrChange>
          </w:rPr>
          <w:t xml:space="preserve">Then a very quick canter through the results for the others. I had noted before that I thought the sensitivity analysis thing we did woud be a useful thing. We said we could have one model parameterisation with strong </w:t>
        </w:r>
      </w:ins>
      <w:ins w:id="368" w:author="Tim Hallett" w:date="2015-01-31T11:10:00Z">
        <w:r w:rsidRPr="007C6DC7">
          <w:rPr>
            <w:i/>
            <w:noProof/>
            <w:u w:val="single"/>
            <w:lang w:val="en-US"/>
            <w:rPrChange w:id="369" w:author="Tim Hallett" w:date="2015-01-31T11:10:00Z">
              <w:rPr>
                <w:noProof/>
                <w:lang w:val="en-US"/>
              </w:rPr>
            </w:rPrChange>
          </w:rPr>
          <w:t>“health care seeking” and another “weaker”. (If possible to construct both in way that is consistent the data). And then to show how that strongly modulate the impact of each.</w:t>
        </w:r>
      </w:ins>
    </w:p>
    <w:p w14:paraId="4E4CCBA8" w14:textId="77777777" w:rsidR="006E02E3" w:rsidRDefault="006E02E3">
      <w:pPr>
        <w:pStyle w:val="normal0"/>
        <w:rPr>
          <w:ins w:id="370" w:author="Tim Hallett" w:date="2015-01-26T17:11:00Z"/>
          <w:noProof/>
          <w:lang w:val="en-US"/>
        </w:rPr>
        <w:pPrChange w:id="371" w:author="Tim Hallett" w:date="2015-01-26T16:47:00Z">
          <w:pPr>
            <w:pStyle w:val="normal0"/>
            <w:ind w:firstLine="720"/>
          </w:pPr>
        </w:pPrChange>
      </w:pPr>
    </w:p>
    <w:p w14:paraId="732DCB1D" w14:textId="77777777" w:rsidR="000743C3" w:rsidDel="00E1524C" w:rsidRDefault="00BA6022">
      <w:pPr>
        <w:pStyle w:val="normal0"/>
        <w:rPr>
          <w:del w:id="372" w:author="Tim Hallett" w:date="2015-01-26T17:13:00Z"/>
        </w:rPr>
        <w:pPrChange w:id="373" w:author="Tim Hallett" w:date="2015-01-26T16:47:00Z">
          <w:pPr>
            <w:pStyle w:val="normal0"/>
            <w:ind w:firstLine="720"/>
          </w:pPr>
        </w:pPrChange>
      </w:pPr>
      <w:del w:id="374" w:author="Tim Hallett" w:date="2015-01-26T17:13:00Z">
        <w:r w:rsidDel="00E1524C">
          <w:delText>Un</w:delText>
        </w:r>
        <w:r w:rsidR="001474DD" w:rsidDel="00E1524C">
          <w:delText xml:space="preserve">iversal Test and Treat </w:delText>
        </w:r>
        <w:r w:rsidR="00C30C3A" w:rsidDel="00E1524C">
          <w:delText>was found to be</w:delText>
        </w:r>
        <w:r w:rsidDel="00E1524C">
          <w:delText xml:space="preserve"> t</w:delText>
        </w:r>
        <w:r w:rsidR="00077847" w:rsidDel="00E1524C">
          <w:delText>he most impactful intervention (5</w:delText>
        </w:r>
        <w:r w:rsidR="00DB4040" w:rsidDel="00E1524C">
          <w:delText>.</w:delText>
        </w:r>
        <w:r w:rsidR="0064237F" w:rsidDel="00E1524C">
          <w:delText>59</w:delText>
        </w:r>
        <w:r w:rsidR="00DB4040" w:rsidDel="00E1524C">
          <w:delText>m</w:delText>
        </w:r>
        <w:r w:rsidR="00077847" w:rsidDel="00E1524C">
          <w:delText xml:space="preserve"> DALYs averted between 2010 and 2030)</w:delText>
        </w:r>
        <w:r w:rsidDel="00E1524C">
          <w:delText xml:space="preserve">, as this </w:delText>
        </w:r>
        <w:r w:rsidR="001474DD" w:rsidDel="00E1524C">
          <w:delText xml:space="preserve">removes </w:delText>
        </w:r>
        <w:r w:rsidDel="00E1524C">
          <w:delText>pre-ART care completely</w:delText>
        </w:r>
        <w:r w:rsidR="008C5FE3" w:rsidDel="00E1524C">
          <w:delText>,</w:delText>
        </w:r>
        <w:r w:rsidDel="00E1524C">
          <w:delText xml:space="preserve"> initiating all HIV-positive individuals onto ART immediately and actively seeking infected individuals through HBCT.</w:delText>
        </w:r>
        <w:r w:rsidR="0050562A" w:rsidDel="00E1524C">
          <w:delText xml:space="preserve"> </w:delText>
        </w:r>
        <w:r w:rsidR="00EE03D3" w:rsidDel="00E1524C">
          <w:delText xml:space="preserve">This intervention averts 50% of the DALYs averted if the entire HIV-positive population </w:delText>
        </w:r>
        <w:r w:rsidR="001474DD" w:rsidDel="00E1524C">
          <w:delText>were</w:delText>
        </w:r>
        <w:r w:rsidR="00EE03D3" w:rsidDel="00E1524C">
          <w:delText xml:space="preserve"> placed on treatment immediately from 2010 onwards with perfect adherence and retention to care, representing the maximum attainable </w:delText>
        </w:r>
        <w:r w:rsidR="000131FE" w:rsidDel="00E1524C">
          <w:delText>impact (MAI)</w:delText>
        </w:r>
        <w:r w:rsidR="00EE03D3" w:rsidDel="00E1524C">
          <w:delText xml:space="preserve">. </w:delText>
        </w:r>
        <w:r w:rsidR="00716EFA" w:rsidDel="00E1524C">
          <w:delText xml:space="preserve">The second most impactful intervention </w:delText>
        </w:r>
        <w:r w:rsidR="00C30C3A" w:rsidDel="00E1524C">
          <w:delText>was</w:delText>
        </w:r>
        <w:r w:rsidR="00716EFA" w:rsidDel="00E1524C">
          <w:delText xml:space="preserve"> Immediate ART</w:delText>
        </w:r>
        <w:r w:rsidR="00461FC2" w:rsidDel="00E1524C">
          <w:delText xml:space="preserve"> (</w:delText>
        </w:r>
        <w:r w:rsidR="00DB4040" w:rsidDel="00E1524C">
          <w:delText>3.6</w:delText>
        </w:r>
        <w:r w:rsidR="0064237F" w:rsidDel="00E1524C">
          <w:delText>2</w:delText>
        </w:r>
        <w:r w:rsidR="00DB4040" w:rsidDel="00E1524C">
          <w:delText>m</w:delText>
        </w:r>
        <w:r w:rsidR="00461FC2" w:rsidDel="00E1524C">
          <w:delText xml:space="preserve"> DALYs averted</w:delText>
        </w:r>
        <w:r w:rsidR="000131FE" w:rsidDel="00E1524C">
          <w:delText>, 32% MAI</w:delText>
        </w:r>
        <w:r w:rsidR="00461FC2" w:rsidDel="00E1524C">
          <w:delText>)</w:delText>
        </w:r>
        <w:r w:rsidR="00E14801" w:rsidDel="00E1524C">
          <w:delText>, followed by HBCT with POC CD4 testing</w:delText>
        </w:r>
        <w:r w:rsidR="00461FC2" w:rsidDel="00E1524C">
          <w:delText xml:space="preserve"> (</w:delText>
        </w:r>
        <w:r w:rsidR="007B60A3" w:rsidDel="00E1524C">
          <w:delText>3.5</w:delText>
        </w:r>
        <w:r w:rsidR="00856AB4" w:rsidDel="00E1524C">
          <w:delText>3</w:delText>
        </w:r>
        <w:r w:rsidR="007B60A3" w:rsidDel="00E1524C">
          <w:delText>m</w:delText>
        </w:r>
        <w:r w:rsidR="00461FC2" w:rsidDel="00E1524C">
          <w:delText xml:space="preserve"> DALYs averted</w:delText>
        </w:r>
        <w:r w:rsidR="00180E2A" w:rsidDel="00E1524C">
          <w:delText>, 31% MAI</w:delText>
        </w:r>
        <w:r w:rsidR="00461FC2" w:rsidDel="00E1524C">
          <w:delText>)</w:delText>
        </w:r>
        <w:r w:rsidR="00E14801" w:rsidDel="00E1524C">
          <w:delText xml:space="preserve">. These three interventions </w:delText>
        </w:r>
        <w:r w:rsidR="007B4ADA" w:rsidDel="00E1524C">
          <w:delText>actively seek individuals and in the case of Immediate ART and Universal Test and Treat, remove pre-ART care completely.</w:delText>
        </w:r>
      </w:del>
    </w:p>
    <w:p w14:paraId="3ED604A2" w14:textId="77777777" w:rsidR="003B210B" w:rsidDel="00E1524C" w:rsidRDefault="003B210B" w:rsidP="00E757ED">
      <w:pPr>
        <w:pStyle w:val="normal0"/>
        <w:ind w:firstLine="720"/>
        <w:rPr>
          <w:del w:id="375" w:author="Tim Hallett" w:date="2015-01-26T17:13:00Z"/>
        </w:rPr>
      </w:pPr>
    </w:p>
    <w:p w14:paraId="337C8050" w14:textId="77777777" w:rsidR="00E216EC" w:rsidRPr="00316690" w:rsidDel="004401D1" w:rsidRDefault="0050562A" w:rsidP="00316690">
      <w:pPr>
        <w:pStyle w:val="normal0"/>
        <w:ind w:firstLine="720"/>
        <w:rPr>
          <w:del w:id="376" w:author="Tim Hallett" w:date="2015-01-26T17:07:00Z"/>
        </w:rPr>
      </w:pPr>
      <w:del w:id="377" w:author="Tim Hallett" w:date="2015-01-26T17:07:00Z">
        <w:r w:rsidDel="004401D1">
          <w:delText xml:space="preserve">The remaining </w:delText>
        </w:r>
        <w:r w:rsidR="005A49AF" w:rsidDel="004401D1">
          <w:delText xml:space="preserve">single </w:delText>
        </w:r>
        <w:r w:rsidDel="004401D1">
          <w:delText>interventions</w:delText>
        </w:r>
        <w:r w:rsidR="00D5677F" w:rsidDel="004401D1">
          <w:delText xml:space="preserve"> </w:delText>
        </w:r>
        <w:r w:rsidR="00BB7CFA" w:rsidDel="004401D1">
          <w:delText>were</w:delText>
        </w:r>
        <w:r w:rsidR="00D5677F" w:rsidDel="004401D1">
          <w:delText xml:space="preserve"> less impactful but highlight important issues in the dynamics of HIV care. For instance, the ART Outreach and Adherence interventions </w:delText>
        </w:r>
        <w:r w:rsidR="002A5552" w:rsidDel="004401D1">
          <w:delText>were</w:delText>
        </w:r>
        <w:r w:rsidR="00D5677F" w:rsidDel="004401D1">
          <w:delText xml:space="preserve"> not </w:delText>
        </w:r>
        <w:r w:rsidR="000743C3" w:rsidDel="004401D1">
          <w:delText xml:space="preserve">highly </w:delText>
        </w:r>
        <w:r w:rsidR="00D5677F" w:rsidDel="004401D1">
          <w:delText>impactful</w:delText>
        </w:r>
        <w:r w:rsidR="00D731D9" w:rsidDel="004401D1">
          <w:delText xml:space="preserve"> (</w:delText>
        </w:r>
        <w:r w:rsidR="00496CFC" w:rsidDel="004401D1">
          <w:delText>0.</w:delText>
        </w:r>
        <w:r w:rsidR="00D731D9" w:rsidDel="004401D1">
          <w:delText>74</w:delText>
        </w:r>
        <w:r w:rsidR="00496CFC" w:rsidDel="004401D1">
          <w:delText xml:space="preserve">m </w:delText>
        </w:r>
        <w:r w:rsidR="00D731D9" w:rsidDel="004401D1">
          <w:delText xml:space="preserve">and </w:delText>
        </w:r>
        <w:r w:rsidR="00496CFC" w:rsidDel="004401D1">
          <w:delText xml:space="preserve">0.70m </w:delText>
        </w:r>
        <w:r w:rsidR="00D731D9" w:rsidDel="004401D1">
          <w:delText>DALYs averted, respectively</w:delText>
        </w:r>
        <w:r w:rsidR="00A9434F" w:rsidDel="004401D1">
          <w:delText>, 6% of MAI</w:delText>
        </w:r>
        <w:r w:rsidR="00D731D9" w:rsidDel="004401D1">
          <w:delText>)</w:delText>
        </w:r>
        <w:r w:rsidR="00D5677F" w:rsidDel="004401D1">
          <w:delText xml:space="preserve"> due to </w:delText>
        </w:r>
        <w:r w:rsidR="00C47AE6" w:rsidDel="004401D1">
          <w:delText>upstream weaknesses in care</w:delText>
        </w:r>
        <w:r w:rsidR="008963DB" w:rsidDel="004401D1">
          <w:delText>,</w:delText>
        </w:r>
        <w:r w:rsidR="00C47AE6" w:rsidDel="004401D1">
          <w:delText xml:space="preserve"> as</w:delText>
        </w:r>
        <w:r w:rsidR="00D5677F" w:rsidDel="004401D1">
          <w:delText xml:space="preserve"> many individuals never initiate</w:delText>
        </w:r>
        <w:r w:rsidR="002A5552" w:rsidDel="004401D1">
          <w:delText>d</w:delText>
        </w:r>
        <w:r w:rsidR="00D5677F" w:rsidDel="004401D1">
          <w:delText xml:space="preserve"> ART (&gt;75% of all HIV-related deaths between 2010 and 2030).</w:delText>
        </w:r>
      </w:del>
    </w:p>
    <w:p w14:paraId="4A533F26" w14:textId="77777777" w:rsidR="00BB4DB6" w:rsidRDefault="00BB4DB6" w:rsidP="00E216EC">
      <w:pPr>
        <w:pStyle w:val="normal0"/>
      </w:pPr>
    </w:p>
    <w:p w14:paraId="76AA7695" w14:textId="77777777" w:rsidR="00E216EC" w:rsidRPr="00E1524C" w:rsidRDefault="00BB0E0E" w:rsidP="00E216EC">
      <w:pPr>
        <w:pStyle w:val="normal0"/>
        <w:rPr>
          <w:strike/>
          <w:rPrChange w:id="378" w:author="Tim Hallett" w:date="2015-01-26T17:13:00Z">
            <w:rPr/>
          </w:rPrChange>
        </w:rPr>
      </w:pPr>
      <w:r>
        <w:tab/>
      </w:r>
      <w:commentRangeStart w:id="379"/>
      <w:r w:rsidR="00147C94" w:rsidRPr="00E1524C">
        <w:rPr>
          <w:strike/>
          <w:rPrChange w:id="380" w:author="Tim Hallett" w:date="2015-01-26T17:13:00Z">
            <w:rPr/>
          </w:rPrChange>
        </w:rPr>
        <w:t>Among the testing interventions,</w:t>
      </w:r>
      <w:r w:rsidR="007125CC" w:rsidRPr="00E1524C">
        <w:rPr>
          <w:strike/>
          <w:rPrChange w:id="381" w:author="Tim Hallett" w:date="2015-01-26T17:13:00Z">
            <w:rPr/>
          </w:rPrChange>
        </w:rPr>
        <w:t xml:space="preserve"> the maximum impact scenario of HBCT </w:t>
      </w:r>
      <w:r w:rsidR="00343D00" w:rsidRPr="00E1524C">
        <w:rPr>
          <w:strike/>
          <w:rPrChange w:id="382" w:author="Tim Hallett" w:date="2015-01-26T17:13:00Z">
            <w:rPr/>
          </w:rPrChange>
        </w:rPr>
        <w:t>was</w:t>
      </w:r>
      <w:r w:rsidR="007125CC" w:rsidRPr="00E1524C">
        <w:rPr>
          <w:strike/>
          <w:rPrChange w:id="383" w:author="Tim Hallett" w:date="2015-01-26T17:13:00Z">
            <w:rPr/>
          </w:rPrChange>
        </w:rPr>
        <w:t xml:space="preserve"> much more impactful than the VCT intervention</w:t>
      </w:r>
      <w:r w:rsidR="003A6AD8" w:rsidRPr="00E1524C">
        <w:rPr>
          <w:strike/>
          <w:rPrChange w:id="384" w:author="Tim Hallett" w:date="2015-01-26T17:13:00Z">
            <w:rPr/>
          </w:rPrChange>
        </w:rPr>
        <w:t xml:space="preserve"> (</w:t>
      </w:r>
      <w:r w:rsidR="0064237F" w:rsidRPr="00E1524C">
        <w:rPr>
          <w:strike/>
          <w:rPrChange w:id="385" w:author="Tim Hallett" w:date="2015-01-26T17:13:00Z">
            <w:rPr/>
          </w:rPrChange>
        </w:rPr>
        <w:t>1.8</w:t>
      </w:r>
      <w:r w:rsidR="00A34BC5" w:rsidRPr="00E1524C">
        <w:rPr>
          <w:strike/>
          <w:rPrChange w:id="386" w:author="Tim Hallett" w:date="2015-01-26T17:13:00Z">
            <w:rPr/>
          </w:rPrChange>
        </w:rPr>
        <w:t>8</w:t>
      </w:r>
      <w:r w:rsidR="0064237F" w:rsidRPr="00E1524C">
        <w:rPr>
          <w:strike/>
          <w:rPrChange w:id="387" w:author="Tim Hallett" w:date="2015-01-26T17:13:00Z">
            <w:rPr/>
          </w:rPrChange>
        </w:rPr>
        <w:t>m</w:t>
      </w:r>
      <w:r w:rsidR="003A6AD8" w:rsidRPr="00E1524C">
        <w:rPr>
          <w:strike/>
          <w:rPrChange w:id="388" w:author="Tim Hallett" w:date="2015-01-26T17:13:00Z">
            <w:rPr/>
          </w:rPrChange>
        </w:rPr>
        <w:t xml:space="preserve"> and</w:t>
      </w:r>
      <w:r w:rsidR="008C5FE3" w:rsidRPr="00E1524C">
        <w:rPr>
          <w:strike/>
          <w:rPrChange w:id="389" w:author="Tim Hallett" w:date="2015-01-26T17:13:00Z">
            <w:rPr/>
          </w:rPrChange>
        </w:rPr>
        <w:t xml:space="preserve"> </w:t>
      </w:r>
      <w:r w:rsidR="00A34BC5" w:rsidRPr="00E1524C">
        <w:rPr>
          <w:strike/>
          <w:rPrChange w:id="390" w:author="Tim Hallett" w:date="2015-01-26T17:13:00Z">
            <w:rPr/>
          </w:rPrChange>
        </w:rPr>
        <w:t>0.</w:t>
      </w:r>
      <w:r w:rsidR="008C5FE3" w:rsidRPr="00E1524C">
        <w:rPr>
          <w:strike/>
          <w:rPrChange w:id="391" w:author="Tim Hallett" w:date="2015-01-26T17:13:00Z">
            <w:rPr/>
          </w:rPrChange>
        </w:rPr>
        <w:t>6</w:t>
      </w:r>
      <w:r w:rsidR="00A34BC5" w:rsidRPr="00E1524C">
        <w:rPr>
          <w:strike/>
          <w:rPrChange w:id="392" w:author="Tim Hallett" w:date="2015-01-26T17:13:00Z">
            <w:rPr/>
          </w:rPrChange>
        </w:rPr>
        <w:t>2m</w:t>
      </w:r>
      <w:r w:rsidR="008C5FE3" w:rsidRPr="00E1524C">
        <w:rPr>
          <w:strike/>
          <w:rPrChange w:id="393" w:author="Tim Hallett" w:date="2015-01-26T17:13:00Z">
            <w:rPr/>
          </w:rPrChange>
        </w:rPr>
        <w:t xml:space="preserve"> DALYs averted</w:t>
      </w:r>
      <w:r w:rsidR="00C531C6" w:rsidRPr="00E1524C">
        <w:rPr>
          <w:strike/>
          <w:rPrChange w:id="394" w:author="Tim Hallett" w:date="2015-01-26T17:13:00Z">
            <w:rPr/>
          </w:rPrChange>
        </w:rPr>
        <w:t>, 17% and 5% MAI</w:t>
      </w:r>
      <w:r w:rsidR="008C5FE3" w:rsidRPr="00E1524C">
        <w:rPr>
          <w:strike/>
          <w:rPrChange w:id="395" w:author="Tim Hallett" w:date="2015-01-26T17:13:00Z">
            <w:rPr/>
          </w:rPrChange>
        </w:rPr>
        <w:t>, respecti</w:t>
      </w:r>
      <w:r w:rsidR="003A6AD8" w:rsidRPr="00E1524C">
        <w:rPr>
          <w:strike/>
          <w:rPrChange w:id="396" w:author="Tim Hallett" w:date="2015-01-26T17:13:00Z">
            <w:rPr/>
          </w:rPrChange>
        </w:rPr>
        <w:t>vely)</w:t>
      </w:r>
      <w:r w:rsidR="007125CC" w:rsidRPr="00E1524C">
        <w:rPr>
          <w:strike/>
          <w:rPrChange w:id="397" w:author="Tim Hallett" w:date="2015-01-26T17:13:00Z">
            <w:rPr/>
          </w:rPrChange>
        </w:rPr>
        <w:t xml:space="preserve">; however, the HBCT intervention </w:t>
      </w:r>
      <w:r w:rsidR="000A7B97" w:rsidRPr="00E1524C">
        <w:rPr>
          <w:strike/>
          <w:rPrChange w:id="398" w:author="Tim Hallett" w:date="2015-01-26T17:13:00Z">
            <w:rPr/>
          </w:rPrChange>
        </w:rPr>
        <w:t xml:space="preserve">with </w:t>
      </w:r>
      <w:r w:rsidR="007125CC" w:rsidRPr="00E1524C">
        <w:rPr>
          <w:strike/>
          <w:rPrChange w:id="399" w:author="Tim Hallett" w:date="2015-01-26T17:13:00Z">
            <w:rPr/>
          </w:rPrChange>
        </w:rPr>
        <w:t>imperfect linkage to care</w:t>
      </w:r>
      <w:r w:rsidR="000A7B97" w:rsidRPr="00E1524C">
        <w:rPr>
          <w:strike/>
          <w:rPrChange w:id="400" w:author="Tim Hallett" w:date="2015-01-26T17:13:00Z">
            <w:rPr/>
          </w:rPrChange>
        </w:rPr>
        <w:t xml:space="preserve"> (realistic scenario),</w:t>
      </w:r>
      <w:r w:rsidR="007125CC" w:rsidRPr="00E1524C">
        <w:rPr>
          <w:strike/>
          <w:rPrChange w:id="401" w:author="Tim Hallett" w:date="2015-01-26T17:13:00Z">
            <w:rPr/>
          </w:rPrChange>
        </w:rPr>
        <w:t xml:space="preserve"> highlights the importance of linkage after HBCT as this </w:t>
      </w:r>
      <w:r w:rsidR="00343D00" w:rsidRPr="00E1524C">
        <w:rPr>
          <w:strike/>
          <w:rPrChange w:id="402" w:author="Tim Hallett" w:date="2015-01-26T17:13:00Z">
            <w:rPr/>
          </w:rPrChange>
        </w:rPr>
        <w:t>was</w:t>
      </w:r>
      <w:r w:rsidR="007125CC" w:rsidRPr="00E1524C">
        <w:rPr>
          <w:strike/>
          <w:rPrChange w:id="403" w:author="Tim Hallett" w:date="2015-01-26T17:13:00Z">
            <w:rPr/>
          </w:rPrChange>
        </w:rPr>
        <w:t xml:space="preserve"> less impactful than the maximum impact VCT intervention</w:t>
      </w:r>
      <w:r w:rsidR="003A6AD8" w:rsidRPr="00E1524C">
        <w:rPr>
          <w:strike/>
          <w:rPrChange w:id="404" w:author="Tim Hallett" w:date="2015-01-26T17:13:00Z">
            <w:rPr/>
          </w:rPrChange>
        </w:rPr>
        <w:t xml:space="preserve"> (</w:t>
      </w:r>
      <w:r w:rsidR="001C0651" w:rsidRPr="00E1524C">
        <w:rPr>
          <w:strike/>
          <w:rPrChange w:id="405" w:author="Tim Hallett" w:date="2015-01-26T17:13:00Z">
            <w:rPr/>
          </w:rPrChange>
        </w:rPr>
        <w:t>0.</w:t>
      </w:r>
      <w:r w:rsidR="006C7A41" w:rsidRPr="00E1524C">
        <w:rPr>
          <w:strike/>
          <w:rPrChange w:id="406" w:author="Tim Hallett" w:date="2015-01-26T17:13:00Z">
            <w:rPr/>
          </w:rPrChange>
        </w:rPr>
        <w:t>43</w:t>
      </w:r>
      <w:r w:rsidR="001C0651" w:rsidRPr="00E1524C">
        <w:rPr>
          <w:strike/>
          <w:rPrChange w:id="407" w:author="Tim Hallett" w:date="2015-01-26T17:13:00Z">
            <w:rPr/>
          </w:rPrChange>
        </w:rPr>
        <w:t xml:space="preserve">m </w:t>
      </w:r>
      <w:r w:rsidR="006C7A41" w:rsidRPr="00E1524C">
        <w:rPr>
          <w:strike/>
          <w:rPrChange w:id="408" w:author="Tim Hallett" w:date="2015-01-26T17:13:00Z">
            <w:rPr/>
          </w:rPrChange>
        </w:rPr>
        <w:t xml:space="preserve">and </w:t>
      </w:r>
      <w:r w:rsidR="001C0651" w:rsidRPr="00E1524C">
        <w:rPr>
          <w:strike/>
          <w:rPrChange w:id="409" w:author="Tim Hallett" w:date="2015-01-26T17:13:00Z">
            <w:rPr/>
          </w:rPrChange>
        </w:rPr>
        <w:t>0.</w:t>
      </w:r>
      <w:r w:rsidR="006C7A41" w:rsidRPr="00E1524C">
        <w:rPr>
          <w:strike/>
          <w:rPrChange w:id="410" w:author="Tim Hallett" w:date="2015-01-26T17:13:00Z">
            <w:rPr/>
          </w:rPrChange>
        </w:rPr>
        <w:t>6</w:t>
      </w:r>
      <w:r w:rsidR="001C0651" w:rsidRPr="00E1524C">
        <w:rPr>
          <w:strike/>
          <w:rPrChange w:id="411" w:author="Tim Hallett" w:date="2015-01-26T17:13:00Z">
            <w:rPr/>
          </w:rPrChange>
        </w:rPr>
        <w:t>2m</w:t>
      </w:r>
      <w:r w:rsidR="006C7A41" w:rsidRPr="00E1524C">
        <w:rPr>
          <w:strike/>
          <w:rPrChange w:id="412" w:author="Tim Hallett" w:date="2015-01-26T17:13:00Z">
            <w:rPr/>
          </w:rPrChange>
        </w:rPr>
        <w:t xml:space="preserve"> DALYs averted</w:t>
      </w:r>
      <w:r w:rsidR="00C531C6" w:rsidRPr="00E1524C">
        <w:rPr>
          <w:strike/>
          <w:rPrChange w:id="413" w:author="Tim Hallett" w:date="2015-01-26T17:13:00Z">
            <w:rPr/>
          </w:rPrChange>
        </w:rPr>
        <w:t>, 4% and 5% of MAI</w:t>
      </w:r>
      <w:r w:rsidR="006C7A41" w:rsidRPr="00E1524C">
        <w:rPr>
          <w:strike/>
          <w:rPrChange w:id="414" w:author="Tim Hallett" w:date="2015-01-26T17:13:00Z">
            <w:rPr/>
          </w:rPrChange>
        </w:rPr>
        <w:t>, respectively)</w:t>
      </w:r>
      <w:r w:rsidR="007125CC" w:rsidRPr="00E1524C">
        <w:rPr>
          <w:strike/>
          <w:rPrChange w:id="415" w:author="Tim Hallett" w:date="2015-01-26T17:13:00Z">
            <w:rPr/>
          </w:rPrChange>
        </w:rPr>
        <w:t>.</w:t>
      </w:r>
      <w:r w:rsidR="009C4A17" w:rsidRPr="00E1524C">
        <w:rPr>
          <w:strike/>
          <w:rPrChange w:id="416" w:author="Tim Hallett" w:date="2015-01-26T17:13:00Z">
            <w:rPr/>
          </w:rPrChange>
        </w:rPr>
        <w:t xml:space="preserve"> </w:t>
      </w:r>
      <w:r w:rsidR="00F542BC" w:rsidRPr="00E1524C">
        <w:rPr>
          <w:strike/>
          <w:rPrChange w:id="417" w:author="Tim Hallett" w:date="2015-01-26T17:13:00Z">
            <w:rPr/>
          </w:rPrChange>
        </w:rPr>
        <w:t xml:space="preserve">Yet, both scenarios of the HBCT intervention </w:t>
      </w:r>
      <w:r w:rsidR="00343D00" w:rsidRPr="00E1524C">
        <w:rPr>
          <w:strike/>
          <w:rPrChange w:id="418" w:author="Tim Hallett" w:date="2015-01-26T17:13:00Z">
            <w:rPr/>
          </w:rPrChange>
        </w:rPr>
        <w:t>were</w:t>
      </w:r>
      <w:r w:rsidR="00F542BC" w:rsidRPr="00E1524C">
        <w:rPr>
          <w:strike/>
          <w:rPrChange w:id="419" w:author="Tim Hallett" w:date="2015-01-26T17:13:00Z">
            <w:rPr/>
          </w:rPrChange>
        </w:rPr>
        <w:t xml:space="preserve"> more than twice as expensive to implement than the VCT intervention</w:t>
      </w:r>
      <w:r w:rsidR="004D0BCA" w:rsidRPr="00E1524C">
        <w:rPr>
          <w:strike/>
          <w:rPrChange w:id="420" w:author="Tim Hallett" w:date="2015-01-26T17:13:00Z">
            <w:rPr/>
          </w:rPrChange>
        </w:rPr>
        <w:t xml:space="preserve"> ($2.62b, $2.06b and $898.44m (2013 USD), respectively)</w:t>
      </w:r>
      <w:r w:rsidR="00F542BC" w:rsidRPr="00E1524C">
        <w:rPr>
          <w:strike/>
          <w:rPrChange w:id="421" w:author="Tim Hallett" w:date="2015-01-26T17:13:00Z">
            <w:rPr/>
          </w:rPrChange>
        </w:rPr>
        <w:t>.</w:t>
      </w:r>
    </w:p>
    <w:p w14:paraId="049433E9" w14:textId="77777777" w:rsidR="00BB4DB6" w:rsidRPr="00E1524C" w:rsidRDefault="00BB4DB6" w:rsidP="00316690">
      <w:pPr>
        <w:pStyle w:val="normal0"/>
        <w:ind w:firstLine="720"/>
        <w:rPr>
          <w:strike/>
          <w:rPrChange w:id="422" w:author="Tim Hallett" w:date="2015-01-26T17:13:00Z">
            <w:rPr/>
          </w:rPrChange>
        </w:rPr>
      </w:pPr>
    </w:p>
    <w:p w14:paraId="449815D6" w14:textId="77777777" w:rsidR="00316690" w:rsidRPr="00E1524C" w:rsidRDefault="009C4A17" w:rsidP="00BB4DB6">
      <w:pPr>
        <w:pStyle w:val="normal0"/>
        <w:ind w:firstLine="720"/>
        <w:rPr>
          <w:strike/>
          <w:rPrChange w:id="423" w:author="Tim Hallett" w:date="2015-01-26T17:13:00Z">
            <w:rPr/>
          </w:rPrChange>
        </w:rPr>
      </w:pPr>
      <w:r w:rsidRPr="00E1524C">
        <w:rPr>
          <w:strike/>
          <w:rPrChange w:id="424" w:author="Tim Hallett" w:date="2015-01-26T17:13:00Z">
            <w:rPr/>
          </w:rPrChange>
        </w:rPr>
        <w:t xml:space="preserve">Among the linkage interventions, HBCT </w:t>
      </w:r>
      <w:r w:rsidR="001D6C96" w:rsidRPr="00E1524C">
        <w:rPr>
          <w:strike/>
          <w:rPrChange w:id="425" w:author="Tim Hallett" w:date="2015-01-26T17:13:00Z">
            <w:rPr/>
          </w:rPrChange>
        </w:rPr>
        <w:t xml:space="preserve">POC CD4 </w:t>
      </w:r>
      <w:r w:rsidR="00AA1A0E" w:rsidRPr="00E1524C">
        <w:rPr>
          <w:strike/>
          <w:rPrChange w:id="426" w:author="Tim Hallett" w:date="2015-01-26T17:13:00Z">
            <w:rPr/>
          </w:rPrChange>
        </w:rPr>
        <w:t>was</w:t>
      </w:r>
      <w:r w:rsidRPr="00E1524C">
        <w:rPr>
          <w:strike/>
          <w:rPrChange w:id="427" w:author="Tim Hallett" w:date="2015-01-26T17:13:00Z">
            <w:rPr/>
          </w:rPrChange>
        </w:rPr>
        <w:t xml:space="preserve"> the most impactful as it combines HBCT with a POC CD4 test to alert HIV-positive individuals of their eligibility for treatment</w:t>
      </w:r>
      <w:r w:rsidR="001D6C96" w:rsidRPr="00E1524C">
        <w:rPr>
          <w:strike/>
          <w:rPrChange w:id="428" w:author="Tim Hallett" w:date="2015-01-26T17:13:00Z">
            <w:rPr/>
          </w:rPrChange>
        </w:rPr>
        <w:t xml:space="preserve"> (3</w:t>
      </w:r>
      <w:r w:rsidR="002F7974" w:rsidRPr="00E1524C">
        <w:rPr>
          <w:strike/>
          <w:rPrChange w:id="429" w:author="Tim Hallett" w:date="2015-01-26T17:13:00Z">
            <w:rPr/>
          </w:rPrChange>
        </w:rPr>
        <w:t>.</w:t>
      </w:r>
      <w:r w:rsidR="001D6C96" w:rsidRPr="00E1524C">
        <w:rPr>
          <w:strike/>
          <w:rPrChange w:id="430" w:author="Tim Hallett" w:date="2015-01-26T17:13:00Z">
            <w:rPr/>
          </w:rPrChange>
        </w:rPr>
        <w:t>53</w:t>
      </w:r>
      <w:r w:rsidR="002F7974" w:rsidRPr="00E1524C">
        <w:rPr>
          <w:strike/>
          <w:rPrChange w:id="431" w:author="Tim Hallett" w:date="2015-01-26T17:13:00Z">
            <w:rPr/>
          </w:rPrChange>
        </w:rPr>
        <w:t xml:space="preserve">m </w:t>
      </w:r>
      <w:r w:rsidR="001D6C96" w:rsidRPr="00E1524C">
        <w:rPr>
          <w:strike/>
          <w:rPrChange w:id="432" w:author="Tim Hallett" w:date="2015-01-26T17:13:00Z">
            <w:rPr/>
          </w:rPrChange>
        </w:rPr>
        <w:t>DALYs averted</w:t>
      </w:r>
      <w:r w:rsidR="00034DA7" w:rsidRPr="00E1524C">
        <w:rPr>
          <w:strike/>
          <w:rPrChange w:id="433" w:author="Tim Hallett" w:date="2015-01-26T17:13:00Z">
            <w:rPr/>
          </w:rPrChange>
        </w:rPr>
        <w:t>, 31% MAI</w:t>
      </w:r>
      <w:r w:rsidR="001D6C96" w:rsidRPr="00E1524C">
        <w:rPr>
          <w:strike/>
          <w:rPrChange w:id="434" w:author="Tim Hallett" w:date="2015-01-26T17:13:00Z">
            <w:rPr/>
          </w:rPrChange>
        </w:rPr>
        <w:t>)</w:t>
      </w:r>
      <w:r w:rsidRPr="00E1524C">
        <w:rPr>
          <w:strike/>
          <w:rPrChange w:id="435" w:author="Tim Hallett" w:date="2015-01-26T17:13:00Z">
            <w:rPr/>
          </w:rPrChange>
        </w:rPr>
        <w:t>.</w:t>
      </w:r>
      <w:r w:rsidR="00450E1D" w:rsidRPr="00E1524C">
        <w:rPr>
          <w:strike/>
          <w:rPrChange w:id="436" w:author="Tim Hallett" w:date="2015-01-26T17:13:00Z">
            <w:rPr/>
          </w:rPrChange>
        </w:rPr>
        <w:t xml:space="preserve"> This </w:t>
      </w:r>
      <w:r w:rsidR="00AA1A0E" w:rsidRPr="00E1524C">
        <w:rPr>
          <w:strike/>
          <w:rPrChange w:id="437" w:author="Tim Hallett" w:date="2015-01-26T17:13:00Z">
            <w:rPr/>
          </w:rPrChange>
        </w:rPr>
        <w:t>was</w:t>
      </w:r>
      <w:r w:rsidR="00450E1D" w:rsidRPr="00E1524C">
        <w:rPr>
          <w:strike/>
          <w:rPrChange w:id="438" w:author="Tim Hallett" w:date="2015-01-26T17:13:00Z">
            <w:rPr/>
          </w:rPrChange>
        </w:rPr>
        <w:t xml:space="preserve"> the second most expensive intervention due to the cost of POC CD4 test kits and the cost of actively seeking individuals at home</w:t>
      </w:r>
      <w:r w:rsidR="001D6C96" w:rsidRPr="00E1524C">
        <w:rPr>
          <w:strike/>
          <w:rPrChange w:id="439" w:author="Tim Hallett" w:date="2015-01-26T17:13:00Z">
            <w:rPr/>
          </w:rPrChange>
        </w:rPr>
        <w:t xml:space="preserve"> ($3.13m between 2010 and 2030)</w:t>
      </w:r>
      <w:r w:rsidR="00450E1D" w:rsidRPr="00E1524C">
        <w:rPr>
          <w:strike/>
          <w:rPrChange w:id="440" w:author="Tim Hallett" w:date="2015-01-26T17:13:00Z">
            <w:rPr/>
          </w:rPrChange>
        </w:rPr>
        <w:t>.</w:t>
      </w:r>
      <w:r w:rsidR="00FA201D" w:rsidRPr="00E1524C">
        <w:rPr>
          <w:strike/>
          <w:rPrChange w:id="441" w:author="Tim Hallett" w:date="2015-01-26T17:13:00Z">
            <w:rPr/>
          </w:rPrChange>
        </w:rPr>
        <w:t xml:space="preserve"> Interestingly, the</w:t>
      </w:r>
      <w:r w:rsidR="0014426F" w:rsidRPr="00E1524C">
        <w:rPr>
          <w:strike/>
          <w:rPrChange w:id="442" w:author="Tim Hallett" w:date="2015-01-26T17:13:00Z">
            <w:rPr/>
          </w:rPrChange>
        </w:rPr>
        <w:t xml:space="preserve"> VCT POC CD4 intervention averted</w:t>
      </w:r>
      <w:r w:rsidR="00FA201D" w:rsidRPr="00E1524C">
        <w:rPr>
          <w:strike/>
          <w:rPrChange w:id="443" w:author="Tim Hallett" w:date="2015-01-26T17:13:00Z">
            <w:rPr/>
          </w:rPrChange>
        </w:rPr>
        <w:t xml:space="preserve"> more DALYs in the twenty-year period th</w:t>
      </w:r>
      <w:r w:rsidR="0077069E" w:rsidRPr="00E1524C">
        <w:rPr>
          <w:strike/>
          <w:rPrChange w:id="444" w:author="Tim Hallett" w:date="2015-01-26T17:13:00Z">
            <w:rPr/>
          </w:rPrChange>
        </w:rPr>
        <w:t>a</w:t>
      </w:r>
      <w:r w:rsidR="00FA201D" w:rsidRPr="00E1524C">
        <w:rPr>
          <w:strike/>
          <w:rPrChange w:id="445" w:author="Tim Hallett" w:date="2015-01-26T17:13:00Z">
            <w:rPr/>
          </w:rPrChange>
        </w:rPr>
        <w:t>n the Linkage intervention</w:t>
      </w:r>
      <w:r w:rsidR="002161BE" w:rsidRPr="00E1524C">
        <w:rPr>
          <w:strike/>
          <w:rPrChange w:id="446" w:author="Tim Hallett" w:date="2015-01-26T17:13:00Z">
            <w:rPr/>
          </w:rPrChange>
        </w:rPr>
        <w:t xml:space="preserve"> (1</w:t>
      </w:r>
      <w:r w:rsidR="00FA7322" w:rsidRPr="00E1524C">
        <w:rPr>
          <w:strike/>
          <w:rPrChange w:id="447" w:author="Tim Hallett" w:date="2015-01-26T17:13:00Z">
            <w:rPr/>
          </w:rPrChange>
        </w:rPr>
        <w:t>.</w:t>
      </w:r>
      <w:r w:rsidR="002161BE" w:rsidRPr="00E1524C">
        <w:rPr>
          <w:strike/>
          <w:rPrChange w:id="448" w:author="Tim Hallett" w:date="2015-01-26T17:13:00Z">
            <w:rPr/>
          </w:rPrChange>
        </w:rPr>
        <w:t>43</w:t>
      </w:r>
      <w:r w:rsidR="00FA7322" w:rsidRPr="00E1524C">
        <w:rPr>
          <w:strike/>
          <w:rPrChange w:id="449" w:author="Tim Hallett" w:date="2015-01-26T17:13:00Z">
            <w:rPr/>
          </w:rPrChange>
        </w:rPr>
        <w:t xml:space="preserve">m </w:t>
      </w:r>
      <w:r w:rsidR="002161BE" w:rsidRPr="00E1524C">
        <w:rPr>
          <w:strike/>
          <w:rPrChange w:id="450" w:author="Tim Hallett" w:date="2015-01-26T17:13:00Z">
            <w:rPr/>
          </w:rPrChange>
        </w:rPr>
        <w:t xml:space="preserve">vs. </w:t>
      </w:r>
      <w:r w:rsidR="00FA7322" w:rsidRPr="00E1524C">
        <w:rPr>
          <w:strike/>
          <w:rPrChange w:id="451" w:author="Tim Hallett" w:date="2015-01-26T17:13:00Z">
            <w:rPr/>
          </w:rPrChange>
        </w:rPr>
        <w:t>0.</w:t>
      </w:r>
      <w:r w:rsidR="002161BE" w:rsidRPr="00E1524C">
        <w:rPr>
          <w:strike/>
          <w:rPrChange w:id="452" w:author="Tim Hallett" w:date="2015-01-26T17:13:00Z">
            <w:rPr/>
          </w:rPrChange>
        </w:rPr>
        <w:t>8</w:t>
      </w:r>
      <w:r w:rsidR="00FA7322" w:rsidRPr="00E1524C">
        <w:rPr>
          <w:strike/>
          <w:rPrChange w:id="453" w:author="Tim Hallett" w:date="2015-01-26T17:13:00Z">
            <w:rPr/>
          </w:rPrChange>
        </w:rPr>
        <w:t>2m</w:t>
      </w:r>
      <w:r w:rsidR="002161BE" w:rsidRPr="00E1524C">
        <w:rPr>
          <w:strike/>
          <w:rPrChange w:id="454" w:author="Tim Hallett" w:date="2015-01-26T17:13:00Z">
            <w:rPr/>
          </w:rPrChange>
        </w:rPr>
        <w:t xml:space="preserve"> DALYs averted</w:t>
      </w:r>
      <w:r w:rsidR="001B3A5A" w:rsidRPr="00E1524C">
        <w:rPr>
          <w:strike/>
          <w:rPrChange w:id="455" w:author="Tim Hallett" w:date="2015-01-26T17:13:00Z">
            <w:rPr/>
          </w:rPrChange>
        </w:rPr>
        <w:t>, 13% vs. 7% of MAI</w:t>
      </w:r>
      <w:r w:rsidR="002161BE" w:rsidRPr="00E1524C">
        <w:rPr>
          <w:strike/>
          <w:rPrChange w:id="456" w:author="Tim Hallett" w:date="2015-01-26T17:13:00Z">
            <w:rPr/>
          </w:rPrChange>
        </w:rPr>
        <w:t>)</w:t>
      </w:r>
      <w:r w:rsidR="00FA201D" w:rsidRPr="00E1524C">
        <w:rPr>
          <w:strike/>
          <w:rPrChange w:id="457" w:author="Tim Hallett" w:date="2015-01-26T17:13:00Z">
            <w:rPr/>
          </w:rPrChange>
        </w:rPr>
        <w:t xml:space="preserve">. This is due to the VCT POC CD4 intervention providing perfect linkage to care with the addition of a POC CD4 test; </w:t>
      </w:r>
      <w:r w:rsidR="00094B15" w:rsidRPr="00E1524C">
        <w:rPr>
          <w:strike/>
          <w:rPrChange w:id="458" w:author="Tim Hallett" w:date="2015-01-26T17:13:00Z">
            <w:rPr/>
          </w:rPrChange>
        </w:rPr>
        <w:t xml:space="preserve">and </w:t>
      </w:r>
      <w:r w:rsidR="00FA201D" w:rsidRPr="00E1524C">
        <w:rPr>
          <w:strike/>
          <w:rPrChange w:id="459" w:author="Tim Hallett" w:date="2015-01-26T17:13:00Z">
            <w:rPr/>
          </w:rPrChange>
        </w:rPr>
        <w:t>also explains the difference in cost between the two interventions</w:t>
      </w:r>
      <w:r w:rsidR="00EB32B6" w:rsidRPr="00E1524C">
        <w:rPr>
          <w:strike/>
          <w:rPrChange w:id="460" w:author="Tim Hallett" w:date="2015-01-26T17:13:00Z">
            <w:rPr/>
          </w:rPrChange>
        </w:rPr>
        <w:t xml:space="preserve"> ($527.20m vs. $294.73m)</w:t>
      </w:r>
      <w:r w:rsidR="00FA201D" w:rsidRPr="00E1524C">
        <w:rPr>
          <w:strike/>
          <w:rPrChange w:id="461" w:author="Tim Hallett" w:date="2015-01-26T17:13:00Z">
            <w:rPr/>
          </w:rPrChange>
        </w:rPr>
        <w:t>.</w:t>
      </w:r>
    </w:p>
    <w:p w14:paraId="198A8252" w14:textId="77777777" w:rsidR="00BB4DB6" w:rsidRPr="00E1524C" w:rsidRDefault="00BB4DB6" w:rsidP="00BB4DB6">
      <w:pPr>
        <w:pStyle w:val="normal0"/>
        <w:ind w:firstLine="720"/>
        <w:rPr>
          <w:strike/>
          <w:rPrChange w:id="462" w:author="Tim Hallett" w:date="2015-01-26T17:13:00Z">
            <w:rPr/>
          </w:rPrChange>
        </w:rPr>
      </w:pPr>
    </w:p>
    <w:p w14:paraId="71B63384" w14:textId="77777777" w:rsidR="00181EEC" w:rsidRPr="00E1524C" w:rsidRDefault="00904E90" w:rsidP="00037A7A">
      <w:pPr>
        <w:pStyle w:val="normal0"/>
        <w:ind w:firstLine="720"/>
        <w:rPr>
          <w:strike/>
          <w:rPrChange w:id="463" w:author="Tim Hallett" w:date="2015-01-26T17:13:00Z">
            <w:rPr/>
          </w:rPrChange>
        </w:rPr>
      </w:pPr>
      <w:r w:rsidRPr="00E1524C">
        <w:rPr>
          <w:strike/>
          <w:rPrChange w:id="464" w:author="Tim Hallett" w:date="2015-01-26T17:13:00Z">
            <w:rPr/>
          </w:rPrChange>
        </w:rPr>
        <w:t>Each of t</w:t>
      </w:r>
      <w:r w:rsidR="00FF1D10" w:rsidRPr="00E1524C">
        <w:rPr>
          <w:strike/>
          <w:rPrChange w:id="465" w:author="Tim Hallett" w:date="2015-01-26T17:13:00Z">
            <w:rPr/>
          </w:rPrChange>
        </w:rPr>
        <w:t xml:space="preserve">he pre-ART retention interventions </w:t>
      </w:r>
      <w:r w:rsidR="00E63477" w:rsidRPr="00E1524C">
        <w:rPr>
          <w:strike/>
          <w:rPrChange w:id="466" w:author="Tim Hallett" w:date="2015-01-26T17:13:00Z">
            <w:rPr/>
          </w:rPrChange>
        </w:rPr>
        <w:t>had</w:t>
      </w:r>
      <w:r w:rsidR="00AC5CFC" w:rsidRPr="00E1524C">
        <w:rPr>
          <w:strike/>
          <w:rPrChange w:id="467" w:author="Tim Hallett" w:date="2015-01-26T17:13:00Z">
            <w:rPr/>
          </w:rPrChange>
        </w:rPr>
        <w:t xml:space="preserve"> a</w:t>
      </w:r>
      <w:r w:rsidR="00FF1D10" w:rsidRPr="00E1524C">
        <w:rPr>
          <w:strike/>
          <w:rPrChange w:id="468" w:author="Tim Hallett" w:date="2015-01-26T17:13:00Z">
            <w:rPr/>
          </w:rPrChange>
        </w:rPr>
        <w:t xml:space="preserve"> </w:t>
      </w:r>
      <w:r w:rsidRPr="00E1524C">
        <w:rPr>
          <w:strike/>
          <w:rPrChange w:id="469" w:author="Tim Hallett" w:date="2015-01-26T17:13:00Z">
            <w:rPr/>
          </w:rPrChange>
        </w:rPr>
        <w:t>considerable</w:t>
      </w:r>
      <w:r w:rsidR="00FF1D10" w:rsidRPr="00E1524C">
        <w:rPr>
          <w:strike/>
          <w:rPrChange w:id="470" w:author="Tim Hallett" w:date="2015-01-26T17:13:00Z">
            <w:rPr/>
          </w:rPrChange>
        </w:rPr>
        <w:t xml:space="preserve"> impact </w:t>
      </w:r>
      <w:r w:rsidRPr="00E1524C">
        <w:rPr>
          <w:strike/>
          <w:rPrChange w:id="471" w:author="Tim Hallett" w:date="2015-01-26T17:13:00Z">
            <w:rPr/>
          </w:rPrChange>
        </w:rPr>
        <w:t>on care</w:t>
      </w:r>
      <w:r w:rsidR="00FF1D10" w:rsidRPr="00E1524C">
        <w:rPr>
          <w:strike/>
          <w:rPrChange w:id="472" w:author="Tim Hallett" w:date="2015-01-26T17:13:00Z">
            <w:rPr/>
          </w:rPrChange>
        </w:rPr>
        <w:t>.</w:t>
      </w:r>
      <w:r w:rsidR="008B5425" w:rsidRPr="00E1524C">
        <w:rPr>
          <w:strike/>
          <w:rPrChange w:id="473" w:author="Tim Hallett" w:date="2015-01-26T17:13:00Z">
            <w:rPr/>
          </w:rPrChange>
        </w:rPr>
        <w:t xml:space="preserve"> Of these interventions, the maximum impact scenario of Improved Care, the intervention preventing </w:t>
      </w:r>
      <w:r w:rsidR="007354EE" w:rsidRPr="00E1524C">
        <w:rPr>
          <w:strike/>
          <w:rPrChange w:id="474" w:author="Tim Hallett" w:date="2015-01-26T17:13:00Z">
            <w:rPr/>
          </w:rPrChange>
        </w:rPr>
        <w:t xml:space="preserve">any </w:t>
      </w:r>
      <w:r w:rsidR="008B5425" w:rsidRPr="00E1524C">
        <w:rPr>
          <w:strike/>
          <w:rPrChange w:id="475" w:author="Tim Hallett" w:date="2015-01-26T17:13:00Z">
            <w:rPr/>
          </w:rPrChange>
        </w:rPr>
        <w:t>loss from pre-ART care was most impactful</w:t>
      </w:r>
      <w:r w:rsidR="007354EE" w:rsidRPr="00E1524C">
        <w:rPr>
          <w:strike/>
          <w:rPrChange w:id="476" w:author="Tim Hallett" w:date="2015-01-26T17:13:00Z">
            <w:rPr/>
          </w:rPrChange>
        </w:rPr>
        <w:t xml:space="preserve"> (1.</w:t>
      </w:r>
      <w:r w:rsidR="00805A46" w:rsidRPr="00E1524C">
        <w:rPr>
          <w:strike/>
          <w:rPrChange w:id="477" w:author="Tim Hallett" w:date="2015-01-26T17:13:00Z">
            <w:rPr/>
          </w:rPrChange>
        </w:rPr>
        <w:t>9</w:t>
      </w:r>
      <w:r w:rsidR="007354EE" w:rsidRPr="00E1524C">
        <w:rPr>
          <w:strike/>
          <w:rPrChange w:id="478" w:author="Tim Hallett" w:date="2015-01-26T17:13:00Z">
            <w:rPr/>
          </w:rPrChange>
        </w:rPr>
        <w:t>5m</w:t>
      </w:r>
      <w:r w:rsidR="00805A46" w:rsidRPr="00E1524C">
        <w:rPr>
          <w:strike/>
          <w:rPrChange w:id="479" w:author="Tim Hallett" w:date="2015-01-26T17:13:00Z">
            <w:rPr/>
          </w:rPrChange>
        </w:rPr>
        <w:t xml:space="preserve"> DALYs averted</w:t>
      </w:r>
      <w:r w:rsidR="00F30E57" w:rsidRPr="00E1524C">
        <w:rPr>
          <w:strike/>
          <w:rPrChange w:id="480" w:author="Tim Hallett" w:date="2015-01-26T17:13:00Z">
            <w:rPr/>
          </w:rPrChange>
        </w:rPr>
        <w:t>, 17% MAI</w:t>
      </w:r>
      <w:r w:rsidR="00805A46" w:rsidRPr="00E1524C">
        <w:rPr>
          <w:strike/>
          <w:rPrChange w:id="481" w:author="Tim Hallett" w:date="2015-01-26T17:13:00Z">
            <w:rPr/>
          </w:rPrChange>
        </w:rPr>
        <w:t>)</w:t>
      </w:r>
      <w:r w:rsidR="008B5425" w:rsidRPr="00E1524C">
        <w:rPr>
          <w:strike/>
          <w:rPrChange w:id="482" w:author="Tim Hallett" w:date="2015-01-26T17:13:00Z">
            <w:rPr/>
          </w:rPrChange>
        </w:rPr>
        <w:t>, followed closely by the maximum impact scenario of the Pre-ART Outreach intervention that re-engages anyone lost from pre-ART care</w:t>
      </w:r>
      <w:r w:rsidR="002A4AFB" w:rsidRPr="00E1524C">
        <w:rPr>
          <w:strike/>
          <w:rPrChange w:id="483" w:author="Tim Hallett" w:date="2015-01-26T17:13:00Z">
            <w:rPr/>
          </w:rPrChange>
        </w:rPr>
        <w:t xml:space="preserve"> (1.</w:t>
      </w:r>
      <w:r w:rsidR="00805A46" w:rsidRPr="00E1524C">
        <w:rPr>
          <w:strike/>
          <w:rPrChange w:id="484" w:author="Tim Hallett" w:date="2015-01-26T17:13:00Z">
            <w:rPr/>
          </w:rPrChange>
        </w:rPr>
        <w:t>8</w:t>
      </w:r>
      <w:r w:rsidR="002A4AFB" w:rsidRPr="00E1524C">
        <w:rPr>
          <w:strike/>
          <w:rPrChange w:id="485" w:author="Tim Hallett" w:date="2015-01-26T17:13:00Z">
            <w:rPr/>
          </w:rPrChange>
        </w:rPr>
        <w:t>3m</w:t>
      </w:r>
      <w:r w:rsidR="00805A46" w:rsidRPr="00E1524C">
        <w:rPr>
          <w:strike/>
          <w:rPrChange w:id="486" w:author="Tim Hallett" w:date="2015-01-26T17:13:00Z">
            <w:rPr/>
          </w:rPrChange>
        </w:rPr>
        <w:t xml:space="preserve"> DALYs averted</w:t>
      </w:r>
      <w:r w:rsidR="00F30E57" w:rsidRPr="00E1524C">
        <w:rPr>
          <w:strike/>
          <w:rPrChange w:id="487" w:author="Tim Hallett" w:date="2015-01-26T17:13:00Z">
            <w:rPr/>
          </w:rPrChange>
        </w:rPr>
        <w:t>, 16% MAI</w:t>
      </w:r>
      <w:r w:rsidR="00805A46" w:rsidRPr="00E1524C">
        <w:rPr>
          <w:strike/>
          <w:rPrChange w:id="488" w:author="Tim Hallett" w:date="2015-01-26T17:13:00Z">
            <w:rPr/>
          </w:rPrChange>
        </w:rPr>
        <w:t>)</w:t>
      </w:r>
      <w:r w:rsidR="008B5425" w:rsidRPr="00E1524C">
        <w:rPr>
          <w:strike/>
          <w:rPrChange w:id="489" w:author="Tim Hallett" w:date="2015-01-26T17:13:00Z">
            <w:rPr/>
          </w:rPrChange>
        </w:rPr>
        <w:t xml:space="preserve">. Interestingly, the maximum impact Improved Care intervention </w:t>
      </w:r>
      <w:r w:rsidR="00E63477" w:rsidRPr="00E1524C">
        <w:rPr>
          <w:strike/>
          <w:rPrChange w:id="490" w:author="Tim Hallett" w:date="2015-01-26T17:13:00Z">
            <w:rPr/>
          </w:rPrChange>
        </w:rPr>
        <w:t>was</w:t>
      </w:r>
      <w:r w:rsidR="008B5425" w:rsidRPr="00E1524C">
        <w:rPr>
          <w:strike/>
          <w:rPrChange w:id="491" w:author="Tim Hallett" w:date="2015-01-26T17:13:00Z">
            <w:rPr/>
          </w:rPrChange>
        </w:rPr>
        <w:t xml:space="preserve"> only slightly more expensive than the maximum impact Pre-ART Outreach intervention; this </w:t>
      </w:r>
      <w:r w:rsidR="00E149A7" w:rsidRPr="00E1524C">
        <w:rPr>
          <w:strike/>
          <w:rPrChange w:id="492" w:author="Tim Hallett" w:date="2015-01-26T17:13:00Z">
            <w:rPr/>
          </w:rPrChange>
        </w:rPr>
        <w:t>was</w:t>
      </w:r>
      <w:r w:rsidR="002A1595" w:rsidRPr="00E1524C">
        <w:rPr>
          <w:strike/>
          <w:rPrChange w:id="493" w:author="Tim Hallett" w:date="2015-01-26T17:13:00Z">
            <w:rPr/>
          </w:rPrChange>
        </w:rPr>
        <w:t xml:space="preserve"> </w:t>
      </w:r>
      <w:r w:rsidR="008B5425" w:rsidRPr="00E1524C">
        <w:rPr>
          <w:strike/>
          <w:rPrChange w:id="494" w:author="Tim Hallett" w:date="2015-01-26T17:13:00Z">
            <w:rPr/>
          </w:rPrChange>
        </w:rPr>
        <w:t xml:space="preserve">due to the cost of additional testing </w:t>
      </w:r>
      <w:r w:rsidR="00104667" w:rsidRPr="00E1524C">
        <w:rPr>
          <w:strike/>
          <w:rPrChange w:id="495" w:author="Tim Hallett" w:date="2015-01-26T17:13:00Z">
            <w:rPr/>
          </w:rPrChange>
        </w:rPr>
        <w:t xml:space="preserve">that </w:t>
      </w:r>
      <w:r w:rsidR="008B5425" w:rsidRPr="00E1524C">
        <w:rPr>
          <w:strike/>
          <w:rPrChange w:id="496" w:author="Tim Hallett" w:date="2015-01-26T17:13:00Z">
            <w:rPr/>
          </w:rPrChange>
        </w:rPr>
        <w:t>retaining individuals in pre-ART care incurs</w:t>
      </w:r>
      <w:r w:rsidR="0035786F" w:rsidRPr="00E1524C">
        <w:rPr>
          <w:strike/>
          <w:rPrChange w:id="497" w:author="Tim Hallett" w:date="2015-01-26T17:13:00Z">
            <w:rPr/>
          </w:rPrChange>
        </w:rPr>
        <w:t xml:space="preserve"> (</w:t>
      </w:r>
      <w:r w:rsidR="00BB3896" w:rsidRPr="00E1524C">
        <w:rPr>
          <w:strike/>
          <w:rPrChange w:id="498" w:author="Tim Hallett" w:date="2015-01-26T17:13:00Z">
            <w:rPr/>
          </w:rPrChange>
        </w:rPr>
        <w:t>$983.26m vs. $689.03m</w:t>
      </w:r>
      <w:r w:rsidR="0035786F" w:rsidRPr="00E1524C">
        <w:rPr>
          <w:strike/>
          <w:rPrChange w:id="499" w:author="Tim Hallett" w:date="2015-01-26T17:13:00Z">
            <w:rPr/>
          </w:rPrChange>
        </w:rPr>
        <w:t>)</w:t>
      </w:r>
      <w:r w:rsidR="008B5425" w:rsidRPr="00E1524C">
        <w:rPr>
          <w:strike/>
          <w:rPrChange w:id="500" w:author="Tim Hallett" w:date="2015-01-26T17:13:00Z">
            <w:rPr/>
          </w:rPrChange>
        </w:rPr>
        <w:t xml:space="preserve">. </w:t>
      </w:r>
      <w:r w:rsidR="00E149A7" w:rsidRPr="00E1524C">
        <w:rPr>
          <w:strike/>
          <w:rPrChange w:id="501" w:author="Tim Hallett" w:date="2015-01-26T17:13:00Z">
            <w:rPr/>
          </w:rPrChange>
        </w:rPr>
        <w:t>Comparing</w:t>
      </w:r>
      <w:r w:rsidR="008B5425" w:rsidRPr="00E1524C">
        <w:rPr>
          <w:strike/>
          <w:rPrChange w:id="502" w:author="Tim Hallett" w:date="2015-01-26T17:13:00Z">
            <w:rPr/>
          </w:rPrChange>
        </w:rPr>
        <w:t xml:space="preserve"> the POC CD4 intervention against the VCT POC CD4 intervention, the </w:t>
      </w:r>
      <w:r w:rsidR="009B233A" w:rsidRPr="00E1524C">
        <w:rPr>
          <w:strike/>
          <w:rPrChange w:id="503" w:author="Tim Hallett" w:date="2015-01-26T17:13:00Z">
            <w:rPr/>
          </w:rPrChange>
        </w:rPr>
        <w:t xml:space="preserve">former </w:t>
      </w:r>
      <w:r w:rsidR="00C10061" w:rsidRPr="00E1524C">
        <w:rPr>
          <w:strike/>
          <w:rPrChange w:id="504" w:author="Tim Hallett" w:date="2015-01-26T17:13:00Z">
            <w:rPr/>
          </w:rPrChange>
        </w:rPr>
        <w:t>was</w:t>
      </w:r>
      <w:r w:rsidR="008B5425" w:rsidRPr="00E1524C">
        <w:rPr>
          <w:strike/>
          <w:rPrChange w:id="505" w:author="Tim Hallett" w:date="2015-01-26T17:13:00Z">
            <w:rPr/>
          </w:rPrChange>
        </w:rPr>
        <w:t xml:space="preserve"> less impactful and also cheaper than the </w:t>
      </w:r>
      <w:r w:rsidR="009B233A" w:rsidRPr="00E1524C">
        <w:rPr>
          <w:strike/>
          <w:rPrChange w:id="506" w:author="Tim Hallett" w:date="2015-01-26T17:13:00Z">
            <w:rPr/>
          </w:rPrChange>
        </w:rPr>
        <w:t xml:space="preserve">latter </w:t>
      </w:r>
      <w:r w:rsidR="00E543C9" w:rsidRPr="00E1524C">
        <w:rPr>
          <w:strike/>
          <w:rPrChange w:id="507" w:author="Tim Hallett" w:date="2015-01-26T17:13:00Z">
            <w:rPr/>
          </w:rPrChange>
        </w:rPr>
        <w:t>(1</w:t>
      </w:r>
      <w:r w:rsidR="00A05B2C" w:rsidRPr="00E1524C">
        <w:rPr>
          <w:strike/>
          <w:rPrChange w:id="508" w:author="Tim Hallett" w:date="2015-01-26T17:13:00Z">
            <w:rPr/>
          </w:rPrChange>
        </w:rPr>
        <w:t>.</w:t>
      </w:r>
      <w:r w:rsidR="00E543C9" w:rsidRPr="00E1524C">
        <w:rPr>
          <w:strike/>
          <w:rPrChange w:id="509" w:author="Tim Hallett" w:date="2015-01-26T17:13:00Z">
            <w:rPr/>
          </w:rPrChange>
        </w:rPr>
        <w:t>35</w:t>
      </w:r>
      <w:r w:rsidR="00A05B2C" w:rsidRPr="00E1524C">
        <w:rPr>
          <w:strike/>
          <w:rPrChange w:id="510" w:author="Tim Hallett" w:date="2015-01-26T17:13:00Z">
            <w:rPr/>
          </w:rPrChange>
        </w:rPr>
        <w:t>m</w:t>
      </w:r>
      <w:r w:rsidR="00F30E57" w:rsidRPr="00E1524C">
        <w:rPr>
          <w:strike/>
          <w:rPrChange w:id="511" w:author="Tim Hallett" w:date="2015-01-26T17:13:00Z">
            <w:rPr/>
          </w:rPrChange>
        </w:rPr>
        <w:t xml:space="preserve"> DALYs averted, 12% MAI, </w:t>
      </w:r>
      <w:r w:rsidR="00E543C9" w:rsidRPr="00E1524C">
        <w:rPr>
          <w:strike/>
          <w:rPrChange w:id="512" w:author="Tim Hallett" w:date="2015-01-26T17:13:00Z">
            <w:rPr/>
          </w:rPrChange>
        </w:rPr>
        <w:t>at a cost of $498.27m vs. 1</w:t>
      </w:r>
      <w:r w:rsidR="00A05B2C" w:rsidRPr="00E1524C">
        <w:rPr>
          <w:strike/>
          <w:rPrChange w:id="513" w:author="Tim Hallett" w:date="2015-01-26T17:13:00Z">
            <w:rPr/>
          </w:rPrChange>
        </w:rPr>
        <w:t>.</w:t>
      </w:r>
      <w:r w:rsidR="00E543C9" w:rsidRPr="00E1524C">
        <w:rPr>
          <w:strike/>
          <w:rPrChange w:id="514" w:author="Tim Hallett" w:date="2015-01-26T17:13:00Z">
            <w:rPr/>
          </w:rPrChange>
        </w:rPr>
        <w:t>43</w:t>
      </w:r>
      <w:r w:rsidR="00A05B2C" w:rsidRPr="00E1524C">
        <w:rPr>
          <w:strike/>
          <w:rPrChange w:id="515" w:author="Tim Hallett" w:date="2015-01-26T17:13:00Z">
            <w:rPr/>
          </w:rPrChange>
        </w:rPr>
        <w:t>m</w:t>
      </w:r>
      <w:r w:rsidR="00E543C9" w:rsidRPr="00E1524C">
        <w:rPr>
          <w:strike/>
          <w:rPrChange w:id="516" w:author="Tim Hallett" w:date="2015-01-26T17:13:00Z">
            <w:rPr/>
          </w:rPrChange>
        </w:rPr>
        <w:t xml:space="preserve"> DALYs averted</w:t>
      </w:r>
      <w:r w:rsidR="00F30E57" w:rsidRPr="00E1524C">
        <w:rPr>
          <w:strike/>
          <w:rPrChange w:id="517" w:author="Tim Hallett" w:date="2015-01-26T17:13:00Z">
            <w:rPr/>
          </w:rPrChange>
        </w:rPr>
        <w:t>, 13% MAI,</w:t>
      </w:r>
      <w:r w:rsidR="00E543C9" w:rsidRPr="00E1524C">
        <w:rPr>
          <w:strike/>
          <w:rPrChange w:id="518" w:author="Tim Hallett" w:date="2015-01-26T17:13:00Z">
            <w:rPr/>
          </w:rPrChange>
        </w:rPr>
        <w:t xml:space="preserve"> at a cost of $527.20m)</w:t>
      </w:r>
      <w:r w:rsidR="008B5425" w:rsidRPr="00E1524C">
        <w:rPr>
          <w:strike/>
          <w:rPrChange w:id="519" w:author="Tim Hallett" w:date="2015-01-26T17:13:00Z">
            <w:rPr/>
          </w:rPrChange>
        </w:rPr>
        <w:t xml:space="preserve">. The reasoning behind this is that the VCT POC CD4 intervention immediately links all individuals testing through VCT and </w:t>
      </w:r>
      <w:r w:rsidR="006C5AAE" w:rsidRPr="00E1524C">
        <w:rPr>
          <w:strike/>
          <w:rPrChange w:id="520" w:author="Tim Hallett" w:date="2015-01-26T17:13:00Z">
            <w:rPr/>
          </w:rPrChange>
        </w:rPr>
        <w:t>provides them with a POC CD4 test; whereas, the POC CD4 intervention applies only to individuals who have entered pre-ART care. That is, patients that have successfully linked to care.</w:t>
      </w:r>
      <w:r w:rsidR="008170B2" w:rsidRPr="00E1524C">
        <w:rPr>
          <w:strike/>
          <w:rPrChange w:id="521" w:author="Tim Hallett" w:date="2015-01-26T17:13:00Z">
            <w:rPr/>
          </w:rPrChange>
        </w:rPr>
        <w:t xml:space="preserve"> Thus, without perfect linkage POC CD4 involves testing fewer individuals.</w:t>
      </w:r>
      <w:r w:rsidR="00037A7A" w:rsidRPr="00E1524C">
        <w:rPr>
          <w:strike/>
          <w:rPrChange w:id="522" w:author="Tim Hallett" w:date="2015-01-26T17:13:00Z">
            <w:rPr/>
          </w:rPrChange>
        </w:rPr>
        <w:t xml:space="preserve"> </w:t>
      </w:r>
      <w:r w:rsidR="00EC6B1C" w:rsidRPr="00E1524C">
        <w:rPr>
          <w:strike/>
          <w:rPrChange w:id="523" w:author="Tim Hallett" w:date="2015-01-26T17:13:00Z">
            <w:rPr/>
          </w:rPrChange>
        </w:rPr>
        <w:t>Furthermore</w:t>
      </w:r>
      <w:r w:rsidR="00C10061" w:rsidRPr="00E1524C">
        <w:rPr>
          <w:strike/>
          <w:rPrChange w:id="524" w:author="Tim Hallett" w:date="2015-01-26T17:13:00Z">
            <w:rPr/>
          </w:rPrChange>
        </w:rPr>
        <w:t xml:space="preserve">, </w:t>
      </w:r>
      <w:r w:rsidR="00AD4F28" w:rsidRPr="00E1524C">
        <w:rPr>
          <w:strike/>
          <w:rPrChange w:id="525" w:author="Tim Hallett" w:date="2015-01-26T17:13:00Z">
            <w:rPr/>
          </w:rPrChange>
        </w:rPr>
        <w:t xml:space="preserve">the ART retention interventions </w:t>
      </w:r>
      <w:r w:rsidR="00C10061" w:rsidRPr="00E1524C">
        <w:rPr>
          <w:strike/>
          <w:rPrChange w:id="526" w:author="Tim Hallett" w:date="2015-01-26T17:13:00Z">
            <w:rPr/>
          </w:rPrChange>
        </w:rPr>
        <w:t xml:space="preserve">were </w:t>
      </w:r>
      <w:r w:rsidR="00AA0E87" w:rsidRPr="00E1524C">
        <w:rPr>
          <w:strike/>
          <w:rPrChange w:id="527" w:author="Tim Hallett" w:date="2015-01-26T17:13:00Z">
            <w:rPr/>
          </w:rPrChange>
        </w:rPr>
        <w:t xml:space="preserve">constrained by the limited number of </w:t>
      </w:r>
      <w:r w:rsidR="00AD4F28" w:rsidRPr="00E1524C">
        <w:rPr>
          <w:strike/>
          <w:rPrChange w:id="528" w:author="Tim Hallett" w:date="2015-01-26T17:13:00Z">
            <w:rPr/>
          </w:rPrChange>
        </w:rPr>
        <w:t xml:space="preserve">individuals </w:t>
      </w:r>
      <w:r w:rsidR="00AA0E87" w:rsidRPr="00E1524C">
        <w:rPr>
          <w:strike/>
          <w:rPrChange w:id="529" w:author="Tim Hallett" w:date="2015-01-26T17:13:00Z">
            <w:rPr/>
          </w:rPrChange>
        </w:rPr>
        <w:t xml:space="preserve">whom </w:t>
      </w:r>
      <w:r w:rsidR="00AD4F28" w:rsidRPr="00E1524C">
        <w:rPr>
          <w:strike/>
          <w:rPrChange w:id="530" w:author="Tim Hallett" w:date="2015-01-26T17:13:00Z">
            <w:rPr/>
          </w:rPrChange>
        </w:rPr>
        <w:t>initiate</w:t>
      </w:r>
      <w:r w:rsidR="00C10061" w:rsidRPr="00E1524C">
        <w:rPr>
          <w:strike/>
          <w:rPrChange w:id="531" w:author="Tim Hallett" w:date="2015-01-26T17:13:00Z">
            <w:rPr/>
          </w:rPrChange>
        </w:rPr>
        <w:t>d</w:t>
      </w:r>
      <w:r w:rsidR="00AD4F28" w:rsidRPr="00E1524C">
        <w:rPr>
          <w:strike/>
          <w:rPrChange w:id="532" w:author="Tim Hallett" w:date="2015-01-26T17:13:00Z">
            <w:rPr/>
          </w:rPrChange>
        </w:rPr>
        <w:t xml:space="preserve"> ART. </w:t>
      </w:r>
      <w:r w:rsidR="003F7CFE" w:rsidRPr="00E1524C">
        <w:rPr>
          <w:strike/>
          <w:rPrChange w:id="533" w:author="Tim Hallett" w:date="2015-01-26T17:13:00Z">
            <w:rPr/>
          </w:rPrChange>
        </w:rPr>
        <w:t>Nonetheless</w:t>
      </w:r>
      <w:r w:rsidR="00AD4F28" w:rsidRPr="00E1524C">
        <w:rPr>
          <w:strike/>
          <w:rPrChange w:id="534" w:author="Tim Hallett" w:date="2015-01-26T17:13:00Z">
            <w:rPr/>
          </w:rPrChange>
        </w:rPr>
        <w:t xml:space="preserve">, both scenarios of the ART Outreach intervention </w:t>
      </w:r>
      <w:r w:rsidR="00AB15F7" w:rsidRPr="00E1524C">
        <w:rPr>
          <w:strike/>
          <w:rPrChange w:id="535" w:author="Tim Hallett" w:date="2015-01-26T17:13:00Z">
            <w:rPr/>
          </w:rPrChange>
        </w:rPr>
        <w:t xml:space="preserve">had a larger impact </w:t>
      </w:r>
      <w:r w:rsidR="00AD4F28" w:rsidRPr="00E1524C">
        <w:rPr>
          <w:strike/>
          <w:rPrChange w:id="536" w:author="Tim Hallett" w:date="2015-01-26T17:13:00Z">
            <w:rPr/>
          </w:rPrChange>
        </w:rPr>
        <w:t xml:space="preserve">and </w:t>
      </w:r>
      <w:r w:rsidR="00AB15F7" w:rsidRPr="00E1524C">
        <w:rPr>
          <w:strike/>
          <w:rPrChange w:id="537" w:author="Tim Hallett" w:date="2015-01-26T17:13:00Z">
            <w:rPr/>
          </w:rPrChange>
        </w:rPr>
        <w:t xml:space="preserve">were </w:t>
      </w:r>
      <w:r w:rsidR="00AD4F28" w:rsidRPr="00E1524C">
        <w:rPr>
          <w:strike/>
          <w:rPrChange w:id="538" w:author="Tim Hallett" w:date="2015-01-26T17:13:00Z">
            <w:rPr/>
          </w:rPrChange>
        </w:rPr>
        <w:lastRenderedPageBreak/>
        <w:t>more expensive (by increasing the total life-years spent on ART)</w:t>
      </w:r>
      <w:r w:rsidR="002D5BC2" w:rsidRPr="00E1524C">
        <w:rPr>
          <w:strike/>
          <w:rPrChange w:id="539" w:author="Tim Hallett" w:date="2015-01-26T17:13:00Z">
            <w:rPr/>
          </w:rPrChange>
        </w:rPr>
        <w:t xml:space="preserve"> than the </w:t>
      </w:r>
      <w:r w:rsidR="006D7990" w:rsidRPr="00E1524C">
        <w:rPr>
          <w:strike/>
          <w:rPrChange w:id="540" w:author="Tim Hallett" w:date="2015-01-26T17:13:00Z">
            <w:rPr/>
          </w:rPrChange>
        </w:rPr>
        <w:t>a</w:t>
      </w:r>
      <w:r w:rsidR="002D5BC2" w:rsidRPr="00E1524C">
        <w:rPr>
          <w:strike/>
          <w:rPrChange w:id="541" w:author="Tim Hallett" w:date="2015-01-26T17:13:00Z">
            <w:rPr/>
          </w:rPrChange>
        </w:rPr>
        <w:t>dherence interventions.</w:t>
      </w:r>
    </w:p>
    <w:commentRangeEnd w:id="379"/>
    <w:p w14:paraId="75E343D7" w14:textId="77777777" w:rsidR="006B3430" w:rsidRDefault="00E1524C" w:rsidP="0056081D">
      <w:pPr>
        <w:pStyle w:val="Heading2"/>
        <w:contextualSpacing w:val="0"/>
        <w:rPr>
          <w:ins w:id="542" w:author="Tim Hallett" w:date="2015-01-26T16:48:00Z"/>
        </w:rPr>
      </w:pPr>
      <w:r>
        <w:rPr>
          <w:rStyle w:val="CommentReference"/>
          <w:i w:val="0"/>
        </w:rPr>
        <w:commentReference w:id="379"/>
      </w:r>
    </w:p>
    <w:p w14:paraId="2AAE76BC" w14:textId="77777777" w:rsidR="00181EEC" w:rsidRDefault="0056081D" w:rsidP="0056081D">
      <w:pPr>
        <w:pStyle w:val="Heading2"/>
        <w:contextualSpacing w:val="0"/>
      </w:pPr>
      <w:r>
        <w:t>The Impact of Bundles of Interventions</w:t>
      </w:r>
    </w:p>
    <w:p w14:paraId="020DC5DE" w14:textId="77777777" w:rsidR="0045606F" w:rsidDel="00321465" w:rsidRDefault="003A4313">
      <w:pPr>
        <w:pStyle w:val="normal0"/>
        <w:ind w:firstLine="361"/>
        <w:rPr>
          <w:del w:id="543" w:author="Tim Hallett" w:date="2015-01-26T17:19:00Z"/>
        </w:rPr>
        <w:pPrChange w:id="544" w:author="Tim Hallett" w:date="2015-01-26T17:19:00Z">
          <w:pPr>
            <w:pStyle w:val="normal0"/>
            <w:ind w:firstLine="720"/>
          </w:pPr>
        </w:pPrChange>
      </w:pPr>
      <w:r>
        <w:t xml:space="preserve">An optimal combination of </w:t>
      </w:r>
      <w:ins w:id="545" w:author="Tim Hallett" w:date="2015-01-26T17:19:00Z">
        <w:r w:rsidR="00321465">
          <w:t xml:space="preserve">cascade </w:t>
        </w:r>
      </w:ins>
      <w:r>
        <w:t xml:space="preserve">interventions </w:t>
      </w:r>
      <w:del w:id="546" w:author="Tim Hallett" w:date="2015-01-26T17:19:00Z">
        <w:r w:rsidDel="00321465">
          <w:delText>can be</w:delText>
        </w:r>
      </w:del>
      <w:ins w:id="547" w:author="Tim Hallett" w:date="2015-01-26T17:19:00Z">
        <w:r w:rsidR="00321465">
          <w:t>was</w:t>
        </w:r>
      </w:ins>
      <w:r>
        <w:t xml:space="preserve"> found by simulati</w:t>
      </w:r>
      <w:r w:rsidR="002938A8">
        <w:t xml:space="preserve">ng all possible combinations </w:t>
      </w:r>
      <w:r>
        <w:t xml:space="preserve">and selecting those </w:t>
      </w:r>
      <w:r w:rsidR="00533DB5">
        <w:t>that</w:t>
      </w:r>
      <w:r>
        <w:t xml:space="preserve">, at each budget level, provide the greatest increase in health. </w:t>
      </w:r>
      <w:r w:rsidR="00E259EF">
        <w:t>We did this for all the ‘realistic’ interventions and imposed the additional constraint that, once an intervention ha</w:t>
      </w:r>
      <w:r w:rsidR="006B2C19">
        <w:t>d</w:t>
      </w:r>
      <w:r w:rsidR="00E259EF">
        <w:t xml:space="preserve"> been included in the combination at one budget level it cannot be removed at higher budget levels. </w:t>
      </w:r>
      <w:r w:rsidR="002938A8">
        <w:t>(</w:t>
      </w:r>
      <w:r w:rsidR="004F314A">
        <w:t>table</w:t>
      </w:r>
      <w:r w:rsidR="006444A3">
        <w:t xml:space="preserve"> </w:t>
      </w:r>
      <w:r w:rsidR="004F314A">
        <w:t>3</w:t>
      </w:r>
      <w:r w:rsidR="002938A8">
        <w:t>)</w:t>
      </w:r>
      <w:r w:rsidR="006444A3">
        <w:t>.</w:t>
      </w:r>
      <w:ins w:id="548" w:author="Tim Hallett" w:date="2015-01-26T17:19:00Z">
        <w:r w:rsidR="00321465">
          <w:t xml:space="preserve"> </w:t>
        </w:r>
      </w:ins>
    </w:p>
    <w:p w14:paraId="656C98A2" w14:textId="77777777" w:rsidR="00321465" w:rsidRDefault="00321465" w:rsidP="003A4313">
      <w:pPr>
        <w:pStyle w:val="normal0"/>
        <w:ind w:firstLine="361"/>
        <w:rPr>
          <w:ins w:id="549" w:author="Tim Hallett" w:date="2015-01-26T17:19:00Z"/>
        </w:rPr>
      </w:pPr>
    </w:p>
    <w:p w14:paraId="12286788" w14:textId="77777777" w:rsidR="00321465" w:rsidRDefault="00321465" w:rsidP="003A4313">
      <w:pPr>
        <w:pStyle w:val="normal0"/>
        <w:ind w:firstLine="361"/>
        <w:rPr>
          <w:ins w:id="550" w:author="Tim Hallett" w:date="2015-01-26T17:19:00Z"/>
        </w:rPr>
      </w:pPr>
    </w:p>
    <w:p w14:paraId="33188D5F" w14:textId="77777777" w:rsidR="00903165" w:rsidDel="00321465" w:rsidRDefault="00331EA3" w:rsidP="00BE6FB5">
      <w:pPr>
        <w:pStyle w:val="normal0"/>
        <w:ind w:firstLine="720"/>
        <w:rPr>
          <w:del w:id="551" w:author="Tim Hallett" w:date="2015-01-26T17:19:00Z"/>
        </w:rPr>
      </w:pPr>
      <w:ins w:id="552" w:author="Tim Hallett" w:date="2015-01-26T17:19:00Z">
        <w:r>
          <w:t>This finds</w:t>
        </w:r>
        <w:r w:rsidR="00321465">
          <w:t xml:space="preserve"> that </w:t>
        </w:r>
      </w:ins>
    </w:p>
    <w:p w14:paraId="4FF43B7E" w14:textId="77777777" w:rsidR="00D544CC" w:rsidRDefault="009B2545">
      <w:pPr>
        <w:pStyle w:val="normal0"/>
        <w:ind w:firstLine="361"/>
        <w:rPr>
          <w:ins w:id="553" w:author="Tim Hallett" w:date="2015-01-26T17:21:00Z"/>
        </w:rPr>
        <w:pPrChange w:id="554" w:author="Tim Hallett" w:date="2015-01-26T17:19:00Z">
          <w:pPr>
            <w:pStyle w:val="normal0"/>
            <w:ind w:firstLine="720"/>
          </w:pPr>
        </w:pPrChange>
      </w:pPr>
      <w:del w:id="555" w:author="Tim Hallett" w:date="2015-01-26T17:19:00Z">
        <w:r w:rsidDel="00321465">
          <w:delText>A</w:delText>
        </w:r>
      </w:del>
      <w:ins w:id="556" w:author="Tim Hallett" w:date="2015-01-26T17:19:00Z">
        <w:r w:rsidR="00321465">
          <w:t>a</w:t>
        </w:r>
      </w:ins>
      <w:r>
        <w:t xml:space="preserve"> combination of six interventions </w:t>
      </w:r>
      <w:ins w:id="557" w:author="Tim Hallett" w:date="2015-01-26T17:20:00Z">
        <w:r w:rsidR="00321465">
          <w:t>would be prioritise</w:t>
        </w:r>
      </w:ins>
      <w:ins w:id="558" w:author="Tim Hallett" w:date="2015-01-28T08:42:00Z">
        <w:r w:rsidR="00331EA3">
          <w:t>d</w:t>
        </w:r>
      </w:ins>
      <w:ins w:id="559" w:author="Tim Hallett" w:date="2015-01-26T17:20:00Z">
        <w:r w:rsidR="00321465">
          <w:t xml:space="preserve"> in this setting</w:t>
        </w:r>
        <w:r w:rsidR="00D544CC">
          <w:t xml:space="preserve"> (Table 3)</w:t>
        </w:r>
        <w:r w:rsidR="00321465">
          <w:t>.</w:t>
        </w:r>
        <w:r w:rsidR="00D544CC">
          <w:t xml:space="preserve"> </w:t>
        </w:r>
        <w:r w:rsidR="00321465">
          <w:t xml:space="preserve"> </w:t>
        </w:r>
      </w:ins>
      <w:del w:id="560" w:author="Tim Hallett" w:date="2015-01-26T17:20:00Z">
        <w:r w:rsidDel="00D544CC">
          <w:delText>averts 4.45m DALYs</w:delText>
        </w:r>
        <w:r w:rsidR="00EE1939" w:rsidDel="00D544CC">
          <w:delText xml:space="preserve"> (</w:delText>
        </w:r>
        <w:r w:rsidR="00661890" w:rsidDel="00D544CC">
          <w:delText>39% of MAI</w:delText>
        </w:r>
        <w:r w:rsidR="00EE1939" w:rsidDel="00D544CC">
          <w:delText>)</w:delText>
        </w:r>
        <w:r w:rsidR="00971178" w:rsidDel="00D544CC">
          <w:delText xml:space="preserve"> at a cost of $353 per DALY averted. </w:delText>
        </w:r>
      </w:del>
      <w:r w:rsidR="00971178">
        <w:t xml:space="preserve">The interventions </w:t>
      </w:r>
      <w:del w:id="561" w:author="Tim Hallett" w:date="2015-01-26T17:20:00Z">
        <w:r w:rsidR="00971178" w:rsidDel="00D544CC">
          <w:delText xml:space="preserve">used </w:delText>
        </w:r>
      </w:del>
      <w:r w:rsidR="00971178">
        <w:t xml:space="preserve">are </w:t>
      </w:r>
      <w:ins w:id="562" w:author="Tim Hallett" w:date="2015-01-26T17:22:00Z">
        <w:r w:rsidR="00C10CE0">
          <w:t>pre-</w:t>
        </w:r>
      </w:ins>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ins w:id="563" w:author="Tim Hallett" w:date="2015-01-26T17:21:00Z">
        <w:r w:rsidR="00D544CC">
          <w:t xml:space="preserve">Importantly, this combination of intervention includes elements that act on each part of the cascade. </w:t>
        </w:r>
      </w:ins>
      <w:ins w:id="564" w:author="Tim Hallett" w:date="2015-01-26T17:22:00Z">
        <w:r w:rsidR="00C10CE0">
          <w:t xml:space="preserve">As the major driver of AIDS death in this </w:t>
        </w:r>
      </w:ins>
      <w:ins w:id="565" w:author="Tim Hallett" w:date="2015-01-26T17:23:00Z">
        <w:r w:rsidR="00C10CE0">
          <w:t>population</w:t>
        </w:r>
      </w:ins>
      <w:ins w:id="566" w:author="Tim Hallett" w:date="2015-01-26T17:22:00Z">
        <w:r w:rsidR="00C10CE0">
          <w:t xml:space="preserve"> </w:t>
        </w:r>
      </w:ins>
      <w:ins w:id="567" w:author="Tim Hallett" w:date="2015-01-26T17:23:00Z">
        <w:r w:rsidR="00C10CE0">
          <w:t>was found to be persons diagnosed but no linked to care, interventions that increase linkage and retention in pre-ART attract most investment.</w:t>
        </w:r>
      </w:ins>
    </w:p>
    <w:p w14:paraId="679B43A3" w14:textId="77777777" w:rsidR="00D544CC" w:rsidRDefault="00D544CC">
      <w:pPr>
        <w:pStyle w:val="normal0"/>
        <w:ind w:firstLine="361"/>
        <w:rPr>
          <w:ins w:id="568" w:author="Tim Hallett" w:date="2015-01-26T17:23:00Z"/>
        </w:rPr>
        <w:pPrChange w:id="569" w:author="Tim Hallett" w:date="2015-01-26T17:19:00Z">
          <w:pPr>
            <w:pStyle w:val="normal0"/>
            <w:ind w:firstLine="720"/>
          </w:pPr>
        </w:pPrChange>
      </w:pPr>
    </w:p>
    <w:p w14:paraId="4A7EAF83" w14:textId="77777777" w:rsidR="0030017E" w:rsidRDefault="00C10CE0">
      <w:pPr>
        <w:pStyle w:val="normal0"/>
        <w:ind w:firstLine="361"/>
        <w:rPr>
          <w:ins w:id="570" w:author="Tim Hallett" w:date="2015-01-26T17:25:00Z"/>
        </w:rPr>
        <w:pPrChange w:id="571" w:author="Tim Hallett" w:date="2015-01-26T17:19:00Z">
          <w:pPr>
            <w:pStyle w:val="normal0"/>
            <w:ind w:firstLine="720"/>
          </w:pPr>
        </w:pPrChange>
      </w:pPr>
      <w:ins w:id="572" w:author="Tim Hallett" w:date="2015-01-26T17:23:00Z">
        <w:r>
          <w:t>Collectively this combination interventions has the same impact on reduci</w:t>
        </w:r>
        <w:r w:rsidR="0030017E">
          <w:t>ng deaths and averting DALYs (</w:t>
        </w:r>
      </w:ins>
      <w:ins w:id="573" w:author="Tim Hallett" w:date="2015-01-26T17:24:00Z">
        <w:r w:rsidR="0030017E">
          <w:t>give the numbers</w:t>
        </w:r>
      </w:ins>
      <w:ins w:id="574" w:author="Tim Hallett" w:date="2015-01-26T17:23:00Z">
        <w:r w:rsidR="0030017E">
          <w:t>)</w:t>
        </w:r>
      </w:ins>
      <w:ins w:id="575" w:author="Tim Hallett" w:date="2015-01-26T17:24:00Z">
        <w:r w:rsidR="0030017E">
          <w:t xml:space="preserve"> as Universal Test and treat intervention but is estimated to cost </w:t>
        </w:r>
      </w:ins>
      <w:ins w:id="576" w:author="Tim Hallett" w:date="2015-01-26T17:25:00Z">
        <w:r w:rsidR="0030017E">
          <w:t xml:space="preserve">only approximayely 44% as much. The combination intervention of cascade intervention is a similar </w:t>
        </w:r>
      </w:ins>
      <w:ins w:id="577" w:author="Tim Hallett" w:date="2015-01-26T17:26:00Z">
        <w:r w:rsidR="0030017E">
          <w:t xml:space="preserve">cost as the </w:t>
        </w:r>
      </w:ins>
      <w:ins w:id="578" w:author="Tim Hallett" w:date="2015-01-28T08:42:00Z">
        <w:r w:rsidR="00331EA3">
          <w:t>Immediate</w:t>
        </w:r>
      </w:ins>
      <w:ins w:id="579" w:author="Tim Hallett" w:date="2015-01-26T17:26:00Z">
        <w:r w:rsidR="0030017E">
          <w:t xml:space="preserve"> ART intervention and is estimated to have a slightly greater impact.</w:t>
        </w:r>
      </w:ins>
    </w:p>
    <w:p w14:paraId="7920129F" w14:textId="77777777" w:rsidR="0030017E" w:rsidRDefault="0030017E">
      <w:pPr>
        <w:pStyle w:val="normal0"/>
        <w:ind w:firstLine="361"/>
        <w:rPr>
          <w:ins w:id="580" w:author="Tim Hallett" w:date="2015-01-26T17:25:00Z"/>
        </w:rPr>
        <w:pPrChange w:id="581" w:author="Tim Hallett" w:date="2015-01-26T17:19:00Z">
          <w:pPr>
            <w:pStyle w:val="normal0"/>
            <w:ind w:firstLine="720"/>
          </w:pPr>
        </w:pPrChange>
      </w:pPr>
    </w:p>
    <w:p w14:paraId="5E775C64" w14:textId="77777777" w:rsidR="0030017E" w:rsidRDefault="0030017E" w:rsidP="0062659A">
      <w:pPr>
        <w:pStyle w:val="normal0"/>
        <w:rPr>
          <w:ins w:id="582" w:author="Tim Hallett" w:date="2015-01-26T17:26:00Z"/>
        </w:rPr>
      </w:pPr>
      <w:ins w:id="583" w:author="Tim Hallett" w:date="2015-01-26T17:26:00Z">
        <w:r>
          <w:tab/>
          <w:t xml:space="preserve">The </w:t>
        </w:r>
      </w:ins>
      <w:ins w:id="584" w:author="Tim Hallett" w:date="2015-01-26T17:27:00Z">
        <w:r w:rsidR="00E523E5">
          <w:t xml:space="preserve">comparatively </w:t>
        </w:r>
      </w:ins>
      <w:ins w:id="585" w:author="Tim Hallett" w:date="2015-01-26T17:26:00Z">
        <w:r>
          <w:t xml:space="preserve">low cost </w:t>
        </w:r>
        <w:r w:rsidR="00E523E5">
          <w:t xml:space="preserve">and higher impact </w:t>
        </w:r>
        <w:r>
          <w:t xml:space="preserve">of the combination cascade interventions is a result of </w:t>
        </w:r>
        <w:r w:rsidR="00E523E5">
          <w:t>the collection of intervention operating synergistically</w:t>
        </w:r>
      </w:ins>
      <w:ins w:id="586" w:author="Tim Hallett" w:date="2015-01-26T17:27:00Z">
        <w:r w:rsidR="00331EA3">
          <w:t xml:space="preserve">, </w:t>
        </w:r>
      </w:ins>
      <w:ins w:id="587" w:author="Tim Hallett" w:date="2015-01-28T08:43:00Z">
        <w:r w:rsidR="00331EA3">
          <w:t>w</w:t>
        </w:r>
      </w:ins>
      <w:ins w:id="588" w:author="Tim Hallett" w:date="2015-01-26T17:27:00Z">
        <w:r w:rsidR="00E523E5">
          <w:t xml:space="preserve">hereas the UTT and </w:t>
        </w:r>
      </w:ins>
      <w:ins w:id="589" w:author="Tim Hallett" w:date="2015-01-26T17:28:00Z">
        <w:r w:rsidR="00E523E5">
          <w:t>Immediate</w:t>
        </w:r>
      </w:ins>
      <w:ins w:id="590" w:author="Tim Hallett" w:date="2015-01-26T17:27:00Z">
        <w:r w:rsidR="00E523E5">
          <w:t xml:space="preserve"> ART intervention operate with inefficiencies </w:t>
        </w:r>
      </w:ins>
      <w:ins w:id="591" w:author="Tim Hallett" w:date="2015-01-26T17:28:00Z">
        <w:r w:rsidR="00E523E5">
          <w:t xml:space="preserve">due to the </w:t>
        </w:r>
      </w:ins>
      <w:ins w:id="592" w:author="Tim Hallett" w:date="2015-01-28T08:43:00Z">
        <w:r w:rsidR="00331EA3">
          <w:t>remaining weakness</w:t>
        </w:r>
      </w:ins>
      <w:ins w:id="593" w:author="Tim Hallett" w:date="2015-01-26T17:28:00Z">
        <w:r w:rsidR="00E523E5">
          <w:t xml:space="preserve"> of some part of the cascade</w:t>
        </w:r>
      </w:ins>
      <w:ins w:id="594" w:author="Tim Hallett" w:date="2015-01-28T08:43:00Z">
        <w:r w:rsidR="00331EA3">
          <w:t>.</w:t>
        </w:r>
      </w:ins>
      <w:ins w:id="595" w:author="Tim Hallett" w:date="2015-01-26T17:29:00Z">
        <w:r w:rsidR="00F93973">
          <w:t xml:space="preserve"> </w:t>
        </w:r>
      </w:ins>
    </w:p>
    <w:p w14:paraId="24204145" w14:textId="77777777" w:rsidR="0030017E" w:rsidRDefault="0030017E" w:rsidP="0062659A">
      <w:pPr>
        <w:pStyle w:val="normal0"/>
        <w:rPr>
          <w:ins w:id="596" w:author="Tim Hallett" w:date="2015-01-28T08:43:00Z"/>
        </w:rPr>
      </w:pPr>
    </w:p>
    <w:p w14:paraId="0474BED9" w14:textId="77777777" w:rsidR="00331EA3" w:rsidRDefault="00331EA3" w:rsidP="0062659A">
      <w:pPr>
        <w:pStyle w:val="normal0"/>
        <w:rPr>
          <w:ins w:id="597" w:author="Tim Hallett" w:date="2015-01-26T17:26:00Z"/>
        </w:rPr>
      </w:pPr>
      <w:ins w:id="598" w:author="Tim Hallett" w:date="2015-01-28T08:43:00Z">
        <w:r>
          <w:tab/>
          <w:t xml:space="preserve">The alternative approaches for strengthening the care cascade exact their impact in different ways. The </w:t>
        </w:r>
      </w:ins>
      <w:ins w:id="599" w:author="Tim Hallett" w:date="2015-01-28T08:44:00Z">
        <w:r>
          <w:t xml:space="preserve">combination approach </w:t>
        </w:r>
      </w:ins>
      <w:ins w:id="600" w:author="Tim Hallett" w:date="2015-01-28T08:45:00Z">
        <w:r>
          <w:t xml:space="preserve">does not </w:t>
        </w:r>
      </w:ins>
      <w:ins w:id="601" w:author="Tim Hallett" w:date="2015-01-28T08:46:00Z">
        <w:r>
          <w:t>substantially</w:t>
        </w:r>
      </w:ins>
      <w:ins w:id="602" w:author="Tim Hallett" w:date="2015-01-28T08:45:00Z">
        <w:r>
          <w:t xml:space="preserve"> reduce deaths among those who do not naturally present for HIV testing, but does reduce deaths among those who have tested, linked and those on ART.</w:t>
        </w:r>
      </w:ins>
      <w:ins w:id="603" w:author="Tim Hallett" w:date="2015-01-28T08:46:00Z">
        <w:r>
          <w:t xml:space="preserve"> The immediate initiation approach…. In comparison, the UTT approach dramatically</w:t>
        </w:r>
      </w:ins>
      <w:ins w:id="604" w:author="Tim Hallett" w:date="2015-01-28T08:47:00Z">
        <w:r w:rsidR="00E505F9">
          <w:t xml:space="preserve"> reduces the number of persons that die from AIDS that were not diagnosed, due to the large outreach component of that intervention, but impact is moderated by the persisting large number of deaths among </w:t>
        </w:r>
      </w:ins>
      <w:ins w:id="605" w:author="Tim Hallett" w:date="2015-01-28T08:48:00Z">
        <w:r w:rsidR="00E505F9">
          <w:t>those that have started ART but who have since disengage from care.</w:t>
        </w:r>
      </w:ins>
    </w:p>
    <w:p w14:paraId="0DCA48F3" w14:textId="77777777" w:rsidR="006444A3" w:rsidDel="00C10CE0" w:rsidRDefault="000D2531">
      <w:pPr>
        <w:pStyle w:val="normal0"/>
        <w:ind w:firstLine="361"/>
        <w:rPr>
          <w:del w:id="606" w:author="Tim Hallett" w:date="2015-01-26T17:23:00Z"/>
        </w:rPr>
        <w:pPrChange w:id="607" w:author="Tim Hallett" w:date="2015-01-26T17:19:00Z">
          <w:pPr>
            <w:pStyle w:val="normal0"/>
            <w:ind w:firstLine="720"/>
          </w:pPr>
        </w:pPrChange>
      </w:pPr>
      <w:del w:id="608" w:author="Tim Hallett" w:date="2015-01-26T17:23:00Z">
        <w:r w:rsidDel="00C10CE0">
          <w:delText>This combination of</w:delText>
        </w:r>
        <w:r w:rsidR="00FB6A87" w:rsidDel="00C10CE0">
          <w:delText xml:space="preserve"> strengthening </w:delText>
        </w:r>
        <w:r w:rsidR="00971178" w:rsidDel="00C10CE0">
          <w:delText>linkage, pre-</w:delText>
        </w:r>
        <w:r w:rsidR="00FB6A87" w:rsidDel="00C10CE0">
          <w:delText>ART retention and ART retention, greatly improve</w:delText>
        </w:r>
        <w:r w:rsidR="00AC6D3C" w:rsidDel="00C10CE0">
          <w:delText>d</w:delText>
        </w:r>
        <w:r w:rsidR="00FB6A87" w:rsidDel="00C10CE0">
          <w:delText xml:space="preserve"> care and reduce</w:delText>
        </w:r>
        <w:r w:rsidR="00AC6D3C" w:rsidDel="00C10CE0">
          <w:delText>d</w:delText>
        </w:r>
        <w:r w:rsidR="00FB6A87" w:rsidDel="00C10CE0">
          <w:delText xml:space="preserve"> the total DALYs accrued by HIV-positive individuals.</w:delText>
        </w:r>
      </w:del>
    </w:p>
    <w:p w14:paraId="245D5C02" w14:textId="77777777" w:rsidR="006E02E3" w:rsidRDefault="006E02E3" w:rsidP="0062659A">
      <w:pPr>
        <w:pStyle w:val="normal0"/>
      </w:pPr>
    </w:p>
    <w:p w14:paraId="2C9F8860" w14:textId="77777777" w:rsidR="00617337" w:rsidRPr="00617337" w:rsidDel="00E505F9" w:rsidRDefault="00AC6D3C" w:rsidP="00617337">
      <w:pPr>
        <w:pStyle w:val="normal0"/>
        <w:ind w:firstLine="720"/>
        <w:rPr>
          <w:del w:id="609" w:author="Tim Hallett" w:date="2015-01-28T08:48:00Z"/>
        </w:rPr>
      </w:pPr>
      <w:del w:id="610" w:author="Tim Hallett" w:date="2015-01-28T08:48:00Z">
        <w:r w:rsidDel="00E505F9">
          <w:delText>Comparing</w:delText>
        </w:r>
        <w:r w:rsidR="004F7A14" w:rsidDel="00E505F9">
          <w:delText xml:space="preserve"> the cost and impact of </w:delText>
        </w:r>
        <w:r w:rsidDel="00E505F9">
          <w:delText>a</w:delText>
        </w:r>
        <w:r w:rsidR="004F7A14" w:rsidDel="00E505F9">
          <w:delText xml:space="preserve"> combination of </w:delText>
        </w:r>
        <w:r w:rsidR="00242D00" w:rsidDel="00E505F9">
          <w:delText>interventions</w:delText>
        </w:r>
        <w:r w:rsidR="004F7A14" w:rsidDel="00E505F9">
          <w:delText xml:space="preserve">, with the results of </w:delText>
        </w:r>
        <w:r w:rsidDel="00E505F9">
          <w:delText>the</w:delText>
        </w:r>
        <w:r w:rsidR="004F7A14" w:rsidDel="00E505F9">
          <w:delText xml:space="preserve"> univariate analysis (figure 3), </w:delText>
        </w:r>
        <w:r w:rsidDel="00E505F9">
          <w:delText>the</w:delText>
        </w:r>
        <w:r w:rsidR="004F7A14" w:rsidDel="00E505F9">
          <w:delText xml:space="preserve"> combination of interventions produces 88% of the impact of the realistic Universal</w:delText>
        </w:r>
        <w:r w:rsidR="00464315" w:rsidDel="00E505F9">
          <w:delText xml:space="preserve"> Test and Treat intervention (4.</w:delText>
        </w:r>
        <w:r w:rsidR="004F7A14" w:rsidDel="00E505F9">
          <w:delText>45</w:delText>
        </w:r>
        <w:r w:rsidR="00464315" w:rsidDel="00E505F9">
          <w:delText>m</w:delText>
        </w:r>
        <w:r w:rsidR="004F7A14" w:rsidDel="00E505F9">
          <w:delText xml:space="preserve"> vs. 5</w:delText>
        </w:r>
        <w:r w:rsidR="00464315" w:rsidDel="00E505F9">
          <w:delText>.08m</w:delText>
        </w:r>
        <w:r w:rsidR="004F7A14" w:rsidDel="00E505F9">
          <w:delText xml:space="preserve"> DALYs averted</w:delText>
        </w:r>
        <w:r w:rsidR="00AD6ADA" w:rsidDel="00E505F9">
          <w:delText>, 39% vs. 45% of MAI</w:delText>
        </w:r>
        <w:r w:rsidR="004F7A14" w:rsidDel="00E505F9">
          <w:delText xml:space="preserve">) at 44% of the cost per DALY </w:delText>
        </w:r>
        <w:r w:rsidR="00A57263" w:rsidDel="00E505F9">
          <w:delText>averted</w:delText>
        </w:r>
        <w:r w:rsidR="00DC3546" w:rsidDel="00E505F9">
          <w:delText xml:space="preserve"> ($35</w:delText>
        </w:r>
        <w:r w:rsidR="004F7A14" w:rsidDel="00E505F9">
          <w:delText>3 vs. $803 per DALY averted)</w:delText>
        </w:r>
        <w:r w:rsidR="004F314A" w:rsidDel="00E505F9">
          <w:delText xml:space="preserve">, shown in </w:delText>
        </w:r>
        <w:r w:rsidR="00617337" w:rsidDel="00E505F9">
          <w:delText xml:space="preserve">table </w:delText>
        </w:r>
        <w:r w:rsidR="00EC6711" w:rsidDel="00E505F9">
          <w:delText>3</w:delText>
        </w:r>
        <w:r w:rsidR="00617337" w:rsidDel="00E505F9">
          <w:delText xml:space="preserve"> illustrating </w:delText>
        </w:r>
        <w:r w:rsidR="00617337" w:rsidRPr="00617337" w:rsidDel="00E505F9">
          <w:rPr>
            <w:lang w:val="en-US"/>
          </w:rPr>
          <w:delText xml:space="preserve">ICERs as the incremental cost per DALY averted by </w:delText>
        </w:r>
        <w:r w:rsidR="00617337" w:rsidDel="00E505F9">
          <w:rPr>
            <w:lang w:val="en-US"/>
          </w:rPr>
          <w:delText>a combination of interventions</w:delText>
        </w:r>
        <w:r w:rsidR="00617337" w:rsidRPr="00617337" w:rsidDel="00E505F9">
          <w:rPr>
            <w:lang w:val="en-US"/>
          </w:rPr>
          <w:delText xml:space="preserve"> compared </w:delText>
        </w:r>
        <w:r w:rsidR="00617337" w:rsidDel="00E505F9">
          <w:rPr>
            <w:lang w:val="en-US"/>
          </w:rPr>
          <w:delText>to the previous combination and ACERs as the total cost per DALY averted compared to the baseline scenario.</w:delText>
        </w:r>
        <w:r w:rsidR="00617337" w:rsidRPr="00617337" w:rsidDel="00E505F9">
          <w:rPr>
            <w:lang w:val="en-US"/>
          </w:rPr>
          <w:delText xml:space="preserve"> </w:delText>
        </w:r>
      </w:del>
    </w:p>
    <w:p w14:paraId="7F3FA7EF" w14:textId="77777777" w:rsidR="00ED5EB8" w:rsidRDefault="00ED5EB8" w:rsidP="00ED5EB8">
      <w:pPr>
        <w:pStyle w:val="normal0"/>
        <w:jc w:val="left"/>
      </w:pPr>
    </w:p>
    <w:p w14:paraId="481A6C97" w14:textId="77777777" w:rsidR="00943332" w:rsidRPr="007F1979" w:rsidRDefault="00FB1953" w:rsidP="00943332">
      <w:pPr>
        <w:pStyle w:val="normal0"/>
        <w:rPr>
          <w:strike/>
          <w:rPrChange w:id="611" w:author="Tim Hallett" w:date="2015-01-28T08:49:00Z">
            <w:rPr/>
          </w:rPrChange>
        </w:rPr>
      </w:pPr>
      <w:r>
        <w:rPr>
          <w:noProof/>
          <w:lang w:val="en-US"/>
        </w:rPr>
        <w:lastRenderedPageBreak/>
        <mc:AlternateContent>
          <mc:Choice Requires="wpg">
            <w:drawing>
              <wp:anchor distT="0" distB="0" distL="114300" distR="114300" simplePos="0" relativeHeight="251679744" behindDoc="0" locked="0" layoutInCell="1" allowOverlap="1" wp14:anchorId="4C53CD28" wp14:editId="45F24A7A">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del w:id="612" w:author="Tim Hallett" w:date="2015-01-28T08:48:00Z">
        <w:r w:rsidR="004047B1" w:rsidRPr="00E505F9" w:rsidDel="00E505F9">
          <w:rPr>
            <w:strike/>
            <w:rPrChange w:id="613" w:author="Tim Hallett" w:date="2015-01-28T08:48:00Z">
              <w:rPr/>
            </w:rPrChange>
          </w:rPr>
          <w:delText>T</w:delText>
        </w:r>
        <w:r w:rsidR="00F8182E" w:rsidRPr="00E505F9" w:rsidDel="00E505F9">
          <w:rPr>
            <w:strike/>
            <w:rPrChange w:id="614" w:author="Tim Hallett" w:date="2015-01-28T08:48:00Z">
              <w:rPr/>
            </w:rPrChange>
          </w:rPr>
          <w:delText>he total number of HIV-related deaths between 2010 and 2030 for the combination of interventions</w:delText>
        </w:r>
        <w:r w:rsidRPr="00E505F9" w:rsidDel="00E505F9">
          <w:rPr>
            <w:strike/>
            <w:rPrChange w:id="615" w:author="Tim Hallett" w:date="2015-01-28T08:48:00Z">
              <w:rPr/>
            </w:rPrChange>
          </w:rPr>
          <w:delText xml:space="preserve"> </w:delText>
        </w:r>
        <w:r w:rsidR="00963ABF" w:rsidRPr="00E505F9" w:rsidDel="00E505F9">
          <w:rPr>
            <w:strike/>
            <w:rPrChange w:id="616" w:author="Tim Hallett" w:date="2015-01-28T08:48:00Z">
              <w:rPr/>
            </w:rPrChange>
          </w:rPr>
          <w:delText>was</w:delText>
        </w:r>
        <w:r w:rsidR="00257425" w:rsidRPr="00E505F9" w:rsidDel="00E505F9">
          <w:rPr>
            <w:strike/>
            <w:rPrChange w:id="617" w:author="Tim Hallett" w:date="2015-01-28T08:48:00Z">
              <w:rPr/>
            </w:rPrChange>
          </w:rPr>
          <w:delText xml:space="preserve"> substantially lower than </w:delText>
        </w:r>
        <w:r w:rsidR="004047B1" w:rsidRPr="00E505F9" w:rsidDel="00E505F9">
          <w:rPr>
            <w:strike/>
            <w:rPrChange w:id="618" w:author="Tim Hallett" w:date="2015-01-28T08:48:00Z">
              <w:rPr/>
            </w:rPrChange>
          </w:rPr>
          <w:delText xml:space="preserve">at </w:delText>
        </w:r>
        <w:r w:rsidR="00257425" w:rsidRPr="00E505F9" w:rsidDel="00E505F9">
          <w:rPr>
            <w:strike/>
            <w:rPrChange w:id="619" w:author="Tim Hallett" w:date="2015-01-28T08:48:00Z">
              <w:rPr/>
            </w:rPrChange>
          </w:rPr>
          <w:delText>baseline (</w:delText>
        </w:r>
        <w:r w:rsidR="000C105B" w:rsidRPr="00E505F9" w:rsidDel="00E505F9">
          <w:rPr>
            <w:strike/>
            <w:rPrChange w:id="620" w:author="Tim Hallett" w:date="2015-01-28T08:48:00Z">
              <w:rPr/>
            </w:rPrChange>
          </w:rPr>
          <w:delText>913</w:delText>
        </w:r>
        <w:r w:rsidR="00DE7875" w:rsidRPr="00E505F9" w:rsidDel="00E505F9">
          <w:rPr>
            <w:strike/>
            <w:rPrChange w:id="621" w:author="Tim Hallett" w:date="2015-01-28T08:48:00Z">
              <w:rPr/>
            </w:rPrChange>
          </w:rPr>
          <w:delText>,</w:delText>
        </w:r>
        <w:r w:rsidR="000C105B" w:rsidRPr="00E505F9" w:rsidDel="00E505F9">
          <w:rPr>
            <w:strike/>
            <w:rPrChange w:id="622" w:author="Tim Hallett" w:date="2015-01-28T08:48:00Z">
              <w:rPr/>
            </w:rPrChange>
          </w:rPr>
          <w:delText>256</w:delText>
        </w:r>
        <w:r w:rsidR="00257425" w:rsidRPr="00E505F9" w:rsidDel="00E505F9">
          <w:rPr>
            <w:strike/>
            <w:rPrChange w:id="623" w:author="Tim Hallett" w:date="2015-01-28T08:48:00Z">
              <w:rPr/>
            </w:rPrChange>
          </w:rPr>
          <w:delText xml:space="preserve"> vs. 1,466,458</w:delText>
        </w:r>
        <w:r w:rsidRPr="00E505F9" w:rsidDel="00E505F9">
          <w:rPr>
            <w:strike/>
            <w:rPrChange w:id="624" w:author="Tim Hallett" w:date="2015-01-28T08:48:00Z">
              <w:rPr/>
            </w:rPrChange>
          </w:rPr>
          <w:delText xml:space="preserve"> deaths</w:delText>
        </w:r>
        <w:r w:rsidR="00A84BA1" w:rsidRPr="00E505F9" w:rsidDel="00E505F9">
          <w:rPr>
            <w:strike/>
            <w:rPrChange w:id="625" w:author="Tim Hallett" w:date="2015-01-28T08:48:00Z">
              <w:rPr/>
            </w:rPrChange>
          </w:rPr>
          <w:delText>, respectively</w:delText>
        </w:r>
        <w:r w:rsidR="00257425" w:rsidRPr="00E505F9" w:rsidDel="00E505F9">
          <w:rPr>
            <w:strike/>
            <w:rPrChange w:id="626" w:author="Tim Hallett" w:date="2015-01-28T08:48:00Z">
              <w:rPr/>
            </w:rPrChange>
          </w:rPr>
          <w:delText>)</w:delText>
        </w:r>
        <w:r w:rsidR="008054EE" w:rsidRPr="00E505F9" w:rsidDel="00E505F9">
          <w:rPr>
            <w:strike/>
            <w:rPrChange w:id="627" w:author="Tim Hallett" w:date="2015-01-28T08:48:00Z">
              <w:rPr/>
            </w:rPrChange>
          </w:rPr>
          <w:delText>, and</w:delText>
        </w:r>
        <w:r w:rsidR="00F8182E" w:rsidRPr="00E505F9" w:rsidDel="00E505F9">
          <w:rPr>
            <w:strike/>
            <w:rPrChange w:id="628" w:author="Tim Hallett" w:date="2015-01-28T08:48:00Z">
              <w:rPr/>
            </w:rPrChange>
          </w:rPr>
          <w:delText xml:space="preserve"> </w:delText>
        </w:r>
        <w:r w:rsidR="008054EE" w:rsidRPr="00E505F9" w:rsidDel="00E505F9">
          <w:rPr>
            <w:strike/>
            <w:rPrChange w:id="629" w:author="Tim Hallett" w:date="2015-01-28T08:48:00Z">
              <w:rPr/>
            </w:rPrChange>
          </w:rPr>
          <w:delText>was</w:delText>
        </w:r>
        <w:r w:rsidR="00F8182E" w:rsidRPr="00E505F9" w:rsidDel="00E505F9">
          <w:rPr>
            <w:strike/>
            <w:rPrChange w:id="630" w:author="Tim Hallett" w:date="2015-01-28T08:48:00Z">
              <w:rPr/>
            </w:rPrChange>
          </w:rPr>
          <w:delText xml:space="preserve"> comparable to that of Universal Test and Treat (</w:delText>
        </w:r>
        <w:r w:rsidR="000C105B" w:rsidRPr="00E505F9" w:rsidDel="00E505F9">
          <w:rPr>
            <w:strike/>
            <w:rPrChange w:id="631" w:author="Tim Hallett" w:date="2015-01-28T08:48:00Z">
              <w:rPr/>
            </w:rPrChange>
          </w:rPr>
          <w:delText>913,256</w:delText>
        </w:r>
        <w:r w:rsidR="00F8182E" w:rsidRPr="00E505F9" w:rsidDel="00E505F9">
          <w:rPr>
            <w:strike/>
            <w:rPrChange w:id="632" w:author="Tim Hallett" w:date="2015-01-28T08:48:00Z">
              <w:rPr/>
            </w:rPrChange>
          </w:rPr>
          <w:delText xml:space="preserve"> vs. </w:delText>
        </w:r>
        <w:r w:rsidR="000C105B" w:rsidRPr="00E505F9" w:rsidDel="00E505F9">
          <w:rPr>
            <w:strike/>
            <w:rPrChange w:id="633" w:author="Tim Hallett" w:date="2015-01-28T08:48:00Z">
              <w:rPr/>
            </w:rPrChange>
          </w:rPr>
          <w:delText>907,011</w:delText>
        </w:r>
        <w:r w:rsidRPr="00E505F9" w:rsidDel="00E505F9">
          <w:rPr>
            <w:strike/>
            <w:rPrChange w:id="634" w:author="Tim Hallett" w:date="2015-01-28T08:48:00Z">
              <w:rPr/>
            </w:rPrChange>
          </w:rPr>
          <w:delText xml:space="preserve"> respectively); however, </w:delText>
        </w:r>
        <w:r w:rsidR="00F8182E" w:rsidRPr="00E505F9" w:rsidDel="00E505F9">
          <w:rPr>
            <w:strike/>
            <w:rPrChange w:id="635" w:author="Tim Hallett" w:date="2015-01-28T08:48:00Z">
              <w:rPr/>
            </w:rPrChange>
          </w:rPr>
          <w:delText>the distribution of care experience</w:delText>
        </w:r>
        <w:r w:rsidR="004047B1" w:rsidRPr="00E505F9" w:rsidDel="00E505F9">
          <w:rPr>
            <w:strike/>
            <w:rPrChange w:id="636" w:author="Tim Hallett" w:date="2015-01-28T08:48:00Z">
              <w:rPr/>
            </w:rPrChange>
          </w:rPr>
          <w:delText xml:space="preserve"> between the two strategies</w:delText>
        </w:r>
        <w:r w:rsidR="00F8182E" w:rsidRPr="00E505F9" w:rsidDel="00E505F9">
          <w:rPr>
            <w:strike/>
            <w:rPrChange w:id="637" w:author="Tim Hallett" w:date="2015-01-28T08:48:00Z">
              <w:rPr/>
            </w:rPrChange>
          </w:rPr>
          <w:delText xml:space="preserve"> </w:delText>
        </w:r>
        <w:r w:rsidR="00E4757E" w:rsidRPr="00E505F9" w:rsidDel="00E505F9">
          <w:rPr>
            <w:strike/>
            <w:rPrChange w:id="638" w:author="Tim Hallett" w:date="2015-01-28T08:48:00Z">
              <w:rPr/>
            </w:rPrChange>
          </w:rPr>
          <w:delText>differ</w:delText>
        </w:r>
        <w:r w:rsidR="00667D91" w:rsidRPr="00E505F9" w:rsidDel="00E505F9">
          <w:rPr>
            <w:strike/>
            <w:rPrChange w:id="639" w:author="Tim Hallett" w:date="2015-01-28T08:48:00Z">
              <w:rPr/>
            </w:rPrChange>
          </w:rPr>
          <w:delText>ed</w:delText>
        </w:r>
        <w:r w:rsidR="004F0DA8" w:rsidRPr="00E505F9" w:rsidDel="00E505F9">
          <w:rPr>
            <w:strike/>
            <w:rPrChange w:id="640" w:author="Tim Hallett" w:date="2015-01-28T08:48:00Z">
              <w:rPr/>
            </w:rPrChange>
          </w:rPr>
          <w:delText>(figure 4</w:delText>
        </w:r>
        <w:r w:rsidR="00137AD9" w:rsidRPr="00E505F9" w:rsidDel="00E505F9">
          <w:rPr>
            <w:strike/>
            <w:rPrChange w:id="641" w:author="Tim Hallett" w:date="2015-01-28T08:48:00Z">
              <w:rPr/>
            </w:rPrChange>
          </w:rPr>
          <w:delText>)</w:delText>
        </w:r>
        <w:r w:rsidR="00E4757E" w:rsidRPr="00E505F9" w:rsidDel="00E505F9">
          <w:rPr>
            <w:strike/>
            <w:rPrChange w:id="642" w:author="Tim Hallett" w:date="2015-01-28T08:48:00Z">
              <w:rPr/>
            </w:rPrChange>
          </w:rPr>
          <w:delText>.</w:delText>
        </w:r>
        <w:r w:rsidR="0076557A" w:rsidRPr="00E505F9" w:rsidDel="00E505F9">
          <w:rPr>
            <w:strike/>
            <w:rPrChange w:id="643" w:author="Tim Hallett" w:date="2015-01-28T08:48:00Z">
              <w:rPr/>
            </w:rPrChange>
          </w:rPr>
          <w:delText xml:space="preserve"> With the </w:delText>
        </w:r>
      </w:del>
      <w:r w:rsidR="0076557A" w:rsidRPr="00E505F9">
        <w:rPr>
          <w:strike/>
          <w:rPrChange w:id="644" w:author="Tim Hallett" w:date="2015-01-28T08:48:00Z">
            <w:rPr/>
          </w:rPrChange>
        </w:rPr>
        <w:t xml:space="preserve">combination of interventions, the majority of HIV-related deaths </w:t>
      </w:r>
      <w:r w:rsidR="00F3008D" w:rsidRPr="00E505F9">
        <w:rPr>
          <w:strike/>
          <w:rPrChange w:id="645" w:author="Tim Hallett" w:date="2015-01-28T08:48:00Z">
            <w:rPr/>
          </w:rPrChange>
        </w:rPr>
        <w:t>occurred</w:t>
      </w:r>
      <w:r w:rsidR="0076557A" w:rsidRPr="00E505F9">
        <w:rPr>
          <w:strike/>
          <w:rPrChange w:id="646" w:author="Tim Hallett" w:date="2015-01-28T08:48:00Z">
            <w:rPr/>
          </w:rPrChange>
        </w:rPr>
        <w:t xml:space="preserve"> among individuals who </w:t>
      </w:r>
      <w:r w:rsidR="00F3008D" w:rsidRPr="00E505F9">
        <w:rPr>
          <w:strike/>
          <w:rPrChange w:id="647" w:author="Tim Hallett" w:date="2015-01-28T08:48:00Z">
            <w:rPr/>
          </w:rPrChange>
        </w:rPr>
        <w:t>had</w:t>
      </w:r>
      <w:r w:rsidR="0076557A" w:rsidRPr="00E505F9">
        <w:rPr>
          <w:strike/>
          <w:rPrChange w:id="648" w:author="Tim Hallett" w:date="2015-01-28T08:48:00Z">
            <w:rPr/>
          </w:rPrChange>
        </w:rPr>
        <w:t xml:space="preserve"> not initiated ART, with </w:t>
      </w:r>
      <w:r w:rsidR="00137AD9" w:rsidRPr="00E505F9">
        <w:rPr>
          <w:strike/>
          <w:rPrChange w:id="649" w:author="Tim Hallett" w:date="2015-01-28T08:48:00Z">
            <w:rPr/>
          </w:rPrChange>
        </w:rPr>
        <w:t>24</w:t>
      </w:r>
      <w:r w:rsidR="0076557A" w:rsidRPr="00E505F9">
        <w:rPr>
          <w:strike/>
          <w:rPrChange w:id="650" w:author="Tim Hallett" w:date="2015-01-28T08:48:00Z">
            <w:rPr/>
          </w:rPrChange>
        </w:rPr>
        <w:t xml:space="preserve">% of individuals never tested and </w:t>
      </w:r>
      <w:r w:rsidR="00137AD9" w:rsidRPr="00E505F9">
        <w:rPr>
          <w:strike/>
          <w:rPrChange w:id="651" w:author="Tim Hallett" w:date="2015-01-28T08:48:00Z">
            <w:rPr/>
          </w:rPrChange>
        </w:rPr>
        <w:t>33</w:t>
      </w:r>
      <w:r w:rsidR="0076557A" w:rsidRPr="00E505F9">
        <w:rPr>
          <w:strike/>
          <w:rPrChange w:id="652" w:author="Tim Hallett" w:date="2015-01-28T08:48:00Z">
            <w:rPr/>
          </w:rPrChange>
        </w:rPr>
        <w:t xml:space="preserve">% of individuals </w:t>
      </w:r>
      <w:r w:rsidR="00F3008D" w:rsidRPr="00E505F9">
        <w:rPr>
          <w:strike/>
          <w:rPrChange w:id="653" w:author="Tim Hallett" w:date="2015-01-28T08:48:00Z">
            <w:rPr/>
          </w:rPrChange>
        </w:rPr>
        <w:t>diagnosed</w:t>
      </w:r>
      <w:r w:rsidR="0076557A">
        <w:t xml:space="preserve"> </w:t>
      </w:r>
      <w:r w:rsidR="0076557A" w:rsidRPr="007F1979">
        <w:rPr>
          <w:strike/>
          <w:rPrChange w:id="654" w:author="Tim Hallett" w:date="2015-01-28T08:49:00Z">
            <w:rPr/>
          </w:rPrChange>
        </w:rPr>
        <w:t xml:space="preserve">but never </w:t>
      </w:r>
      <w:r w:rsidR="00F3008D" w:rsidRPr="007F1979">
        <w:rPr>
          <w:strike/>
          <w:rPrChange w:id="655" w:author="Tim Hallett" w:date="2015-01-28T08:49:00Z">
            <w:rPr/>
          </w:rPrChange>
        </w:rPr>
        <w:t>initiated</w:t>
      </w:r>
      <w:r w:rsidR="0076557A" w:rsidRPr="007F1979">
        <w:rPr>
          <w:strike/>
          <w:rPrChange w:id="656" w:author="Tim Hallett" w:date="2015-01-28T08:49:00Z">
            <w:rPr/>
          </w:rPrChange>
        </w:rPr>
        <w:t xml:space="preserve"> ART. </w:t>
      </w:r>
      <w:r w:rsidR="0057217D" w:rsidRPr="007F1979">
        <w:rPr>
          <w:strike/>
          <w:rPrChange w:id="657" w:author="Tim Hallett" w:date="2015-01-28T08:49:00Z">
            <w:rPr/>
          </w:rPrChange>
        </w:rPr>
        <w:t xml:space="preserve">Yet, this is a </w:t>
      </w:r>
      <w:r w:rsidR="00E46413" w:rsidRPr="007F1979">
        <w:rPr>
          <w:strike/>
          <w:rPrChange w:id="658" w:author="Tim Hallett" w:date="2015-01-28T08:49:00Z">
            <w:rPr/>
          </w:rPrChange>
        </w:rPr>
        <w:t>reduction</w:t>
      </w:r>
      <w:r w:rsidR="0057217D" w:rsidRPr="007F1979">
        <w:rPr>
          <w:strike/>
          <w:rPrChange w:id="659" w:author="Tim Hallett" w:date="2015-01-28T08:49:00Z">
            <w:rPr/>
          </w:rPrChange>
        </w:rPr>
        <w:t xml:space="preserve"> from the baseline scenario where 57% of HIV-related deaths were among individuals who were tested but never initiated ART.</w:t>
      </w:r>
      <w:r w:rsidR="00E90FA6" w:rsidRPr="007F1979">
        <w:rPr>
          <w:strike/>
          <w:rPrChange w:id="660" w:author="Tim Hallett" w:date="2015-01-28T08:49:00Z">
            <w:rPr/>
          </w:rPrChange>
        </w:rPr>
        <w:t xml:space="preserve"> In contrast, HIV-related deaths when the Universal Test and Treat intervention </w:t>
      </w:r>
      <w:r w:rsidR="00D63496" w:rsidRPr="007F1979">
        <w:rPr>
          <w:strike/>
          <w:rPrChange w:id="661" w:author="Tim Hallett" w:date="2015-01-28T08:49:00Z">
            <w:rPr/>
          </w:rPrChange>
        </w:rPr>
        <w:t>was</w:t>
      </w:r>
      <w:r w:rsidR="000A34EF" w:rsidRPr="007F1979">
        <w:rPr>
          <w:strike/>
          <w:rPrChange w:id="662" w:author="Tim Hallett" w:date="2015-01-28T08:49:00Z">
            <w:rPr/>
          </w:rPrChange>
        </w:rPr>
        <w:t xml:space="preserve"> applied </w:t>
      </w:r>
      <w:r w:rsidR="00D63496" w:rsidRPr="007F1979">
        <w:rPr>
          <w:strike/>
          <w:rPrChange w:id="663" w:author="Tim Hallett" w:date="2015-01-28T08:49:00Z">
            <w:rPr/>
          </w:rPrChange>
        </w:rPr>
        <w:t>were</w:t>
      </w:r>
      <w:r w:rsidR="000A34EF" w:rsidRPr="007F1979">
        <w:rPr>
          <w:strike/>
          <w:rPrChange w:id="664" w:author="Tim Hallett" w:date="2015-01-28T08:49:00Z">
            <w:rPr/>
          </w:rPrChange>
        </w:rPr>
        <w:t xml:space="preserve"> predominantly </w:t>
      </w:r>
      <w:r w:rsidR="00E90FA6" w:rsidRPr="007F1979">
        <w:rPr>
          <w:strike/>
          <w:rPrChange w:id="665" w:author="Tim Hallett" w:date="2015-01-28T08:49:00Z">
            <w:rPr/>
          </w:rPrChange>
        </w:rPr>
        <w:t xml:space="preserve">among patients who </w:t>
      </w:r>
      <w:r w:rsidR="00D63496" w:rsidRPr="007F1979">
        <w:rPr>
          <w:strike/>
          <w:rPrChange w:id="666" w:author="Tim Hallett" w:date="2015-01-28T08:49:00Z">
            <w:rPr/>
          </w:rPrChange>
        </w:rPr>
        <w:t xml:space="preserve">had </w:t>
      </w:r>
      <w:r w:rsidR="00E90FA6" w:rsidRPr="007F1979">
        <w:rPr>
          <w:strike/>
          <w:rPrChange w:id="667" w:author="Tim Hallett" w:date="2015-01-28T08:49:00Z">
            <w:rPr/>
          </w:rPrChange>
        </w:rPr>
        <w:t>initiated ART</w:t>
      </w:r>
      <w:r w:rsidR="00177AC2" w:rsidRPr="007F1979">
        <w:rPr>
          <w:strike/>
          <w:rPrChange w:id="668" w:author="Tim Hallett" w:date="2015-01-28T08:49:00Z">
            <w:rPr/>
          </w:rPrChange>
        </w:rPr>
        <w:t xml:space="preserve"> (87%)</w:t>
      </w:r>
      <w:r w:rsidR="00E90FA6" w:rsidRPr="007F1979">
        <w:rPr>
          <w:strike/>
          <w:rPrChange w:id="669" w:author="Tim Hallett" w:date="2015-01-28T08:49:00Z">
            <w:rPr/>
          </w:rPrChange>
        </w:rPr>
        <w:t xml:space="preserve">, and in particular those who initiated ART </w:t>
      </w:r>
      <w:r w:rsidR="00137AD9" w:rsidRPr="007F1979">
        <w:rPr>
          <w:strike/>
          <w:rPrChange w:id="670" w:author="Tim Hallett" w:date="2015-01-28T08:49:00Z">
            <w:rPr/>
          </w:rPrChange>
        </w:rPr>
        <w:t>but were then lost from care (51</w:t>
      </w:r>
      <w:r w:rsidR="00E90FA6" w:rsidRPr="007F1979">
        <w:rPr>
          <w:strike/>
          <w:rPrChange w:id="671" w:author="Tim Hallett" w:date="2015-01-28T08:49:00Z">
            <w:rPr/>
          </w:rPrChange>
        </w:rPr>
        <w:t>%).</w:t>
      </w:r>
    </w:p>
    <w:p w14:paraId="38C4C4EE" w14:textId="77777777" w:rsidR="00943332" w:rsidRPr="007F1979" w:rsidRDefault="00943332" w:rsidP="00943332">
      <w:pPr>
        <w:pStyle w:val="normal0"/>
        <w:rPr>
          <w:strike/>
          <w:rPrChange w:id="672" w:author="Tim Hallett" w:date="2015-01-28T08:49:00Z">
            <w:rPr/>
          </w:rPrChange>
        </w:rPr>
      </w:pPr>
    </w:p>
    <w:p w14:paraId="6FC3C3C3" w14:textId="77777777" w:rsidR="00943332" w:rsidRPr="007F1979" w:rsidRDefault="00943332" w:rsidP="00943332">
      <w:pPr>
        <w:pStyle w:val="normal0"/>
        <w:rPr>
          <w:strike/>
          <w:rPrChange w:id="673" w:author="Tim Hallett" w:date="2015-01-28T08:49:00Z">
            <w:rPr/>
          </w:rPrChange>
        </w:rPr>
      </w:pP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674" w:name="h.l34fxr5ht8f5" w:colFirst="0" w:colLast="0"/>
      <w:bookmarkEnd w:id="674"/>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ED96335"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04BFB97B"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3CC36FC"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662AD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EB5B2FA"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3B9FE156"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244F99B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C806AD"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38B9C996"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4A773F2E"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0CD0DE5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3EEDBA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DDA468F"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09D19FEA"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AA94855"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0B48BBE0"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2942149"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588560AC"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0FDA887E"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FD632A6"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761D12F"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A7EE54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212FF206"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DFE992E"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4750B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C6D47CA"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5A30BA7"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3B02E880"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5BA1F05"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044DEC1"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FEB9A30"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2C86EDEB"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BB30B6A"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EC9D0C7"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7803FD17"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B0C8065"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79A64D19"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5918693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89B75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60B8B" w:rsidRDefault="00A70AB2" w:rsidP="00A70AB2">
            <w:pPr>
              <w:pStyle w:val="normal0"/>
              <w:rPr>
                <w:b w:val="0"/>
                <w:sz w:val="16"/>
                <w:szCs w:val="16"/>
              </w:rPr>
            </w:pPr>
            <w:r w:rsidRPr="00860B8B">
              <w:rPr>
                <w:b w:val="0"/>
                <w:sz w:val="16"/>
                <w:szCs w:val="16"/>
              </w:rPr>
              <w:t xml:space="preserve">ART Outreach + </w:t>
            </w:r>
          </w:p>
          <w:p w14:paraId="5B1D9D58"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60B8B" w:rsidRDefault="00A70AB2" w:rsidP="00A70AB2">
            <w:pPr>
              <w:pStyle w:val="normal0"/>
              <w:rPr>
                <w:b w:val="0"/>
                <w:sz w:val="16"/>
                <w:szCs w:val="16"/>
              </w:rPr>
            </w:pPr>
            <w:r w:rsidRPr="00860B8B">
              <w:rPr>
                <w:b w:val="0"/>
                <w:sz w:val="16"/>
                <w:szCs w:val="16"/>
              </w:rPr>
              <w:t>ART Outreach +</w:t>
            </w:r>
          </w:p>
          <w:p w14:paraId="09D7CC44" w14:textId="77777777" w:rsidR="00A70AB2" w:rsidRPr="00860B8B" w:rsidRDefault="00A70AB2" w:rsidP="00A70AB2">
            <w:pPr>
              <w:pStyle w:val="normal0"/>
              <w:rPr>
                <w:b w:val="0"/>
                <w:sz w:val="16"/>
                <w:szCs w:val="16"/>
              </w:rPr>
            </w:pPr>
            <w:r w:rsidRPr="00860B8B">
              <w:rPr>
                <w:b w:val="0"/>
                <w:sz w:val="16"/>
                <w:szCs w:val="16"/>
              </w:rPr>
              <w:t xml:space="preserve">POC CD4 + </w:t>
            </w:r>
          </w:p>
          <w:p w14:paraId="36C3EFFF"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60B8B" w:rsidRDefault="00A70AB2" w:rsidP="00A70AB2">
            <w:pPr>
              <w:pStyle w:val="normal0"/>
              <w:rPr>
                <w:b w:val="0"/>
                <w:sz w:val="16"/>
                <w:szCs w:val="16"/>
              </w:rPr>
            </w:pPr>
            <w:r w:rsidRPr="00860B8B">
              <w:rPr>
                <w:b w:val="0"/>
                <w:sz w:val="16"/>
                <w:szCs w:val="16"/>
              </w:rPr>
              <w:t>ART Outreach +</w:t>
            </w:r>
          </w:p>
          <w:p w14:paraId="5311CD06" w14:textId="77777777" w:rsidR="00A70AB2" w:rsidRPr="00860B8B" w:rsidRDefault="00A70AB2" w:rsidP="00A70AB2">
            <w:pPr>
              <w:pStyle w:val="normal0"/>
              <w:rPr>
                <w:b w:val="0"/>
                <w:sz w:val="16"/>
                <w:szCs w:val="16"/>
              </w:rPr>
            </w:pPr>
            <w:r w:rsidRPr="00860B8B">
              <w:rPr>
                <w:b w:val="0"/>
                <w:sz w:val="16"/>
                <w:szCs w:val="16"/>
              </w:rPr>
              <w:t xml:space="preserve">POC CD4 + </w:t>
            </w:r>
          </w:p>
          <w:p w14:paraId="6CF33485" w14:textId="77777777" w:rsidR="00A70AB2" w:rsidRPr="00860B8B" w:rsidRDefault="00A70AB2" w:rsidP="00A70AB2">
            <w:pPr>
              <w:pStyle w:val="normal0"/>
              <w:rPr>
                <w:b w:val="0"/>
                <w:sz w:val="16"/>
                <w:szCs w:val="16"/>
              </w:rPr>
            </w:pPr>
            <w:r w:rsidRPr="00860B8B">
              <w:rPr>
                <w:b w:val="0"/>
                <w:sz w:val="16"/>
                <w:szCs w:val="16"/>
              </w:rPr>
              <w:t xml:space="preserve">VCT POC CD4 + </w:t>
            </w:r>
          </w:p>
          <w:p w14:paraId="4932CE3F"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60B8B" w:rsidRDefault="00A70AB2" w:rsidP="00A70AB2">
            <w:pPr>
              <w:pStyle w:val="normal0"/>
              <w:rPr>
                <w:b w:val="0"/>
                <w:sz w:val="16"/>
                <w:szCs w:val="16"/>
              </w:rPr>
            </w:pPr>
            <w:r w:rsidRPr="00860B8B">
              <w:rPr>
                <w:b w:val="0"/>
                <w:sz w:val="16"/>
                <w:szCs w:val="16"/>
              </w:rPr>
              <w:t xml:space="preserve">ART Outreach + </w:t>
            </w:r>
          </w:p>
          <w:p w14:paraId="53EF68CF" w14:textId="77777777" w:rsidR="00A70AB2" w:rsidRPr="00860B8B" w:rsidRDefault="00A70AB2" w:rsidP="00A70AB2">
            <w:pPr>
              <w:pStyle w:val="normal0"/>
              <w:rPr>
                <w:b w:val="0"/>
                <w:sz w:val="16"/>
                <w:szCs w:val="16"/>
              </w:rPr>
            </w:pPr>
            <w:r w:rsidRPr="00860B8B">
              <w:rPr>
                <w:b w:val="0"/>
                <w:sz w:val="16"/>
                <w:szCs w:val="16"/>
              </w:rPr>
              <w:t xml:space="preserve">POC CD4 + </w:t>
            </w:r>
          </w:p>
          <w:p w14:paraId="22949F06" w14:textId="77777777" w:rsidR="00A70AB2" w:rsidRPr="00860B8B" w:rsidRDefault="00A70AB2" w:rsidP="00A70AB2">
            <w:pPr>
              <w:pStyle w:val="normal0"/>
              <w:rPr>
                <w:b w:val="0"/>
                <w:sz w:val="16"/>
                <w:szCs w:val="16"/>
              </w:rPr>
            </w:pPr>
            <w:r w:rsidRPr="00860B8B">
              <w:rPr>
                <w:b w:val="0"/>
                <w:sz w:val="16"/>
                <w:szCs w:val="16"/>
              </w:rPr>
              <w:t xml:space="preserve">VCT POC CD4 + </w:t>
            </w:r>
          </w:p>
          <w:p w14:paraId="3AA56A25" w14:textId="77777777" w:rsidR="00A70AB2" w:rsidRPr="00860B8B" w:rsidRDefault="00A70AB2" w:rsidP="00A70AB2">
            <w:pPr>
              <w:pStyle w:val="normal0"/>
              <w:rPr>
                <w:b w:val="0"/>
                <w:sz w:val="16"/>
                <w:szCs w:val="16"/>
              </w:rPr>
            </w:pPr>
            <w:r w:rsidRPr="00860B8B">
              <w:rPr>
                <w:b w:val="0"/>
                <w:sz w:val="16"/>
                <w:szCs w:val="16"/>
              </w:rPr>
              <w:t xml:space="preserve">Linkage + </w:t>
            </w:r>
          </w:p>
          <w:p w14:paraId="76E5D36C"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60B8B" w:rsidRDefault="00A70AB2" w:rsidP="00A70AB2">
            <w:pPr>
              <w:pStyle w:val="normal0"/>
              <w:rPr>
                <w:b w:val="0"/>
                <w:sz w:val="16"/>
                <w:szCs w:val="16"/>
              </w:rPr>
            </w:pPr>
            <w:r w:rsidRPr="00860B8B">
              <w:rPr>
                <w:b w:val="0"/>
                <w:sz w:val="16"/>
                <w:szCs w:val="16"/>
              </w:rPr>
              <w:t xml:space="preserve">ART Outreach + </w:t>
            </w:r>
          </w:p>
          <w:p w14:paraId="12B8D870" w14:textId="77777777" w:rsidR="00A70AB2" w:rsidRPr="00860B8B" w:rsidRDefault="00A70AB2" w:rsidP="00A70AB2">
            <w:pPr>
              <w:pStyle w:val="normal0"/>
              <w:rPr>
                <w:b w:val="0"/>
                <w:sz w:val="16"/>
                <w:szCs w:val="16"/>
              </w:rPr>
            </w:pPr>
            <w:r w:rsidRPr="00860B8B">
              <w:rPr>
                <w:b w:val="0"/>
                <w:sz w:val="16"/>
                <w:szCs w:val="16"/>
              </w:rPr>
              <w:t xml:space="preserve">POC CD4 + </w:t>
            </w:r>
          </w:p>
          <w:p w14:paraId="585405C5" w14:textId="77777777" w:rsidR="00A70AB2" w:rsidRPr="00860B8B" w:rsidRDefault="00A70AB2" w:rsidP="00A70AB2">
            <w:pPr>
              <w:pStyle w:val="normal0"/>
              <w:rPr>
                <w:b w:val="0"/>
                <w:sz w:val="16"/>
                <w:szCs w:val="16"/>
              </w:rPr>
            </w:pPr>
            <w:r w:rsidRPr="00860B8B">
              <w:rPr>
                <w:b w:val="0"/>
                <w:sz w:val="16"/>
                <w:szCs w:val="16"/>
              </w:rPr>
              <w:t xml:space="preserve">VCT POC CD4 + </w:t>
            </w:r>
          </w:p>
          <w:p w14:paraId="2A6E428A" w14:textId="77777777" w:rsidR="00A70AB2" w:rsidRPr="00860B8B" w:rsidRDefault="00A70AB2" w:rsidP="00A70AB2">
            <w:pPr>
              <w:pStyle w:val="normal0"/>
              <w:rPr>
                <w:b w:val="0"/>
                <w:sz w:val="16"/>
                <w:szCs w:val="16"/>
              </w:rPr>
            </w:pPr>
            <w:r w:rsidRPr="00860B8B">
              <w:rPr>
                <w:b w:val="0"/>
                <w:sz w:val="16"/>
                <w:szCs w:val="16"/>
              </w:rPr>
              <w:t xml:space="preserve">Linkage + </w:t>
            </w:r>
          </w:p>
          <w:p w14:paraId="62FB7828"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43D7012"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77777777"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B200714" wp14:editId="16BC8587">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7777777" w:rsidR="005200C7" w:rsidRDefault="005200C7" w:rsidP="00EF0A6D">
                            <w:pPr>
                              <w:pStyle w:val="Subtitle"/>
                              <w:contextualSpacing w:val="0"/>
                            </w:pPr>
                            <w:r>
                              <w:t>Table 3. DALYs averted and additional cost of care for individual interventions between 2010 and 2030.</w:t>
                            </w:r>
                          </w:p>
                          <w:p w14:paraId="319BB6E2" w14:textId="77777777" w:rsidR="005200C7" w:rsidRPr="00B7495C" w:rsidRDefault="005200C7"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14:paraId="327E47F8" w14:textId="77777777" w:rsidR="005200C7" w:rsidRDefault="005200C7" w:rsidP="00EF0A6D">
                      <w:pPr>
                        <w:pStyle w:val="Subtitle"/>
                        <w:contextualSpacing w:val="0"/>
                      </w:pPr>
                      <w:r>
                        <w:t>Table 3. DALYs averted and additional cost of care for individual interventions between 2010 and 2030.</w:t>
                      </w:r>
                    </w:p>
                    <w:p w14:paraId="319BB6E2" w14:textId="77777777" w:rsidR="005200C7" w:rsidRPr="00B7495C" w:rsidRDefault="005200C7" w:rsidP="00EF0A6D">
                      <w:pPr>
                        <w:rPr>
                          <w:rFonts w:ascii="Trebuchet MS" w:hAnsi="Trebuchet MS"/>
                          <w:sz w:val="16"/>
                          <w:szCs w:val="16"/>
                        </w:rPr>
                      </w:pPr>
                    </w:p>
                  </w:txbxContent>
                </v:textbox>
                <w10:wrap type="through"/>
              </v:shape>
            </w:pict>
          </mc:Fallback>
        </mc:AlternateContent>
      </w:r>
    </w:p>
    <w:p w14:paraId="4DBC6929" w14:textId="77777777"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595B37E0" wp14:editId="1B7B702F">
                <wp:simplePos x="0" y="0"/>
                <wp:positionH relativeFrom="column">
                  <wp:posOffset>-228600</wp:posOffset>
                </wp:positionH>
                <wp:positionV relativeFrom="paragraph">
                  <wp:posOffset>4267835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77777777" w:rsidR="005200C7" w:rsidRDefault="005200C7" w:rsidP="00A70AB2">
                            <w:pPr>
                              <w:pStyle w:val="Subtitle"/>
                              <w:contextualSpacing w:val="0"/>
                            </w:pPr>
                            <w:r>
                              <w:t>Table 4. DALYs averted and additional cost of implementing a combination of interventions between 2010 and 2030.</w:t>
                            </w:r>
                          </w:p>
                          <w:p w14:paraId="282F6D2F" w14:textId="77777777" w:rsidR="005200C7" w:rsidRPr="00B7495C" w:rsidRDefault="005200C7"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36.05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" filled="f" stroked="f">
                <v:textbox>
                  <w:txbxContent>
                    <w:p w14:paraId="19F6B2A0" w14:textId="77777777" w:rsidR="005200C7" w:rsidRDefault="005200C7" w:rsidP="00A70AB2">
                      <w:pPr>
                        <w:pStyle w:val="Subtitle"/>
                        <w:contextualSpacing w:val="0"/>
                      </w:pPr>
                      <w:r>
                        <w:t>Table 4. DALYs averted and additional cost of implementing a combination of interventions between 2010 and 2030.</w:t>
                      </w:r>
                    </w:p>
                    <w:p w14:paraId="282F6D2F" w14:textId="77777777" w:rsidR="005200C7" w:rsidRPr="00B7495C" w:rsidRDefault="005200C7" w:rsidP="00A70AB2">
                      <w:pPr>
                        <w:rPr>
                          <w:rFonts w:ascii="Trebuchet MS" w:hAnsi="Trebuchet MS"/>
                          <w:sz w:val="16"/>
                          <w:szCs w:val="16"/>
                        </w:rPr>
                      </w:pPr>
                    </w:p>
                  </w:txbxContent>
                </v:textbox>
                <w10:wrap type="through"/>
              </v:shape>
            </w:pict>
          </mc:Fallback>
        </mc:AlternateContent>
      </w:r>
    </w:p>
    <w:p w14:paraId="501B2AC7" w14:textId="77777777" w:rsidR="00F93973" w:rsidRDefault="00F93973" w:rsidP="004047B1">
      <w:pPr>
        <w:pStyle w:val="Heading1"/>
        <w:contextualSpacing w:val="0"/>
        <w:rPr>
          <w:ins w:id="675" w:author="Tim Hallett" w:date="2015-01-26T17:29:00Z"/>
        </w:rPr>
      </w:pPr>
    </w:p>
    <w:p w14:paraId="3D44F673" w14:textId="77777777" w:rsidR="00F93973" w:rsidRDefault="00F93973" w:rsidP="004047B1">
      <w:pPr>
        <w:pStyle w:val="Heading1"/>
        <w:contextualSpacing w:val="0"/>
        <w:rPr>
          <w:ins w:id="676" w:author="Tim Hallett" w:date="2015-01-26T17:29:00Z"/>
        </w:rPr>
      </w:pPr>
    </w:p>
    <w:commentRangeStart w:id="677"/>
    <w:commentRangeStart w:id="678"/>
    <w:p w14:paraId="19AF71AC" w14:textId="77777777" w:rsidR="00185441" w:rsidRDefault="008B4C19" w:rsidP="004047B1">
      <w:pPr>
        <w:pStyle w:val="Heading1"/>
        <w:contextualSpacing w:val="0"/>
        <w:rPr>
          <w:ins w:id="679" w:author="Tim Hallett" w:date="2015-01-26T17:29:00Z"/>
        </w:rPr>
      </w:pPr>
      <w:r>
        <w:rPr>
          <w:noProof/>
          <w:lang w:val="en-US"/>
        </w:rPr>
        <w:lastRenderedPageBreak/>
        <mc:AlternateContent>
          <mc:Choice Requires="wpg">
            <w:drawing>
              <wp:anchor distT="0" distB="0" distL="114300" distR="114300" simplePos="0" relativeHeight="251687936" behindDoc="0" locked="0" layoutInCell="1" allowOverlap="1" wp14:anchorId="698B6C73" wp14:editId="24CC6C85">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5200C7" w:rsidRDefault="005200C7" w:rsidP="00137AD9">
                              <w:pPr>
                                <w:pStyle w:val="Subtitle"/>
                                <w:contextualSpacing w:val="0"/>
                              </w:pPr>
                              <w:r>
                                <w:t>Figure 4. Care experience of deceased individuals who suffered an HIV-related death between 2010 and 2030.</w:t>
                              </w:r>
                            </w:p>
                            <w:p w14:paraId="3D527C01" w14:textId="77777777" w:rsidR="005200C7" w:rsidRPr="00B7495C" w:rsidRDefault="005200C7"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39"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0"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5200C7" w:rsidRDefault="005200C7" w:rsidP="00137AD9">
                        <w:pPr>
                          <w:pStyle w:val="Subtitle"/>
                          <w:contextualSpacing w:val="0"/>
                        </w:pPr>
                        <w:r>
                          <w:t>Figure 4. Care experience of deceased individuals who suffered an HIV-related death between 2010 and 2030.</w:t>
                        </w:r>
                      </w:p>
                      <w:p w14:paraId="3D527C01" w14:textId="77777777" w:rsidR="005200C7" w:rsidRPr="00B7495C" w:rsidRDefault="005200C7"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commentRangeEnd w:id="677"/>
      <w:r w:rsidR="00331EA3">
        <w:rPr>
          <w:rStyle w:val="CommentReference"/>
        </w:rPr>
        <w:commentReference w:id="677"/>
      </w:r>
      <w:r w:rsidR="00ED39DB">
        <w:t>D</w:t>
      </w:r>
      <w:r w:rsidR="00615625">
        <w:t>i</w:t>
      </w:r>
      <w:r w:rsidR="00ED39DB">
        <w:t>scussion</w:t>
      </w:r>
      <w:commentRangeEnd w:id="678"/>
      <w:r w:rsidR="00802DB7">
        <w:rPr>
          <w:rStyle w:val="CommentReference"/>
        </w:rPr>
        <w:commentReference w:id="678"/>
      </w:r>
    </w:p>
    <w:p w14:paraId="7AA8896E" w14:textId="77777777" w:rsidR="00F93973" w:rsidRDefault="00F93973">
      <w:pPr>
        <w:pStyle w:val="normal0"/>
        <w:rPr>
          <w:ins w:id="680" w:author="Tim Hallett" w:date="2015-01-26T17:29:00Z"/>
        </w:rPr>
        <w:pPrChange w:id="681" w:author="Tim Hallett" w:date="2015-01-26T17:29:00Z">
          <w:pPr>
            <w:pStyle w:val="Heading1"/>
            <w:contextualSpacing w:val="0"/>
          </w:pPr>
        </w:pPrChange>
      </w:pPr>
    </w:p>
    <w:p w14:paraId="2EAD38C6" w14:textId="77777777" w:rsidR="007F1979" w:rsidRDefault="007F1979">
      <w:pPr>
        <w:pStyle w:val="normal0"/>
        <w:rPr>
          <w:ins w:id="682" w:author="Tim Hallett" w:date="2015-01-28T08:49:00Z"/>
        </w:rPr>
        <w:pPrChange w:id="683" w:author="Tim Hallett" w:date="2015-01-26T17:29:00Z">
          <w:pPr>
            <w:pStyle w:val="Heading1"/>
            <w:contextualSpacing w:val="0"/>
          </w:pPr>
        </w:pPrChange>
      </w:pPr>
    </w:p>
    <w:p w14:paraId="4667C87D" w14:textId="77777777" w:rsidR="0006590A" w:rsidRDefault="0006590A" w:rsidP="0006590A">
      <w:pPr>
        <w:pStyle w:val="normal0"/>
        <w:rPr>
          <w:ins w:id="684" w:author="Tim Hallett" w:date="2015-01-28T08:49:00Z"/>
          <w:lang w:val="en-US"/>
        </w:rPr>
      </w:pPr>
      <w:ins w:id="685" w:author="Tim Hallett" w:date="2015-01-28T08:49:00Z">
        <w:r w:rsidRPr="00DD19A4">
          <w:rPr>
            <w:lang w:val="en-US"/>
          </w:rPr>
          <w:t xml:space="preserve">Our results suggest that ART-programmes can be </w:t>
        </w:r>
      </w:ins>
      <w:ins w:id="686" w:author="Tim Hallett" w:date="2015-01-28T08:55:00Z">
        <w:r w:rsidR="00802DB7">
          <w:rPr>
            <w:lang w:val="en-US"/>
          </w:rPr>
          <w:t xml:space="preserve">materially </w:t>
        </w:r>
      </w:ins>
      <w:ins w:id="687" w:author="Tim Hallett" w:date="2015-01-28T08:49:00Z">
        <w:r w:rsidRPr="00DD19A4">
          <w:rPr>
            <w:lang w:val="en-US"/>
          </w:rPr>
          <w:t>enhanced to bri</w:t>
        </w:r>
        <w:r>
          <w:rPr>
            <w:lang w:val="en-US"/>
          </w:rPr>
          <w:t xml:space="preserve">ng about greater health benefits by strengthening each part of the cascade </w:t>
        </w:r>
      </w:ins>
      <w:ins w:id="688" w:author="Tim Hallett" w:date="2015-01-28T08:56:00Z">
        <w:r w:rsidR="00802DB7">
          <w:rPr>
            <w:lang w:val="en-US"/>
          </w:rPr>
          <w:t xml:space="preserve">, </w:t>
        </w:r>
      </w:ins>
      <w:ins w:id="689" w:author="Tim Hallett" w:date="2015-01-28T08:49:00Z">
        <w:r>
          <w:rPr>
            <w:lang w:val="en-US"/>
          </w:rPr>
          <w:t>as has been demonstrated to be feasible in earlier trials,  and/or by shifting to treating HIV-infected persons immediately when they present to care. In contrast, a radicial expansion of treatment programmes, with the identified weakendss in linkage and retention perpetuated, would not maximize health generated with limited resources.</w:t>
        </w:r>
      </w:ins>
    </w:p>
    <w:p w14:paraId="168344F8" w14:textId="77777777" w:rsidR="007F1979" w:rsidRDefault="007F1979">
      <w:pPr>
        <w:pStyle w:val="normal0"/>
        <w:rPr>
          <w:ins w:id="690" w:author="Tim Hallett" w:date="2015-01-28T08:53:00Z"/>
        </w:rPr>
        <w:pPrChange w:id="691" w:author="Tim Hallett" w:date="2015-01-26T17:29:00Z">
          <w:pPr>
            <w:pStyle w:val="Heading1"/>
            <w:contextualSpacing w:val="0"/>
          </w:pPr>
        </w:pPrChange>
      </w:pPr>
    </w:p>
    <w:p w14:paraId="44F9A49A" w14:textId="77777777" w:rsidR="00501AD9" w:rsidRDefault="00501AD9">
      <w:pPr>
        <w:pStyle w:val="normal0"/>
        <w:rPr>
          <w:ins w:id="692" w:author="Tim Hallett" w:date="2015-01-28T08:50:00Z"/>
        </w:rPr>
        <w:pPrChange w:id="693" w:author="Tim Hallett" w:date="2015-01-26T17:29:00Z">
          <w:pPr>
            <w:pStyle w:val="Heading1"/>
            <w:contextualSpacing w:val="0"/>
          </w:pPr>
        </w:pPrChange>
      </w:pPr>
    </w:p>
    <w:p w14:paraId="382C7EDD" w14:textId="77777777" w:rsidR="0006590A" w:rsidRDefault="00D43662">
      <w:pPr>
        <w:pStyle w:val="normal0"/>
        <w:numPr>
          <w:ilvl w:val="0"/>
          <w:numId w:val="24"/>
        </w:numPr>
        <w:rPr>
          <w:ins w:id="694" w:author="Tim Hallett" w:date="2015-01-28T09:25:00Z"/>
        </w:rPr>
        <w:pPrChange w:id="695" w:author="Tim Hallett" w:date="2015-01-28T09:00:00Z">
          <w:pPr>
            <w:pStyle w:val="Heading1"/>
            <w:contextualSpacing w:val="0"/>
          </w:pPr>
        </w:pPrChange>
      </w:pPr>
      <w:ins w:id="696" w:author="Tim Hallett" w:date="2015-01-28T09:25:00Z">
        <w:r>
          <w:t xml:space="preserve">Improvements in the care cascade have long been hoped to be small, feasible, likely </w:t>
        </w:r>
      </w:ins>
      <w:ins w:id="697" w:author="Tim Hallett" w:date="2015-01-28T09:26:00Z">
        <w:r>
          <w:t>inexpensive</w:t>
        </w:r>
      </w:ins>
      <w:ins w:id="698" w:author="Tim Hallett" w:date="2015-01-28T09:25:00Z">
        <w:r>
          <w:t xml:space="preserve"> changes to the operations of a clinic that would yield a large benefit, and leverage the enormous impact already made in ART to generate greater health outcomes. </w:t>
        </w:r>
      </w:ins>
    </w:p>
    <w:p w14:paraId="1E0BB2BD" w14:textId="77777777" w:rsidR="00D43662" w:rsidRDefault="00D43662">
      <w:pPr>
        <w:pStyle w:val="normal0"/>
        <w:numPr>
          <w:ilvl w:val="0"/>
          <w:numId w:val="24"/>
        </w:numPr>
        <w:rPr>
          <w:ins w:id="699" w:author="Tim Hallett" w:date="2015-01-28T08:50:00Z"/>
        </w:rPr>
        <w:pPrChange w:id="700" w:author="Tim Hallett" w:date="2015-01-28T09:00:00Z">
          <w:pPr>
            <w:pStyle w:val="Heading1"/>
            <w:contextualSpacing w:val="0"/>
          </w:pPr>
        </w:pPrChange>
      </w:pPr>
      <w:ins w:id="701" w:author="Tim Hallett" w:date="2015-01-28T09:26:00Z">
        <w:r>
          <w:t xml:space="preserve">Whilst we find that to be true to some  extent, </w:t>
        </w:r>
      </w:ins>
      <w:ins w:id="702" w:author="Tim Hallett" w:date="2015-01-28T09:27:00Z">
        <w:r>
          <w:t xml:space="preserve">the multifaceted nature of the current cascade means that </w:t>
        </w:r>
      </w:ins>
      <w:ins w:id="703" w:author="Tim Hallett" w:date="2015-01-28T09:26:00Z">
        <w:r>
          <w:t>no single cascade intervention</w:t>
        </w:r>
      </w:ins>
      <w:ins w:id="704" w:author="Tim Hallett" w:date="2015-01-28T09:27:00Z">
        <w:r>
          <w:t xml:space="preserve"> has a very large impact.</w:t>
        </w:r>
      </w:ins>
    </w:p>
    <w:p w14:paraId="41D4B6F4" w14:textId="77777777" w:rsidR="0006590A" w:rsidRDefault="00D43662">
      <w:pPr>
        <w:pStyle w:val="normal0"/>
        <w:numPr>
          <w:ilvl w:val="0"/>
          <w:numId w:val="24"/>
        </w:numPr>
        <w:rPr>
          <w:ins w:id="705" w:author="Tim Hallett" w:date="2015-01-28T08:50:00Z"/>
        </w:rPr>
        <w:pPrChange w:id="706" w:author="Tim Hallett" w:date="2015-01-28T09:00:00Z">
          <w:pPr>
            <w:pStyle w:val="Heading1"/>
            <w:contextualSpacing w:val="0"/>
          </w:pPr>
        </w:pPrChange>
      </w:pPr>
      <w:ins w:id="707" w:author="Tim Hallett" w:date="2015-01-28T09:27:00Z">
        <w:r>
          <w:t>Trials and other studies that have examined the impact of intervention on t</w:t>
        </w:r>
      </w:ins>
      <w:ins w:id="708" w:author="Tim Hallett" w:date="2015-01-28T09:28:00Z">
        <w:r w:rsidR="007E2B59">
          <w:t>he cascde have focussed on single interventons as those experiemental designs are not very ameanable to measuring the impact of combinations of changes simultanesouly.</w:t>
        </w:r>
      </w:ins>
    </w:p>
    <w:p w14:paraId="187B949F" w14:textId="77777777" w:rsidR="0006590A" w:rsidRDefault="007E2B59">
      <w:pPr>
        <w:pStyle w:val="normal0"/>
        <w:numPr>
          <w:ilvl w:val="0"/>
          <w:numId w:val="24"/>
        </w:numPr>
        <w:rPr>
          <w:ins w:id="709" w:author="Tim Hallett" w:date="2015-01-28T08:50:00Z"/>
        </w:rPr>
        <w:pPrChange w:id="710" w:author="Tim Hallett" w:date="2015-01-28T09:00:00Z">
          <w:pPr>
            <w:pStyle w:val="Heading1"/>
            <w:contextualSpacing w:val="0"/>
          </w:pPr>
        </w:pPrChange>
      </w:pPr>
      <w:ins w:id="711" w:author="Tim Hallett" w:date="2015-01-28T09:28:00Z">
        <w:r>
          <w:t xml:space="preserve">However, </w:t>
        </w:r>
      </w:ins>
      <w:ins w:id="712" w:author="Tim Hallett" w:date="2015-01-28T08:50:00Z">
        <w:r w:rsidR="0006590A">
          <w:t>by doing the modelling we</w:t>
        </w:r>
        <w:r>
          <w:t xml:space="preserve"> can see how attractive that a combination set of </w:t>
        </w:r>
        <w:r>
          <w:lastRenderedPageBreak/>
          <w:t>intervention potentially is.</w:t>
        </w:r>
      </w:ins>
    </w:p>
    <w:p w14:paraId="58015367" w14:textId="77777777" w:rsidR="007E2B59" w:rsidRDefault="007E2B59">
      <w:pPr>
        <w:pStyle w:val="normal0"/>
        <w:numPr>
          <w:ilvl w:val="0"/>
          <w:numId w:val="24"/>
        </w:numPr>
        <w:rPr>
          <w:ins w:id="713" w:author="Tim Hallett" w:date="2015-01-28T08:55:00Z"/>
        </w:rPr>
        <w:pPrChange w:id="714" w:author="Tim Hallett" w:date="2015-01-28T09:00:00Z">
          <w:pPr>
            <w:pStyle w:val="Heading1"/>
            <w:contextualSpacing w:val="0"/>
          </w:pPr>
        </w:pPrChange>
      </w:pPr>
      <w:ins w:id="715" w:author="Tim Hallett" w:date="2015-01-28T09:29:00Z">
        <w:r>
          <w:t xml:space="preserve">Everything intervention modelled is based on a real study (appedix) meaning that the impact projected may be realistic. However, studies looking at complete combinations would be needed to confirm these findings </w:t>
        </w:r>
      </w:ins>
      <w:ins w:id="716" w:author="Tim Hallett" w:date="2015-01-28T09:30:00Z">
        <w:r>
          <w:t>–</w:t>
        </w:r>
      </w:ins>
      <w:ins w:id="717" w:author="Tim Hallett" w:date="2015-01-28T09:29:00Z">
        <w:r>
          <w:t xml:space="preserve"> it </w:t>
        </w:r>
      </w:ins>
      <w:ins w:id="718" w:author="Tim Hallett" w:date="2015-01-28T09:30:00Z">
        <w:r>
          <w:t>may be that greater synergies accure giving higher benefits and lower costs, or, instead that the increased complexity of the operations leads to higher cost and less benfits that expected.</w:t>
        </w:r>
      </w:ins>
    </w:p>
    <w:p w14:paraId="45E986BC" w14:textId="77777777" w:rsidR="00501AD9" w:rsidRDefault="00501AD9">
      <w:pPr>
        <w:pStyle w:val="normal0"/>
        <w:numPr>
          <w:ilvl w:val="0"/>
          <w:numId w:val="24"/>
        </w:numPr>
        <w:rPr>
          <w:ins w:id="719" w:author="Tim Hallett" w:date="2015-01-28T08:53:00Z"/>
        </w:rPr>
        <w:pPrChange w:id="720" w:author="Tim Hallett" w:date="2015-01-28T09:00:00Z">
          <w:pPr>
            <w:pStyle w:val="Heading1"/>
            <w:contextualSpacing w:val="0"/>
          </w:pPr>
        </w:pPrChange>
      </w:pPr>
      <w:ins w:id="721" w:author="Tim Hallett" w:date="2015-01-28T08:55:00Z">
        <w:r>
          <w:t xml:space="preserve">Further interventions are in the pipeline too. In particular, there has been discussion </w:t>
        </w:r>
        <w:r w:rsidR="00802DB7">
          <w:t xml:space="preserve">about </w:t>
        </w:r>
      </w:ins>
      <w:ins w:id="722" w:author="Tim Hallett" w:date="2015-01-28T08:56:00Z">
        <w:r w:rsidR="00802DB7">
          <w:t xml:space="preserve">making pre-ART more attractive to patients, which may also be expected to bring benefits. </w:t>
        </w:r>
      </w:ins>
    </w:p>
    <w:p w14:paraId="2AE2BEDA" w14:textId="77777777" w:rsidR="00501AD9" w:rsidRDefault="00501AD9">
      <w:pPr>
        <w:pStyle w:val="normal0"/>
        <w:rPr>
          <w:ins w:id="723" w:author="Tim Hallett" w:date="2015-01-28T09:00:00Z"/>
        </w:rPr>
        <w:pPrChange w:id="724" w:author="Tim Hallett" w:date="2015-01-26T17:29:00Z">
          <w:pPr>
            <w:pStyle w:val="Heading1"/>
            <w:contextualSpacing w:val="0"/>
          </w:pPr>
        </w:pPrChange>
      </w:pPr>
    </w:p>
    <w:p w14:paraId="57C081E4" w14:textId="77777777" w:rsidR="00B07EAE" w:rsidRDefault="00B07EAE">
      <w:pPr>
        <w:pStyle w:val="normal0"/>
        <w:rPr>
          <w:ins w:id="725" w:author="Tim Hallett" w:date="2015-01-28T08:53:00Z"/>
        </w:rPr>
        <w:pPrChange w:id="726" w:author="Tim Hallett" w:date="2015-01-26T17:29:00Z">
          <w:pPr>
            <w:pStyle w:val="Heading1"/>
            <w:contextualSpacing w:val="0"/>
          </w:pPr>
        </w:pPrChange>
      </w:pPr>
    </w:p>
    <w:p w14:paraId="0F43F9B9" w14:textId="77777777" w:rsidR="00501AD9" w:rsidRDefault="00501AD9">
      <w:pPr>
        <w:pStyle w:val="normal0"/>
        <w:numPr>
          <w:ilvl w:val="0"/>
          <w:numId w:val="24"/>
        </w:numPr>
        <w:rPr>
          <w:ins w:id="727" w:author="Tim Hallett" w:date="2015-01-28T08:57:00Z"/>
        </w:rPr>
        <w:pPrChange w:id="728" w:author="Tim Hallett" w:date="2015-01-28T09:00:00Z">
          <w:pPr>
            <w:pStyle w:val="Heading1"/>
            <w:contextualSpacing w:val="0"/>
          </w:pPr>
        </w:pPrChange>
      </w:pPr>
      <w:ins w:id="729" w:author="Tim Hallett" w:date="2015-01-28T08:53:00Z">
        <w:r>
          <w:t>Immid</w:t>
        </w:r>
        <w:r w:rsidR="00B07EAE">
          <w:t>iate ART has been talked about</w:t>
        </w:r>
      </w:ins>
      <w:ins w:id="730" w:author="Tim Hallett" w:date="2015-01-28T09:31:00Z">
        <w:r w:rsidR="007E2B59">
          <w:t xml:space="preserve"> --- t</w:t>
        </w:r>
      </w:ins>
      <w:ins w:id="731" w:author="Tim Hallett" w:date="2015-01-28T08:53:00Z">
        <w:r>
          <w:t>here has been debate about the benefits clinically and on transmission. But, ultimatel</w:t>
        </w:r>
      </w:ins>
      <w:ins w:id="732" w:author="Tim Hallett" w:date="2015-01-31T11:12:00Z">
        <w:r w:rsidR="005926DE">
          <w:t>y</w:t>
        </w:r>
      </w:ins>
      <w:ins w:id="733" w:author="Tim Hallett" w:date="2015-01-28T08:53:00Z">
        <w:r>
          <w:t xml:space="preserve">t, </w:t>
        </w:r>
        <w:commentRangeStart w:id="734"/>
        <w:r>
          <w:t xml:space="preserve">what we are finding here is that the pragmatic benefits of not loosing someone who presents to care is powerful. </w:t>
        </w:r>
      </w:ins>
      <w:commentRangeEnd w:id="734"/>
      <w:ins w:id="735" w:author="Tim Hallett" w:date="2015-01-28T09:31:00Z">
        <w:r w:rsidR="007E2B59">
          <w:rPr>
            <w:rStyle w:val="CommentReference"/>
          </w:rPr>
          <w:commentReference w:id="734"/>
        </w:r>
      </w:ins>
      <w:ins w:id="737" w:author="Tim Hallett" w:date="2015-01-28T08:53:00Z">
        <w:r>
          <w:t xml:space="preserve">This is consistent with the story from {New sydeny rosen trial about </w:t>
        </w:r>
      </w:ins>
      <w:ins w:id="738" w:author="Tim Hallett" w:date="2015-01-28T08:54:00Z">
        <w:r>
          <w:t xml:space="preserve">same day treat}. </w:t>
        </w:r>
      </w:ins>
      <w:ins w:id="739" w:author="Tim Hallett" w:date="2015-01-28T08:57:00Z">
        <w:r w:rsidR="00802DB7">
          <w:t xml:space="preserve">This represents a very different approach to the strengthen the pre-ART route. Under current assumption, these two options have about the same impact and cost and </w:t>
        </w:r>
      </w:ins>
      <w:ins w:id="740" w:author="Tim Hallett" w:date="2015-01-31T11:12:00Z">
        <w:r w:rsidR="005926DE">
          <w:t xml:space="preserve">both </w:t>
        </w:r>
      </w:ins>
      <w:ins w:id="741" w:author="Tim Hallett" w:date="2015-01-28T08:57:00Z">
        <w:r w:rsidR="005926DE">
          <w:t>can be recommended on this basis.</w:t>
        </w:r>
        <w:r w:rsidR="00802DB7">
          <w:t xml:space="preserve"> </w:t>
        </w:r>
      </w:ins>
    </w:p>
    <w:p w14:paraId="3DCFE548" w14:textId="77777777" w:rsidR="00802DB7" w:rsidRDefault="00802DB7">
      <w:pPr>
        <w:pStyle w:val="normal0"/>
        <w:rPr>
          <w:ins w:id="742" w:author="Tim Hallett" w:date="2015-01-28T08:57:00Z"/>
        </w:rPr>
        <w:pPrChange w:id="743" w:author="Tim Hallett" w:date="2015-01-26T17:29:00Z">
          <w:pPr>
            <w:pStyle w:val="Heading1"/>
            <w:contextualSpacing w:val="0"/>
          </w:pPr>
        </w:pPrChange>
      </w:pPr>
    </w:p>
    <w:p w14:paraId="6B9BC209" w14:textId="77777777" w:rsidR="0006590A" w:rsidRDefault="0006590A">
      <w:pPr>
        <w:pStyle w:val="normal0"/>
        <w:rPr>
          <w:ins w:id="744" w:author="Tim Hallett" w:date="2015-01-28T08:53:00Z"/>
        </w:rPr>
        <w:pPrChange w:id="745" w:author="Tim Hallett" w:date="2015-01-26T17:29:00Z">
          <w:pPr>
            <w:pStyle w:val="Heading1"/>
            <w:contextualSpacing w:val="0"/>
          </w:pPr>
        </w:pPrChange>
      </w:pPr>
    </w:p>
    <w:p w14:paraId="516FCD07" w14:textId="77777777" w:rsidR="00FC45D6" w:rsidRDefault="00501AD9">
      <w:pPr>
        <w:pStyle w:val="normal0"/>
        <w:numPr>
          <w:ilvl w:val="0"/>
          <w:numId w:val="24"/>
        </w:numPr>
        <w:rPr>
          <w:ins w:id="746" w:author="Tim Hallett" w:date="2015-01-28T09:35:00Z"/>
        </w:rPr>
        <w:pPrChange w:id="747" w:author="Tim Hallett" w:date="2015-01-28T09:02:00Z">
          <w:pPr>
            <w:pStyle w:val="Heading1"/>
            <w:contextualSpacing w:val="0"/>
          </w:pPr>
        </w:pPrChange>
      </w:pPr>
      <w:ins w:id="748" w:author="Tim Hallett" w:date="2015-01-28T08:53:00Z">
        <w:r>
          <w:t>However, population perspective reveals loci of deaths and clinic-focussed interventions, though cheap and do-able and good, will not bring</w:t>
        </w:r>
      </w:ins>
      <w:ins w:id="749" w:author="Tim Hallett" w:date="2015-01-28T08:58:00Z">
        <w:r w:rsidR="00802DB7">
          <w:t xml:space="preserve"> the largest impacts.</w:t>
        </w:r>
      </w:ins>
      <w:ins w:id="750" w:author="Tim Hallett" w:date="2015-01-28T09:00:00Z">
        <w:r w:rsidR="00B07EAE">
          <w:t xml:space="preserve"> Large number of deaths exist outside the clinic among persons never diagnosed. </w:t>
        </w:r>
      </w:ins>
    </w:p>
    <w:p w14:paraId="491965D3" w14:textId="77777777" w:rsidR="00FC45D6" w:rsidRDefault="00FC45D6">
      <w:pPr>
        <w:pStyle w:val="normal0"/>
        <w:numPr>
          <w:ilvl w:val="0"/>
          <w:numId w:val="24"/>
        </w:numPr>
        <w:rPr>
          <w:ins w:id="751" w:author="Tim Hallett" w:date="2015-01-28T09:35:00Z"/>
        </w:rPr>
        <w:pPrChange w:id="752" w:author="Tim Hallett" w:date="2015-01-28T09:02:00Z">
          <w:pPr>
            <w:pStyle w:val="Heading1"/>
            <w:contextualSpacing w:val="0"/>
          </w:pPr>
        </w:pPrChange>
      </w:pPr>
      <w:ins w:id="753" w:author="Tim Hallett" w:date="2015-01-28T09:35:00Z">
        <w:r>
          <w:t xml:space="preserve">Data from ALPHA Network (CITe </w:t>
        </w:r>
      </w:ins>
      <w:ins w:id="754" w:author="Tim Hallett" w:date="2015-01-31T11:12:00Z">
        <w:r w:rsidR="005926DE">
          <w:t xml:space="preserve">; </w:t>
        </w:r>
      </w:ins>
      <w:ins w:id="755" w:author="Tim Hallett" w:date="2015-01-28T09:35:00Z">
        <w:r>
          <w:t>hoW?) confirms that picture.</w:t>
        </w:r>
      </w:ins>
    </w:p>
    <w:p w14:paraId="6E643926" w14:textId="77777777" w:rsidR="00FC45D6" w:rsidRDefault="00FC45D6">
      <w:pPr>
        <w:pStyle w:val="normal0"/>
        <w:numPr>
          <w:ilvl w:val="0"/>
          <w:numId w:val="24"/>
        </w:numPr>
        <w:rPr>
          <w:ins w:id="756" w:author="Tim Hallett" w:date="2015-01-28T09:35:00Z"/>
        </w:rPr>
        <w:pPrChange w:id="757" w:author="Tim Hallett" w:date="2015-01-28T09:35:00Z">
          <w:pPr>
            <w:pStyle w:val="Heading1"/>
            <w:contextualSpacing w:val="0"/>
          </w:pPr>
        </w:pPrChange>
      </w:pPr>
      <w:ins w:id="758"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759" w:author="Tim Hallett" w:date="2015-01-28T09:06:00Z"/>
        </w:rPr>
        <w:pPrChange w:id="760" w:author="Tim Hallett" w:date="2015-01-28T09:02:00Z">
          <w:pPr>
            <w:pStyle w:val="Heading1"/>
            <w:contextualSpacing w:val="0"/>
          </w:pPr>
        </w:pPrChange>
      </w:pPr>
      <w:ins w:id="761" w:author="Tim Hallett" w:date="2015-01-28T09:00:00Z">
        <w:r>
          <w:t xml:space="preserve">Neither of the above approaches would </w:t>
        </w:r>
      </w:ins>
      <w:ins w:id="762" w:author="Tim Hallett" w:date="2015-01-28T09:01:00Z">
        <w:r w:rsidR="0025713A">
          <w:t xml:space="preserve">reduce this. For the largest impact, massive outreach is required </w:t>
        </w:r>
      </w:ins>
      <w:ins w:id="763" w:author="Tim Hallett" w:date="2015-01-31T11:13:00Z">
        <w:r w:rsidR="005926DE">
          <w:t xml:space="preserve">– no free lunch - </w:t>
        </w:r>
      </w:ins>
      <w:ins w:id="764" w:author="Tim Hallett" w:date="2015-01-28T09:01:00Z">
        <w:r w:rsidR="0025713A">
          <w:t>and this will attract massive cost.</w:t>
        </w:r>
      </w:ins>
      <w:ins w:id="765" w:author="Tim Hallett" w:date="2015-01-31T11:35:00Z">
        <w:r w:rsidR="00380A3E">
          <w:t xml:space="preserve"> There is also an EQUITY dimension – should programs continue to improve care for those (wealthier? More urban? More educated?</w:t>
        </w:r>
      </w:ins>
      <w:ins w:id="766" w:author="Tim Hallett" w:date="2015-01-31T11:36:00Z">
        <w:r w:rsidR="00380A3E">
          <w:t xml:space="preserve"> DATA on this?</w:t>
        </w:r>
      </w:ins>
      <w:ins w:id="767" w:author="Tim Hallett" w:date="2015-01-31T11:35:00Z">
        <w:r w:rsidR="00380A3E">
          <w:t xml:space="preserve">) population that can more readily link to care, or seek to bring the whole </w:t>
        </w:r>
      </w:ins>
      <w:ins w:id="768" w:author="Tim Hallett" w:date="2015-01-31T11:36:00Z">
        <w:r w:rsidR="00380A3E">
          <w:t>population</w:t>
        </w:r>
      </w:ins>
      <w:ins w:id="769" w:author="Tim Hallett" w:date="2015-01-31T11:35:00Z">
        <w:r w:rsidR="00380A3E">
          <w:t xml:space="preserve"> </w:t>
        </w:r>
      </w:ins>
      <w:ins w:id="770" w:author="Tim Hallett" w:date="2015-01-31T11:36:00Z">
        <w:r w:rsidR="00380A3E">
          <w:t>to a standard of care?</w:t>
        </w:r>
      </w:ins>
    </w:p>
    <w:p w14:paraId="67999A06" w14:textId="77777777" w:rsidR="0025713A" w:rsidRDefault="0025713A">
      <w:pPr>
        <w:pStyle w:val="normal0"/>
        <w:numPr>
          <w:ilvl w:val="0"/>
          <w:numId w:val="24"/>
        </w:numPr>
        <w:rPr>
          <w:ins w:id="771" w:author="Tim Hallett" w:date="2015-01-28T09:03:00Z"/>
        </w:rPr>
        <w:pPrChange w:id="772" w:author="Tim Hallett" w:date="2015-01-28T09:02:00Z">
          <w:pPr>
            <w:pStyle w:val="Heading1"/>
            <w:contextualSpacing w:val="0"/>
          </w:pPr>
        </w:pPrChange>
      </w:pPr>
      <w:ins w:id="773" w:author="Tim Hallett" w:date="2015-01-28T09:01:00Z">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774" w:author="Tim Hallett" w:date="2015-01-28T08:58:00Z"/>
        </w:rPr>
        <w:pPrChange w:id="775" w:author="Tim Hallett" w:date="2015-01-28T09:02:00Z">
          <w:pPr>
            <w:pStyle w:val="Heading1"/>
            <w:contextualSpacing w:val="0"/>
          </w:pPr>
        </w:pPrChange>
      </w:pPr>
      <w:ins w:id="776" w:author="Tim Hallett" w:date="2015-01-28T09:03:00Z">
        <w:r>
          <w:t xml:space="preserve">For instance, other exampels of HBCT (e.g Ruanne Linkage pilot and in Lancet HIV and Jenny’s paper) find high rates of linkages and lower cost than assumed here, </w:t>
        </w:r>
      </w:ins>
      <w:ins w:id="777" w:author="Tim Hallett" w:date="2015-01-28T09:04:00Z">
        <w:r>
          <w:t>which</w:t>
        </w:r>
      </w:ins>
      <w:ins w:id="778" w:author="Tim Hallett" w:date="2015-01-28T09:03:00Z">
        <w:r>
          <w:t xml:space="preserve"> in South </w:t>
        </w:r>
      </w:ins>
      <w:ins w:id="779" w:author="Tim Hallett" w:date="2015-01-28T09:04:00Z">
        <w:r>
          <w:t>Africa arguably makes such an intervention cost-effective under the WHO criteria  (AND HOW DOES IT FAIR AGAINST THE 0.5GDP THRESHOLD</w:t>
        </w:r>
      </w:ins>
      <w:ins w:id="780" w:author="Tim Hallett" w:date="2015-01-28T09:42:00Z">
        <w:r w:rsidR="00A33B2C">
          <w:t>??</w:t>
        </w:r>
      </w:ins>
      <w:ins w:id="781" w:author="Tim Hallett" w:date="2015-01-28T09:04:00Z">
        <w:r>
          <w:t>).</w:t>
        </w:r>
      </w:ins>
    </w:p>
    <w:p w14:paraId="23221E94" w14:textId="77777777" w:rsidR="00802DB7" w:rsidRDefault="00802DB7">
      <w:pPr>
        <w:pStyle w:val="normal0"/>
        <w:rPr>
          <w:ins w:id="782" w:author="Tim Hallett" w:date="2015-01-28T08:58:00Z"/>
        </w:rPr>
        <w:pPrChange w:id="783" w:author="Tim Hallett" w:date="2015-01-26T17:29:00Z">
          <w:pPr>
            <w:pStyle w:val="Heading1"/>
            <w:contextualSpacing w:val="0"/>
          </w:pPr>
        </w:pPrChange>
      </w:pPr>
    </w:p>
    <w:p w14:paraId="6EFBD64D" w14:textId="77777777" w:rsidR="00802DB7" w:rsidRDefault="00802DB7">
      <w:pPr>
        <w:pStyle w:val="normal0"/>
        <w:rPr>
          <w:ins w:id="784" w:author="Tim Hallett" w:date="2015-01-28T09:04:00Z"/>
        </w:rPr>
        <w:pPrChange w:id="785" w:author="Tim Hallett" w:date="2015-01-26T17:29:00Z">
          <w:pPr>
            <w:pStyle w:val="Heading1"/>
            <w:contextualSpacing w:val="0"/>
          </w:pPr>
        </w:pPrChange>
      </w:pPr>
    </w:p>
    <w:p w14:paraId="4E592D33" w14:textId="77777777" w:rsidR="0025713A" w:rsidRDefault="0025713A">
      <w:pPr>
        <w:pStyle w:val="normal0"/>
        <w:numPr>
          <w:ilvl w:val="0"/>
          <w:numId w:val="24"/>
        </w:numPr>
        <w:rPr>
          <w:ins w:id="786" w:author="Tim Hallett" w:date="2015-01-28T09:32:00Z"/>
        </w:rPr>
        <w:pPrChange w:id="787" w:author="Tim Hallett" w:date="2015-01-28T09:05:00Z">
          <w:pPr>
            <w:pStyle w:val="Heading1"/>
            <w:contextualSpacing w:val="0"/>
          </w:pPr>
        </w:pPrChange>
      </w:pPr>
      <w:ins w:id="788" w:author="Tim Hallett" w:date="2015-01-28T09:05:00Z">
        <w:r>
          <w:t>The wider point is that its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789" w:author="Tim Hallett" w:date="2015-01-28T09:06:00Z">
        <w:r>
          <w:t>unknown</w:t>
        </w:r>
      </w:ins>
      <w:ins w:id="790" w:author="Tim Hallett" w:date="2015-01-28T09:05:00Z">
        <w:r>
          <w:t>.</w:t>
        </w:r>
      </w:ins>
      <w:ins w:id="791" w:author="Tim Hallett" w:date="2015-01-28T09:06:00Z">
        <w:r>
          <w:t xml:space="preserve"> So, this is all a rough guide.</w:t>
        </w:r>
      </w:ins>
    </w:p>
    <w:p w14:paraId="4E27E6A7" w14:textId="77777777" w:rsidR="005E53E2" w:rsidRDefault="005E53E2">
      <w:pPr>
        <w:pStyle w:val="normal0"/>
        <w:numPr>
          <w:ilvl w:val="0"/>
          <w:numId w:val="24"/>
        </w:numPr>
        <w:rPr>
          <w:ins w:id="792" w:author="Tim Hallett" w:date="2015-01-28T09:32:00Z"/>
        </w:rPr>
        <w:pPrChange w:id="793" w:author="Tim Hallett" w:date="2015-01-28T09:05:00Z">
          <w:pPr>
            <w:pStyle w:val="Heading1"/>
            <w:contextualSpacing w:val="0"/>
          </w:pPr>
        </w:pPrChange>
      </w:pPr>
      <w:ins w:id="794" w:author="Tim Hallett" w:date="2015-01-28T09:32:00Z">
        <w:r>
          <w:t xml:space="preserve">The issue of patient health care seeking behaviour also confounds </w:t>
        </w:r>
      </w:ins>
      <w:ins w:id="795"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796" w:author="Tim Hallett" w:date="2015-01-28T09:41:00Z">
        <w:r w:rsidR="00F4012B">
          <w:t>–</w:t>
        </w:r>
      </w:ins>
      <w:ins w:id="797" w:author="Tim Hallett" w:date="2015-01-28T09:40:00Z">
        <w:r w:rsidR="00F4012B">
          <w:t xml:space="preserve"> e.</w:t>
        </w:r>
      </w:ins>
      <w:ins w:id="798" w:author="Tim Hallett" w:date="2015-01-28T09:41:00Z">
        <w:r w:rsidR="00F4012B">
          <w:t>.g we find ??? proportions of person starting ART that are connecting for first time..</w:t>
        </w:r>
        <w:r w:rsidR="005E2ED4">
          <w:t xml:space="preserve"> However, little is known on this still </w:t>
        </w:r>
      </w:ins>
      <w:ins w:id="799" w:author="Tim Hallett" w:date="2015-01-31T11:26:00Z">
        <w:r w:rsidR="00593816">
          <w:t xml:space="preserve">(-- and is another driver of uncerainity here) </w:t>
        </w:r>
      </w:ins>
      <w:ins w:id="800" w:author="Tim Hallett" w:date="2015-01-28T09:41:00Z">
        <w:r w:rsidR="005E2ED4">
          <w:t xml:space="preserve">and undersanding this remains a major priority for work to </w:t>
        </w:r>
      </w:ins>
      <w:ins w:id="801" w:author="Tim Hallett" w:date="2015-01-28T09:42:00Z">
        <w:r w:rsidR="005E2ED4">
          <w:t>strengthen</w:t>
        </w:r>
      </w:ins>
      <w:ins w:id="802" w:author="Tim Hallett" w:date="2015-01-28T09:41:00Z">
        <w:r w:rsidR="005E2ED4">
          <w:t xml:space="preserve"> </w:t>
        </w:r>
      </w:ins>
      <w:ins w:id="803"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804" w:author="Tim Hallett" w:date="2015-01-28T09:06:00Z"/>
        </w:rPr>
        <w:pPrChange w:id="805" w:author="Tim Hallett" w:date="2015-01-28T09:32:00Z">
          <w:pPr>
            <w:pStyle w:val="Heading1"/>
            <w:contextualSpacing w:val="0"/>
          </w:pPr>
        </w:pPrChange>
      </w:pPr>
    </w:p>
    <w:p w14:paraId="025B6D61" w14:textId="77777777" w:rsidR="007F1979" w:rsidRDefault="007F1979">
      <w:pPr>
        <w:pStyle w:val="normal0"/>
        <w:rPr>
          <w:ins w:id="806" w:author="Tim Hallett" w:date="2015-01-28T09:33:00Z"/>
        </w:rPr>
        <w:pPrChange w:id="807" w:author="Tim Hallett" w:date="2015-01-26T17:29:00Z">
          <w:pPr>
            <w:pStyle w:val="Heading1"/>
            <w:contextualSpacing w:val="0"/>
          </w:pPr>
        </w:pPrChange>
      </w:pPr>
    </w:p>
    <w:p w14:paraId="087FC9E1" w14:textId="77777777" w:rsidR="009E098E" w:rsidRDefault="005E53E2">
      <w:pPr>
        <w:pStyle w:val="normal0"/>
        <w:numPr>
          <w:ilvl w:val="0"/>
          <w:numId w:val="24"/>
        </w:numPr>
        <w:rPr>
          <w:ins w:id="808" w:author="Tim Hallett" w:date="2015-01-29T09:33:00Z"/>
        </w:rPr>
        <w:pPrChange w:id="809" w:author="Tim Hallett" w:date="2015-01-28T09:33:00Z">
          <w:pPr>
            <w:pStyle w:val="Heading1"/>
            <w:contextualSpacing w:val="0"/>
          </w:pPr>
        </w:pPrChange>
      </w:pPr>
      <w:ins w:id="810" w:author="Tim Hallett" w:date="2015-01-28T09:33:00Z">
        <w:r>
          <w:t>Extrapolation</w:t>
        </w:r>
      </w:ins>
      <w:ins w:id="811" w:author="Tim Hallett" w:date="2015-01-28T09:34:00Z">
        <w:r w:rsidR="00FC45D6">
          <w:t xml:space="preserve"> to other places.</w:t>
        </w:r>
      </w:ins>
      <w:ins w:id="812" w:author="Tim Hallett" w:date="2015-01-28T09:38:00Z">
        <w:r w:rsidR="009E098E">
          <w:t xml:space="preserve">--- perhaps possible in general terms. We have benefit from the detailed AMPATH data but the general picture of a mature program with relatielt frequency care </w:t>
        </w:r>
      </w:ins>
      <w:ins w:id="813" w:author="Tim Hallett" w:date="2015-01-28T09:39:00Z">
        <w:r w:rsidR="009E098E">
          <w:t>seeking</w:t>
        </w:r>
      </w:ins>
      <w:ins w:id="814" w:author="Tim Hallett" w:date="2015-01-28T09:38:00Z">
        <w:r w:rsidR="009E098E">
          <w:t xml:space="preserve"> </w:t>
        </w:r>
      </w:ins>
      <w:ins w:id="815" w:author="Tim Hallett" w:date="2015-01-28T09:39:00Z">
        <w:r w:rsidR="009E098E">
          <w:t xml:space="preserve">and </w:t>
        </w:r>
        <w:r w:rsidR="00A67774">
          <w:t xml:space="preserve">drop-out from ART is common. However the balance will be expected to change over time, and the relativr impact and costs of itnerventions will be modulated by health care seeking behaiorund and local conditions, </w:t>
        </w:r>
      </w:ins>
      <w:ins w:id="816" w:author="Tim Hallett" w:date="2015-01-28T09:40:00Z">
        <w:r w:rsidR="00A67774">
          <w:t>will probably dominate the analysis.</w:t>
        </w:r>
      </w:ins>
    </w:p>
    <w:p w14:paraId="29707397" w14:textId="77777777" w:rsidR="00EE3458" w:rsidRDefault="00EE3458">
      <w:pPr>
        <w:pStyle w:val="normal0"/>
        <w:numPr>
          <w:ilvl w:val="0"/>
          <w:numId w:val="24"/>
        </w:numPr>
        <w:rPr>
          <w:ins w:id="817" w:author="Tim Hallett" w:date="2015-01-28T09:40:00Z"/>
        </w:rPr>
        <w:pPrChange w:id="818" w:author="Tim Hallett" w:date="2015-01-28T09:33:00Z">
          <w:pPr>
            <w:pStyle w:val="Heading1"/>
            <w:contextualSpacing w:val="0"/>
          </w:pPr>
        </w:pPrChange>
      </w:pPr>
      <w:ins w:id="819" w:author="Tim Hallett" w:date="2015-01-29T09:33:00Z">
        <w:r>
          <w:t xml:space="preserve">Findings of other moelling work, which relied on routinely available data on national programs at aggregated level, have been in broad agreement </w:t>
        </w:r>
      </w:ins>
      <w:ins w:id="820" w:author="Tim Hallett" w:date="2015-01-29T09:34:00Z">
        <w:r>
          <w:t>–</w:t>
        </w:r>
      </w:ins>
      <w:ins w:id="821" w:author="Tim Hallett" w:date="2015-01-29T09:33:00Z">
        <w:r>
          <w:t xml:space="preserve"> although </w:t>
        </w:r>
      </w:ins>
      <w:ins w:id="822"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823" w:author="Tim Hallett" w:date="2015-01-29T09:35:00Z">
        <w:r w:rsidR="00A04275">
          <w:t>clinical</w:t>
        </w:r>
      </w:ins>
      <w:ins w:id="824" w:author="Tim Hallett" w:date="2015-01-29T09:34:00Z">
        <w:r w:rsidR="00A04275">
          <w:t xml:space="preserve"> data.</w:t>
        </w:r>
      </w:ins>
    </w:p>
    <w:p w14:paraId="5A0F30D3" w14:textId="77777777" w:rsidR="00A67774" w:rsidRDefault="00A67774">
      <w:pPr>
        <w:pStyle w:val="normal0"/>
        <w:ind w:left="720"/>
        <w:rPr>
          <w:ins w:id="825" w:author="Tim Hallett" w:date="2015-01-28T09:38:00Z"/>
        </w:rPr>
        <w:pPrChange w:id="826" w:author="Tim Hallett" w:date="2015-01-28T09:41:00Z">
          <w:pPr>
            <w:pStyle w:val="Heading1"/>
            <w:contextualSpacing w:val="0"/>
          </w:pPr>
        </w:pPrChange>
      </w:pPr>
    </w:p>
    <w:p w14:paraId="13D0FC76" w14:textId="77777777" w:rsidR="005E53E2" w:rsidRDefault="009E098E">
      <w:pPr>
        <w:pStyle w:val="normal0"/>
        <w:numPr>
          <w:ilvl w:val="0"/>
          <w:numId w:val="24"/>
        </w:numPr>
        <w:rPr>
          <w:ins w:id="827" w:author="Tim Hallett" w:date="2015-01-28T09:33:00Z"/>
        </w:rPr>
        <w:pPrChange w:id="828" w:author="Tim Hallett" w:date="2015-01-28T09:33:00Z">
          <w:pPr>
            <w:pStyle w:val="Heading1"/>
            <w:contextualSpacing w:val="0"/>
          </w:pPr>
        </w:pPrChange>
      </w:pPr>
      <w:ins w:id="829" w:author="Tim Hallett" w:date="2015-01-28T09:38:00Z">
        <w:r>
          <w:t xml:space="preserve">Many Contries moving ahead (e.g. Brazil – UTT: Rwanda; Imm ART) and it will be import to evaluate.  </w:t>
        </w:r>
      </w:ins>
    </w:p>
    <w:p w14:paraId="537208F1" w14:textId="77777777" w:rsidR="005E53E2" w:rsidRDefault="005E53E2">
      <w:pPr>
        <w:pStyle w:val="normal0"/>
        <w:rPr>
          <w:ins w:id="830" w:author="Tim Hallett" w:date="2015-01-28T09:36:00Z"/>
        </w:rPr>
        <w:pPrChange w:id="831" w:author="Tim Hallett" w:date="2015-01-26T17:29:00Z">
          <w:pPr>
            <w:pStyle w:val="Heading1"/>
            <w:contextualSpacing w:val="0"/>
          </w:pPr>
        </w:pPrChange>
      </w:pPr>
    </w:p>
    <w:p w14:paraId="58CDE9BB" w14:textId="77777777" w:rsidR="00AB71EF" w:rsidRDefault="009E098E">
      <w:pPr>
        <w:pStyle w:val="normal0"/>
        <w:numPr>
          <w:ilvl w:val="0"/>
          <w:numId w:val="24"/>
        </w:numPr>
        <w:rPr>
          <w:ins w:id="832" w:author="Tim Hallett" w:date="2015-01-28T09:48:00Z"/>
        </w:rPr>
        <w:pPrChange w:id="833" w:author="Tim Hallett" w:date="2015-01-31T11:27:00Z">
          <w:pPr>
            <w:pStyle w:val="Heading1"/>
            <w:contextualSpacing w:val="0"/>
          </w:pPr>
        </w:pPrChange>
      </w:pPr>
      <w:ins w:id="834" w:author="Tim Hallett" w:date="2015-01-28T09:36:00Z">
        <w:r>
          <w:t xml:space="preserve">UNAIDS 90-90-90 thing </w:t>
        </w:r>
      </w:ins>
      <w:ins w:id="835" w:author="Tim Hallett" w:date="2015-01-28T09:37:00Z">
        <w:r>
          <w:t>–</w:t>
        </w:r>
      </w:ins>
      <w:ins w:id="836" w:author="Tim Hallett" w:date="2015-01-28T09:36:00Z">
        <w:r>
          <w:t xml:space="preserve"> urgent </w:t>
        </w:r>
      </w:ins>
      <w:ins w:id="837" w:author="Tim Hallett" w:date="2015-01-28T09:37:00Z">
        <w:r>
          <w:t>aim for everything all at once.</w:t>
        </w:r>
      </w:ins>
      <w:ins w:id="838" w:author="Tim Hallett" w:date="2015-01-28T09:38:00Z">
        <w:r>
          <w:t xml:space="preserve"> WHO treatment guidelines</w:t>
        </w:r>
      </w:ins>
      <w:ins w:id="839"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840" w:author="Tim Hallett" w:date="2015-01-31T11:27:00Z">
        <w:r w:rsidR="00593816">
          <w:t>s</w:t>
        </w:r>
      </w:ins>
      <w:ins w:id="841" w:author="Tim Hallett" w:date="2015-01-28T09:46:00Z">
        <w:r w:rsidR="00AB71EF">
          <w:t>trengthen thieir cascade</w:t>
        </w:r>
      </w:ins>
      <w:ins w:id="842" w:author="Tim Hallett" w:date="2015-01-31T11:27:00Z">
        <w:r w:rsidR="00593816">
          <w:t>, especially on the pre-ART side</w:t>
        </w:r>
      </w:ins>
      <w:ins w:id="843" w:author="Tim Hallett" w:date="2015-01-28T09:47:00Z">
        <w:r w:rsidR="00AB71EF">
          <w:t>; or, radically simplify care and provide treatment to all</w:t>
        </w:r>
      </w:ins>
      <w:ins w:id="844" w:author="Tim Hallett" w:date="2015-01-31T11:28:00Z">
        <w:r w:rsidR="00593816">
          <w:t xml:space="preserve"> presenting</w:t>
        </w:r>
      </w:ins>
      <w:ins w:id="845" w:author="Tim Hallett" w:date="2015-01-28T09:47:00Z">
        <w:r w:rsidR="00AB71EF">
          <w:t xml:space="preserve">; and then to achieve the greatest impact to include large outreach programs. Expandiing outreach whilst weaknesses remains risks </w:t>
        </w:r>
      </w:ins>
      <w:ins w:id="846" w:author="Tim Hallett" w:date="2015-01-28T09:48:00Z">
        <w:r w:rsidR="00613E5B">
          <w:t>faling to get maximum impact from invesmtnet.</w:t>
        </w:r>
      </w:ins>
    </w:p>
    <w:p w14:paraId="6E8C7F27" w14:textId="77777777" w:rsidR="00613E5B" w:rsidRDefault="00613E5B">
      <w:pPr>
        <w:pStyle w:val="normal0"/>
        <w:ind w:left="720"/>
        <w:rPr>
          <w:ins w:id="847" w:author="Tim Hallett" w:date="2015-01-28T09:37:00Z"/>
        </w:rPr>
        <w:pPrChange w:id="848" w:author="Tim Hallett" w:date="2015-01-28T09:46:00Z">
          <w:pPr>
            <w:pStyle w:val="Heading1"/>
            <w:contextualSpacing w:val="0"/>
          </w:pPr>
        </w:pPrChange>
      </w:pPr>
    </w:p>
    <w:p w14:paraId="1EF6DB4E" w14:textId="4BB4B23B" w:rsidR="009E098E" w:rsidRDefault="0096628B">
      <w:pPr>
        <w:pStyle w:val="normal0"/>
        <w:rPr>
          <w:ins w:id="849" w:author="Tim Hallett" w:date="2015-01-28T09:37:00Z"/>
        </w:rPr>
        <w:pPrChange w:id="850" w:author="Tim Hallett" w:date="2015-01-28T09:37:00Z">
          <w:pPr>
            <w:pStyle w:val="normal0"/>
            <w:numPr>
              <w:numId w:val="24"/>
            </w:numPr>
            <w:ind w:left="720" w:hanging="360"/>
          </w:pPr>
        </w:pPrChange>
      </w:pPr>
      <w:r>
        <w:t>(make discussion point around HBCT if not done already).</w:t>
      </w:r>
    </w:p>
    <w:p w14:paraId="7F47F49B" w14:textId="77777777" w:rsidR="007F1979" w:rsidRPr="00F93973" w:rsidRDefault="007F1979">
      <w:pPr>
        <w:pStyle w:val="normal0"/>
        <w:pPrChange w:id="851"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852" w:author="Tim Hallett" w:date="2015-01-28T09:33:00Z">
            <w:rPr/>
          </w:rPrChange>
        </w:rPr>
      </w:pPr>
      <w:r w:rsidRPr="005E53E2">
        <w:rPr>
          <w:strike/>
          <w:rPrChange w:id="853" w:author="Tim Hallett" w:date="2015-01-28T09:33:00Z">
            <w:rPr/>
          </w:rPrChange>
        </w:rPr>
        <w:t xml:space="preserve">These results </w:t>
      </w:r>
      <w:r w:rsidR="00BA097D" w:rsidRPr="005E53E2">
        <w:rPr>
          <w:strike/>
          <w:rPrChange w:id="854" w:author="Tim Hallett" w:date="2015-01-28T09:33:00Z">
            <w:rPr/>
          </w:rPrChange>
        </w:rPr>
        <w:t>indicate</w:t>
      </w:r>
      <w:r w:rsidR="002D5362" w:rsidRPr="005E53E2">
        <w:rPr>
          <w:strike/>
          <w:rPrChange w:id="855" w:author="Tim Hallett" w:date="2015-01-28T09:33:00Z">
            <w:rPr/>
          </w:rPrChange>
        </w:rPr>
        <w:t xml:space="preserve"> that within a</w:t>
      </w:r>
      <w:r w:rsidR="00025424" w:rsidRPr="005E53E2">
        <w:rPr>
          <w:strike/>
          <w:rPrChange w:id="856" w:author="Tim Hallett" w:date="2015-01-28T09:33:00Z">
            <w:rPr/>
          </w:rPrChange>
        </w:rPr>
        <w:t>n ART programme in Kenya</w:t>
      </w:r>
      <w:r w:rsidR="00376AC0" w:rsidRPr="005E53E2">
        <w:rPr>
          <w:strike/>
          <w:rPrChange w:id="857" w:author="Tim Hallett" w:date="2015-01-28T09:33:00Z">
            <w:rPr/>
          </w:rPrChange>
        </w:rPr>
        <w:t xml:space="preserve"> and</w:t>
      </w:r>
      <w:r w:rsidR="00025424" w:rsidRPr="005E53E2">
        <w:rPr>
          <w:strike/>
          <w:rPrChange w:id="858" w:author="Tim Hallett" w:date="2015-01-28T09:33:00Z">
            <w:rPr/>
          </w:rPrChange>
        </w:rPr>
        <w:t xml:space="preserve"> under our baseline</w:t>
      </w:r>
      <w:r w:rsidR="00376AC0" w:rsidRPr="005E53E2">
        <w:rPr>
          <w:strike/>
          <w:rPrChange w:id="859" w:author="Tim Hallett" w:date="2015-01-28T09:33:00Z">
            <w:rPr/>
          </w:rPrChange>
        </w:rPr>
        <w:t xml:space="preserve"> conditions</w:t>
      </w:r>
      <w:r w:rsidR="00BA097D" w:rsidRPr="005E53E2">
        <w:rPr>
          <w:strike/>
          <w:rPrChange w:id="860" w:author="Tim Hallett" w:date="2015-01-28T09:33:00Z">
            <w:rPr/>
          </w:rPrChange>
        </w:rPr>
        <w:t>,</w:t>
      </w:r>
      <w:r w:rsidR="00FC6E36" w:rsidRPr="005E53E2">
        <w:rPr>
          <w:strike/>
          <w:rPrChange w:id="861" w:author="Tim Hallett" w:date="2015-01-28T09:33:00Z">
            <w:rPr/>
          </w:rPrChange>
        </w:rPr>
        <w:t xml:space="preserve"> care is suboptimal</w:t>
      </w:r>
      <w:r w:rsidR="00773AEC" w:rsidRPr="005E53E2">
        <w:rPr>
          <w:strike/>
          <w:rPrChange w:id="862" w:author="Tim Hallett" w:date="2015-01-28T09:33:00Z">
            <w:rPr/>
          </w:rPrChange>
        </w:rPr>
        <w:t>.</w:t>
      </w:r>
      <w:r w:rsidR="0022749A" w:rsidRPr="005E53E2">
        <w:rPr>
          <w:strike/>
          <w:rPrChange w:id="863" w:author="Tim Hallett" w:date="2015-01-28T09:33:00Z">
            <w:rPr/>
          </w:rPrChange>
        </w:rPr>
        <w:t xml:space="preserve"> </w:t>
      </w:r>
      <w:r w:rsidR="009F6EC2" w:rsidRPr="005E53E2">
        <w:rPr>
          <w:strike/>
          <w:rPrChange w:id="864" w:author="Tim Hallett" w:date="2015-01-28T09:33:00Z">
            <w:rPr/>
          </w:rPrChange>
        </w:rPr>
        <w:t xml:space="preserve">When assessing HIV-related deaths </w:t>
      </w:r>
      <w:r w:rsidR="00C13972" w:rsidRPr="005E53E2">
        <w:rPr>
          <w:strike/>
          <w:rPrChange w:id="865" w:author="Tim Hallett" w:date="2015-01-28T09:33:00Z">
            <w:rPr/>
          </w:rPrChange>
        </w:rPr>
        <w:t>at</w:t>
      </w:r>
      <w:r w:rsidR="009F6EC2" w:rsidRPr="005E53E2">
        <w:rPr>
          <w:strike/>
          <w:rPrChange w:id="866" w:author="Tim Hallett" w:date="2015-01-28T09:33:00Z">
            <w:rPr/>
          </w:rPrChange>
        </w:rPr>
        <w:t xml:space="preserve"> the </w:t>
      </w:r>
      <w:r w:rsidR="00FE50EC" w:rsidRPr="005E53E2">
        <w:rPr>
          <w:strike/>
          <w:rPrChange w:id="867" w:author="Tim Hallett" w:date="2015-01-28T09:33:00Z">
            <w:rPr/>
          </w:rPrChange>
        </w:rPr>
        <w:t>community-level</w:t>
      </w:r>
      <w:r w:rsidR="004530C8" w:rsidRPr="005E53E2">
        <w:rPr>
          <w:strike/>
          <w:rPrChange w:id="868" w:author="Tim Hallett" w:date="2015-01-28T09:33:00Z">
            <w:rPr/>
          </w:rPrChange>
        </w:rPr>
        <w:t xml:space="preserve">, </w:t>
      </w:r>
      <w:r w:rsidR="005D2F86" w:rsidRPr="005E53E2">
        <w:rPr>
          <w:strike/>
          <w:rPrChange w:id="869" w:author="Tim Hallett" w:date="2015-01-28T09:33:00Z">
            <w:rPr/>
          </w:rPrChange>
        </w:rPr>
        <w:t>among</w:t>
      </w:r>
      <w:r w:rsidR="004530C8" w:rsidRPr="005E53E2">
        <w:rPr>
          <w:strike/>
          <w:rPrChange w:id="870" w:author="Tim Hallett" w:date="2015-01-28T09:33:00Z">
            <w:rPr/>
          </w:rPrChange>
        </w:rPr>
        <w:t xml:space="preserve"> all individuals,</w:t>
      </w:r>
      <w:r w:rsidR="009F6EC2" w:rsidRPr="005E53E2">
        <w:rPr>
          <w:strike/>
          <w:rPrChange w:id="871" w:author="Tim Hallett" w:date="2015-01-28T09:33:00Z">
            <w:rPr/>
          </w:rPrChange>
        </w:rPr>
        <w:t xml:space="preserve"> the majority of deaths </w:t>
      </w:r>
      <w:r w:rsidR="00E80AC6" w:rsidRPr="005E53E2">
        <w:rPr>
          <w:strike/>
          <w:rPrChange w:id="872" w:author="Tim Hallett" w:date="2015-01-28T09:33:00Z">
            <w:rPr/>
          </w:rPrChange>
        </w:rPr>
        <w:t>were</w:t>
      </w:r>
      <w:r w:rsidR="009F6EC2" w:rsidRPr="005E53E2">
        <w:rPr>
          <w:strike/>
          <w:rPrChange w:id="873" w:author="Tim Hallett" w:date="2015-01-28T09:33:00Z">
            <w:rPr/>
          </w:rPrChange>
        </w:rPr>
        <w:t xml:space="preserve"> attributable to patients who never initiate</w:t>
      </w:r>
      <w:r w:rsidR="00E80AC6" w:rsidRPr="005E53E2">
        <w:rPr>
          <w:strike/>
          <w:rPrChange w:id="874" w:author="Tim Hallett" w:date="2015-01-28T09:33:00Z">
            <w:rPr/>
          </w:rPrChange>
        </w:rPr>
        <w:t>d</w:t>
      </w:r>
      <w:r w:rsidR="009F6EC2" w:rsidRPr="005E53E2">
        <w:rPr>
          <w:strike/>
          <w:rPrChange w:id="875" w:author="Tim Hallett" w:date="2015-01-28T09:33:00Z">
            <w:rPr/>
          </w:rPrChange>
        </w:rPr>
        <w:t xml:space="preserve"> ART and in particular to patients who were aware of their HIV-status but due to failing</w:t>
      </w:r>
      <w:r w:rsidR="007E4669" w:rsidRPr="005E53E2">
        <w:rPr>
          <w:strike/>
          <w:rPrChange w:id="876" w:author="Tim Hallett" w:date="2015-01-28T09:33:00Z">
            <w:rPr/>
          </w:rPrChange>
        </w:rPr>
        <w:t>s</w:t>
      </w:r>
      <w:r w:rsidR="009F6EC2" w:rsidRPr="005E53E2">
        <w:rPr>
          <w:strike/>
          <w:rPrChange w:id="877" w:author="Tim Hallett" w:date="2015-01-28T09:33:00Z">
            <w:rPr/>
          </w:rPrChange>
        </w:rPr>
        <w:t xml:space="preserve"> of pre-ART care, did not initiate treatment (figure 2, left).</w:t>
      </w:r>
      <w:r w:rsidR="007E4669" w:rsidRPr="005E53E2">
        <w:rPr>
          <w:strike/>
          <w:rPrChange w:id="878" w:author="Tim Hallett" w:date="2015-01-28T09:33:00Z">
            <w:rPr/>
          </w:rPrChange>
        </w:rPr>
        <w:t xml:space="preserve"> However, when the same scenario </w:t>
      </w:r>
      <w:r w:rsidR="00182D46" w:rsidRPr="005E53E2">
        <w:rPr>
          <w:strike/>
          <w:rPrChange w:id="879" w:author="Tim Hallett" w:date="2015-01-28T09:33:00Z">
            <w:rPr/>
          </w:rPrChange>
        </w:rPr>
        <w:t>was</w:t>
      </w:r>
      <w:r w:rsidR="007E4669" w:rsidRPr="005E53E2">
        <w:rPr>
          <w:strike/>
          <w:rPrChange w:id="880" w:author="Tim Hallett" w:date="2015-01-28T09:33:00Z">
            <w:rPr/>
          </w:rPrChange>
        </w:rPr>
        <w:t xml:space="preserve"> considered from the </w:t>
      </w:r>
      <w:r w:rsidR="00FE50EC" w:rsidRPr="005E53E2">
        <w:rPr>
          <w:strike/>
          <w:rPrChange w:id="881" w:author="Tim Hallett" w:date="2015-01-28T09:33:00Z">
            <w:rPr/>
          </w:rPrChange>
        </w:rPr>
        <w:t>clinic-level</w:t>
      </w:r>
      <w:r w:rsidR="007E4669" w:rsidRPr="005E53E2">
        <w:rPr>
          <w:strike/>
          <w:rPrChange w:id="882" w:author="Tim Hallett" w:date="2015-01-28T09:33:00Z">
            <w:rPr/>
          </w:rPrChange>
        </w:rPr>
        <w:t>,</w:t>
      </w:r>
      <w:r w:rsidR="00161ABE" w:rsidRPr="005E53E2">
        <w:rPr>
          <w:strike/>
          <w:rPrChange w:id="883"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884" w:author="Tim Hallett" w:date="2015-01-28T09:33:00Z">
            <w:rPr/>
          </w:rPrChange>
        </w:rPr>
        <w:t>d</w:t>
      </w:r>
      <w:r w:rsidR="00161ABE" w:rsidRPr="005E53E2">
        <w:rPr>
          <w:strike/>
          <w:rPrChange w:id="885" w:author="Tim Hallett" w:date="2015-01-28T09:33:00Z">
            <w:rPr/>
          </w:rPrChange>
        </w:rPr>
        <w:t xml:space="preserve"> with care (from the left-hand figure) </w:t>
      </w:r>
      <w:r w:rsidR="00780F71" w:rsidRPr="005E53E2">
        <w:rPr>
          <w:strike/>
          <w:rPrChange w:id="886" w:author="Tim Hallett" w:date="2015-01-28T09:33:00Z">
            <w:rPr/>
          </w:rPrChange>
        </w:rPr>
        <w:t>was</w:t>
      </w:r>
      <w:r w:rsidR="00161ABE" w:rsidRPr="005E53E2">
        <w:rPr>
          <w:strike/>
          <w:rPrChange w:id="887" w:author="Tim Hallett" w:date="2015-01-28T09:33:00Z">
            <w:rPr/>
          </w:rPrChange>
        </w:rPr>
        <w:t xml:space="preserve"> absent. Additionally, the clinic-level view indicates that 35% of deceased patients had initiated ART; however, </w:t>
      </w:r>
      <w:r w:rsidR="00F24705" w:rsidRPr="005E53E2">
        <w:rPr>
          <w:strike/>
          <w:rPrChange w:id="888" w:author="Tim Hallett" w:date="2015-01-28T09:33:00Z">
            <w:rPr/>
          </w:rPrChange>
        </w:rPr>
        <w:t>stepping back to the community-level view, only 24% initiated ART prior to death.</w:t>
      </w:r>
      <w:r w:rsidR="007C2956" w:rsidRPr="005E53E2">
        <w:rPr>
          <w:strike/>
          <w:rPrChange w:id="889" w:author="Tim Hallett" w:date="2015-01-28T09:33:00Z">
            <w:rPr/>
          </w:rPrChange>
        </w:rPr>
        <w:t xml:space="preserve"> </w:t>
      </w:r>
      <w:r w:rsidR="00F24705" w:rsidRPr="005E53E2">
        <w:rPr>
          <w:strike/>
          <w:rPrChange w:id="890" w:author="Tim Hallett" w:date="2015-01-28T09:33:00Z">
            <w:rPr/>
          </w:rPrChange>
        </w:rPr>
        <w:t xml:space="preserve">These results highlight the major </w:t>
      </w:r>
      <w:r w:rsidR="00747E08" w:rsidRPr="005E53E2">
        <w:rPr>
          <w:strike/>
          <w:rPrChange w:id="891" w:author="Tim Hallett" w:date="2015-01-28T09:33:00Z">
            <w:rPr/>
          </w:rPrChange>
        </w:rPr>
        <w:t xml:space="preserve">limitation of </w:t>
      </w:r>
      <w:r w:rsidR="00F24705" w:rsidRPr="005E53E2">
        <w:rPr>
          <w:strike/>
          <w:rPrChange w:id="892" w:author="Tim Hallett" w:date="2015-01-28T09:33:00Z">
            <w:rPr/>
          </w:rPrChange>
        </w:rPr>
        <w:t xml:space="preserve">clinic-level data: only patients who contact the clinic are accounted for. </w:t>
      </w:r>
      <w:r w:rsidR="00747E08" w:rsidRPr="005E53E2">
        <w:rPr>
          <w:strike/>
          <w:rPrChange w:id="893" w:author="Tim Hallett" w:date="2015-01-28T09:33:00Z">
            <w:rPr/>
          </w:rPrChange>
        </w:rPr>
        <w:t>Consequently</w:t>
      </w:r>
      <w:r w:rsidR="00F24705" w:rsidRPr="005E53E2">
        <w:rPr>
          <w:strike/>
          <w:rPrChange w:id="894" w:author="Tim Hallett" w:date="2015-01-28T09:33:00Z">
            <w:rPr/>
          </w:rPrChange>
        </w:rPr>
        <w:t xml:space="preserve">, </w:t>
      </w:r>
      <w:r w:rsidR="007C2956" w:rsidRPr="005E53E2">
        <w:rPr>
          <w:strike/>
          <w:rPrChange w:id="895" w:author="Tim Hallett" w:date="2015-01-28T09:33:00Z">
            <w:rPr/>
          </w:rPrChange>
        </w:rPr>
        <w:t xml:space="preserve">masking </w:t>
      </w:r>
      <w:r w:rsidR="00747E08" w:rsidRPr="005E53E2">
        <w:rPr>
          <w:strike/>
          <w:rPrChange w:id="896" w:author="Tim Hallett" w:date="2015-01-28T09:33:00Z">
            <w:rPr/>
          </w:rPrChange>
        </w:rPr>
        <w:t>a major</w:t>
      </w:r>
      <w:r w:rsidR="00E40461" w:rsidRPr="005E53E2">
        <w:rPr>
          <w:strike/>
          <w:rPrChange w:id="897" w:author="Tim Hallett" w:date="2015-01-28T09:33:00Z">
            <w:rPr/>
          </w:rPrChange>
        </w:rPr>
        <w:t xml:space="preserve"> deficiency in care and</w:t>
      </w:r>
      <w:r w:rsidR="00747E08" w:rsidRPr="005E53E2">
        <w:rPr>
          <w:strike/>
          <w:rPrChange w:id="898" w:author="Tim Hallett" w:date="2015-01-28T09:33:00Z">
            <w:rPr/>
          </w:rPrChange>
        </w:rPr>
        <w:t xml:space="preserve"> cause of mortality</w:t>
      </w:r>
      <w:r w:rsidR="007C2956" w:rsidRPr="005E53E2">
        <w:rPr>
          <w:strike/>
          <w:rPrChange w:id="899" w:author="Tim Hallett" w:date="2015-01-28T09:33:00Z">
            <w:rPr/>
          </w:rPrChange>
        </w:rPr>
        <w:t>.</w:t>
      </w:r>
      <w:r w:rsidR="00747E08" w:rsidRPr="005E53E2">
        <w:rPr>
          <w:strike/>
          <w:rPrChange w:id="900" w:author="Tim Hallett" w:date="2015-01-28T09:33:00Z">
            <w:rPr/>
          </w:rPrChange>
        </w:rPr>
        <w:t xml:space="preserve"> </w:t>
      </w:r>
    </w:p>
    <w:p w14:paraId="735FAFB6" w14:textId="77777777" w:rsidR="00BA097D" w:rsidRPr="005E53E2" w:rsidRDefault="00BA097D" w:rsidP="007C2956">
      <w:pPr>
        <w:pStyle w:val="normal0"/>
        <w:rPr>
          <w:strike/>
          <w:rPrChange w:id="901" w:author="Tim Hallett" w:date="2015-01-28T09:33:00Z">
            <w:rPr/>
          </w:rPrChange>
        </w:rPr>
      </w:pPr>
    </w:p>
    <w:p w14:paraId="38E4BE45" w14:textId="77777777" w:rsidR="002D5362" w:rsidRPr="005E53E2" w:rsidRDefault="00F679B0" w:rsidP="001327D0">
      <w:pPr>
        <w:pStyle w:val="normal0"/>
        <w:ind w:firstLine="720"/>
        <w:rPr>
          <w:strike/>
          <w:rPrChange w:id="902" w:author="Tim Hallett" w:date="2015-01-28T09:33:00Z">
            <w:rPr/>
          </w:rPrChange>
        </w:rPr>
      </w:pPr>
      <w:r w:rsidRPr="005E53E2">
        <w:rPr>
          <w:strike/>
          <w:rPrChange w:id="903" w:author="Tim Hallett" w:date="2015-01-28T09:33:00Z">
            <w:rPr/>
          </w:rPrChange>
        </w:rPr>
        <w:t xml:space="preserve">Intervening </w:t>
      </w:r>
      <w:r w:rsidR="00DE6731" w:rsidRPr="005E53E2">
        <w:rPr>
          <w:strike/>
          <w:rPrChange w:id="904" w:author="Tim Hallett" w:date="2015-01-28T09:33:00Z">
            <w:rPr/>
          </w:rPrChange>
        </w:rPr>
        <w:t xml:space="preserve">at various points in care with individual interventions </w:t>
      </w:r>
      <w:r w:rsidR="008F6B85" w:rsidRPr="005E53E2">
        <w:rPr>
          <w:strike/>
          <w:rPrChange w:id="905" w:author="Tim Hallett" w:date="2015-01-28T09:33:00Z">
            <w:rPr/>
          </w:rPrChange>
        </w:rPr>
        <w:t xml:space="preserve">illustrates </w:t>
      </w:r>
      <w:r w:rsidR="00DE6731" w:rsidRPr="005E53E2">
        <w:rPr>
          <w:strike/>
          <w:rPrChange w:id="906" w:author="Tim Hallett" w:date="2015-01-28T09:33:00Z">
            <w:rPr/>
          </w:rPrChange>
        </w:rPr>
        <w:t xml:space="preserve">that HIV-testing and pre-ART retention are </w:t>
      </w:r>
      <w:r w:rsidR="00907D20" w:rsidRPr="005E53E2">
        <w:rPr>
          <w:strike/>
          <w:rPrChange w:id="907" w:author="Tim Hallett" w:date="2015-01-28T09:33:00Z">
            <w:rPr/>
          </w:rPrChange>
        </w:rPr>
        <w:t>suboptimal</w:t>
      </w:r>
      <w:r w:rsidR="00DE6731" w:rsidRPr="005E53E2">
        <w:rPr>
          <w:strike/>
          <w:rPrChange w:id="908" w:author="Tim Hallett" w:date="2015-01-28T09:33:00Z">
            <w:rPr/>
          </w:rPrChange>
        </w:rPr>
        <w:t xml:space="preserve">, as interventions </w:t>
      </w:r>
      <w:r w:rsidR="00A522D1" w:rsidRPr="005E53E2">
        <w:rPr>
          <w:strike/>
          <w:rPrChange w:id="909" w:author="Tim Hallett" w:date="2015-01-28T09:33:00Z">
            <w:rPr/>
          </w:rPrChange>
        </w:rPr>
        <w:t>targeting</w:t>
      </w:r>
      <w:r w:rsidR="00DE6731" w:rsidRPr="005E53E2">
        <w:rPr>
          <w:strike/>
          <w:rPrChange w:id="910" w:author="Tim Hallett" w:date="2015-01-28T09:33:00Z">
            <w:rPr/>
          </w:rPrChange>
        </w:rPr>
        <w:t xml:space="preserve"> </w:t>
      </w:r>
      <w:r w:rsidR="008F6B85" w:rsidRPr="005E53E2">
        <w:rPr>
          <w:strike/>
          <w:rPrChange w:id="911" w:author="Tim Hallett" w:date="2015-01-28T09:33:00Z">
            <w:rPr/>
          </w:rPrChange>
        </w:rPr>
        <w:t>those areas</w:t>
      </w:r>
      <w:r w:rsidR="00DE6731" w:rsidRPr="005E53E2">
        <w:rPr>
          <w:strike/>
          <w:rPrChange w:id="912" w:author="Tim Hallett" w:date="2015-01-28T09:33:00Z">
            <w:rPr/>
          </w:rPrChange>
        </w:rPr>
        <w:t xml:space="preserve">, such as HBCT or Improved Care, </w:t>
      </w:r>
      <w:r w:rsidR="007E2C2C" w:rsidRPr="005E53E2">
        <w:rPr>
          <w:strike/>
          <w:rPrChange w:id="913" w:author="Tim Hallett" w:date="2015-01-28T09:33:00Z">
            <w:rPr/>
          </w:rPrChange>
        </w:rPr>
        <w:t>were</w:t>
      </w:r>
      <w:r w:rsidR="00DE6731" w:rsidRPr="005E53E2">
        <w:rPr>
          <w:strike/>
          <w:rPrChange w:id="914" w:author="Tim Hallett" w:date="2015-01-28T09:33:00Z">
            <w:rPr/>
          </w:rPrChange>
        </w:rPr>
        <w:t xml:space="preserve"> highly impactful</w:t>
      </w:r>
      <w:r w:rsidR="00A522D1" w:rsidRPr="005E53E2">
        <w:rPr>
          <w:strike/>
          <w:rPrChange w:id="915" w:author="Tim Hallett" w:date="2015-01-28T09:33:00Z">
            <w:rPr/>
          </w:rPrChange>
        </w:rPr>
        <w:t xml:space="preserve"> (figure 3)</w:t>
      </w:r>
      <w:r w:rsidR="00DE6731" w:rsidRPr="005E53E2">
        <w:rPr>
          <w:strike/>
          <w:rPrChange w:id="916" w:author="Tim Hallett" w:date="2015-01-28T09:33:00Z">
            <w:rPr/>
          </w:rPrChange>
        </w:rPr>
        <w:t>. In contrast, removing pre-ART care all together (Immediate ART) and additionally actively seeking individuals (Universal Test &amp; Treat) avert</w:t>
      </w:r>
      <w:r w:rsidR="00E020A7" w:rsidRPr="005E53E2">
        <w:rPr>
          <w:strike/>
          <w:rPrChange w:id="917" w:author="Tim Hallett" w:date="2015-01-28T09:33:00Z">
            <w:rPr/>
          </w:rPrChange>
        </w:rPr>
        <w:t>ed</w:t>
      </w:r>
      <w:r w:rsidR="00DE6731" w:rsidRPr="005E53E2">
        <w:rPr>
          <w:strike/>
          <w:rPrChange w:id="918" w:author="Tim Hallett" w:date="2015-01-28T09:33:00Z">
            <w:rPr/>
          </w:rPrChange>
        </w:rPr>
        <w:t xml:space="preserve"> the most DALYs between 2010 and 2030</w:t>
      </w:r>
      <w:r w:rsidR="009A3304" w:rsidRPr="005E53E2">
        <w:rPr>
          <w:strike/>
          <w:rPrChange w:id="919" w:author="Tim Hallett" w:date="2015-01-28T09:33:00Z">
            <w:rPr/>
          </w:rPrChange>
        </w:rPr>
        <w:t>(</w:t>
      </w:r>
      <w:r w:rsidR="00AF1334" w:rsidRPr="005E53E2">
        <w:rPr>
          <w:strike/>
          <w:rPrChange w:id="920" w:author="Tim Hallett" w:date="2015-01-28T09:33:00Z">
            <w:rPr/>
          </w:rPrChange>
        </w:rPr>
        <w:t xml:space="preserve">3.62m and </w:t>
      </w:r>
      <w:r w:rsidR="009A3304" w:rsidRPr="005E53E2">
        <w:rPr>
          <w:strike/>
          <w:rPrChange w:id="921" w:author="Tim Hallett" w:date="2015-01-28T09:33:00Z">
            <w:rPr/>
          </w:rPrChange>
        </w:rPr>
        <w:t>5.59m DALYs averted,</w:t>
      </w:r>
      <w:r w:rsidR="00AF1334" w:rsidRPr="005E53E2">
        <w:rPr>
          <w:strike/>
          <w:rPrChange w:id="922" w:author="Tim Hallett" w:date="2015-01-28T09:33:00Z">
            <w:rPr/>
          </w:rPrChange>
        </w:rPr>
        <w:t xml:space="preserve"> 32% and</w:t>
      </w:r>
      <w:r w:rsidR="009A3304" w:rsidRPr="005E53E2">
        <w:rPr>
          <w:strike/>
          <w:rPrChange w:id="923" w:author="Tim Hallett" w:date="2015-01-28T09:33:00Z">
            <w:rPr/>
          </w:rPrChange>
        </w:rPr>
        <w:t xml:space="preserve"> 50% of MAI</w:t>
      </w:r>
      <w:r w:rsidR="00924319" w:rsidRPr="005E53E2">
        <w:rPr>
          <w:strike/>
          <w:rPrChange w:id="924" w:author="Tim Hallett" w:date="2015-01-28T09:33:00Z">
            <w:rPr/>
          </w:rPrChange>
        </w:rPr>
        <w:t>, respectively</w:t>
      </w:r>
      <w:r w:rsidR="009A3304" w:rsidRPr="005E53E2">
        <w:rPr>
          <w:strike/>
          <w:rPrChange w:id="925" w:author="Tim Hallett" w:date="2015-01-28T09:33:00Z">
            <w:rPr/>
          </w:rPrChange>
        </w:rPr>
        <w:t>)</w:t>
      </w:r>
      <w:r w:rsidR="00DE6731" w:rsidRPr="005E53E2">
        <w:rPr>
          <w:strike/>
          <w:rPrChange w:id="926" w:author="Tim Hallett" w:date="2015-01-28T09:33:00Z">
            <w:rPr/>
          </w:rPrChange>
        </w:rPr>
        <w:t xml:space="preserve">; however, these interventions </w:t>
      </w:r>
      <w:r w:rsidR="007723F5" w:rsidRPr="005E53E2">
        <w:rPr>
          <w:strike/>
          <w:rPrChange w:id="927" w:author="Tim Hallett" w:date="2015-01-28T09:33:00Z">
            <w:rPr/>
          </w:rPrChange>
        </w:rPr>
        <w:t>were</w:t>
      </w:r>
      <w:r w:rsidR="00DE6731" w:rsidRPr="005E53E2">
        <w:rPr>
          <w:strike/>
          <w:rPrChange w:id="928" w:author="Tim Hallett" w:date="2015-01-28T09:33:00Z">
            <w:rPr/>
          </w:rPrChange>
        </w:rPr>
        <w:t xml:space="preserve"> </w:t>
      </w:r>
      <w:r w:rsidR="009479F3" w:rsidRPr="005E53E2">
        <w:rPr>
          <w:strike/>
          <w:rPrChange w:id="929" w:author="Tim Hallett" w:date="2015-01-28T09:33:00Z">
            <w:rPr/>
          </w:rPrChange>
        </w:rPr>
        <w:t xml:space="preserve">the most </w:t>
      </w:r>
      <w:r w:rsidR="00DE6731" w:rsidRPr="005E53E2">
        <w:rPr>
          <w:strike/>
          <w:rPrChange w:id="930" w:author="Tim Hallett" w:date="2015-01-28T09:33:00Z">
            <w:rPr/>
          </w:rPrChange>
        </w:rPr>
        <w:t>expensive to implement</w:t>
      </w:r>
      <w:r w:rsidR="00924319" w:rsidRPr="005E53E2">
        <w:rPr>
          <w:strike/>
          <w:rPrChange w:id="931" w:author="Tim Hallett" w:date="2015-01-28T09:33:00Z">
            <w:rPr/>
          </w:rPrChange>
        </w:rPr>
        <w:t>($1.64b and $4.27b</w:t>
      </w:r>
      <w:r w:rsidR="00955623" w:rsidRPr="005E53E2">
        <w:rPr>
          <w:strike/>
          <w:rPrChange w:id="932" w:author="Tim Hallett" w:date="2015-01-28T09:33:00Z">
            <w:rPr/>
          </w:rPrChange>
        </w:rPr>
        <w:t>, respectively</w:t>
      </w:r>
      <w:r w:rsidR="00924319" w:rsidRPr="005E53E2">
        <w:rPr>
          <w:strike/>
          <w:rPrChange w:id="933" w:author="Tim Hallett" w:date="2015-01-28T09:33:00Z">
            <w:rPr/>
          </w:rPrChange>
        </w:rPr>
        <w:t>)</w:t>
      </w:r>
      <w:r w:rsidR="00DE6731" w:rsidRPr="005E53E2">
        <w:rPr>
          <w:strike/>
          <w:rPrChange w:id="934" w:author="Tim Hallett" w:date="2015-01-28T09:33:00Z">
            <w:rPr/>
          </w:rPrChange>
        </w:rPr>
        <w:t xml:space="preserve">. </w:t>
      </w:r>
      <w:commentRangeStart w:id="935"/>
      <w:r w:rsidR="00DE6731" w:rsidRPr="005E53E2">
        <w:rPr>
          <w:strike/>
          <w:rPrChange w:id="936" w:author="Tim Hallett" w:date="2015-01-28T09:33:00Z">
            <w:rPr/>
          </w:rPrChange>
        </w:rPr>
        <w:t>F</w:t>
      </w:r>
      <w:r w:rsidRPr="005E53E2">
        <w:rPr>
          <w:strike/>
          <w:rPrChange w:id="937" w:author="Tim Hallett" w:date="2015-01-28T09:33:00Z">
            <w:rPr/>
          </w:rPrChange>
        </w:rPr>
        <w:t xml:space="preserve">rom analysis of these individual </w:t>
      </w:r>
      <w:r w:rsidR="00CD599C" w:rsidRPr="005E53E2">
        <w:rPr>
          <w:strike/>
          <w:rPrChange w:id="938" w:author="Tim Hallett" w:date="2015-01-28T09:33:00Z">
            <w:rPr/>
          </w:rPrChange>
        </w:rPr>
        <w:t>strategies</w:t>
      </w:r>
      <w:r w:rsidRPr="005E53E2">
        <w:rPr>
          <w:strike/>
          <w:rPrChange w:id="939" w:author="Tim Hallett" w:date="2015-01-28T09:33:00Z">
            <w:rPr/>
          </w:rPrChange>
        </w:rPr>
        <w:t>, no single large-impact low-cost intervention</w:t>
      </w:r>
      <w:r w:rsidR="00DE6731" w:rsidRPr="005E53E2">
        <w:rPr>
          <w:strike/>
          <w:rPrChange w:id="940" w:author="Tim Hallett" w:date="2015-01-28T09:33:00Z">
            <w:rPr/>
          </w:rPrChange>
        </w:rPr>
        <w:t xml:space="preserve"> was identified</w:t>
      </w:r>
      <w:r w:rsidR="00D86A28" w:rsidRPr="005E53E2">
        <w:rPr>
          <w:strike/>
          <w:rPrChange w:id="941" w:author="Tim Hallett" w:date="2015-01-28T09:33:00Z">
            <w:rPr/>
          </w:rPrChange>
        </w:rPr>
        <w:t>,</w:t>
      </w:r>
      <w:r w:rsidRPr="005E53E2">
        <w:rPr>
          <w:strike/>
          <w:rPrChange w:id="942" w:author="Tim Hallett" w:date="2015-01-28T09:33:00Z">
            <w:rPr/>
          </w:rPrChange>
        </w:rPr>
        <w:t xml:space="preserve"> </w:t>
      </w:r>
      <w:commentRangeEnd w:id="935"/>
      <w:r w:rsidR="00E22793" w:rsidRPr="005E53E2">
        <w:rPr>
          <w:rStyle w:val="CommentReference"/>
          <w:strike/>
          <w:rPrChange w:id="943" w:author="Tim Hallett" w:date="2015-01-28T09:33:00Z">
            <w:rPr>
              <w:rStyle w:val="CommentReference"/>
            </w:rPr>
          </w:rPrChange>
        </w:rPr>
        <w:commentReference w:id="935"/>
      </w:r>
      <w:r w:rsidR="00D86A28" w:rsidRPr="005E53E2">
        <w:rPr>
          <w:rStyle w:val="CommentReference"/>
          <w:strike/>
          <w:rPrChange w:id="944" w:author="Tim Hallett" w:date="2015-01-28T09:33:00Z">
            <w:rPr>
              <w:rStyle w:val="CommentReference"/>
            </w:rPr>
          </w:rPrChange>
        </w:rPr>
        <w:t>w</w:t>
      </w:r>
      <w:r w:rsidR="00D86A28" w:rsidRPr="005E53E2">
        <w:rPr>
          <w:strike/>
          <w:rPrChange w:id="945" w:author="Tim Hallett" w:date="2015-01-28T09:33:00Z">
            <w:rPr/>
          </w:rPrChange>
        </w:rPr>
        <w:t>ith</w:t>
      </w:r>
      <w:r w:rsidRPr="005E53E2">
        <w:rPr>
          <w:strike/>
          <w:rPrChange w:id="946" w:author="Tim Hallett" w:date="2015-01-28T09:33:00Z">
            <w:rPr/>
          </w:rPrChange>
        </w:rPr>
        <w:t xml:space="preserve"> high impact interventions </w:t>
      </w:r>
      <w:r w:rsidR="00D86A28" w:rsidRPr="005E53E2">
        <w:rPr>
          <w:strike/>
          <w:rPrChange w:id="947" w:author="Tim Hallett" w:date="2015-01-28T09:33:00Z">
            <w:rPr/>
          </w:rPrChange>
        </w:rPr>
        <w:t xml:space="preserve">having a </w:t>
      </w:r>
      <w:r w:rsidRPr="005E53E2">
        <w:rPr>
          <w:strike/>
          <w:rPrChange w:id="948" w:author="Tim Hallett" w:date="2015-01-28T09:33:00Z">
            <w:rPr/>
          </w:rPrChange>
        </w:rPr>
        <w:t xml:space="preserve">high cost per DALY averted and </w:t>
      </w:r>
      <w:r w:rsidR="00D86A28" w:rsidRPr="005E53E2">
        <w:rPr>
          <w:strike/>
          <w:rPrChange w:id="949" w:author="Tim Hallett" w:date="2015-01-28T09:33:00Z">
            <w:rPr/>
          </w:rPrChange>
        </w:rPr>
        <w:t>low cost interventions hav</w:t>
      </w:r>
      <w:r w:rsidR="00CD599C" w:rsidRPr="005E53E2">
        <w:rPr>
          <w:strike/>
          <w:rPrChange w:id="950" w:author="Tim Hallett" w:date="2015-01-28T09:33:00Z">
            <w:rPr/>
          </w:rPrChange>
        </w:rPr>
        <w:t>ing a low cost per DALY averted</w:t>
      </w:r>
      <w:r w:rsidR="00537A46" w:rsidRPr="005E53E2">
        <w:rPr>
          <w:strike/>
          <w:rPrChange w:id="951" w:author="Tim Hallett" w:date="2015-01-28T09:33:00Z">
            <w:rPr/>
          </w:rPrChange>
        </w:rPr>
        <w:t>. Additionally, w</w:t>
      </w:r>
      <w:r w:rsidR="00EA7FA2" w:rsidRPr="005E53E2">
        <w:rPr>
          <w:strike/>
          <w:rPrChange w:id="952" w:author="Tim Hallett" w:date="2015-01-28T09:33:00Z">
            <w:rPr/>
          </w:rPrChange>
        </w:rPr>
        <w:t>e identified a combination of six interventions that when applied simultaneously improve</w:t>
      </w:r>
      <w:r w:rsidR="00C012F1" w:rsidRPr="005E53E2">
        <w:rPr>
          <w:strike/>
          <w:rPrChange w:id="953" w:author="Tim Hallett" w:date="2015-01-28T09:33:00Z">
            <w:rPr/>
          </w:rPrChange>
        </w:rPr>
        <w:t>d</w:t>
      </w:r>
      <w:r w:rsidR="00EA7FA2" w:rsidRPr="005E53E2">
        <w:rPr>
          <w:strike/>
          <w:rPrChange w:id="954" w:author="Tim Hallett" w:date="2015-01-28T09:33:00Z">
            <w:rPr/>
          </w:rPrChange>
        </w:rPr>
        <w:t xml:space="preserve"> patient outcomes</w:t>
      </w:r>
      <w:r w:rsidR="00537A46" w:rsidRPr="005E53E2">
        <w:rPr>
          <w:strike/>
          <w:rPrChange w:id="955" w:author="Tim Hallett" w:date="2015-01-28T09:33:00Z">
            <w:rPr/>
          </w:rPrChange>
        </w:rPr>
        <w:t xml:space="preserve"> </w:t>
      </w:r>
      <w:r w:rsidR="00EA7FA2" w:rsidRPr="005E53E2">
        <w:rPr>
          <w:strike/>
          <w:rPrChange w:id="956" w:author="Tim Hallett" w:date="2015-01-28T09:33:00Z">
            <w:rPr/>
          </w:rPrChange>
        </w:rPr>
        <w:t>at a cost of $353 per DALY averted</w:t>
      </w:r>
      <w:r w:rsidR="00894DB3" w:rsidRPr="005E53E2">
        <w:rPr>
          <w:strike/>
          <w:rPrChange w:id="957" w:author="Tim Hallett" w:date="2015-01-28T09:33:00Z">
            <w:rPr/>
          </w:rPrChange>
        </w:rPr>
        <w:t xml:space="preserve"> compared to baseline</w:t>
      </w:r>
      <w:r w:rsidR="00EA7FA2" w:rsidRPr="005E53E2">
        <w:rPr>
          <w:strike/>
          <w:rPrChange w:id="958" w:author="Tim Hallett" w:date="2015-01-28T09:33:00Z">
            <w:rPr/>
          </w:rPrChange>
        </w:rPr>
        <w:t xml:space="preserve">. </w:t>
      </w:r>
      <w:r w:rsidR="00FA79B7" w:rsidRPr="005E53E2">
        <w:rPr>
          <w:strike/>
          <w:rPrChange w:id="959" w:author="Tim Hallett" w:date="2015-01-28T09:33:00Z">
            <w:rPr/>
          </w:rPrChange>
        </w:rPr>
        <w:t>This combination strengthened</w:t>
      </w:r>
      <w:r w:rsidR="00FA295E" w:rsidRPr="005E53E2">
        <w:rPr>
          <w:strike/>
          <w:rPrChange w:id="960" w:author="Tim Hallett" w:date="2015-01-28T09:33:00Z">
            <w:rPr/>
          </w:rPrChange>
        </w:rPr>
        <w:t xml:space="preserve"> care at multiple points and is potentially as impactful as the Universal Test and Treat </w:t>
      </w:r>
      <w:r w:rsidR="00A43C59" w:rsidRPr="005E53E2">
        <w:rPr>
          <w:strike/>
          <w:rPrChange w:id="961" w:author="Tim Hallett" w:date="2015-01-28T09:33:00Z">
            <w:rPr/>
          </w:rPrChange>
        </w:rPr>
        <w:t>strategy</w:t>
      </w:r>
      <w:r w:rsidR="00FA295E" w:rsidRPr="005E53E2">
        <w:rPr>
          <w:strike/>
          <w:rPrChange w:id="962" w:author="Tim Hallett" w:date="2015-01-28T09:33:00Z">
            <w:rPr/>
          </w:rPrChange>
        </w:rPr>
        <w:t xml:space="preserve"> but with a lower average cost-</w:t>
      </w:r>
      <w:r w:rsidR="00FA295E" w:rsidRPr="005E53E2">
        <w:rPr>
          <w:strike/>
          <w:rPrChange w:id="963" w:author="Tim Hallett" w:date="2015-01-28T09:33:00Z">
            <w:rPr/>
          </w:rPrChange>
        </w:rPr>
        <w:lastRenderedPageBreak/>
        <w:t>effectiveness ratio.</w:t>
      </w:r>
    </w:p>
    <w:p w14:paraId="3A643F4C" w14:textId="77777777" w:rsidR="00615625" w:rsidRDefault="00615625" w:rsidP="0086036A">
      <w:pPr>
        <w:pStyle w:val="normal0"/>
      </w:pPr>
    </w:p>
    <w:p w14:paraId="32DD2578" w14:textId="43F8D81B" w:rsidR="00272A02" w:rsidRPr="005E53E2" w:rsidRDefault="00EA489D" w:rsidP="00341D62">
      <w:pPr>
        <w:pStyle w:val="normal0"/>
        <w:ind w:firstLine="720"/>
        <w:rPr>
          <w:strike/>
          <w:rPrChange w:id="964" w:author="Tim Hallett" w:date="2015-01-28T09:33:00Z">
            <w:rPr/>
          </w:rPrChange>
        </w:rPr>
      </w:pPr>
      <w:r w:rsidRPr="005E53E2">
        <w:rPr>
          <w:strike/>
          <w:rPrChange w:id="965" w:author="Tim Hallett" w:date="2015-01-28T09:33:00Z">
            <w:rPr/>
          </w:rPrChange>
        </w:rPr>
        <w:t xml:space="preserve">This work indicates that it is imperative for ART programmes to evaluate patient outcomes from the population perspective. The </w:t>
      </w:r>
      <w:r w:rsidR="00FF056D" w:rsidRPr="005E53E2">
        <w:rPr>
          <w:strike/>
          <w:rPrChange w:id="966" w:author="Tim Hallett" w:date="2015-01-28T09:33:00Z">
            <w:rPr/>
          </w:rPrChange>
        </w:rPr>
        <w:t xml:space="preserve">clinic-level view </w:t>
      </w:r>
      <w:r w:rsidR="008B1D49" w:rsidRPr="005E53E2">
        <w:rPr>
          <w:strike/>
          <w:rPrChange w:id="967" w:author="Tim Hallett" w:date="2015-01-28T09:33:00Z">
            <w:rPr/>
          </w:rPrChange>
        </w:rPr>
        <w:t xml:space="preserve">is </w:t>
      </w:r>
      <w:r w:rsidRPr="005E53E2">
        <w:rPr>
          <w:strike/>
          <w:rPrChange w:id="968" w:author="Tim Hallett" w:date="2015-01-28T09:33:00Z">
            <w:rPr/>
          </w:rPrChange>
        </w:rPr>
        <w:t>biased, as on</w:t>
      </w:r>
      <w:r w:rsidR="00E667F8" w:rsidRPr="005E53E2">
        <w:rPr>
          <w:strike/>
          <w:rPrChange w:id="969" w:author="Tim Hallett" w:date="2015-01-28T09:33:00Z">
            <w:rPr/>
          </w:rPrChange>
        </w:rPr>
        <w:t xml:space="preserve">ly individuals who have had contact </w:t>
      </w:r>
      <w:r w:rsidRPr="005E53E2">
        <w:rPr>
          <w:strike/>
          <w:rPrChange w:id="970" w:author="Tim Hallett" w:date="2015-01-28T09:33:00Z">
            <w:rPr/>
          </w:rPrChange>
        </w:rPr>
        <w:t xml:space="preserve">with the clinic are accounted for. </w:t>
      </w:r>
      <w:r w:rsidR="00E667F8" w:rsidRPr="005E53E2">
        <w:rPr>
          <w:strike/>
          <w:rPrChange w:id="971" w:author="Tim Hallett" w:date="2015-01-28T09:33:00Z">
            <w:rPr/>
          </w:rPrChange>
        </w:rPr>
        <w:t xml:space="preserve">Thus, to fully understand where deficiencies in care are leading to lives being lost to HIV, </w:t>
      </w:r>
      <w:r w:rsidR="00FF056D" w:rsidRPr="005E53E2">
        <w:rPr>
          <w:strike/>
          <w:rPrChange w:id="972" w:author="Tim Hallett" w:date="2015-01-28T09:33:00Z">
            <w:rPr/>
          </w:rPrChange>
        </w:rPr>
        <w:t>the entire community must be fully represented</w:t>
      </w:r>
      <w:r w:rsidR="00E667F8" w:rsidRPr="005E53E2">
        <w:rPr>
          <w:strike/>
          <w:rPrChange w:id="973" w:author="Tim Hallett" w:date="2015-01-28T09:33:00Z">
            <w:rPr/>
          </w:rPrChange>
        </w:rPr>
        <w:t xml:space="preserve">. </w:t>
      </w:r>
      <w:r w:rsidR="009C5095" w:rsidRPr="005E53E2">
        <w:rPr>
          <w:strike/>
          <w:rPrChange w:id="974" w:author="Tim Hallett" w:date="2015-01-28T09:33:00Z">
            <w:rPr/>
          </w:rPrChange>
        </w:rPr>
        <w:t xml:space="preserve">This poses significant challenges for HIV care </w:t>
      </w:r>
      <w:r w:rsidR="009378A7" w:rsidRPr="005E53E2">
        <w:rPr>
          <w:strike/>
          <w:rPrChange w:id="975" w:author="Tim Hallett" w:date="2015-01-28T09:33:00Z">
            <w:rPr/>
          </w:rPrChange>
        </w:rPr>
        <w:t>providers,</w:t>
      </w:r>
      <w:r w:rsidR="00FF056D" w:rsidRPr="005E53E2">
        <w:rPr>
          <w:strike/>
          <w:rPrChange w:id="976" w:author="Tim Hallett" w:date="2015-01-28T09:33:00Z">
            <w:rPr/>
          </w:rPrChange>
        </w:rPr>
        <w:t xml:space="preserve"> as assessing community-</w:t>
      </w:r>
      <w:r w:rsidR="009C5095" w:rsidRPr="005E53E2">
        <w:rPr>
          <w:strike/>
          <w:rPrChange w:id="977" w:author="Tim Hallett" w:date="2015-01-28T09:33:00Z">
            <w:rPr/>
          </w:rPrChange>
        </w:rPr>
        <w:t>level outcomes, particular</w:t>
      </w:r>
      <w:r w:rsidR="00E8776E" w:rsidRPr="005E53E2">
        <w:rPr>
          <w:strike/>
          <w:rPrChange w:id="978" w:author="Tim Hallett" w:date="2015-01-28T09:33:00Z">
            <w:rPr/>
          </w:rPrChange>
        </w:rPr>
        <w:t>ly</w:t>
      </w:r>
      <w:r w:rsidR="009C5095" w:rsidRPr="005E53E2">
        <w:rPr>
          <w:strike/>
          <w:rPrChange w:id="979" w:author="Tim Hallett" w:date="2015-01-28T09:33:00Z">
            <w:rPr/>
          </w:rPrChange>
        </w:rPr>
        <w:t xml:space="preserve"> among individuals with no prior engagement in care, is both financially and logistically </w:t>
      </w:r>
      <w:r w:rsidR="009378A7" w:rsidRPr="005E53E2">
        <w:rPr>
          <w:strike/>
          <w:rPrChange w:id="980" w:author="Tim Hallett" w:date="2015-01-28T09:33:00Z">
            <w:rPr/>
          </w:rPrChange>
        </w:rPr>
        <w:t>testing</w:t>
      </w:r>
      <w:r w:rsidR="009C5095" w:rsidRPr="005E53E2">
        <w:rPr>
          <w:strike/>
          <w:rPrChange w:id="981" w:author="Tim Hallett" w:date="2015-01-28T09:33:00Z">
            <w:rPr/>
          </w:rPrChange>
        </w:rPr>
        <w:t>.</w:t>
      </w:r>
      <w:r w:rsidR="004D2013" w:rsidRPr="005E53E2">
        <w:rPr>
          <w:strike/>
          <w:rPrChange w:id="982" w:author="Tim Hallett" w:date="2015-01-28T09:33:00Z">
            <w:rPr/>
          </w:rPrChange>
        </w:rPr>
        <w:t xml:space="preserve"> Additionally, as ART programmes consider </w:t>
      </w:r>
      <w:r w:rsidR="00C261F3" w:rsidRPr="005E53E2">
        <w:rPr>
          <w:strike/>
          <w:rPrChange w:id="983" w:author="Tim Hallett" w:date="2015-01-28T09:33:00Z">
            <w:rPr/>
          </w:rPrChange>
        </w:rPr>
        <w:t xml:space="preserve">intervening </w:t>
      </w:r>
      <w:r w:rsidR="004D2013" w:rsidRPr="005E53E2">
        <w:rPr>
          <w:strike/>
          <w:rPrChange w:id="984" w:author="Tim Hallett" w:date="2015-01-28T09:33:00Z">
            <w:rPr/>
          </w:rPrChange>
        </w:rPr>
        <w:t>to improve care, many current</w:t>
      </w:r>
      <w:r w:rsidR="00FF056D" w:rsidRPr="005E53E2">
        <w:rPr>
          <w:strike/>
          <w:rPrChange w:id="985" w:author="Tim Hallett" w:date="2015-01-28T09:33:00Z">
            <w:rPr/>
          </w:rPrChange>
        </w:rPr>
        <w:t>ly available</w:t>
      </w:r>
      <w:r w:rsidR="004D2013" w:rsidRPr="005E53E2">
        <w:rPr>
          <w:strike/>
          <w:rPrChange w:id="986" w:author="Tim Hallett" w:date="2015-01-28T09:33:00Z">
            <w:rPr/>
          </w:rPrChange>
        </w:rPr>
        <w:t xml:space="preserve"> interventions only ta</w:t>
      </w:r>
      <w:r w:rsidR="00FB28BC" w:rsidRPr="005E53E2">
        <w:rPr>
          <w:strike/>
          <w:rPrChange w:id="987" w:author="Tim Hallett" w:date="2015-01-28T09:33:00Z">
            <w:rPr/>
          </w:rPrChange>
        </w:rPr>
        <w:t>r</w:t>
      </w:r>
      <w:r w:rsidR="004D2013" w:rsidRPr="005E53E2">
        <w:rPr>
          <w:strike/>
          <w:rPrChange w:id="988" w:author="Tim Hallett" w:date="2015-01-28T09:33:00Z">
            <w:rPr/>
          </w:rPrChange>
        </w:rPr>
        <w:t>get one aspect of care</w:t>
      </w:r>
      <w:r w:rsidR="004D2013" w:rsidRPr="005E53E2">
        <w:rPr>
          <w:strike/>
          <w:rPrChange w:id="989" w:author="Tim Hallett" w:date="2015-01-28T09:33:00Z">
            <w:rPr/>
          </w:rPrChange>
        </w:rPr>
        <w:fldChar w:fldCharType="begin"/>
      </w:r>
      <w:r w:rsidR="0011631F">
        <w:rPr>
          <w:strike/>
        </w:rPr>
        <w:instrText xml:space="preserve"> ADDIN PAPERS2_CITATIONS &lt;citation&gt;&lt;uuid&gt;0E25F321-964B-4D97-A007-34B5799AAEDF&lt;/uuid&gt;&lt;priority&gt;30&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990" w:author="Tim Hallett" w:date="2015-01-28T09:33:00Z">
            <w:rPr/>
          </w:rPrChange>
        </w:rPr>
        <w:fldChar w:fldCharType="separate"/>
      </w:r>
      <w:r w:rsidR="004D2013" w:rsidRPr="005E53E2">
        <w:rPr>
          <w:strike/>
          <w:lang w:val="en-US"/>
          <w:rPrChange w:id="991" w:author="Tim Hallett" w:date="2015-01-28T09:33:00Z">
            <w:rPr>
              <w:lang w:val="en-US"/>
            </w:rPr>
          </w:rPrChange>
        </w:rPr>
        <w:t>{Kilmarx:2013iy, Barnighausen:2011cb</w:t>
      </w:r>
      <w:r w:rsidR="004D2013" w:rsidRPr="005E53E2">
        <w:rPr>
          <w:strike/>
          <w:rPrChange w:id="992" w:author="Tim Hallett" w:date="2015-01-28T09:33:00Z">
            <w:rPr/>
          </w:rPrChange>
        </w:rPr>
        <w:fldChar w:fldCharType="end"/>
      </w:r>
      <w:r w:rsidR="004D2013" w:rsidRPr="005E53E2">
        <w:rPr>
          <w:strike/>
          <w:rPrChange w:id="993" w:author="Tim Hallett" w:date="2015-01-28T09:33:00Z">
            <w:rPr/>
          </w:rPrChange>
        </w:rPr>
        <w:t>,</w:t>
      </w:r>
      <w:r w:rsidR="004D2013" w:rsidRPr="005E53E2">
        <w:rPr>
          <w:strike/>
          <w:rPrChange w:id="994" w:author="Tim Hallett" w:date="2015-01-28T09:33:00Z">
            <w:rPr/>
          </w:rPrChange>
        </w:rPr>
        <w:fldChar w:fldCharType="begin"/>
      </w:r>
      <w:r w:rsidR="0011631F">
        <w:rPr>
          <w:strike/>
        </w:rPr>
        <w:instrText xml:space="preserve"> ADDIN PAPERS2_CITATIONS &lt;citation&gt;&lt;uuid&gt;A350155A-8A80-46EB-9F66-BD9200EEAF17&lt;/uuid&gt;&lt;priority&gt;31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995" w:author="Tim Hallett" w:date="2015-01-28T09:33:00Z">
            <w:rPr/>
          </w:rPrChange>
        </w:rPr>
        <w:fldChar w:fldCharType="separate"/>
      </w:r>
      <w:r w:rsidR="004D2013" w:rsidRPr="005E53E2">
        <w:rPr>
          <w:strike/>
          <w:lang w:val="en-US"/>
          <w:rPrChange w:id="996" w:author="Tim Hallett" w:date="2015-01-28T09:33:00Z">
            <w:rPr>
              <w:lang w:val="en-US"/>
            </w:rPr>
          </w:rPrChange>
        </w:rPr>
        <w:t>Govindasamy:2014fa}</w:t>
      </w:r>
      <w:r w:rsidR="004D2013" w:rsidRPr="005E53E2">
        <w:rPr>
          <w:strike/>
          <w:rPrChange w:id="997" w:author="Tim Hallett" w:date="2015-01-28T09:33:00Z">
            <w:rPr/>
          </w:rPrChange>
        </w:rPr>
        <w:fldChar w:fldCharType="end"/>
      </w:r>
      <w:r w:rsidR="004D2013" w:rsidRPr="005E53E2">
        <w:rPr>
          <w:strike/>
          <w:rPrChange w:id="998" w:author="Tim Hallett" w:date="2015-01-28T09:33:00Z">
            <w:rPr/>
          </w:rPrChange>
        </w:rPr>
        <w:t xml:space="preserve">. </w:t>
      </w:r>
      <w:r w:rsidR="00B8471C" w:rsidRPr="005E53E2">
        <w:rPr>
          <w:strike/>
          <w:rPrChange w:id="999" w:author="Tim Hallett" w:date="2015-01-28T09:33:00Z">
            <w:rPr/>
          </w:rPrChange>
        </w:rPr>
        <w:t xml:space="preserve">Our results </w:t>
      </w:r>
      <w:r w:rsidR="00D81B25" w:rsidRPr="005E53E2">
        <w:rPr>
          <w:strike/>
          <w:rPrChange w:id="1000" w:author="Tim Hallett" w:date="2015-01-28T09:33:00Z">
            <w:rPr/>
          </w:rPrChange>
        </w:rPr>
        <w:t xml:space="preserve">deduce that a single intervention strategy provides </w:t>
      </w:r>
      <w:r w:rsidR="002A668D" w:rsidRPr="005E53E2">
        <w:rPr>
          <w:strike/>
          <w:rPrChange w:id="1001" w:author="Tim Hallett" w:date="2015-01-28T09:33:00Z">
            <w:rPr/>
          </w:rPrChange>
        </w:rPr>
        <w:t xml:space="preserve">limited </w:t>
      </w:r>
      <w:r w:rsidR="00341D62" w:rsidRPr="005E53E2">
        <w:rPr>
          <w:strike/>
          <w:rPrChange w:id="1002" w:author="Tim Hallett" w:date="2015-01-28T09:33:00Z">
            <w:rPr/>
          </w:rPrChange>
        </w:rPr>
        <w:t xml:space="preserve">benefit, as </w:t>
      </w:r>
      <w:r w:rsidR="004D2013" w:rsidRPr="005E53E2">
        <w:rPr>
          <w:strike/>
          <w:rPrChange w:id="1003" w:author="Tim Hallett" w:date="2015-01-28T09:33:00Z">
            <w:rPr/>
          </w:rPrChange>
        </w:rPr>
        <w:t xml:space="preserve">any </w:t>
      </w:r>
      <w:r w:rsidR="00341D62" w:rsidRPr="005E53E2">
        <w:rPr>
          <w:strike/>
          <w:rPrChange w:id="1004" w:author="Tim Hallett" w:date="2015-01-28T09:33:00Z">
            <w:rPr/>
          </w:rPrChange>
        </w:rPr>
        <w:t xml:space="preserve">individual </w:t>
      </w:r>
      <w:r w:rsidR="004D2013" w:rsidRPr="005E53E2">
        <w:rPr>
          <w:strike/>
          <w:rPrChange w:id="1005" w:author="Tim Hallett" w:date="2015-01-28T09:33:00Z">
            <w:rPr/>
          </w:rPrChange>
        </w:rPr>
        <w:t>intervention</w:t>
      </w:r>
      <w:r w:rsidR="00D37554" w:rsidRPr="005E53E2">
        <w:rPr>
          <w:strike/>
          <w:rPrChange w:id="1006" w:author="Tim Hallett" w:date="2015-01-28T09:33:00Z">
            <w:rPr/>
          </w:rPrChange>
        </w:rPr>
        <w:t>s enacted</w:t>
      </w:r>
      <w:r w:rsidR="004D2013" w:rsidRPr="005E53E2">
        <w:rPr>
          <w:strike/>
          <w:rPrChange w:id="1007" w:author="Tim Hallett" w:date="2015-01-28T09:33:00Z">
            <w:rPr/>
          </w:rPrChange>
        </w:rPr>
        <w:t xml:space="preserve"> will be attenuated by downstream deficiencies in care, and also limited by any upstream constraints.</w:t>
      </w:r>
      <w:r w:rsidR="00E8776E" w:rsidRPr="005E53E2">
        <w:rPr>
          <w:strike/>
          <w:rPrChange w:id="1008" w:author="Tim Hallett" w:date="2015-01-28T09:33:00Z">
            <w:rPr/>
          </w:rPrChange>
        </w:rPr>
        <w:t xml:space="preserve"> </w:t>
      </w:r>
      <w:r w:rsidR="004D2013" w:rsidRPr="005E53E2">
        <w:rPr>
          <w:strike/>
          <w:rPrChange w:id="1009" w:author="Tim Hallett" w:date="2015-01-28T09:33:00Z">
            <w:rPr/>
          </w:rPrChange>
        </w:rPr>
        <w:t>For instance, interventions targeting linkage to care will be constrained by the number of i</w:t>
      </w:r>
      <w:r w:rsidR="0059161B" w:rsidRPr="005E53E2">
        <w:rPr>
          <w:strike/>
          <w:rPrChange w:id="1010" w:author="Tim Hallett" w:date="2015-01-28T09:33:00Z">
            <w:rPr/>
          </w:rPrChange>
        </w:rPr>
        <w:t xml:space="preserve">ndividuals who attempt to link and </w:t>
      </w:r>
      <w:r w:rsidR="00587E47" w:rsidRPr="005E53E2">
        <w:rPr>
          <w:strike/>
          <w:rPrChange w:id="1011" w:author="Tim Hallett" w:date="2015-01-28T09:33:00Z">
            <w:rPr/>
          </w:rPrChange>
        </w:rPr>
        <w:t xml:space="preserve">further </w:t>
      </w:r>
      <w:r w:rsidR="0059161B" w:rsidRPr="005E53E2">
        <w:rPr>
          <w:strike/>
          <w:rPrChange w:id="1012" w:author="Tim Hallett" w:date="2015-01-28T09:33:00Z">
            <w:rPr/>
          </w:rPrChange>
        </w:rPr>
        <w:t>capped by downstream losses from pre-ART and ART care.</w:t>
      </w:r>
      <w:r w:rsidR="00216099" w:rsidRPr="005E53E2">
        <w:rPr>
          <w:strike/>
          <w:rPrChange w:id="1013" w:author="Tim Hallett" w:date="2015-01-28T09:33:00Z">
            <w:rPr/>
          </w:rPrChange>
        </w:rPr>
        <w:t xml:space="preserve"> Thus</w:t>
      </w:r>
      <w:r w:rsidR="00341D62" w:rsidRPr="005E53E2">
        <w:rPr>
          <w:strike/>
          <w:rPrChange w:id="1014" w:author="Tim Hallett" w:date="2015-01-28T09:33:00Z">
            <w:rPr/>
          </w:rPrChange>
        </w:rPr>
        <w:t xml:space="preserve"> as our results corroborate</w:t>
      </w:r>
      <w:r w:rsidR="00216099" w:rsidRPr="005E53E2">
        <w:rPr>
          <w:strike/>
          <w:rPrChange w:id="1015" w:author="Tim Hallett" w:date="2015-01-28T09:33:00Z">
            <w:rPr/>
          </w:rPrChange>
        </w:rPr>
        <w:t xml:space="preserve">, care must be strengthened </w:t>
      </w:r>
      <w:r w:rsidR="00872D3A" w:rsidRPr="005E53E2">
        <w:rPr>
          <w:strike/>
          <w:rPrChange w:id="1016" w:author="Tim Hallett" w:date="2015-01-28T09:33:00Z">
            <w:rPr/>
          </w:rPrChange>
        </w:rPr>
        <w:t xml:space="preserve">by intervening </w:t>
      </w:r>
      <w:r w:rsidR="00341D62" w:rsidRPr="005E53E2">
        <w:rPr>
          <w:strike/>
          <w:rPrChange w:id="1017" w:author="Tim Hallett" w:date="2015-01-28T09:33:00Z">
            <w:rPr/>
          </w:rPrChange>
        </w:rPr>
        <w:t xml:space="preserve">at multiple </w:t>
      </w:r>
      <w:r w:rsidR="00226A37" w:rsidRPr="005E53E2">
        <w:rPr>
          <w:strike/>
          <w:rPrChange w:id="1018" w:author="Tim Hallett" w:date="2015-01-28T09:33:00Z">
            <w:rPr/>
          </w:rPrChange>
        </w:rPr>
        <w:t xml:space="preserve">points with </w:t>
      </w:r>
      <w:r w:rsidR="00341D62" w:rsidRPr="005E53E2">
        <w:rPr>
          <w:strike/>
          <w:rPrChange w:id="1019" w:author="Tim Hallett" w:date="2015-01-28T09:33:00Z">
            <w:rPr/>
          </w:rPrChange>
        </w:rPr>
        <w:t xml:space="preserve">a combination of interventions </w:t>
      </w:r>
      <w:r w:rsidR="00216099" w:rsidRPr="005E53E2">
        <w:rPr>
          <w:strike/>
          <w:rPrChange w:id="1020" w:author="Tim Hallett" w:date="2015-01-28T09:33:00Z">
            <w:rPr/>
          </w:rPrChange>
        </w:rPr>
        <w:t>to fully realise the benefits afforded by ART</w:t>
      </w:r>
      <w:r w:rsidR="00070268" w:rsidRPr="005E53E2">
        <w:rPr>
          <w:strike/>
          <w:rPrChange w:id="1021" w:author="Tim Hallett" w:date="2015-01-28T09:33:00Z">
            <w:rPr/>
          </w:rPrChange>
        </w:rPr>
        <w:t>.</w:t>
      </w:r>
      <w:r w:rsidR="00733C70" w:rsidRPr="005E53E2">
        <w:rPr>
          <w:strike/>
          <w:rPrChange w:id="1022" w:author="Tim Hallett" w:date="2015-01-28T09:33:00Z">
            <w:rPr/>
          </w:rPrChange>
        </w:rPr>
        <w:t xml:space="preserve"> </w:t>
      </w:r>
      <w:r w:rsidR="00226A37" w:rsidRPr="005E53E2">
        <w:rPr>
          <w:strike/>
          <w:rPrChange w:id="1023" w:author="Tim Hallett" w:date="2015-01-28T09:33:00Z">
            <w:rPr/>
          </w:rPrChange>
        </w:rPr>
        <w:t>Although</w:t>
      </w:r>
      <w:r w:rsidR="00733C70" w:rsidRPr="005E53E2">
        <w:rPr>
          <w:strike/>
          <w:rPrChange w:id="1024" w:author="Tim Hallett" w:date="2015-01-28T09:33:00Z">
            <w:rPr/>
          </w:rPrChange>
        </w:rPr>
        <w:t xml:space="preserve"> interventions utilising an immediate ART strategy</w:t>
      </w:r>
      <w:r w:rsidR="00226A37" w:rsidRPr="005E53E2">
        <w:rPr>
          <w:strike/>
          <w:rPrChange w:id="1025" w:author="Tim Hallett" w:date="2015-01-28T09:33:00Z">
            <w:rPr/>
          </w:rPrChange>
        </w:rPr>
        <w:t xml:space="preserve"> provide </w:t>
      </w:r>
      <w:r w:rsidR="00B13C0C" w:rsidRPr="005E53E2">
        <w:rPr>
          <w:strike/>
          <w:rPrChange w:id="1026" w:author="Tim Hallett" w:date="2015-01-28T09:33:00Z">
            <w:rPr/>
          </w:rPrChange>
        </w:rPr>
        <w:t xml:space="preserve">the largest improvement </w:t>
      </w:r>
      <w:r w:rsidR="004C000F" w:rsidRPr="005E53E2">
        <w:rPr>
          <w:strike/>
          <w:rPrChange w:id="1027" w:author="Tim Hallett" w:date="2015-01-28T09:33:00Z">
            <w:rPr/>
          </w:rPrChange>
        </w:rPr>
        <w:t>in</w:t>
      </w:r>
      <w:r w:rsidR="00B13C0C" w:rsidRPr="005E53E2">
        <w:rPr>
          <w:strike/>
          <w:rPrChange w:id="1028" w:author="Tim Hallett" w:date="2015-01-28T09:33:00Z">
            <w:rPr/>
          </w:rPrChange>
        </w:rPr>
        <w:t xml:space="preserve"> patient outcomes, </w:t>
      </w:r>
      <w:r w:rsidR="00DE2511" w:rsidRPr="005E53E2">
        <w:rPr>
          <w:strike/>
          <w:rPrChange w:id="1029" w:author="Tim Hallett" w:date="2015-01-28T09:33:00Z">
            <w:rPr/>
          </w:rPrChange>
        </w:rPr>
        <w:t>these gains</w:t>
      </w:r>
      <w:r w:rsidR="00CD1852" w:rsidRPr="005E53E2">
        <w:rPr>
          <w:strike/>
          <w:rPrChange w:id="1030" w:author="Tim Hallett" w:date="2015-01-28T09:33:00Z">
            <w:rPr/>
          </w:rPrChange>
        </w:rPr>
        <w:t xml:space="preserve"> are brought</w:t>
      </w:r>
      <w:r w:rsidR="00816B98" w:rsidRPr="005E53E2">
        <w:rPr>
          <w:strike/>
          <w:rPrChange w:id="1031" w:author="Tim Hallett" w:date="2015-01-28T09:33:00Z">
            <w:rPr/>
          </w:rPrChange>
        </w:rPr>
        <w:t xml:space="preserve"> about</w:t>
      </w:r>
      <w:r w:rsidR="00CD1852" w:rsidRPr="005E53E2">
        <w:rPr>
          <w:strike/>
          <w:rPrChange w:id="1032" w:author="Tim Hallett" w:date="2015-01-28T09:33:00Z">
            <w:rPr/>
          </w:rPrChange>
        </w:rPr>
        <w:t xml:space="preserve"> through circumnavigating</w:t>
      </w:r>
      <w:r w:rsidR="00733C70" w:rsidRPr="005E53E2">
        <w:rPr>
          <w:strike/>
          <w:rPrChange w:id="1033" w:author="Tim Hallett" w:date="2015-01-28T09:33:00Z">
            <w:rPr/>
          </w:rPrChange>
        </w:rPr>
        <w:t xml:space="preserve"> the operational challenges of pre-ART care by removing it, potentially </w:t>
      </w:r>
      <w:r w:rsidR="00B13C0C" w:rsidRPr="005E53E2">
        <w:rPr>
          <w:strike/>
          <w:rPrChange w:id="1034" w:author="Tim Hallett" w:date="2015-01-28T09:33:00Z">
            <w:rPr/>
          </w:rPrChange>
        </w:rPr>
        <w:t>depriving</w:t>
      </w:r>
      <w:r w:rsidR="001F69B3" w:rsidRPr="005E53E2">
        <w:rPr>
          <w:strike/>
          <w:rPrChange w:id="1035" w:author="Tim Hallett" w:date="2015-01-28T09:33:00Z">
            <w:rPr/>
          </w:rPrChange>
        </w:rPr>
        <w:t xml:space="preserve"> </w:t>
      </w:r>
      <w:r w:rsidR="00733C70" w:rsidRPr="005E53E2">
        <w:rPr>
          <w:strike/>
          <w:rPrChange w:id="1036" w:author="Tim Hallett" w:date="2015-01-28T09:33:00Z">
            <w:rPr/>
          </w:rPrChange>
        </w:rPr>
        <w:t>patients of its ancillary benefits</w:t>
      </w:r>
      <w:r w:rsidR="00733C70" w:rsidRPr="005E53E2">
        <w:rPr>
          <w:strike/>
          <w:rPrChange w:id="1037" w:author="Tim Hallett" w:date="2015-01-28T09:33:00Z">
            <w:rPr/>
          </w:rPrChange>
        </w:rPr>
        <w:fldChar w:fldCharType="begin"/>
      </w:r>
      <w:r w:rsidR="00733C70" w:rsidRPr="005E53E2">
        <w:rPr>
          <w:strike/>
          <w:rPrChange w:id="1038"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1039" w:author="Tim Hallett" w:date="2015-01-28T09:33:00Z">
            <w:rPr/>
          </w:rPrChange>
        </w:rPr>
        <w:fldChar w:fldCharType="separate"/>
      </w:r>
      <w:r w:rsidR="00733C70" w:rsidRPr="005E53E2">
        <w:rPr>
          <w:strike/>
          <w:lang w:val="en-US"/>
          <w:rPrChange w:id="1040" w:author="Tim Hallett" w:date="2015-01-28T09:33:00Z">
            <w:rPr>
              <w:lang w:val="en-US"/>
            </w:rPr>
          </w:rPrChange>
        </w:rPr>
        <w:t>{Burtle:2012kw,</w:t>
      </w:r>
      <w:r w:rsidR="00733C70" w:rsidRPr="005E53E2">
        <w:rPr>
          <w:strike/>
          <w:rPrChange w:id="1041" w:author="Tim Hallett" w:date="2015-01-28T09:33:00Z">
            <w:rPr/>
          </w:rPrChange>
        </w:rPr>
        <w:fldChar w:fldCharType="end"/>
      </w:r>
      <w:r w:rsidR="00733C70" w:rsidRPr="005E53E2">
        <w:rPr>
          <w:strike/>
          <w:rPrChange w:id="1042" w:author="Tim Hallett" w:date="2015-01-28T09:33:00Z">
            <w:rPr/>
          </w:rPrChange>
        </w:rPr>
        <w:fldChar w:fldCharType="begin"/>
      </w:r>
      <w:r w:rsidR="00733C70" w:rsidRPr="005E53E2">
        <w:rPr>
          <w:strike/>
          <w:rPrChange w:id="1043"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1044" w:author="Tim Hallett" w:date="2015-01-28T09:33:00Z">
            <w:rPr/>
          </w:rPrChange>
        </w:rPr>
        <w:fldChar w:fldCharType="separate"/>
      </w:r>
      <w:r w:rsidR="00733C70" w:rsidRPr="005E53E2">
        <w:rPr>
          <w:strike/>
          <w:lang w:val="en-US"/>
          <w:rPrChange w:id="1045" w:author="Tim Hallett" w:date="2015-01-28T09:33:00Z">
            <w:rPr>
              <w:lang w:val="en-US"/>
            </w:rPr>
          </w:rPrChange>
        </w:rPr>
        <w:t>Govindasamy:2014fa}</w:t>
      </w:r>
      <w:r w:rsidR="00733C70" w:rsidRPr="005E53E2">
        <w:rPr>
          <w:strike/>
          <w:rPrChange w:id="1046" w:author="Tim Hallett" w:date="2015-01-28T09:33:00Z">
            <w:rPr/>
          </w:rPrChange>
        </w:rPr>
        <w:fldChar w:fldCharType="end"/>
      </w:r>
      <w:r w:rsidR="005343A7" w:rsidRPr="005E53E2">
        <w:rPr>
          <w:strike/>
          <w:rPrChange w:id="1047" w:author="Tim Hallett" w:date="2015-01-28T09:33:00Z">
            <w:rPr/>
          </w:rPrChange>
        </w:rPr>
        <w:t>.</w:t>
      </w:r>
    </w:p>
    <w:p w14:paraId="68F344C8" w14:textId="77777777" w:rsidR="00615625" w:rsidRDefault="00615625" w:rsidP="00615625">
      <w:pPr>
        <w:pStyle w:val="normal0"/>
        <w:ind w:firstLine="720"/>
      </w:pPr>
    </w:p>
    <w:p w14:paraId="57A2A4D7" w14:textId="4A0D4421" w:rsidR="005F2329" w:rsidRPr="00270CC0" w:rsidRDefault="005151F0" w:rsidP="005F2329">
      <w:pPr>
        <w:pStyle w:val="normal0"/>
        <w:ind w:firstLine="359"/>
        <w:rPr>
          <w:strike/>
          <w:rPrChange w:id="1048" w:author="Tim Hallett" w:date="2015-01-29T09:35:00Z">
            <w:rPr/>
          </w:rPrChange>
        </w:rPr>
      </w:pPr>
      <w:r w:rsidRPr="00270CC0">
        <w:rPr>
          <w:strike/>
          <w:rPrChange w:id="1049" w:author="Tim Hallett" w:date="2015-01-29T09:35:00Z">
            <w:rPr/>
          </w:rPrChange>
        </w:rPr>
        <w:t xml:space="preserve">This model was predominantly calibrated using a longitudinal dataset provided by AMPATH of western Kenya. However, only the </w:t>
      </w:r>
      <w:r w:rsidR="0011508B" w:rsidRPr="00270CC0">
        <w:rPr>
          <w:strike/>
          <w:rPrChange w:id="1050" w:author="Tim Hallett" w:date="2015-01-29T09:35:00Z">
            <w:rPr/>
          </w:rPrChange>
        </w:rPr>
        <w:t>clinic</w:t>
      </w:r>
      <w:r w:rsidR="00DB1747" w:rsidRPr="00270CC0">
        <w:rPr>
          <w:strike/>
          <w:rPrChange w:id="1051" w:author="Tim Hallett" w:date="2015-01-29T09:35:00Z">
            <w:rPr/>
          </w:rPrChange>
        </w:rPr>
        <w:t>al</w:t>
      </w:r>
      <w:r w:rsidR="0011508B" w:rsidRPr="00270CC0">
        <w:rPr>
          <w:strike/>
          <w:rPrChange w:id="1052" w:author="Tim Hallett" w:date="2015-01-29T09:35:00Z">
            <w:rPr/>
          </w:rPrChange>
        </w:rPr>
        <w:t xml:space="preserve"> </w:t>
      </w:r>
      <w:r w:rsidRPr="00270CC0">
        <w:rPr>
          <w:strike/>
          <w:rPrChange w:id="1053" w:author="Tim Hallett" w:date="2015-01-29T09:35:00Z">
            <w:rPr/>
          </w:rPrChange>
        </w:rPr>
        <w:t>elements of HIV care wer</w:t>
      </w:r>
      <w:r w:rsidR="002A743D" w:rsidRPr="00270CC0">
        <w:rPr>
          <w:strike/>
          <w:rPrChange w:id="1054" w:author="Tim Hallett" w:date="2015-01-29T09:35:00Z">
            <w:rPr/>
          </w:rPrChange>
        </w:rPr>
        <w:t>e calibrated to AMPATH data. N</w:t>
      </w:r>
      <w:r w:rsidRPr="00270CC0">
        <w:rPr>
          <w:strike/>
          <w:rPrChange w:id="1055" w:author="Tim Hallett" w:date="2015-01-29T09:35:00Z">
            <w:rPr/>
          </w:rPrChange>
        </w:rPr>
        <w:t>ational estimates o</w:t>
      </w:r>
      <w:r w:rsidR="002A743D" w:rsidRPr="00270CC0">
        <w:rPr>
          <w:strike/>
          <w:rPrChange w:id="1056"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1057" w:author="Tim Hallett" w:date="2015-01-29T09:35:00Z">
            <w:rPr/>
          </w:rPrChange>
        </w:rPr>
        <w:fldChar w:fldCharType="begin"/>
      </w:r>
      <w:r w:rsidR="0011631F">
        <w:rPr>
          <w:strike/>
        </w:rPr>
        <w:instrText xml:space="preserve"> ADDIN PAPERS2_CITATIONS &lt;citation&gt;&lt;uuid&gt;DB2281FA-2840-4287-A39E-C46B746A2514&lt;/uuid&gt;&lt;priority&gt;33&lt;/priority&gt;&lt;publications&gt;&lt;publication&gt;&lt;accepted_date&gt;99201400001200000000200000&lt;/accepted_date&gt;&lt;title&gt;Spectrum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1058" w:author="Tim Hallett" w:date="2015-01-29T09:35:00Z">
            <w:rPr/>
          </w:rPrChange>
        </w:rPr>
        <w:fldChar w:fldCharType="separate"/>
      </w:r>
      <w:r w:rsidR="002A743D" w:rsidRPr="00270CC0">
        <w:rPr>
          <w:strike/>
          <w:lang w:val="en-US"/>
          <w:rPrChange w:id="1059" w:author="Tim Hallett" w:date="2015-01-29T09:35:00Z">
            <w:rPr>
              <w:lang w:val="en-US"/>
            </w:rPr>
          </w:rPrChange>
        </w:rPr>
        <w:t>{Spectrum:tl, KAIS:2014ux, NASCOP:2012tp}</w:t>
      </w:r>
      <w:r w:rsidR="002A743D" w:rsidRPr="00270CC0">
        <w:rPr>
          <w:strike/>
          <w:rPrChange w:id="1060" w:author="Tim Hallett" w:date="2015-01-29T09:35:00Z">
            <w:rPr/>
          </w:rPrChange>
        </w:rPr>
        <w:fldChar w:fldCharType="end"/>
      </w:r>
      <w:r w:rsidR="002A743D" w:rsidRPr="00270CC0">
        <w:rPr>
          <w:strike/>
          <w:rPrChange w:id="1061" w:author="Tim Hallett" w:date="2015-01-29T09:35:00Z">
            <w:rPr/>
          </w:rPrChange>
        </w:rPr>
        <w:t>.</w:t>
      </w:r>
      <w:r w:rsidR="0035788B" w:rsidRPr="00270CC0">
        <w:rPr>
          <w:strike/>
          <w:rPrChange w:id="1062" w:author="Tim Hallett" w:date="2015-01-29T09:35:00Z">
            <w:rPr/>
          </w:rPrChange>
        </w:rPr>
        <w:t xml:space="preserve"> Additionally, our baseline scenario does not include a HBCT component unlike the current programme at AMPATH.</w:t>
      </w:r>
      <w:r w:rsidR="002A743D" w:rsidRPr="00270CC0">
        <w:rPr>
          <w:strike/>
          <w:rPrChange w:id="1063" w:author="Tim Hallett" w:date="2015-01-29T09:35:00Z">
            <w:rPr/>
          </w:rPrChange>
        </w:rPr>
        <w:t xml:space="preserve"> Consequently, </w:t>
      </w:r>
      <w:r w:rsidR="0035788B" w:rsidRPr="00270CC0">
        <w:rPr>
          <w:strike/>
          <w:rPrChange w:id="1064" w:author="Tim Hallett" w:date="2015-01-29T09:35:00Z">
            <w:rPr/>
          </w:rPrChange>
        </w:rPr>
        <w:t>this</w:t>
      </w:r>
      <w:r w:rsidR="002A743D" w:rsidRPr="00270CC0">
        <w:rPr>
          <w:strike/>
          <w:rPrChange w:id="1065" w:author="Tim Hallett" w:date="2015-01-29T09:35:00Z">
            <w:rPr/>
          </w:rPrChange>
        </w:rPr>
        <w:t xml:space="preserve"> model deviates from directly describing the state of care at AMPATH</w:t>
      </w:r>
      <w:r w:rsidR="0035788B" w:rsidRPr="00270CC0">
        <w:rPr>
          <w:strike/>
          <w:rPrChange w:id="1066" w:author="Tim Hallett" w:date="2015-01-29T09:35:00Z">
            <w:rPr/>
          </w:rPrChange>
        </w:rPr>
        <w:t xml:space="preserve"> to more broadly capturing the probable state of care in Kenya</w:t>
      </w:r>
      <w:r w:rsidR="002A743D" w:rsidRPr="00270CC0">
        <w:rPr>
          <w:strike/>
          <w:rPrChange w:id="1067" w:author="Tim Hallett" w:date="2015-01-29T09:35:00Z">
            <w:rPr/>
          </w:rPrChange>
        </w:rPr>
        <w:t>.</w:t>
      </w:r>
      <w:r w:rsidR="00230CBA" w:rsidRPr="00270CC0">
        <w:rPr>
          <w:strike/>
          <w:rPrChange w:id="1068" w:author="Tim Hallett" w:date="2015-01-29T09:35:00Z">
            <w:rPr/>
          </w:rPrChange>
        </w:rPr>
        <w:t xml:space="preserve"> </w:t>
      </w:r>
      <w:r w:rsidR="00C3101D" w:rsidRPr="00270CC0">
        <w:rPr>
          <w:strike/>
          <w:rPrChange w:id="1069" w:author="Tim Hallett" w:date="2015-01-29T09:35:00Z">
            <w:rPr/>
          </w:rPrChange>
        </w:rPr>
        <w:t>Thus, t</w:t>
      </w:r>
      <w:r w:rsidR="00221D4E" w:rsidRPr="00270CC0">
        <w:rPr>
          <w:strike/>
          <w:rPrChange w:id="1070" w:author="Tim Hallett" w:date="2015-01-29T09:35:00Z">
            <w:rPr/>
          </w:rPrChange>
        </w:rPr>
        <w:t xml:space="preserve">he generalisability of these results to other ART programmes and elsewhere in sub-Saharan Africa remains open to debate. </w:t>
      </w:r>
      <w:r w:rsidR="00C3101D" w:rsidRPr="00270CC0">
        <w:rPr>
          <w:strike/>
          <w:rPrChange w:id="1071" w:author="Tim Hallett" w:date="2015-01-29T09:35:00Z">
            <w:rPr/>
          </w:rPrChange>
        </w:rPr>
        <w:t>With</w:t>
      </w:r>
      <w:r w:rsidR="00B324E9" w:rsidRPr="00270CC0">
        <w:rPr>
          <w:strike/>
          <w:rPrChange w:id="1072" w:author="Tim Hallett" w:date="2015-01-29T09:35:00Z">
            <w:rPr/>
          </w:rPrChange>
        </w:rPr>
        <w:t xml:space="preserve"> limited data of this type currently available, insight </w:t>
      </w:r>
      <w:r w:rsidR="003202C5" w:rsidRPr="00270CC0">
        <w:rPr>
          <w:strike/>
          <w:rPrChange w:id="1073" w:author="Tim Hallett" w:date="2015-01-29T09:35:00Z">
            <w:rPr/>
          </w:rPrChange>
        </w:rPr>
        <w:t xml:space="preserve">into </w:t>
      </w:r>
      <w:r w:rsidR="00B324E9" w:rsidRPr="00270CC0">
        <w:rPr>
          <w:strike/>
          <w:rPrChange w:id="1074" w:author="Tim Hallett" w:date="2015-01-29T09:35:00Z">
            <w:rPr/>
          </w:rPrChange>
        </w:rPr>
        <w:t>the state of care in other sub</w:t>
      </w:r>
      <w:r w:rsidR="009D1961" w:rsidRPr="00270CC0">
        <w:rPr>
          <w:strike/>
          <w:rPrChange w:id="1075" w:author="Tim Hallett" w:date="2015-01-29T09:35:00Z">
            <w:rPr/>
          </w:rPrChange>
        </w:rPr>
        <w:t>-Saharan countries</w:t>
      </w:r>
      <w:r w:rsidR="003202C5" w:rsidRPr="00270CC0">
        <w:rPr>
          <w:strike/>
          <w:rPrChange w:id="1076" w:author="Tim Hallett" w:date="2015-01-29T09:35:00Z">
            <w:rPr/>
          </w:rPrChange>
        </w:rPr>
        <w:t xml:space="preserve"> is restricted</w:t>
      </w:r>
      <w:r w:rsidR="009D1961" w:rsidRPr="00270CC0">
        <w:rPr>
          <w:strike/>
          <w:rPrChange w:id="1077" w:author="Tim Hallett" w:date="2015-01-29T09:35:00Z">
            <w:rPr/>
          </w:rPrChange>
        </w:rPr>
        <w:t xml:space="preserve">. </w:t>
      </w:r>
      <w:r w:rsidR="00B324E9" w:rsidRPr="00270CC0">
        <w:rPr>
          <w:strike/>
          <w:rPrChange w:id="1078" w:author="Tim Hallett" w:date="2015-01-29T09:35:00Z">
            <w:rPr/>
          </w:rPrChange>
        </w:rPr>
        <w:t xml:space="preserve">A similar </w:t>
      </w:r>
      <w:r w:rsidR="00DD041D" w:rsidRPr="00270CC0">
        <w:rPr>
          <w:strike/>
          <w:rPrChange w:id="1079" w:author="Tim Hallett" w:date="2015-01-29T09:35:00Z">
            <w:rPr/>
          </w:rPrChange>
        </w:rPr>
        <w:t xml:space="preserve">modelling study </w:t>
      </w:r>
      <w:r w:rsidR="00B324E9" w:rsidRPr="00270CC0">
        <w:rPr>
          <w:strike/>
          <w:rPrChange w:id="1080" w:author="Tim Hallett" w:date="2015-01-29T09:35:00Z">
            <w:rPr/>
          </w:rPrChange>
        </w:rPr>
        <w:t xml:space="preserve">recently </w:t>
      </w:r>
      <w:r w:rsidR="00DD041D" w:rsidRPr="00270CC0">
        <w:rPr>
          <w:strike/>
          <w:rPrChange w:id="1081" w:author="Tim Hallett" w:date="2015-01-29T09:35:00Z">
            <w:rPr/>
          </w:rPrChange>
        </w:rPr>
        <w:t xml:space="preserve">found that improving the re-initiation of ART in a treatment programme </w:t>
      </w:r>
      <w:r w:rsidR="00FA7950" w:rsidRPr="00270CC0">
        <w:rPr>
          <w:strike/>
          <w:rPrChange w:id="1082" w:author="Tim Hallett" w:date="2015-01-29T09:35:00Z">
            <w:rPr/>
          </w:rPrChange>
        </w:rPr>
        <w:t xml:space="preserve">in South Africa </w:t>
      </w:r>
      <w:r w:rsidR="00DD041D" w:rsidRPr="00270CC0">
        <w:rPr>
          <w:strike/>
          <w:rPrChange w:id="1083" w:author="Tim Hallett" w:date="2015-01-29T09:35:00Z">
            <w:rPr/>
          </w:rPrChange>
        </w:rPr>
        <w:t>was a highly cost-effective intervention</w:t>
      </w:r>
      <w:r w:rsidR="00DD041D" w:rsidRPr="00270CC0">
        <w:rPr>
          <w:strike/>
          <w:rPrChange w:id="1084" w:author="Tim Hallett" w:date="2015-01-29T09:35:00Z">
            <w:rPr/>
          </w:rPrChange>
        </w:rPr>
        <w:fldChar w:fldCharType="begin"/>
      </w:r>
      <w:r w:rsidR="0011631F">
        <w:rPr>
          <w:strike/>
        </w:rPr>
        <w:instrText xml:space="preserve"> ADDIN PAPERS2_CITATIONS &lt;citation&gt;&lt;uuid&gt;B316F7BF-045F-4774-8C03-F34432F21D00&lt;/uuid&gt;&lt;priority&gt;34&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1085" w:author="Tim Hallett" w:date="2015-01-29T09:35:00Z">
            <w:rPr/>
          </w:rPrChange>
        </w:rPr>
        <w:fldChar w:fldCharType="separate"/>
      </w:r>
      <w:r w:rsidR="00DD041D" w:rsidRPr="00270CC0">
        <w:rPr>
          <w:strike/>
          <w:lang w:val="en-US"/>
          <w:rPrChange w:id="1086" w:author="Tim Hallett" w:date="2015-01-29T09:35:00Z">
            <w:rPr>
              <w:lang w:val="en-US"/>
            </w:rPr>
          </w:rPrChange>
        </w:rPr>
        <w:t>{Klein:2014ho}</w:t>
      </w:r>
      <w:r w:rsidR="00DD041D" w:rsidRPr="00270CC0">
        <w:rPr>
          <w:strike/>
          <w:rPrChange w:id="1087" w:author="Tim Hallett" w:date="2015-01-29T09:35:00Z">
            <w:rPr/>
          </w:rPrChange>
        </w:rPr>
        <w:fldChar w:fldCharType="end"/>
      </w:r>
      <w:r w:rsidR="00DD041D" w:rsidRPr="00270CC0">
        <w:rPr>
          <w:strike/>
          <w:rPrChange w:id="1088" w:author="Tim Hallett" w:date="2015-01-29T09:35:00Z">
            <w:rPr/>
          </w:rPrChange>
        </w:rPr>
        <w:t xml:space="preserve">. </w:t>
      </w:r>
      <w:r w:rsidR="00AF3BF7" w:rsidRPr="00270CC0">
        <w:rPr>
          <w:strike/>
          <w:rPrChange w:id="1089" w:author="Tim Hallett" w:date="2015-01-29T09:35:00Z">
            <w:rPr/>
          </w:rPrChange>
        </w:rPr>
        <w:t xml:space="preserve">This leads us to speculate that a larger proportion of individuals are initiating ART in </w:t>
      </w:r>
      <w:r w:rsidR="00510929" w:rsidRPr="00270CC0">
        <w:rPr>
          <w:strike/>
          <w:rPrChange w:id="1090" w:author="Tim Hallett" w:date="2015-01-29T09:35:00Z">
            <w:rPr/>
          </w:rPrChange>
        </w:rPr>
        <w:t xml:space="preserve">South Africa as our model results indicate that </w:t>
      </w:r>
      <w:r w:rsidR="000067A3" w:rsidRPr="00270CC0">
        <w:rPr>
          <w:strike/>
          <w:rPrChange w:id="1091" w:author="Tim Hallett" w:date="2015-01-29T09:35:00Z">
            <w:rPr/>
          </w:rPrChange>
        </w:rPr>
        <w:t xml:space="preserve">a similar intervention was not particularly impactful. </w:t>
      </w:r>
      <w:r w:rsidR="003846CE" w:rsidRPr="00270CC0">
        <w:rPr>
          <w:strike/>
          <w:rPrChange w:id="1092" w:author="Tim Hallett" w:date="2015-01-29T09:35:00Z">
            <w:rPr/>
          </w:rPrChange>
        </w:rPr>
        <w:t>However</w:t>
      </w:r>
      <w:r w:rsidR="000067A3" w:rsidRPr="00270CC0">
        <w:rPr>
          <w:strike/>
          <w:rPrChange w:id="1093" w:author="Tim Hallett" w:date="2015-01-29T09:35:00Z">
            <w:rPr/>
          </w:rPrChange>
        </w:rPr>
        <w:t xml:space="preserve">, this type of intervention becomes </w:t>
      </w:r>
      <w:r w:rsidR="007776EC" w:rsidRPr="00270CC0">
        <w:rPr>
          <w:strike/>
          <w:rPrChange w:id="1094" w:author="Tim Hallett" w:date="2015-01-29T09:35:00Z">
            <w:rPr/>
          </w:rPrChange>
        </w:rPr>
        <w:t xml:space="preserve">nearly 5-fold </w:t>
      </w:r>
      <w:r w:rsidR="000067A3" w:rsidRPr="00270CC0">
        <w:rPr>
          <w:strike/>
          <w:rPrChange w:id="1095" w:author="Tim Hallett" w:date="2015-01-29T09:35:00Z">
            <w:rPr/>
          </w:rPrChange>
        </w:rPr>
        <w:t xml:space="preserve">more powerful if upstream care </w:t>
      </w:r>
      <w:r w:rsidR="0063146D" w:rsidRPr="00270CC0">
        <w:rPr>
          <w:strike/>
          <w:rPrChange w:id="1096" w:author="Tim Hallett" w:date="2015-01-29T09:35:00Z">
            <w:rPr/>
          </w:rPrChange>
        </w:rPr>
        <w:t>is</w:t>
      </w:r>
      <w:r w:rsidR="007776EC" w:rsidRPr="00270CC0">
        <w:rPr>
          <w:strike/>
          <w:rPrChange w:id="1097" w:author="Tim Hallett" w:date="2015-01-29T09:35:00Z">
            <w:rPr/>
          </w:rPrChange>
        </w:rPr>
        <w:t xml:space="preserve"> </w:t>
      </w:r>
      <w:r w:rsidR="005C322F" w:rsidRPr="00270CC0">
        <w:rPr>
          <w:strike/>
          <w:rPrChange w:id="1098" w:author="Tim Hallett" w:date="2015-01-29T09:35:00Z">
            <w:rPr/>
          </w:rPrChange>
        </w:rPr>
        <w:t>flawless</w:t>
      </w:r>
      <w:r w:rsidR="000067A3" w:rsidRPr="00270CC0">
        <w:rPr>
          <w:strike/>
          <w:rPrChange w:id="1099" w:author="Tim Hallett" w:date="2015-01-29T09:35:00Z">
            <w:rPr/>
          </w:rPrChange>
        </w:rPr>
        <w:t>[</w:t>
      </w:r>
      <w:r w:rsidR="000067A3" w:rsidRPr="00270CC0">
        <w:rPr>
          <w:i/>
          <w:strike/>
          <w:rPrChange w:id="1100" w:author="Tim Hallett" w:date="2015-01-29T09:35:00Z">
            <w:rPr>
              <w:i/>
            </w:rPr>
          </w:rPrChange>
        </w:rPr>
        <w:t xml:space="preserve">results </w:t>
      </w:r>
      <w:r w:rsidR="00C41D38" w:rsidRPr="00270CC0">
        <w:rPr>
          <w:i/>
          <w:strike/>
          <w:rPrChange w:id="1101" w:author="Tim Hallett" w:date="2015-01-29T09:35:00Z">
            <w:rPr>
              <w:i/>
            </w:rPr>
          </w:rPrChange>
        </w:rPr>
        <w:t>not</w:t>
      </w:r>
      <w:r w:rsidR="000067A3" w:rsidRPr="00270CC0">
        <w:rPr>
          <w:i/>
          <w:strike/>
          <w:rPrChange w:id="1102" w:author="Tim Hallett" w:date="2015-01-29T09:35:00Z">
            <w:rPr>
              <w:i/>
            </w:rPr>
          </w:rPrChange>
        </w:rPr>
        <w:t xml:space="preserve"> shown (in Leaks.docx)</w:t>
      </w:r>
      <w:r w:rsidR="000067A3" w:rsidRPr="00270CC0">
        <w:rPr>
          <w:strike/>
          <w:rPrChange w:id="1103" w:author="Tim Hallett" w:date="2015-01-29T09:35:00Z">
            <w:rPr/>
          </w:rPrChange>
        </w:rPr>
        <w:t>].</w:t>
      </w:r>
      <w:r w:rsidR="002D7F02" w:rsidRPr="00270CC0">
        <w:rPr>
          <w:strike/>
          <w:rPrChange w:id="1104" w:author="Tim Hallett" w:date="2015-01-29T09:35:00Z">
            <w:rPr/>
          </w:rPrChange>
        </w:rPr>
        <w:t xml:space="preserve"> In another mathematical model investigating</w:t>
      </w:r>
      <w:r w:rsidR="00DD041D" w:rsidRPr="00270CC0">
        <w:rPr>
          <w:strike/>
          <w:rPrChange w:id="1105" w:author="Tim Hallett" w:date="2015-01-29T09:35:00Z">
            <w:rPr/>
          </w:rPrChange>
        </w:rPr>
        <w:t xml:space="preserve"> HIV testing strategies in South Africa, Bendavid </w:t>
      </w:r>
      <w:r w:rsidR="00DD041D" w:rsidRPr="00270CC0">
        <w:rPr>
          <w:i/>
          <w:strike/>
          <w:rPrChange w:id="1106" w:author="Tim Hallett" w:date="2015-01-29T09:35:00Z">
            <w:rPr>
              <w:i/>
            </w:rPr>
          </w:rPrChange>
        </w:rPr>
        <w:t>et al</w:t>
      </w:r>
      <w:r w:rsidR="002D7F02" w:rsidRPr="00270CC0">
        <w:rPr>
          <w:strike/>
          <w:rPrChange w:id="1107" w:author="Tim Hallett" w:date="2015-01-29T09:35:00Z">
            <w:rPr/>
          </w:rPrChange>
        </w:rPr>
        <w:t>. demonstrate</w:t>
      </w:r>
      <w:r w:rsidR="00DD041D" w:rsidRPr="00270CC0">
        <w:rPr>
          <w:strike/>
          <w:rPrChange w:id="1108"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1109" w:author="Tim Hallett" w:date="2015-01-29T09:35:00Z">
            <w:rPr/>
          </w:rPrChange>
        </w:rPr>
        <w:fldChar w:fldCharType="begin"/>
      </w:r>
      <w:r w:rsidR="0011631F">
        <w:rPr>
          <w:strike/>
        </w:rPr>
        <w:instrText xml:space="preserve"> ADDIN PAPERS2_CITATIONS &lt;citation&gt;&lt;uuid&gt;A9D23F4C-9AF1-4C13-B2B4-91E6FF921CD6&lt;/uuid&gt;&lt;priority&gt;35&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110" w:author="Tim Hallett" w:date="2015-01-29T09:35:00Z">
            <w:rPr/>
          </w:rPrChange>
        </w:rPr>
        <w:fldChar w:fldCharType="separate"/>
      </w:r>
      <w:r w:rsidR="00DD041D" w:rsidRPr="00270CC0">
        <w:rPr>
          <w:strike/>
          <w:lang w:val="en-US"/>
          <w:rPrChange w:id="1111" w:author="Tim Hallett" w:date="2015-01-29T09:35:00Z">
            <w:rPr>
              <w:lang w:val="en-US"/>
            </w:rPr>
          </w:rPrChange>
        </w:rPr>
        <w:t>{Bendavid:2010gu}</w:t>
      </w:r>
      <w:r w:rsidR="00DD041D" w:rsidRPr="00270CC0">
        <w:rPr>
          <w:strike/>
          <w:rPrChange w:id="1112" w:author="Tim Hallett" w:date="2015-01-29T09:35:00Z">
            <w:rPr/>
          </w:rPrChange>
        </w:rPr>
        <w:fldChar w:fldCharType="end"/>
      </w:r>
      <w:r w:rsidR="00DD041D" w:rsidRPr="00270CC0">
        <w:rPr>
          <w:strike/>
          <w:rPrChange w:id="1113" w:author="Tim Hallett" w:date="2015-01-29T09:35:00Z">
            <w:rPr/>
          </w:rPrChange>
        </w:rPr>
        <w:t xml:space="preserve">. Status quo linkage rates were 67% compared to 60% in </w:t>
      </w:r>
      <w:r w:rsidR="002D7F02" w:rsidRPr="00270CC0">
        <w:rPr>
          <w:strike/>
          <w:rPrChange w:id="1114" w:author="Tim Hallett" w:date="2015-01-29T09:35:00Z">
            <w:rPr/>
          </w:rPrChange>
        </w:rPr>
        <w:t>our</w:t>
      </w:r>
      <w:r w:rsidR="00DD041D" w:rsidRPr="00270CC0">
        <w:rPr>
          <w:strike/>
          <w:rPrChange w:id="1115" w:author="Tim Hallett" w:date="2015-01-29T09:35:00Z">
            <w:rPr/>
          </w:rPrChange>
        </w:rPr>
        <w:t xml:space="preserve"> results, further illustrating the importance of successfully linking patients to care</w:t>
      </w:r>
      <w:r w:rsidR="00DD041D" w:rsidRPr="00270CC0">
        <w:rPr>
          <w:strike/>
          <w:rPrChange w:id="1116" w:author="Tim Hallett" w:date="2015-01-29T09:35:00Z">
            <w:rPr/>
          </w:rPrChange>
        </w:rPr>
        <w:fldChar w:fldCharType="begin"/>
      </w:r>
      <w:r w:rsidR="0011631F">
        <w:rPr>
          <w:strike/>
        </w:rPr>
        <w:instrText xml:space="preserve"> ADDIN PAPERS2_CITATIONS &lt;citation&gt;&lt;uuid&gt;439E0B8F-008C-4FEF-ABF1-C24FB5C59CBF&lt;/uuid&gt;&lt;priority&gt;36&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117" w:author="Tim Hallett" w:date="2015-01-29T09:35:00Z">
            <w:rPr/>
          </w:rPrChange>
        </w:rPr>
        <w:fldChar w:fldCharType="separate"/>
      </w:r>
      <w:r w:rsidR="00DD041D" w:rsidRPr="00270CC0">
        <w:rPr>
          <w:strike/>
          <w:lang w:val="en-US"/>
          <w:rPrChange w:id="1118" w:author="Tim Hallett" w:date="2015-01-29T09:35:00Z">
            <w:rPr>
              <w:lang w:val="en-US"/>
            </w:rPr>
          </w:rPrChange>
        </w:rPr>
        <w:t>{Bendavid:2010gu}</w:t>
      </w:r>
      <w:r w:rsidR="00DD041D" w:rsidRPr="00270CC0">
        <w:rPr>
          <w:strike/>
          <w:rPrChange w:id="1119" w:author="Tim Hallett" w:date="2015-01-29T09:35:00Z">
            <w:rPr/>
          </w:rPrChange>
        </w:rPr>
        <w:fldChar w:fldCharType="end"/>
      </w:r>
      <w:r w:rsidR="00DD041D" w:rsidRPr="00270CC0">
        <w:rPr>
          <w:strike/>
          <w:rPrChange w:id="1120" w:author="Tim Hallett" w:date="2015-01-29T09:35:00Z">
            <w:rPr/>
          </w:rPrChange>
        </w:rPr>
        <w:t>.</w:t>
      </w:r>
    </w:p>
    <w:p w14:paraId="159AB36F" w14:textId="77777777" w:rsidR="00272A02" w:rsidRDefault="00272A02" w:rsidP="0086036A">
      <w:pPr>
        <w:pStyle w:val="normal0"/>
      </w:pPr>
    </w:p>
    <w:p w14:paraId="6AE26F4E" w14:textId="57643462" w:rsidR="006618DD" w:rsidRPr="005E53E2" w:rsidRDefault="00C224AE" w:rsidP="00615625">
      <w:pPr>
        <w:pStyle w:val="normal0"/>
        <w:ind w:firstLine="359"/>
        <w:rPr>
          <w:strike/>
          <w:rPrChange w:id="1121" w:author="Tim Hallett" w:date="2015-01-28T09:34:00Z">
            <w:rPr/>
          </w:rPrChange>
        </w:rPr>
      </w:pPr>
      <w:r w:rsidRPr="005E53E2">
        <w:rPr>
          <w:strike/>
          <w:rPrChange w:id="1122" w:author="Tim Hallett" w:date="2015-01-28T09:34:00Z">
            <w:rPr/>
          </w:rPrChange>
        </w:rPr>
        <w:t>While t</w:t>
      </w:r>
      <w:r w:rsidR="003867BA" w:rsidRPr="005E53E2">
        <w:rPr>
          <w:strike/>
          <w:rPrChange w:id="1123" w:author="Tim Hallett" w:date="2015-01-28T09:34:00Z">
            <w:rPr/>
          </w:rPrChange>
        </w:rPr>
        <w:t xml:space="preserve">his work discusses individual interventions </w:t>
      </w:r>
      <w:r w:rsidR="0042504D" w:rsidRPr="005E53E2">
        <w:rPr>
          <w:strike/>
          <w:rPrChange w:id="1124" w:author="Tim Hallett" w:date="2015-01-28T09:34:00Z">
            <w:rPr/>
          </w:rPrChange>
        </w:rPr>
        <w:t>targe</w:t>
      </w:r>
      <w:r w:rsidR="00E45EF5" w:rsidRPr="005E53E2">
        <w:rPr>
          <w:strike/>
          <w:rPrChange w:id="1125" w:author="Tim Hallett" w:date="2015-01-28T09:34:00Z">
            <w:rPr/>
          </w:rPrChange>
        </w:rPr>
        <w:t>ting specific aspects of care</w:t>
      </w:r>
      <w:r w:rsidR="003867BA" w:rsidRPr="005E53E2">
        <w:rPr>
          <w:strike/>
          <w:rPrChange w:id="1126" w:author="Tim Hallett" w:date="2015-01-28T09:34:00Z">
            <w:rPr/>
          </w:rPrChange>
        </w:rPr>
        <w:t xml:space="preserve">, there are often </w:t>
      </w:r>
      <w:r w:rsidR="00E45EF5" w:rsidRPr="005E53E2">
        <w:rPr>
          <w:strike/>
          <w:rPrChange w:id="1127" w:author="Tim Hallett" w:date="2015-01-28T09:34:00Z">
            <w:rPr/>
          </w:rPrChange>
        </w:rPr>
        <w:t xml:space="preserve">substantial </w:t>
      </w:r>
      <w:r w:rsidR="003867BA" w:rsidRPr="005E53E2">
        <w:rPr>
          <w:strike/>
          <w:rPrChange w:id="1128" w:author="Tim Hallett" w:date="2015-01-28T09:34:00Z">
            <w:rPr/>
          </w:rPrChange>
        </w:rPr>
        <w:t xml:space="preserve">differences </w:t>
      </w:r>
      <w:r w:rsidR="008531DE" w:rsidRPr="005E53E2">
        <w:rPr>
          <w:strike/>
          <w:rPrChange w:id="1129" w:author="Tim Hallett" w:date="2015-01-28T09:34:00Z">
            <w:rPr/>
          </w:rPrChange>
        </w:rPr>
        <w:t>between two interventions of the same, or similar, name</w:t>
      </w:r>
      <w:r w:rsidR="008D77D6" w:rsidRPr="005E53E2">
        <w:rPr>
          <w:strike/>
          <w:rPrChange w:id="1130" w:author="Tim Hallett" w:date="2015-01-28T09:34:00Z">
            <w:rPr/>
          </w:rPrChange>
        </w:rPr>
        <w:fldChar w:fldCharType="begin"/>
      </w:r>
      <w:r w:rsidR="0011631F">
        <w:rPr>
          <w:strike/>
        </w:rPr>
        <w:instrText xml:space="preserve"> ADDIN PAPERS2_CITATIONS &lt;citation&gt;&lt;uuid&gt;F8419761-FD7C-4171-9066-29C598F82937&lt;/uuid&gt;&lt;priority&gt;37&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1131" w:author="Tim Hallett" w:date="2015-01-28T09:34:00Z">
            <w:rPr/>
          </w:rPrChange>
        </w:rPr>
        <w:fldChar w:fldCharType="separate"/>
      </w:r>
      <w:r w:rsidR="008D77D6" w:rsidRPr="005E53E2">
        <w:rPr>
          <w:strike/>
          <w:lang w:val="en-US"/>
          <w:rPrChange w:id="1132" w:author="Tim Hallett" w:date="2015-01-28T09:34:00Z">
            <w:rPr>
              <w:lang w:val="en-US"/>
            </w:rPr>
          </w:rPrChange>
        </w:rPr>
        <w:t>{Barnighausen:2011cb}</w:t>
      </w:r>
      <w:r w:rsidR="008D77D6" w:rsidRPr="005E53E2">
        <w:rPr>
          <w:strike/>
          <w:rPrChange w:id="1133" w:author="Tim Hallett" w:date="2015-01-28T09:34:00Z">
            <w:rPr/>
          </w:rPrChange>
        </w:rPr>
        <w:fldChar w:fldCharType="end"/>
      </w:r>
      <w:r w:rsidR="003867BA" w:rsidRPr="005E53E2">
        <w:rPr>
          <w:strike/>
          <w:rPrChange w:id="1134" w:author="Tim Hallett" w:date="2015-01-28T09:34:00Z">
            <w:rPr/>
          </w:rPrChange>
        </w:rPr>
        <w:t>.</w:t>
      </w:r>
      <w:r w:rsidRPr="005E53E2">
        <w:rPr>
          <w:strike/>
          <w:rPrChange w:id="1135" w:author="Tim Hallett" w:date="2015-01-28T09:34:00Z">
            <w:rPr/>
          </w:rPrChange>
        </w:rPr>
        <w:t xml:space="preserve"> For </w:t>
      </w:r>
      <w:r w:rsidR="003759E8" w:rsidRPr="005E53E2">
        <w:rPr>
          <w:strike/>
          <w:rPrChange w:id="1136" w:author="Tim Hallett" w:date="2015-01-28T09:34:00Z">
            <w:rPr/>
          </w:rPrChange>
        </w:rPr>
        <w:t>example</w:t>
      </w:r>
      <w:r w:rsidRPr="005E53E2">
        <w:rPr>
          <w:strike/>
          <w:rPrChange w:id="1137" w:author="Tim Hallett" w:date="2015-01-28T09:34:00Z">
            <w:rPr/>
          </w:rPrChange>
        </w:rPr>
        <w:t>,</w:t>
      </w:r>
      <w:r w:rsidR="003759E8" w:rsidRPr="005E53E2">
        <w:rPr>
          <w:strike/>
          <w:rPrChange w:id="1138" w:author="Tim Hallett" w:date="2015-01-28T09:34:00Z">
            <w:rPr/>
          </w:rPrChange>
        </w:rPr>
        <w:t xml:space="preserve"> </w:t>
      </w:r>
      <w:r w:rsidR="00525D24" w:rsidRPr="005E53E2">
        <w:rPr>
          <w:strike/>
          <w:rPrChange w:id="1139" w:author="Tim Hallett" w:date="2015-01-28T09:34:00Z">
            <w:rPr/>
          </w:rPrChange>
        </w:rPr>
        <w:t xml:space="preserve">in regard to </w:t>
      </w:r>
      <w:r w:rsidR="003759E8" w:rsidRPr="005E53E2">
        <w:rPr>
          <w:strike/>
          <w:rPrChange w:id="1140" w:author="Tim Hallett" w:date="2015-01-28T09:34:00Z">
            <w:rPr/>
          </w:rPrChange>
        </w:rPr>
        <w:t xml:space="preserve">HBCT, two such interventions have been trialled in different locations in sub-Saharan Africa with </w:t>
      </w:r>
      <w:r w:rsidR="00525D24" w:rsidRPr="005E53E2">
        <w:rPr>
          <w:strike/>
          <w:rPrChange w:id="1141" w:author="Tim Hallett" w:date="2015-01-28T09:34:00Z">
            <w:rPr/>
          </w:rPrChange>
        </w:rPr>
        <w:t xml:space="preserve">contrasting </w:t>
      </w:r>
      <w:r w:rsidR="003759E8" w:rsidRPr="005E53E2">
        <w:rPr>
          <w:strike/>
          <w:rPrChange w:id="1142" w:author="Tim Hallett" w:date="2015-01-28T09:34:00Z">
            <w:rPr/>
          </w:rPrChange>
        </w:rPr>
        <w:t>results.</w:t>
      </w:r>
      <w:r w:rsidR="00582AB8" w:rsidRPr="005E53E2">
        <w:rPr>
          <w:strike/>
          <w:rPrChange w:id="1143" w:author="Tim Hallett" w:date="2015-01-28T09:34:00Z">
            <w:rPr/>
          </w:rPrChange>
        </w:rPr>
        <w:t xml:space="preserve"> </w:t>
      </w:r>
      <w:r w:rsidR="00B7641A" w:rsidRPr="005E53E2">
        <w:rPr>
          <w:strike/>
          <w:rPrChange w:id="1144"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1145" w:author="Tim Hallett" w:date="2015-01-28T09:34:00Z">
            <w:rPr/>
          </w:rPrChange>
        </w:rPr>
        <w:fldChar w:fldCharType="begin"/>
      </w:r>
      <w:r w:rsidR="0011631F">
        <w:rPr>
          <w:strike/>
        </w:rPr>
        <w:instrText xml:space="preserve"> ADDIN PAPERS2_CITATIONS &lt;citation&gt;&lt;uuid&gt;53A6260C-FF6B-4BCB-9ABC-EC87472162F8&lt;/uuid&gt;&lt;priority&gt;38&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1146" w:author="Tim Hallett" w:date="2015-01-28T09:34:00Z">
            <w:rPr/>
          </w:rPrChange>
        </w:rPr>
        <w:fldChar w:fldCharType="separate"/>
      </w:r>
      <w:r w:rsidR="002454A8" w:rsidRPr="005E53E2">
        <w:rPr>
          <w:strike/>
          <w:lang w:val="en-US"/>
          <w:rPrChange w:id="1147" w:author="Tim Hallett" w:date="2015-01-28T09:34:00Z">
            <w:rPr>
              <w:lang w:val="en-US"/>
            </w:rPr>
          </w:rPrChange>
        </w:rPr>
        <w:t>{vanRooyen:2013gy}</w:t>
      </w:r>
      <w:r w:rsidR="002454A8" w:rsidRPr="005E53E2">
        <w:rPr>
          <w:strike/>
          <w:rPrChange w:id="1148" w:author="Tim Hallett" w:date="2015-01-28T09:34:00Z">
            <w:rPr/>
          </w:rPrChange>
        </w:rPr>
        <w:fldChar w:fldCharType="end"/>
      </w:r>
      <w:r w:rsidR="00B7641A" w:rsidRPr="005E53E2">
        <w:rPr>
          <w:strike/>
          <w:rPrChange w:id="1149" w:author="Tim Hallett" w:date="2015-01-28T09:34:00Z">
            <w:rPr/>
          </w:rPrChange>
        </w:rPr>
        <w:t>.</w:t>
      </w:r>
      <w:r w:rsidR="00427583" w:rsidRPr="005E53E2">
        <w:rPr>
          <w:strike/>
          <w:rPrChange w:id="1150"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1151" w:author="Tim Hallett" w:date="2015-01-28T09:34:00Z">
            <w:rPr/>
          </w:rPrChange>
        </w:rPr>
        <w:fldChar w:fldCharType="begin"/>
      </w:r>
      <w:r w:rsidR="0011631F">
        <w:rPr>
          <w:strike/>
        </w:rPr>
        <w:instrText xml:space="preserve"> ADDIN PAPERS2_CITATIONS &lt;citation&gt;&lt;uuid&gt;5CD9A569-85D3-42E0-ADF5-94FE05F33F6C&lt;/uuid&gt;&lt;priority&gt;39&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1152" w:author="Tim Hallett" w:date="2015-01-28T09:34:00Z">
            <w:rPr/>
          </w:rPrChange>
        </w:rPr>
        <w:fldChar w:fldCharType="separate"/>
      </w:r>
      <w:r w:rsidR="00427583" w:rsidRPr="005E53E2">
        <w:rPr>
          <w:strike/>
          <w:lang w:val="en-US"/>
          <w:rPrChange w:id="1153" w:author="Tim Hallett" w:date="2015-01-28T09:34:00Z">
            <w:rPr>
              <w:lang w:val="en-US"/>
            </w:rPr>
          </w:rPrChange>
        </w:rPr>
        <w:t>{vanRooyen:2013gy}</w:t>
      </w:r>
      <w:r w:rsidR="00427583" w:rsidRPr="005E53E2">
        <w:rPr>
          <w:strike/>
          <w:rPrChange w:id="1154" w:author="Tim Hallett" w:date="2015-01-28T09:34:00Z">
            <w:rPr/>
          </w:rPrChange>
        </w:rPr>
        <w:fldChar w:fldCharType="end"/>
      </w:r>
      <w:r w:rsidR="00427583" w:rsidRPr="005E53E2">
        <w:rPr>
          <w:strike/>
          <w:rPrChange w:id="1155" w:author="Tim Hallett" w:date="2015-01-28T09:34:00Z">
            <w:rPr/>
          </w:rPrChange>
        </w:rPr>
        <w:t xml:space="preserve">. In </w:t>
      </w:r>
      <w:r w:rsidR="00427583" w:rsidRPr="005E53E2">
        <w:rPr>
          <w:strike/>
          <w:rPrChange w:id="1156" w:author="Tim Hallett" w:date="2015-01-28T09:34:00Z">
            <w:rPr/>
          </w:rPrChange>
        </w:rPr>
        <w:lastRenderedPageBreak/>
        <w:t xml:space="preserve">contrast, </w:t>
      </w:r>
      <w:r w:rsidR="005E5D58" w:rsidRPr="005E53E2">
        <w:rPr>
          <w:strike/>
          <w:rPrChange w:id="1157" w:author="Tim Hallett" w:date="2015-01-28T09:34:00Z">
            <w:rPr/>
          </w:rPrChange>
        </w:rPr>
        <w:t>an HBCT intervention trialled at another AMPATH site in Kenya, achieved coverage of 88% of the population</w:t>
      </w:r>
      <w:r w:rsidR="00810A95" w:rsidRPr="005E53E2">
        <w:rPr>
          <w:strike/>
          <w:rPrChange w:id="1158" w:author="Tim Hallett" w:date="2015-01-28T09:34:00Z">
            <w:rPr/>
          </w:rPrChange>
        </w:rPr>
        <w:t>,</w:t>
      </w:r>
      <w:r w:rsidR="005E5D58" w:rsidRPr="005E53E2">
        <w:rPr>
          <w:strike/>
          <w:rPrChange w:id="1159" w:author="Tim Hallett" w:date="2015-01-28T09:34:00Z">
            <w:rPr/>
          </w:rPrChange>
        </w:rPr>
        <w:t xml:space="preserve"> but among newly diagnosed individuals only 15% had been linked to care over a median of 3.4 years since diagnosis</w:t>
      </w:r>
      <w:r w:rsidR="00810A95" w:rsidRPr="005E53E2">
        <w:rPr>
          <w:strike/>
          <w:rPrChange w:id="1160" w:author="Tim Hallett" w:date="2015-01-28T09:34:00Z">
            <w:rPr/>
          </w:rPrChange>
        </w:rPr>
        <w:fldChar w:fldCharType="begin"/>
      </w:r>
      <w:r w:rsidR="0011631F">
        <w:rPr>
          <w:strike/>
        </w:rPr>
        <w:instrText xml:space="preserve"> ADDIN PAPERS2_CITATIONS &lt;citation&gt;&lt;uuid&gt;88D185FA-2F76-4A0A-B1AB-B4BF6912FEC5&lt;/uuid&gt;&lt;priority&gt;40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1161" w:author="Tim Hallett" w:date="2015-01-28T09:34:00Z">
            <w:rPr/>
          </w:rPrChange>
        </w:rPr>
        <w:fldChar w:fldCharType="separate"/>
      </w:r>
      <w:r w:rsidR="00810A95" w:rsidRPr="005E53E2">
        <w:rPr>
          <w:strike/>
          <w:lang w:val="en-US"/>
          <w:rPrChange w:id="1162" w:author="Tim Hallett" w:date="2015-01-28T09:34:00Z">
            <w:rPr>
              <w:lang w:val="en-US"/>
            </w:rPr>
          </w:rPrChange>
        </w:rPr>
        <w:t>{Genberg:2015cd}</w:t>
      </w:r>
      <w:r w:rsidR="00810A95" w:rsidRPr="005E53E2">
        <w:rPr>
          <w:strike/>
          <w:rPrChange w:id="1163" w:author="Tim Hallett" w:date="2015-01-28T09:34:00Z">
            <w:rPr/>
          </w:rPrChange>
        </w:rPr>
        <w:fldChar w:fldCharType="end"/>
      </w:r>
      <w:r w:rsidR="005E5D58" w:rsidRPr="005E53E2">
        <w:rPr>
          <w:strike/>
          <w:rPrChange w:id="1164" w:author="Tim Hallett" w:date="2015-01-28T09:34:00Z">
            <w:rPr/>
          </w:rPrChange>
        </w:rPr>
        <w:t>.</w:t>
      </w:r>
      <w:r w:rsidR="009A32A8" w:rsidRPr="005E53E2">
        <w:rPr>
          <w:strike/>
          <w:rPrChange w:id="1165" w:author="Tim Hallett" w:date="2015-01-28T09:34:00Z">
            <w:rPr/>
          </w:rPrChange>
        </w:rPr>
        <w:t xml:space="preserve"> The difference in linkage rates between the two interventions is likely a result of the former involving</w:t>
      </w:r>
      <w:r w:rsidR="0029787C" w:rsidRPr="005E53E2">
        <w:rPr>
          <w:strike/>
          <w:rPrChange w:id="1166" w:author="Tim Hallett" w:date="2015-01-28T09:34:00Z">
            <w:rPr/>
          </w:rPrChange>
        </w:rPr>
        <w:t xml:space="preserve"> a combination of</w:t>
      </w:r>
      <w:r w:rsidR="009A32A8" w:rsidRPr="005E53E2">
        <w:rPr>
          <w:strike/>
          <w:rPrChange w:id="1167" w:author="Tim Hallett" w:date="2015-01-28T09:34:00Z">
            <w:rPr/>
          </w:rPrChange>
        </w:rPr>
        <w:t xml:space="preserve"> POC CD4 testing and follow-up visits to motivate indiv</w:t>
      </w:r>
      <w:r w:rsidR="00997A22" w:rsidRPr="005E53E2">
        <w:rPr>
          <w:strike/>
          <w:rPrChange w:id="1168" w:author="Tim Hallett" w:date="2015-01-28T09:34:00Z">
            <w:rPr/>
          </w:rPrChange>
        </w:rPr>
        <w:t>iduals to link</w:t>
      </w:r>
      <w:r w:rsidR="006739CB" w:rsidRPr="005E53E2">
        <w:rPr>
          <w:strike/>
          <w:rPrChange w:id="1169" w:author="Tim Hallett" w:date="2015-01-28T09:34:00Z">
            <w:rPr/>
          </w:rPrChange>
        </w:rPr>
        <w:t xml:space="preserve">. </w:t>
      </w:r>
      <w:r w:rsidR="00217349" w:rsidRPr="005E53E2">
        <w:rPr>
          <w:strike/>
          <w:rPrChange w:id="1170" w:author="Tim Hallett" w:date="2015-01-28T09:34:00Z">
            <w:rPr/>
          </w:rPrChange>
        </w:rPr>
        <w:t>Together with our results</w:t>
      </w:r>
      <w:r w:rsidR="00C309E6" w:rsidRPr="005E53E2">
        <w:rPr>
          <w:strike/>
          <w:rPrChange w:id="1171" w:author="Tim Hallett" w:date="2015-01-28T09:34:00Z">
            <w:rPr/>
          </w:rPrChange>
        </w:rPr>
        <w:t>,</w:t>
      </w:r>
      <w:r w:rsidR="00217349" w:rsidRPr="005E53E2">
        <w:rPr>
          <w:strike/>
          <w:rPrChange w:id="1172" w:author="Tim Hallett" w:date="2015-01-28T09:34:00Z">
            <w:rPr/>
          </w:rPrChange>
        </w:rPr>
        <w:t xml:space="preserve"> </w:t>
      </w:r>
      <w:r w:rsidR="009715C0" w:rsidRPr="005E53E2">
        <w:rPr>
          <w:strike/>
          <w:rPrChange w:id="1173" w:author="Tim Hallett" w:date="2015-01-28T09:34:00Z">
            <w:rPr/>
          </w:rPrChange>
        </w:rPr>
        <w:t>demonstrating the limited impact of HBCT in the absence of POC CD4 or perfect linkage</w:t>
      </w:r>
      <w:r w:rsidR="00E52388" w:rsidRPr="005E53E2">
        <w:rPr>
          <w:strike/>
          <w:rPrChange w:id="1174" w:author="Tim Hallett" w:date="2015-01-28T09:34:00Z">
            <w:rPr/>
          </w:rPrChange>
        </w:rPr>
        <w:t>, this</w:t>
      </w:r>
      <w:r w:rsidR="009715C0" w:rsidRPr="005E53E2">
        <w:rPr>
          <w:strike/>
          <w:rPrChange w:id="1175" w:author="Tim Hallett" w:date="2015-01-28T09:34:00Z">
            <w:rPr/>
          </w:rPrChange>
        </w:rPr>
        <w:t xml:space="preserve"> provide</w:t>
      </w:r>
      <w:r w:rsidR="00E52388" w:rsidRPr="005E53E2">
        <w:rPr>
          <w:strike/>
          <w:rPrChange w:id="1176" w:author="Tim Hallett" w:date="2015-01-28T09:34:00Z">
            <w:rPr/>
          </w:rPrChange>
        </w:rPr>
        <w:t>s</w:t>
      </w:r>
      <w:r w:rsidR="009715C0" w:rsidRPr="005E53E2">
        <w:rPr>
          <w:strike/>
          <w:rPrChange w:id="1177" w:author="Tim Hallett" w:date="2015-01-28T09:34:00Z">
            <w:rPr/>
          </w:rPrChange>
        </w:rPr>
        <w:t xml:space="preserve"> evidence to suggest that</w:t>
      </w:r>
      <w:r w:rsidR="005B38E1" w:rsidRPr="005E53E2">
        <w:rPr>
          <w:strike/>
          <w:rPrChange w:id="1178" w:author="Tim Hallett" w:date="2015-01-28T09:34:00Z">
            <w:rPr/>
          </w:rPrChange>
        </w:rPr>
        <w:t xml:space="preserve"> </w:t>
      </w:r>
      <w:r w:rsidR="009715C0" w:rsidRPr="005E53E2">
        <w:rPr>
          <w:strike/>
          <w:rPrChange w:id="1179" w:author="Tim Hallett" w:date="2015-01-28T09:34:00Z">
            <w:rPr/>
          </w:rPrChange>
        </w:rPr>
        <w:t>HBCT alone is</w:t>
      </w:r>
      <w:r w:rsidR="00641DA0" w:rsidRPr="005E53E2">
        <w:rPr>
          <w:strike/>
          <w:rPrChange w:id="1180" w:author="Tim Hallett" w:date="2015-01-28T09:34:00Z">
            <w:rPr/>
          </w:rPrChange>
        </w:rPr>
        <w:t xml:space="preserve"> </w:t>
      </w:r>
      <w:r w:rsidR="009715C0" w:rsidRPr="005E53E2">
        <w:rPr>
          <w:strike/>
          <w:rPrChange w:id="1181" w:author="Tim Hallett" w:date="2015-01-28T09:34:00Z">
            <w:rPr/>
          </w:rPrChange>
        </w:rPr>
        <w:t xml:space="preserve">not capable of generating the impact that it was </w:t>
      </w:r>
      <w:r w:rsidR="005F310F" w:rsidRPr="005E53E2">
        <w:rPr>
          <w:strike/>
          <w:rPrChange w:id="1182" w:author="Tim Hallett" w:date="2015-01-28T09:34:00Z">
            <w:rPr/>
          </w:rPrChange>
        </w:rPr>
        <w:t>designed</w:t>
      </w:r>
      <w:r w:rsidR="009715C0" w:rsidRPr="005E53E2">
        <w:rPr>
          <w:strike/>
          <w:rPrChange w:id="1183"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1184" w:author="Tim Hallett" w:date="2015-01-28T09:34:00Z">
            <w:rPr/>
          </w:rPrChange>
        </w:rPr>
      </w:pPr>
    </w:p>
    <w:p w14:paraId="03F5EDE7" w14:textId="77777777" w:rsidR="002C6106" w:rsidRPr="005E53E2" w:rsidRDefault="0059185C" w:rsidP="00A60C56">
      <w:pPr>
        <w:pStyle w:val="normal0"/>
        <w:ind w:firstLine="720"/>
        <w:rPr>
          <w:strike/>
          <w:rPrChange w:id="1185" w:author="Tim Hallett" w:date="2015-01-28T09:34:00Z">
            <w:rPr/>
          </w:rPrChange>
        </w:rPr>
      </w:pPr>
      <w:r w:rsidRPr="005E53E2">
        <w:rPr>
          <w:strike/>
          <w:rPrChange w:id="1186" w:author="Tim Hallett" w:date="2015-01-28T09:34:00Z">
            <w:rPr/>
          </w:rPrChange>
        </w:rPr>
        <w:t>Overall</w:t>
      </w:r>
      <w:r w:rsidR="005928FC" w:rsidRPr="005E53E2">
        <w:rPr>
          <w:strike/>
          <w:rPrChange w:id="1187" w:author="Tim Hallett" w:date="2015-01-28T09:34:00Z">
            <w:rPr/>
          </w:rPrChange>
        </w:rPr>
        <w:t>, the</w:t>
      </w:r>
      <w:r w:rsidR="006618DD" w:rsidRPr="005E53E2">
        <w:rPr>
          <w:strike/>
          <w:rPrChange w:id="1188"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1189" w:author="Tim Hallett" w:date="2015-01-28T09:34:00Z">
            <w:rPr/>
          </w:rPrChange>
        </w:rPr>
        <w:t xml:space="preserve"> When c</w:t>
      </w:r>
      <w:r w:rsidR="00A60C56" w:rsidRPr="005E53E2">
        <w:rPr>
          <w:strike/>
          <w:rPrChange w:id="1190" w:author="Tim Hallett" w:date="2015-01-28T09:34:00Z">
            <w:rPr/>
          </w:rPrChange>
        </w:rPr>
        <w:t xml:space="preserve">onsidering the distribution of care experience among </w:t>
      </w:r>
      <w:r w:rsidR="005C000A" w:rsidRPr="005E53E2">
        <w:rPr>
          <w:strike/>
          <w:rPrChange w:id="1191" w:author="Tim Hallett" w:date="2015-01-28T09:34:00Z">
            <w:rPr/>
          </w:rPrChange>
        </w:rPr>
        <w:t>HIV-related deaths in the entire population</w:t>
      </w:r>
      <w:r w:rsidR="0025030B" w:rsidRPr="005E53E2">
        <w:rPr>
          <w:strike/>
          <w:rPrChange w:id="1192" w:author="Tim Hallett" w:date="2015-01-28T09:34:00Z">
            <w:rPr/>
          </w:rPrChange>
        </w:rPr>
        <w:t>(figure 2</w:t>
      </w:r>
      <w:r w:rsidR="005C000A" w:rsidRPr="005E53E2">
        <w:rPr>
          <w:strike/>
          <w:rPrChange w:id="1193" w:author="Tim Hallett" w:date="2015-01-28T09:34:00Z">
            <w:rPr/>
          </w:rPrChange>
        </w:rPr>
        <w:t>, left</w:t>
      </w:r>
      <w:r w:rsidR="0025030B" w:rsidRPr="005E53E2">
        <w:rPr>
          <w:strike/>
          <w:rPrChange w:id="1194" w:author="Tim Hallett" w:date="2015-01-28T09:34:00Z">
            <w:rPr/>
          </w:rPrChange>
        </w:rPr>
        <w:t>), 19% of individuals were never diagnosed and 57% failed to initiate ART before death.</w:t>
      </w:r>
      <w:r w:rsidR="00A56CFF" w:rsidRPr="005E53E2">
        <w:rPr>
          <w:strike/>
          <w:rPrChange w:id="1195" w:author="Tim Hallett" w:date="2015-01-28T09:34:00Z">
            <w:rPr/>
          </w:rPrChange>
        </w:rPr>
        <w:t xml:space="preserve"> These results are in agreement with data from ALPHA sites in Rakai, Uganda, which indicate that around ~20% of deaths in 2011 </w:t>
      </w:r>
      <w:r w:rsidR="00E97007" w:rsidRPr="005E53E2">
        <w:rPr>
          <w:strike/>
          <w:rPrChange w:id="1196" w:author="Tim Hallett" w:date="2015-01-28T09:34:00Z">
            <w:rPr/>
          </w:rPrChange>
        </w:rPr>
        <w:t>were among undiagnosed individua</w:t>
      </w:r>
      <w:r w:rsidR="00A56CFF" w:rsidRPr="005E53E2">
        <w:rPr>
          <w:strike/>
          <w:rPrChange w:id="1197" w:author="Tim Hallett" w:date="2015-01-28T09:34:00Z">
            <w:rPr/>
          </w:rPrChange>
        </w:rPr>
        <w:t>ls and ~50% were among individuals tested but who never initiated ART[</w:t>
      </w:r>
      <w:r w:rsidR="00A56CFF" w:rsidRPr="005E53E2">
        <w:rPr>
          <w:i/>
          <w:strike/>
          <w:color w:val="0000FF"/>
          <w:rPrChange w:id="1198" w:author="Tim Hallett" w:date="2015-01-28T09:34:00Z">
            <w:rPr>
              <w:i/>
              <w:color w:val="0000FF"/>
            </w:rPr>
          </w:rPrChange>
        </w:rPr>
        <w:t>Slaymaker (only going off the Paris slides here – can’t find the relevant paper)</w:t>
      </w:r>
      <w:r w:rsidR="00A56CFF" w:rsidRPr="005E53E2">
        <w:rPr>
          <w:strike/>
          <w:rPrChange w:id="1199" w:author="Tim Hallett" w:date="2015-01-28T09:34:00Z">
            <w:rPr/>
          </w:rPrChange>
        </w:rPr>
        <w:t>].</w:t>
      </w:r>
      <w:r w:rsidR="005C000A" w:rsidRPr="005E53E2">
        <w:rPr>
          <w:strike/>
          <w:rPrChange w:id="1200" w:author="Tim Hallett" w:date="2015-01-28T09:34:00Z">
            <w:rPr/>
          </w:rPrChange>
        </w:rPr>
        <w:t xml:space="preserve"> This reinforces our results, indicating </w:t>
      </w:r>
      <w:r w:rsidR="0004292E" w:rsidRPr="005E53E2">
        <w:rPr>
          <w:strike/>
          <w:rPrChange w:id="1201" w:author="Tim Hallett" w:date="2015-01-28T09:34:00Z">
            <w:rPr/>
          </w:rPrChange>
        </w:rPr>
        <w:t>that mortality is</w:t>
      </w:r>
      <w:r w:rsidR="005C000A" w:rsidRPr="005E53E2">
        <w:rPr>
          <w:strike/>
          <w:rPrChange w:id="1202" w:author="Tim Hallett" w:date="2015-01-28T09:34:00Z">
            <w:rPr/>
          </w:rPrChange>
        </w:rPr>
        <w:t xml:space="preserve"> chiefly</w:t>
      </w:r>
      <w:r w:rsidR="0004292E" w:rsidRPr="005E53E2">
        <w:rPr>
          <w:strike/>
          <w:rPrChange w:id="1203"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1204" w:author="Tim Hallett" w:date="2015-01-28T09:34:00Z">
            <w:rPr/>
          </w:rPrChange>
        </w:rPr>
      </w:pPr>
    </w:p>
    <w:p w14:paraId="020EC319" w14:textId="77777777" w:rsidR="00686B32" w:rsidRPr="005E53E2" w:rsidRDefault="0004292E" w:rsidP="0079710C">
      <w:pPr>
        <w:pStyle w:val="normal0"/>
        <w:ind w:firstLine="720"/>
        <w:rPr>
          <w:strike/>
          <w:rPrChange w:id="1205" w:author="Tim Hallett" w:date="2015-01-28T09:34:00Z">
            <w:rPr/>
          </w:rPrChange>
        </w:rPr>
      </w:pPr>
      <w:r w:rsidRPr="005E53E2">
        <w:rPr>
          <w:strike/>
          <w:rPrChange w:id="1206" w:author="Tim Hallett" w:date="2015-01-28T09:34:00Z">
            <w:rPr/>
          </w:rPrChange>
        </w:rPr>
        <w:t xml:space="preserve">Additionally, we illustrated that </w:t>
      </w:r>
      <w:r w:rsidR="009E3B14" w:rsidRPr="005E53E2">
        <w:rPr>
          <w:strike/>
          <w:rPrChange w:id="1207" w:author="Tim Hallett" w:date="2015-01-28T09:34:00Z">
            <w:rPr/>
          </w:rPrChange>
        </w:rPr>
        <w:t xml:space="preserve">no single </w:t>
      </w:r>
      <w:r w:rsidR="003A5024" w:rsidRPr="005E53E2">
        <w:rPr>
          <w:strike/>
          <w:rPrChange w:id="1208" w:author="Tim Hallett" w:date="2015-01-28T09:34:00Z">
            <w:rPr/>
          </w:rPrChange>
        </w:rPr>
        <w:t>intervention provide</w:t>
      </w:r>
      <w:r w:rsidR="009F20C8" w:rsidRPr="005E53E2">
        <w:rPr>
          <w:strike/>
          <w:rPrChange w:id="1209" w:author="Tim Hallett" w:date="2015-01-28T09:34:00Z">
            <w:rPr/>
          </w:rPrChange>
        </w:rPr>
        <w:t>d</w:t>
      </w:r>
      <w:r w:rsidR="003A5024" w:rsidRPr="005E53E2">
        <w:rPr>
          <w:strike/>
          <w:rPrChange w:id="1210" w:author="Tim Hallett" w:date="2015-01-28T09:34:00Z">
            <w:rPr/>
          </w:rPrChange>
        </w:rPr>
        <w:t xml:space="preserve"> </w:t>
      </w:r>
      <w:r w:rsidR="003F292F" w:rsidRPr="005E53E2">
        <w:rPr>
          <w:strike/>
          <w:rPrChange w:id="1211" w:author="Tim Hallett" w:date="2015-01-28T09:34:00Z">
            <w:rPr/>
          </w:rPrChange>
        </w:rPr>
        <w:t xml:space="preserve">large </w:t>
      </w:r>
      <w:r w:rsidR="003A5024" w:rsidRPr="005E53E2">
        <w:rPr>
          <w:strike/>
          <w:rPrChange w:id="1212" w:author="Tim Hallett" w:date="2015-01-28T09:34:00Z">
            <w:rPr/>
          </w:rPrChange>
        </w:rPr>
        <w:t>gains in patient outcomes without incurring significant costs.</w:t>
      </w:r>
      <w:r w:rsidR="00DD7CD7" w:rsidRPr="005E53E2">
        <w:rPr>
          <w:strike/>
          <w:rPrChange w:id="1213" w:author="Tim Hallett" w:date="2015-01-28T09:34:00Z">
            <w:rPr/>
          </w:rPrChange>
        </w:rPr>
        <w:t xml:space="preserve"> </w:t>
      </w:r>
      <w:r w:rsidR="00BC595A" w:rsidRPr="005E53E2">
        <w:rPr>
          <w:strike/>
          <w:rPrChange w:id="1214" w:author="Tim Hallett" w:date="2015-01-28T09:34:00Z">
            <w:rPr/>
          </w:rPrChange>
        </w:rPr>
        <w:t xml:space="preserve">The most impactful intervention, Universal Test &amp; Treat, </w:t>
      </w:r>
      <w:r w:rsidR="009F20C8" w:rsidRPr="005E53E2">
        <w:rPr>
          <w:strike/>
          <w:rPrChange w:id="1215" w:author="Tim Hallett" w:date="2015-01-28T09:34:00Z">
            <w:rPr/>
          </w:rPrChange>
        </w:rPr>
        <w:t xml:space="preserve">averted </w:t>
      </w:r>
      <w:r w:rsidR="00BC595A" w:rsidRPr="005E53E2">
        <w:rPr>
          <w:strike/>
          <w:rPrChange w:id="1216" w:author="Tim Hallett" w:date="2015-01-28T09:34:00Z">
            <w:rPr/>
          </w:rPrChange>
        </w:rPr>
        <w:t xml:space="preserve">5.59m DALYS </w:t>
      </w:r>
      <w:r w:rsidR="00E931F3" w:rsidRPr="005E53E2">
        <w:rPr>
          <w:strike/>
          <w:rPrChange w:id="1217" w:author="Tim Hallett" w:date="2015-01-28T09:34:00Z">
            <w:rPr/>
          </w:rPrChange>
        </w:rPr>
        <w:t xml:space="preserve">at a cost of $4.27b </w:t>
      </w:r>
      <w:r w:rsidR="00D73630" w:rsidRPr="005E53E2">
        <w:rPr>
          <w:strike/>
          <w:rPrChange w:id="1218"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1219" w:author="Tim Hallett" w:date="2015-01-28T09:34:00Z">
            <w:rPr/>
          </w:rPrChange>
        </w:rPr>
        <w:t>adherence</w:t>
      </w:r>
      <w:r w:rsidR="00D73630" w:rsidRPr="005E53E2">
        <w:rPr>
          <w:strike/>
          <w:rPrChange w:id="1220" w:author="Tim Hallett" w:date="2015-01-28T09:34:00Z">
            <w:rPr/>
          </w:rPrChange>
        </w:rPr>
        <w:t xml:space="preserve"> and retention in care, the Universal Test &amp; Treat intervention </w:t>
      </w:r>
      <w:r w:rsidR="009F20C8" w:rsidRPr="005E53E2">
        <w:rPr>
          <w:strike/>
          <w:rPrChange w:id="1221" w:author="Tim Hallett" w:date="2015-01-28T09:34:00Z">
            <w:rPr/>
          </w:rPrChange>
        </w:rPr>
        <w:t>averted</w:t>
      </w:r>
      <w:r w:rsidR="00D73630" w:rsidRPr="005E53E2">
        <w:rPr>
          <w:strike/>
          <w:rPrChange w:id="1222" w:author="Tim Hallett" w:date="2015-01-28T09:34:00Z">
            <w:rPr/>
          </w:rPrChange>
        </w:rPr>
        <w:t xml:space="preserve"> 50% of the MAI. This scenario illustrates the lowest number of DALYs that will accrue given baseline care </w:t>
      </w:r>
      <w:r w:rsidR="0029685A" w:rsidRPr="005E53E2">
        <w:rPr>
          <w:strike/>
          <w:rPrChange w:id="1223" w:author="Tim Hallett" w:date="2015-01-28T09:34:00Z">
            <w:rPr/>
          </w:rPrChange>
        </w:rPr>
        <w:t xml:space="preserve">prior to </w:t>
      </w:r>
      <w:r w:rsidR="00D73630" w:rsidRPr="005E53E2">
        <w:rPr>
          <w:strike/>
          <w:rPrChange w:id="1224" w:author="Tim Hallett" w:date="2015-01-28T09:34:00Z">
            <w:rPr/>
          </w:rPrChange>
        </w:rPr>
        <w:t>2010</w:t>
      </w:r>
      <w:r w:rsidR="007F7C15" w:rsidRPr="005E53E2">
        <w:rPr>
          <w:strike/>
          <w:rPrChange w:id="1225" w:author="Tim Hallett" w:date="2015-01-28T09:34:00Z">
            <w:rPr/>
          </w:rPrChange>
        </w:rPr>
        <w:t>, as averting 100% of DALYs accrued between 2010 and 2030 at baseline is an impossibility.</w:t>
      </w:r>
      <w:r w:rsidR="001C702B" w:rsidRPr="005E53E2">
        <w:rPr>
          <w:strike/>
          <w:rPrChange w:id="1226" w:author="Tim Hallett" w:date="2015-01-28T09:34:00Z">
            <w:rPr/>
          </w:rPrChange>
        </w:rPr>
        <w:t xml:space="preserve"> </w:t>
      </w:r>
      <w:r w:rsidR="00892F40" w:rsidRPr="005E53E2">
        <w:rPr>
          <w:strike/>
          <w:rPrChange w:id="1227"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1228" w:author="Tim Hallett" w:date="2015-01-28T09:34:00Z">
            <w:rPr/>
          </w:rPrChange>
        </w:rPr>
        <w:t xml:space="preserve"> </w:t>
      </w:r>
      <w:r w:rsidR="001C702B" w:rsidRPr="005E53E2">
        <w:rPr>
          <w:strike/>
          <w:rPrChange w:id="1229" w:author="Tim Hallett" w:date="2015-01-28T09:34:00Z">
            <w:rPr/>
          </w:rPrChange>
        </w:rPr>
        <w:t>However</w:t>
      </w:r>
      <w:r w:rsidR="00005D41" w:rsidRPr="005E53E2">
        <w:rPr>
          <w:strike/>
          <w:rPrChange w:id="1230" w:author="Tim Hallett" w:date="2015-01-28T09:34:00Z">
            <w:rPr/>
          </w:rPrChange>
        </w:rPr>
        <w:t xml:space="preserve">, through the use of a combination of interventions </w:t>
      </w:r>
      <w:r w:rsidR="0042504D" w:rsidRPr="005E53E2">
        <w:rPr>
          <w:strike/>
          <w:rPrChange w:id="1231" w:author="Tim Hallett" w:date="2015-01-28T09:34:00Z">
            <w:rPr/>
          </w:rPrChange>
        </w:rPr>
        <w:t>targeting</w:t>
      </w:r>
      <w:r w:rsidR="00005D41" w:rsidRPr="005E53E2">
        <w:rPr>
          <w:strike/>
          <w:rPrChange w:id="1232" w:author="Tim Hallett" w:date="2015-01-28T09:34:00Z">
            <w:rPr/>
          </w:rPrChange>
        </w:rPr>
        <w:t xml:space="preserve"> </w:t>
      </w:r>
      <w:r w:rsidR="00546B4A" w:rsidRPr="005E53E2">
        <w:rPr>
          <w:strike/>
          <w:rPrChange w:id="1233" w:author="Tim Hallett" w:date="2015-01-28T09:34:00Z">
            <w:rPr/>
          </w:rPrChange>
        </w:rPr>
        <w:t xml:space="preserve">both </w:t>
      </w:r>
      <w:r w:rsidR="00005D41" w:rsidRPr="005E53E2">
        <w:rPr>
          <w:strike/>
          <w:rPrChange w:id="1234" w:author="Tim Hallett" w:date="2015-01-28T09:34:00Z">
            <w:rPr/>
          </w:rPrChange>
        </w:rPr>
        <w:t>pre-ART and ART care</w:t>
      </w:r>
      <w:r w:rsidR="00546B4A" w:rsidRPr="005E53E2">
        <w:rPr>
          <w:strike/>
          <w:rPrChange w:id="1235" w:author="Tim Hallett" w:date="2015-01-28T09:34:00Z">
            <w:rPr/>
          </w:rPrChange>
        </w:rPr>
        <w:t>, 88% of the DALYs averted by the Universal Test and Treat intervention can be achieved at 44% of the cost per DALY averted (</w:t>
      </w:r>
      <w:r w:rsidR="004F314A" w:rsidRPr="005E53E2">
        <w:rPr>
          <w:strike/>
          <w:rPrChange w:id="1236" w:author="Tim Hallett" w:date="2015-01-28T09:34:00Z">
            <w:rPr/>
          </w:rPrChange>
        </w:rPr>
        <w:t>table 3</w:t>
      </w:r>
      <w:r w:rsidR="0059185C" w:rsidRPr="005E53E2">
        <w:rPr>
          <w:strike/>
          <w:rPrChange w:id="1237" w:author="Tim Hallett" w:date="2015-01-28T09:34:00Z">
            <w:rPr/>
          </w:rPrChange>
        </w:rPr>
        <w:t>)</w:t>
      </w:r>
      <w:r w:rsidR="00255586" w:rsidRPr="005E53E2">
        <w:rPr>
          <w:strike/>
          <w:rPrChange w:id="1238" w:author="Tim Hallett" w:date="2015-01-28T09:34:00Z">
            <w:rPr/>
          </w:rPrChange>
        </w:rPr>
        <w:t>.</w:t>
      </w:r>
      <w:r w:rsidR="00D6526B" w:rsidRPr="005E53E2">
        <w:rPr>
          <w:strike/>
          <w:rPrChange w:id="1239" w:author="Tim Hallett" w:date="2015-01-28T09:34:00Z">
            <w:rPr/>
          </w:rPrChange>
        </w:rPr>
        <w:t xml:space="preserve"> Yet, this combination of interventions </w:t>
      </w:r>
      <w:r w:rsidR="00FB5948" w:rsidRPr="005E53E2">
        <w:rPr>
          <w:strike/>
          <w:rPrChange w:id="1240" w:author="Tim Hallett" w:date="2015-01-28T09:34:00Z">
            <w:rPr/>
          </w:rPrChange>
        </w:rPr>
        <w:t>was</w:t>
      </w:r>
      <w:r w:rsidR="00D6526B" w:rsidRPr="005E53E2">
        <w:rPr>
          <w:strike/>
          <w:rPrChange w:id="1241" w:author="Tim Hallett" w:date="2015-01-28T09:34:00Z">
            <w:rPr/>
          </w:rPrChange>
        </w:rPr>
        <w:t xml:space="preserve"> only able to avert 39% o</w:t>
      </w:r>
      <w:r w:rsidR="00E91FA6" w:rsidRPr="005E53E2">
        <w:rPr>
          <w:strike/>
          <w:rPrChange w:id="1242" w:author="Tim Hallett" w:date="2015-01-28T09:34:00Z">
            <w:rPr/>
          </w:rPrChange>
        </w:rPr>
        <w:t>f the maximum attainable impact;</w:t>
      </w:r>
      <w:r w:rsidR="00D6526B" w:rsidRPr="005E53E2">
        <w:rPr>
          <w:strike/>
          <w:rPrChange w:id="1243" w:author="Tim Hallett" w:date="2015-01-28T09:34:00Z">
            <w:rPr/>
          </w:rPrChange>
        </w:rPr>
        <w:t xml:space="preserve"> due to the lack of any interventions </w:t>
      </w:r>
      <w:r w:rsidR="0042504D" w:rsidRPr="005E53E2">
        <w:rPr>
          <w:strike/>
          <w:rPrChange w:id="1244" w:author="Tim Hallett" w:date="2015-01-28T09:34:00Z">
            <w:rPr/>
          </w:rPrChange>
        </w:rPr>
        <w:t>targeting</w:t>
      </w:r>
      <w:r w:rsidR="00D6526B" w:rsidRPr="005E53E2">
        <w:rPr>
          <w:strike/>
          <w:rPrChange w:id="1245" w:author="Tim Hallett" w:date="2015-01-28T09:34:00Z">
            <w:rPr/>
          </w:rPrChange>
        </w:rPr>
        <w:t xml:space="preserve"> HIV-testing</w:t>
      </w:r>
      <w:r w:rsidR="00355C53" w:rsidRPr="005E53E2">
        <w:rPr>
          <w:strike/>
          <w:rPrChange w:id="1246" w:author="Tim Hallett" w:date="2015-01-28T09:34:00Z">
            <w:rPr/>
          </w:rPrChange>
        </w:rPr>
        <w:t xml:space="preserve">, </w:t>
      </w:r>
      <w:r w:rsidR="00D6526B" w:rsidRPr="005E53E2">
        <w:rPr>
          <w:strike/>
          <w:rPrChange w:id="1247" w:author="Tim Hallett" w:date="2015-01-28T09:34:00Z">
            <w:rPr/>
          </w:rPrChange>
        </w:rPr>
        <w:t>as these ha</w:t>
      </w:r>
      <w:r w:rsidR="00355C53" w:rsidRPr="005E53E2">
        <w:rPr>
          <w:strike/>
          <w:rPrChange w:id="1248" w:author="Tim Hallett" w:date="2015-01-28T09:34:00Z">
            <w:rPr/>
          </w:rPrChange>
        </w:rPr>
        <w:t>ve a high cost per DALY averted (table 3)</w:t>
      </w:r>
      <w:r w:rsidR="00D6526B" w:rsidRPr="005E53E2">
        <w:rPr>
          <w:strike/>
          <w:rPrChange w:id="1249" w:author="Tim Hallett" w:date="2015-01-28T09:34:00Z">
            <w:rPr/>
          </w:rPrChange>
        </w:rPr>
        <w:t>. Consequently, t</w:t>
      </w:r>
      <w:r w:rsidRPr="005E53E2">
        <w:rPr>
          <w:strike/>
          <w:rPrChange w:id="1250" w:author="Tim Hallett" w:date="2015-01-28T09:34:00Z">
            <w:rPr/>
          </w:rPrChange>
        </w:rPr>
        <w:t>his indicates that intervening at multiple points to strengthen care is almost as effective as removing pre-ART care in its entirety</w:t>
      </w:r>
      <w:r w:rsidR="000D2A31" w:rsidRPr="005E53E2">
        <w:rPr>
          <w:strike/>
          <w:rPrChange w:id="1251" w:author="Tim Hallett" w:date="2015-01-28T09:34:00Z">
            <w:rPr/>
          </w:rPrChange>
        </w:rPr>
        <w:t xml:space="preserve">, such as in the Immediate ART or Universal Test &amp; Treat </w:t>
      </w:r>
      <w:r w:rsidR="0059185C" w:rsidRPr="005E53E2">
        <w:rPr>
          <w:strike/>
          <w:rPrChange w:id="1252" w:author="Tim Hallett" w:date="2015-01-28T09:34:00Z">
            <w:rPr/>
          </w:rPrChange>
        </w:rPr>
        <w:t xml:space="preserve">strategies, but without depriving patients of the ancillary benefits </w:t>
      </w:r>
      <w:r w:rsidR="00043932" w:rsidRPr="005E53E2">
        <w:rPr>
          <w:strike/>
          <w:rPrChange w:id="1253" w:author="Tim Hallett" w:date="2015-01-28T09:34:00Z">
            <w:rPr/>
          </w:rPrChange>
        </w:rPr>
        <w:t>provided by</w:t>
      </w:r>
      <w:r w:rsidR="0059185C" w:rsidRPr="005E53E2">
        <w:rPr>
          <w:strike/>
          <w:rPrChange w:id="1254" w:author="Tim Hallett" w:date="2015-01-28T09:34:00Z">
            <w:rPr/>
          </w:rPrChange>
        </w:rPr>
        <w:t xml:space="preserve"> pre-ART care</w:t>
      </w:r>
      <w:r w:rsidR="000D2A31" w:rsidRPr="005E53E2">
        <w:rPr>
          <w:strike/>
          <w:rPrChange w:id="1255" w:author="Tim Hallett" w:date="2015-01-28T09:34:00Z">
            <w:rPr/>
          </w:rPrChange>
        </w:rPr>
        <w:t>.</w:t>
      </w:r>
      <w:r w:rsidR="00E52B39" w:rsidRPr="005E53E2">
        <w:rPr>
          <w:strike/>
          <w:rPrChange w:id="1256" w:author="Tim Hallett" w:date="2015-01-28T09:34:00Z">
            <w:rPr/>
          </w:rPrChang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5E53E2">
        <w:rPr>
          <w:i/>
          <w:strike/>
          <w:color w:val="FF0000"/>
          <w:rPrChange w:id="1257" w:author="Tim Hallett" w:date="2015-01-28T09:34:00Z">
            <w:rPr>
              <w:i/>
              <w:color w:val="FF0000"/>
            </w:rPr>
          </w:rPrChange>
        </w:rPr>
        <w:t>Rosen et al.</w:t>
      </w:r>
      <w:r w:rsidR="00DE2511" w:rsidRPr="005E53E2">
        <w:rPr>
          <w:i/>
          <w:strike/>
          <w:color w:val="FF0000"/>
          <w:rPrChange w:id="1258" w:author="Tim Hallett" w:date="2015-01-28T09:34:00Z">
            <w:rPr>
              <w:i/>
              <w:color w:val="FF0000"/>
            </w:rPr>
          </w:rPrChange>
        </w:rPr>
        <w:t xml:space="preserve"> (2015).</w:t>
      </w:r>
      <w:r w:rsidR="00E52B39" w:rsidRPr="005E53E2">
        <w:rPr>
          <w:i/>
          <w:strike/>
          <w:color w:val="FF0000"/>
          <w:rPrChange w:id="1259" w:author="Tim Hallett" w:date="2015-01-28T09:34:00Z">
            <w:rPr>
              <w:i/>
              <w:color w:val="FF0000"/>
            </w:rPr>
          </w:rPrChange>
        </w:rPr>
        <w:t xml:space="preserve"> Confidential. Unpublished</w:t>
      </w:r>
      <w:r w:rsidR="00E52B39" w:rsidRPr="005E53E2">
        <w:rPr>
          <w:strike/>
          <w:rPrChange w:id="1260" w:author="Tim Hallett" w:date="2015-01-28T09:34:00Z">
            <w:rPr/>
          </w:rPrChange>
        </w:rPr>
        <w:t>].</w:t>
      </w:r>
    </w:p>
    <w:p w14:paraId="0B5F48E3" w14:textId="77777777" w:rsidR="00C22FA6" w:rsidRPr="005E53E2" w:rsidRDefault="00C22FA6" w:rsidP="00686B32">
      <w:pPr>
        <w:pStyle w:val="normal0"/>
        <w:ind w:firstLine="720"/>
        <w:rPr>
          <w:strike/>
          <w:rPrChange w:id="1261" w:author="Tim Hallett" w:date="2015-01-28T09:34:00Z">
            <w:rPr/>
          </w:rPrChange>
        </w:rPr>
      </w:pPr>
    </w:p>
    <w:p w14:paraId="617BE5C9" w14:textId="680716BD" w:rsidR="00E104C3" w:rsidRPr="005E53E2" w:rsidRDefault="00C22FA6" w:rsidP="00C04CD1">
      <w:pPr>
        <w:pStyle w:val="normal0"/>
        <w:ind w:firstLine="720"/>
        <w:rPr>
          <w:strike/>
          <w:rPrChange w:id="1262" w:author="Tim Hallett" w:date="2015-01-28T09:34:00Z">
            <w:rPr/>
          </w:rPrChange>
        </w:rPr>
      </w:pPr>
      <w:r w:rsidRPr="005E53E2">
        <w:rPr>
          <w:strike/>
          <w:rPrChange w:id="1263" w:author="Tim Hallett" w:date="2015-01-28T09:34:00Z">
            <w:rPr/>
          </w:rPrChange>
        </w:rPr>
        <w:t xml:space="preserve">Interestingly, the distribution of care experience among deceased individuals when </w:t>
      </w:r>
      <w:r w:rsidR="00ED536F" w:rsidRPr="005E53E2">
        <w:rPr>
          <w:strike/>
          <w:rPrChange w:id="1264" w:author="Tim Hallett" w:date="2015-01-28T09:34:00Z">
            <w:rPr/>
          </w:rPrChange>
        </w:rPr>
        <w:t xml:space="preserve">the combination </w:t>
      </w:r>
      <w:r w:rsidRPr="005E53E2">
        <w:rPr>
          <w:strike/>
          <w:rPrChange w:id="1265" w:author="Tim Hallett" w:date="2015-01-28T09:34:00Z">
            <w:rPr/>
          </w:rPrChange>
        </w:rPr>
        <w:t xml:space="preserve">of interventions </w:t>
      </w:r>
      <w:r w:rsidR="00745D86" w:rsidRPr="005E53E2">
        <w:rPr>
          <w:strike/>
          <w:rPrChange w:id="1266" w:author="Tim Hallett" w:date="2015-01-28T09:34:00Z">
            <w:rPr/>
          </w:rPrChange>
        </w:rPr>
        <w:t xml:space="preserve">was </w:t>
      </w:r>
      <w:r w:rsidR="00E9309E" w:rsidRPr="005E53E2">
        <w:rPr>
          <w:strike/>
          <w:rPrChange w:id="1267" w:author="Tim Hallett" w:date="2015-01-28T09:34:00Z">
            <w:rPr/>
          </w:rPrChange>
        </w:rPr>
        <w:t xml:space="preserve">compared </w:t>
      </w:r>
      <w:r w:rsidR="00ED536F" w:rsidRPr="005E53E2">
        <w:rPr>
          <w:strike/>
          <w:rPrChange w:id="1268" w:author="Tim Hallett" w:date="2015-01-28T09:34:00Z">
            <w:rPr/>
          </w:rPrChange>
        </w:rPr>
        <w:t>to</w:t>
      </w:r>
      <w:r w:rsidRPr="005E53E2">
        <w:rPr>
          <w:strike/>
          <w:rPrChange w:id="1269" w:author="Tim Hallett" w:date="2015-01-28T09:34:00Z">
            <w:rPr/>
          </w:rPrChange>
        </w:rPr>
        <w:t xml:space="preserve"> </w:t>
      </w:r>
      <w:r w:rsidR="00E9309E" w:rsidRPr="005E53E2">
        <w:rPr>
          <w:strike/>
          <w:rPrChange w:id="1270" w:author="Tim Hallett" w:date="2015-01-28T09:34:00Z">
            <w:rPr/>
          </w:rPrChange>
        </w:rPr>
        <w:t xml:space="preserve">a </w:t>
      </w:r>
      <w:r w:rsidRPr="005E53E2">
        <w:rPr>
          <w:strike/>
          <w:rPrChange w:id="1271" w:author="Tim Hallett" w:date="2015-01-28T09:34:00Z">
            <w:rPr/>
          </w:rPrChange>
        </w:rPr>
        <w:t xml:space="preserve">Universal Test &amp; Treat </w:t>
      </w:r>
      <w:r w:rsidR="00E9309E" w:rsidRPr="005E53E2">
        <w:rPr>
          <w:strike/>
          <w:rPrChange w:id="1272" w:author="Tim Hallett" w:date="2015-01-28T09:34:00Z">
            <w:rPr/>
          </w:rPrChange>
        </w:rPr>
        <w:t xml:space="preserve">strategy </w:t>
      </w:r>
      <w:r w:rsidRPr="005E53E2">
        <w:rPr>
          <w:strike/>
          <w:rPrChange w:id="1273" w:author="Tim Hallett" w:date="2015-01-28T09:34:00Z">
            <w:rPr/>
          </w:rPrChange>
        </w:rPr>
        <w:t>highlights</w:t>
      </w:r>
      <w:r w:rsidR="00E9309E" w:rsidRPr="005E53E2">
        <w:rPr>
          <w:strike/>
          <w:rPrChange w:id="1274" w:author="Tim Hallett" w:date="2015-01-28T09:34:00Z">
            <w:rPr/>
          </w:rPrChange>
        </w:rPr>
        <w:t>,</w:t>
      </w:r>
      <w:r w:rsidRPr="005E53E2">
        <w:rPr>
          <w:strike/>
          <w:rPrChange w:id="1275" w:author="Tim Hallett" w:date="2015-01-28T09:34:00Z">
            <w:rPr/>
          </w:rPrChange>
        </w:rPr>
        <w:t xml:space="preserve"> how both strategies significantly reduce</w:t>
      </w:r>
      <w:r w:rsidR="00745D86" w:rsidRPr="005E53E2">
        <w:rPr>
          <w:strike/>
          <w:rPrChange w:id="1276" w:author="Tim Hallett" w:date="2015-01-28T09:34:00Z">
            <w:rPr/>
          </w:rPrChange>
        </w:rPr>
        <w:t>d</w:t>
      </w:r>
      <w:r w:rsidRPr="005E53E2">
        <w:rPr>
          <w:strike/>
          <w:rPrChange w:id="1277" w:author="Tim Hallett" w:date="2015-01-28T09:34:00Z">
            <w:rPr/>
          </w:rPrChange>
        </w:rPr>
        <w:t xml:space="preserve"> HIV mortality</w:t>
      </w:r>
      <w:r w:rsidR="00347F2E" w:rsidRPr="005E53E2">
        <w:rPr>
          <w:strike/>
          <w:rPrChange w:id="1278" w:author="Tim Hallett" w:date="2015-01-28T09:34:00Z">
            <w:rPr/>
          </w:rPrChange>
        </w:rPr>
        <w:t xml:space="preserve"> in comparison to baseline,</w:t>
      </w:r>
      <w:r w:rsidRPr="005E53E2">
        <w:rPr>
          <w:strike/>
          <w:rPrChange w:id="1279" w:author="Tim Hallett" w:date="2015-01-28T09:34:00Z">
            <w:rPr/>
          </w:rPrChange>
        </w:rPr>
        <w:t xml:space="preserve"> but </w:t>
      </w:r>
      <w:r w:rsidR="00770CB9" w:rsidRPr="005E53E2">
        <w:rPr>
          <w:strike/>
          <w:rPrChange w:id="1280" w:author="Tim Hallett" w:date="2015-01-28T09:34:00Z">
            <w:rPr/>
          </w:rPrChange>
        </w:rPr>
        <w:t xml:space="preserve">through different </w:t>
      </w:r>
      <w:r w:rsidR="003A3FD3" w:rsidRPr="005E53E2">
        <w:rPr>
          <w:strike/>
          <w:rPrChange w:id="1281" w:author="Tim Hallett" w:date="2015-01-28T09:34:00Z">
            <w:rPr/>
          </w:rPrChange>
        </w:rPr>
        <w:t>mechanisms</w:t>
      </w:r>
      <w:r w:rsidR="00770CB9" w:rsidRPr="005E53E2">
        <w:rPr>
          <w:strike/>
          <w:rPrChange w:id="1282" w:author="Tim Hallett" w:date="2015-01-28T09:34:00Z">
            <w:rPr/>
          </w:rPrChange>
        </w:rPr>
        <w:t xml:space="preserve">(figure </w:t>
      </w:r>
      <w:r w:rsidR="00DE71B5" w:rsidRPr="005E53E2">
        <w:rPr>
          <w:strike/>
          <w:rPrChange w:id="1283" w:author="Tim Hallett" w:date="2015-01-28T09:34:00Z">
            <w:rPr/>
          </w:rPrChange>
        </w:rPr>
        <w:t>4</w:t>
      </w:r>
      <w:r w:rsidR="00770CB9" w:rsidRPr="005E53E2">
        <w:rPr>
          <w:strike/>
          <w:rPrChange w:id="1284" w:author="Tim Hallett" w:date="2015-01-28T09:34:00Z">
            <w:rPr/>
          </w:rPrChange>
        </w:rPr>
        <w:t>).</w:t>
      </w:r>
      <w:r w:rsidR="000701E1" w:rsidRPr="005E53E2">
        <w:rPr>
          <w:strike/>
          <w:rPrChange w:id="1285" w:author="Tim Hallett" w:date="2015-01-28T09:34:00Z">
            <w:rPr/>
          </w:rPrChange>
        </w:rPr>
        <w:t xml:space="preserve"> We see that the combination of interventions </w:t>
      </w:r>
      <w:r w:rsidR="009B6972" w:rsidRPr="005E53E2">
        <w:rPr>
          <w:strike/>
          <w:rPrChange w:id="1286" w:author="Tim Hallett" w:date="2015-01-28T09:34:00Z">
            <w:rPr/>
          </w:rPrChange>
        </w:rPr>
        <w:t>was</w:t>
      </w:r>
      <w:r w:rsidR="000701E1" w:rsidRPr="005E53E2">
        <w:rPr>
          <w:strike/>
          <w:rPrChange w:id="1287"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1288" w:author="Tim Hallett" w:date="2015-01-28T09:34:00Z">
            <w:rPr/>
          </w:rPrChange>
        </w:rPr>
        <w:t>,</w:t>
      </w:r>
      <w:r w:rsidR="000701E1" w:rsidRPr="005E53E2">
        <w:rPr>
          <w:strike/>
          <w:rPrChange w:id="1289" w:author="Tim Hallett" w:date="2015-01-28T09:34:00Z">
            <w:rPr/>
          </w:rPrChange>
        </w:rPr>
        <w:t xml:space="preserve"> without being diagnosed</w:t>
      </w:r>
      <w:r w:rsidR="002246D7" w:rsidRPr="005E53E2">
        <w:rPr>
          <w:strike/>
          <w:rPrChange w:id="1290" w:author="Tim Hallett" w:date="2015-01-28T09:34:00Z">
            <w:rPr/>
          </w:rPrChange>
        </w:rPr>
        <w:t>,</w:t>
      </w:r>
      <w:r w:rsidR="000701E1" w:rsidRPr="005E53E2">
        <w:rPr>
          <w:strike/>
          <w:rPrChange w:id="1291" w:author="Tim Hallett" w:date="2015-01-28T09:34:00Z">
            <w:rPr/>
          </w:rPrChange>
        </w:rPr>
        <w:t xml:space="preserve"> to the baseline scenario.</w:t>
      </w:r>
      <w:r w:rsidR="0022518A" w:rsidRPr="005E53E2">
        <w:rPr>
          <w:strike/>
          <w:rPrChange w:id="1292"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1293" w:author="Tim Hallett" w:date="2015-01-28T09:34:00Z">
            <w:rPr/>
          </w:rPrChange>
        </w:rPr>
        <w:t>;</w:t>
      </w:r>
      <w:r w:rsidR="00327F22" w:rsidRPr="005E53E2">
        <w:rPr>
          <w:strike/>
          <w:rPrChange w:id="1294" w:author="Tim Hallett" w:date="2015-01-28T09:34:00Z">
            <w:rPr/>
          </w:rPrChange>
        </w:rPr>
        <w:t xml:space="preserve"> with the vast majority (51%) lost from ART care before death.</w:t>
      </w:r>
      <w:r w:rsidR="00975BB8" w:rsidRPr="005E53E2">
        <w:rPr>
          <w:strike/>
          <w:rPrChange w:id="1295" w:author="Tim Hallett" w:date="2015-01-28T09:34:00Z">
            <w:rPr/>
          </w:rPrChange>
        </w:rPr>
        <w:t xml:space="preserve"> Therefore, the total person-time spent on ART</w:t>
      </w:r>
      <w:r w:rsidR="00B119F2" w:rsidRPr="005E53E2">
        <w:rPr>
          <w:strike/>
          <w:rPrChange w:id="1296" w:author="Tim Hallett" w:date="2015-01-28T09:34:00Z">
            <w:rPr/>
          </w:rPrChange>
        </w:rPr>
        <w:t xml:space="preserve"> </w:t>
      </w:r>
      <w:r w:rsidR="00975BB8" w:rsidRPr="005E53E2">
        <w:rPr>
          <w:strike/>
          <w:rPrChange w:id="1297" w:author="Tim Hallett" w:date="2015-01-28T09:34:00Z">
            <w:rPr/>
          </w:rPrChange>
        </w:rPr>
        <w:t>by individuals in the Universal Test &amp; Treat intervention exceed</w:t>
      </w:r>
      <w:r w:rsidR="00920268" w:rsidRPr="005E53E2">
        <w:rPr>
          <w:strike/>
          <w:rPrChange w:id="1298" w:author="Tim Hallett" w:date="2015-01-28T09:34:00Z">
            <w:rPr/>
          </w:rPrChange>
        </w:rPr>
        <w:t>ed</w:t>
      </w:r>
      <w:r w:rsidR="00975BB8" w:rsidRPr="005E53E2">
        <w:rPr>
          <w:strike/>
          <w:rPrChange w:id="1299" w:author="Tim Hallett" w:date="2015-01-28T09:34:00Z">
            <w:rPr/>
          </w:rPrChange>
        </w:rPr>
        <w:t xml:space="preserve"> that of individuals in the combination intervention </w:t>
      </w:r>
      <w:r w:rsidR="00975BB8" w:rsidRPr="005E53E2">
        <w:rPr>
          <w:strike/>
          <w:rPrChange w:id="1300" w:author="Tim Hallett" w:date="2015-01-28T09:34:00Z">
            <w:rPr/>
          </w:rPrChange>
        </w:rPr>
        <w:lastRenderedPageBreak/>
        <w:t>scenario, this is reflected by the increased cost of Universal Test &amp; Treat and the larger proportion of cost t</w:t>
      </w:r>
      <w:r w:rsidR="009C303D" w:rsidRPr="005E53E2">
        <w:rPr>
          <w:strike/>
          <w:rPrChange w:id="1301"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1302" w:author="Tim Hallett" w:date="2015-01-28T09:34:00Z">
            <w:rPr/>
          </w:rPrChange>
        </w:rPr>
        <w:fldChar w:fldCharType="begin"/>
      </w:r>
      <w:r w:rsidR="0011631F">
        <w:rPr>
          <w:strike/>
        </w:rPr>
        <w:instrText xml:space="preserve"> ADDIN PAPERS2_CITATIONS &lt;citation&gt;&lt;uuid&gt;5AE397C7-48AC-4CE5-9C66-7CDFCDBF39F8&lt;/uuid&gt;&lt;priority&gt;41&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1303" w:author="Tim Hallett" w:date="2015-01-28T09:34:00Z">
            <w:rPr/>
          </w:rPrChange>
        </w:rPr>
        <w:fldChar w:fldCharType="separate"/>
      </w:r>
      <w:r w:rsidR="009C303D" w:rsidRPr="005E53E2">
        <w:rPr>
          <w:strike/>
          <w:lang w:val="en-US"/>
          <w:rPrChange w:id="1304" w:author="Tim Hallett" w:date="2015-01-28T09:34:00Z">
            <w:rPr>
              <w:lang w:val="en-US"/>
            </w:rPr>
          </w:rPrChange>
        </w:rPr>
        <w:t>{Oyugi:2007fs}</w:t>
      </w:r>
      <w:r w:rsidR="009C303D" w:rsidRPr="005E53E2">
        <w:rPr>
          <w:strike/>
          <w:rPrChange w:id="1305" w:author="Tim Hallett" w:date="2015-01-28T09:34:00Z">
            <w:rPr/>
          </w:rPrChange>
        </w:rPr>
        <w:fldChar w:fldCharType="end"/>
      </w:r>
      <w:r w:rsidR="009C303D" w:rsidRPr="005E53E2">
        <w:rPr>
          <w:strike/>
          <w:rPrChange w:id="1306" w:author="Tim Hallett" w:date="2015-01-28T09:34:00Z">
            <w:rPr/>
          </w:rPrChange>
        </w:rPr>
        <w:t xml:space="preserve">. </w:t>
      </w:r>
      <w:r w:rsidR="00817A72" w:rsidRPr="005E53E2">
        <w:rPr>
          <w:strike/>
          <w:rPrChange w:id="1307" w:author="Tim Hallett" w:date="2015-01-28T09:34:00Z">
            <w:rPr/>
          </w:rPrChange>
        </w:rPr>
        <w:t>An alternative category of interventions recently hypothesised</w:t>
      </w:r>
      <w:r w:rsidR="00D92572" w:rsidRPr="005E53E2">
        <w:rPr>
          <w:strike/>
          <w:rPrChange w:id="1308" w:author="Tim Hallett" w:date="2015-01-28T09:34:00Z">
            <w:rPr/>
          </w:rPrChange>
        </w:rPr>
        <w:t xml:space="preserve"> to improve patient outcomes and reduce costs,</w:t>
      </w:r>
      <w:r w:rsidR="00817A72" w:rsidRPr="005E53E2">
        <w:rPr>
          <w:strike/>
          <w:rPrChange w:id="1309" w:author="Tim Hallett" w:date="2015-01-28T09:34:00Z">
            <w:rPr/>
          </w:rPrChange>
        </w:rPr>
        <w:t xml:space="preserve"> is that of tiered care, </w:t>
      </w:r>
      <w:r w:rsidR="00DF1288" w:rsidRPr="005E53E2">
        <w:rPr>
          <w:strike/>
          <w:rPrChange w:id="1310" w:author="Tim Hallett" w:date="2015-01-28T09:34:00Z">
            <w:rPr/>
          </w:rPrChange>
        </w:rPr>
        <w:t>using patient strata to determine the provision of care services</w:t>
      </w:r>
      <w:r w:rsidR="008735E2" w:rsidRPr="005E53E2">
        <w:rPr>
          <w:strike/>
          <w:rPrChange w:id="1311" w:author="Tim Hallett" w:date="2015-01-28T09:34:00Z">
            <w:rPr/>
          </w:rPrChange>
        </w:rPr>
        <w:t>.</w:t>
      </w:r>
      <w:r w:rsidR="006C0DB6" w:rsidRPr="005E53E2">
        <w:rPr>
          <w:strike/>
          <w:rPrChange w:id="1312" w:author="Tim Hallett" w:date="2015-01-28T09:34:00Z">
            <w:rPr/>
          </w:rPrChange>
        </w:rPr>
        <w:t xml:space="preserve"> </w:t>
      </w:r>
      <w:r w:rsidR="003D7107" w:rsidRPr="005E53E2">
        <w:rPr>
          <w:strike/>
          <w:rPrChange w:id="1313" w:author="Tim Hallett" w:date="2015-01-28T09:34:00Z">
            <w:rPr/>
          </w:rPrChange>
        </w:rPr>
        <w:t xml:space="preserve">For example, </w:t>
      </w:r>
      <w:r w:rsidR="00DF1288" w:rsidRPr="005E53E2">
        <w:rPr>
          <w:strike/>
          <w:rPrChange w:id="1314" w:author="Tim Hallett" w:date="2015-01-28T09:34:00Z">
            <w:rPr/>
          </w:rPrChange>
        </w:rPr>
        <w:t xml:space="preserve">Babigumira </w:t>
      </w:r>
      <w:r w:rsidR="00DF1288" w:rsidRPr="005E53E2">
        <w:rPr>
          <w:i/>
          <w:strike/>
          <w:rPrChange w:id="1315" w:author="Tim Hallett" w:date="2015-01-28T09:34:00Z">
            <w:rPr>
              <w:i/>
            </w:rPr>
          </w:rPrChange>
        </w:rPr>
        <w:t>et al.</w:t>
      </w:r>
      <w:r w:rsidR="00DF1288" w:rsidRPr="005E53E2">
        <w:rPr>
          <w:strike/>
          <w:rPrChange w:id="1316" w:author="Tim Hallett" w:date="2015-01-28T09:34:00Z">
            <w:rPr/>
          </w:rPrChange>
        </w:rPr>
        <w:t xml:space="preserve"> (2011), </w:t>
      </w:r>
      <w:r w:rsidR="003D7107" w:rsidRPr="005E53E2">
        <w:rPr>
          <w:strike/>
          <w:rPrChange w:id="1317" w:author="Tim Hallett" w:date="2015-01-28T09:34:00Z">
            <w:rPr/>
          </w:rPrChange>
        </w:rPr>
        <w:t xml:space="preserve">implementing a </w:t>
      </w:r>
      <w:r w:rsidR="00DF1288" w:rsidRPr="005E53E2">
        <w:rPr>
          <w:strike/>
          <w:rPrChange w:id="1318" w:author="Tim Hallett" w:date="2015-01-28T09:34:00Z">
            <w:rPr/>
          </w:rPrChange>
        </w:rPr>
        <w:t>task-shifting intervention for eligible patients at an HIV clinic in Kampala, Uganda</w:t>
      </w:r>
      <w:r w:rsidR="00DF1288" w:rsidRPr="005E53E2">
        <w:rPr>
          <w:strike/>
          <w:rPrChange w:id="1319" w:author="Tim Hallett" w:date="2015-01-28T09:34:00Z">
            <w:rPr/>
          </w:rPrChange>
        </w:rPr>
        <w:fldChar w:fldCharType="begin"/>
      </w:r>
      <w:r w:rsidR="0011631F">
        <w:rPr>
          <w:strike/>
        </w:rPr>
        <w:instrText xml:space="preserve"> ADDIN PAPERS2_CITATIONS &lt;citation&gt;&lt;uuid&gt;7629D181-19E3-4732-9878-D98F4D6C6EF7&lt;/uuid&gt;&lt;priority&gt;42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1320" w:author="Tim Hallett" w:date="2015-01-28T09:34:00Z">
            <w:rPr/>
          </w:rPrChange>
        </w:rPr>
        <w:fldChar w:fldCharType="separate"/>
      </w:r>
      <w:r w:rsidR="00DF1288" w:rsidRPr="005E53E2">
        <w:rPr>
          <w:strike/>
          <w:lang w:val="en-US"/>
          <w:rPrChange w:id="1321" w:author="Tim Hallett" w:date="2015-01-28T09:34:00Z">
            <w:rPr>
              <w:lang w:val="en-US"/>
            </w:rPr>
          </w:rPrChange>
        </w:rPr>
        <w:t>{Babigumira:2011gg}</w:t>
      </w:r>
      <w:r w:rsidR="00DF1288" w:rsidRPr="005E53E2">
        <w:rPr>
          <w:strike/>
          <w:rPrChange w:id="1322" w:author="Tim Hallett" w:date="2015-01-28T09:34:00Z">
            <w:rPr/>
          </w:rPrChange>
        </w:rPr>
        <w:fldChar w:fldCharType="end"/>
      </w:r>
      <w:r w:rsidR="00DF1288" w:rsidRPr="005E53E2">
        <w:rPr>
          <w:strike/>
          <w:rPrChange w:id="1323" w:author="Tim Hallett" w:date="2015-01-28T09:34:00Z">
            <w:rPr/>
          </w:rPrChange>
        </w:rPr>
        <w:t>. Eligibility criteria</w:t>
      </w:r>
      <w:r w:rsidR="00D92572" w:rsidRPr="005E53E2">
        <w:rPr>
          <w:strike/>
          <w:rPrChange w:id="1324" w:author="Tim Hallett" w:date="2015-01-28T09:34:00Z">
            <w:rPr/>
          </w:rPrChange>
        </w:rPr>
        <w:t xml:space="preserve"> </w:t>
      </w:r>
      <w:r w:rsidR="00DF1288" w:rsidRPr="005E53E2">
        <w:rPr>
          <w:strike/>
          <w:rPrChange w:id="1325" w:author="Tim Hallett" w:date="2015-01-28T09:34:00Z">
            <w:rPr/>
          </w:rPrChange>
        </w:rPr>
        <w:t xml:space="preserve">selected adherent, healthy </w:t>
      </w:r>
      <w:r w:rsidR="00D92572" w:rsidRPr="005E53E2">
        <w:rPr>
          <w:strike/>
          <w:rPrChange w:id="1326" w:author="Tim Hallett" w:date="2015-01-28T09:34:00Z">
            <w:rPr/>
          </w:rPrChange>
        </w:rPr>
        <w:t xml:space="preserve">randomised </w:t>
      </w:r>
      <w:r w:rsidR="00DF1288" w:rsidRPr="005E53E2">
        <w:rPr>
          <w:strike/>
          <w:rPrChange w:id="1327"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1328" w:author="Tim Hallett" w:date="2015-01-28T09:34:00Z">
            <w:rPr/>
          </w:rPrChange>
        </w:rPr>
        <w:fldChar w:fldCharType="begin"/>
      </w:r>
      <w:r w:rsidR="0011631F">
        <w:rPr>
          <w:strike/>
        </w:rPr>
        <w:instrText xml:space="preserve"> ADDIN PAPERS2_CITATIONS &lt;citation&gt;&lt;uuid&gt;F4AF3E4E-78FD-4DFA-A30C-3228C6C5E7BC&lt;/uuid&gt;&lt;priority&gt;43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1329" w:author="Tim Hallett" w:date="2015-01-28T09:34:00Z">
            <w:rPr/>
          </w:rPrChange>
        </w:rPr>
        <w:fldChar w:fldCharType="separate"/>
      </w:r>
      <w:r w:rsidR="00DF1288" w:rsidRPr="005E53E2">
        <w:rPr>
          <w:strike/>
          <w:lang w:val="en-US"/>
          <w:rPrChange w:id="1330" w:author="Tim Hallett" w:date="2015-01-28T09:34:00Z">
            <w:rPr>
              <w:lang w:val="en-US"/>
            </w:rPr>
          </w:rPrChange>
        </w:rPr>
        <w:t>{Babigumira:2011gg}</w:t>
      </w:r>
      <w:r w:rsidR="00DF1288" w:rsidRPr="005E53E2">
        <w:rPr>
          <w:strike/>
          <w:rPrChange w:id="1331" w:author="Tim Hallett" w:date="2015-01-28T09:34:00Z">
            <w:rPr/>
          </w:rPrChange>
        </w:rPr>
        <w:fldChar w:fldCharType="end"/>
      </w:r>
      <w:r w:rsidR="00DF1288" w:rsidRPr="005E53E2">
        <w:rPr>
          <w:strike/>
          <w:rPrChange w:id="1332" w:author="Tim Hallett" w:date="2015-01-28T09:34:00Z">
            <w:rPr/>
          </w:rPrChange>
        </w:rPr>
        <w:t xml:space="preserve">. This type of tiered intervention, selecting adherent patients to be monitored more infrequently, illustrates how care can </w:t>
      </w:r>
      <w:r w:rsidR="00D92572" w:rsidRPr="005E53E2">
        <w:rPr>
          <w:strike/>
          <w:rPrChange w:id="1333" w:author="Tim Hallett" w:date="2015-01-28T09:34:00Z">
            <w:rPr/>
          </w:rPrChange>
        </w:rPr>
        <w:t>be stratified between patients.</w:t>
      </w:r>
    </w:p>
    <w:p w14:paraId="692B3F20" w14:textId="77777777" w:rsidR="00727013" w:rsidRPr="005E53E2" w:rsidRDefault="00727013" w:rsidP="0086036A">
      <w:pPr>
        <w:pStyle w:val="normal0"/>
        <w:rPr>
          <w:strike/>
          <w:rPrChange w:id="1334" w:author="Tim Hallett" w:date="2015-01-28T09:34:00Z">
            <w:rPr/>
          </w:rPrChange>
        </w:rPr>
      </w:pPr>
    </w:p>
    <w:p w14:paraId="3B21ADDB" w14:textId="77777777" w:rsidR="001363E9" w:rsidRPr="005E53E2" w:rsidRDefault="00D17502" w:rsidP="009F1741">
      <w:pPr>
        <w:pStyle w:val="normal0"/>
        <w:rPr>
          <w:strike/>
          <w:rPrChange w:id="1335" w:author="Tim Hallett" w:date="2015-01-28T09:34:00Z">
            <w:rPr/>
          </w:rPrChange>
        </w:rPr>
      </w:pPr>
      <w:commentRangeStart w:id="1336"/>
      <w:r w:rsidRPr="005E53E2">
        <w:rPr>
          <w:strike/>
          <w:rPrChange w:id="1337" w:author="Tim Hallett" w:date="2015-01-28T09:34:00Z">
            <w:rPr/>
          </w:rPrChange>
        </w:rPr>
        <w:tab/>
        <w:t xml:space="preserve">The motivating stimuli </w:t>
      </w:r>
      <w:r w:rsidR="0005462D" w:rsidRPr="005E53E2">
        <w:rPr>
          <w:strike/>
          <w:rPrChange w:id="1338" w:author="Tim Hallett" w:date="2015-01-28T09:34:00Z">
            <w:rPr/>
          </w:rPrChange>
        </w:rPr>
        <w:t>driving</w:t>
      </w:r>
      <w:r w:rsidRPr="005E53E2">
        <w:rPr>
          <w:strike/>
          <w:rPrChange w:id="1339" w:author="Tim Hallett" w:date="2015-01-28T09:34:00Z">
            <w:rPr/>
          </w:rPrChange>
        </w:rPr>
        <w:t xml:space="preserve"> </w:t>
      </w:r>
      <w:r w:rsidR="00D22909" w:rsidRPr="005E53E2">
        <w:rPr>
          <w:strike/>
          <w:rPrChange w:id="1340" w:author="Tim Hallett" w:date="2015-01-28T09:34:00Z">
            <w:rPr/>
          </w:rPrChange>
        </w:rPr>
        <w:t>HIV-infected individuals</w:t>
      </w:r>
      <w:r w:rsidRPr="005E53E2">
        <w:rPr>
          <w:strike/>
          <w:rPrChange w:id="1341" w:author="Tim Hallett" w:date="2015-01-28T09:34:00Z">
            <w:rPr/>
          </w:rPrChange>
        </w:rPr>
        <w:t xml:space="preserve"> to seek care are not </w:t>
      </w:r>
      <w:r w:rsidR="00D22909" w:rsidRPr="005E53E2">
        <w:rPr>
          <w:strike/>
          <w:rPrChange w:id="1342" w:author="Tim Hallett" w:date="2015-01-28T09:34:00Z">
            <w:rPr/>
          </w:rPrChange>
        </w:rPr>
        <w:t xml:space="preserve">yet </w:t>
      </w:r>
      <w:r w:rsidRPr="005E53E2">
        <w:rPr>
          <w:strike/>
          <w:rPrChange w:id="1343" w:author="Tim Hallett" w:date="2015-01-28T09:34:00Z">
            <w:rPr/>
          </w:rPrChange>
        </w:rPr>
        <w:t>fully understood.</w:t>
      </w:r>
      <w:r w:rsidR="00D22909" w:rsidRPr="005E53E2">
        <w:rPr>
          <w:strike/>
          <w:rPrChange w:id="1344" w:author="Tim Hallett" w:date="2015-01-28T09:34:00Z">
            <w:rPr/>
          </w:rPrChange>
        </w:rPr>
        <w:t xml:space="preserve"> </w:t>
      </w:r>
      <w:r w:rsidR="00F62E51" w:rsidRPr="005E53E2">
        <w:rPr>
          <w:strike/>
          <w:rPrChange w:id="1345" w:author="Tim Hallett" w:date="2015-01-28T09:34:00Z">
            <w:rPr/>
          </w:rPrChange>
        </w:rPr>
        <w:t>With</w:t>
      </w:r>
      <w:r w:rsidR="00D22909" w:rsidRPr="005E53E2">
        <w:rPr>
          <w:strike/>
          <w:rPrChange w:id="1346" w:author="Tim Hallett" w:date="2015-01-28T09:34:00Z">
            <w:rPr/>
          </w:rPrChange>
        </w:rPr>
        <w:t xml:space="preserve"> progress </w:t>
      </w:r>
      <w:r w:rsidR="00F62E51" w:rsidRPr="005E53E2">
        <w:rPr>
          <w:strike/>
          <w:rPrChange w:id="1347" w:author="Tim Hallett" w:date="2015-01-28T09:34:00Z">
            <w:rPr/>
          </w:rPrChange>
        </w:rPr>
        <w:t xml:space="preserve">being </w:t>
      </w:r>
      <w:r w:rsidR="00D22909" w:rsidRPr="005E53E2">
        <w:rPr>
          <w:strike/>
          <w:rPrChange w:id="1348" w:author="Tim Hallett" w:date="2015-01-28T09:34:00Z">
            <w:rPr/>
          </w:rPrChange>
        </w:rPr>
        <w:t>made in other fields{Buregyeya:2011fi, Salaniponi:2000tc, Pronyk:2001uk},</w:t>
      </w:r>
      <w:r w:rsidR="00F62E51" w:rsidRPr="005E53E2">
        <w:rPr>
          <w:strike/>
          <w:rPrChange w:id="1349" w:author="Tim Hallett" w:date="2015-01-28T09:34:00Z">
            <w:rPr/>
          </w:rPrChange>
        </w:rPr>
        <w:t xml:space="preserve"> it is hoped that new insights into HIV health-care seeking behaviour will follow</w:t>
      </w:r>
      <w:r w:rsidR="009A1BF9" w:rsidRPr="005E53E2">
        <w:rPr>
          <w:strike/>
          <w:rPrChange w:id="1350" w:author="Tim Hallett" w:date="2015-01-28T09:34:00Z">
            <w:rPr/>
          </w:rPrChange>
        </w:rPr>
        <w:t>{Burns:2014jz}</w:t>
      </w:r>
      <w:r w:rsidR="00F62E51" w:rsidRPr="005E53E2">
        <w:rPr>
          <w:strike/>
          <w:rPrChange w:id="1351" w:author="Tim Hallett" w:date="2015-01-28T09:34:00Z">
            <w:rPr/>
          </w:rPrChange>
        </w:rPr>
        <w:t>.</w:t>
      </w:r>
      <w:commentRangeEnd w:id="1336"/>
      <w:r w:rsidR="00D91055" w:rsidRPr="005E53E2">
        <w:rPr>
          <w:rStyle w:val="CommentReference"/>
          <w:strike/>
          <w:rPrChange w:id="1352" w:author="Tim Hallett" w:date="2015-01-28T09:34:00Z">
            <w:rPr>
              <w:rStyle w:val="CommentReference"/>
            </w:rPr>
          </w:rPrChange>
        </w:rPr>
        <w:commentReference w:id="1336"/>
      </w:r>
      <w:r w:rsidR="00AE1406" w:rsidRPr="005E53E2">
        <w:rPr>
          <w:strike/>
          <w:rPrChange w:id="1353" w:author="Tim Hallett" w:date="2015-01-28T09:34:00Z">
            <w:rPr/>
          </w:rPrChange>
        </w:rPr>
        <w:t xml:space="preserve"> </w:t>
      </w:r>
      <w:r w:rsidR="009C6E59" w:rsidRPr="005E53E2">
        <w:rPr>
          <w:strike/>
          <w:rPrChange w:id="1354"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1355" w:author="Tim Hallett" w:date="2015-01-28T09:34:00Z">
            <w:rPr/>
          </w:rPrChange>
        </w:rPr>
        <w:t xml:space="preserve"> similar to data provided by AMPATH will be required.</w:t>
      </w:r>
      <w:r w:rsidR="00F31908" w:rsidRPr="005E53E2">
        <w:rPr>
          <w:strike/>
          <w:rPrChange w:id="1356" w:author="Tim Hallett" w:date="2015-01-28T09:34:00Z">
            <w:rPr/>
          </w:rPrChange>
        </w:rPr>
        <w:t xml:space="preserve"> </w:t>
      </w:r>
      <w:r w:rsidR="001363E9" w:rsidRPr="005E53E2">
        <w:rPr>
          <w:strike/>
          <w:rPrChange w:id="1357"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1358" w:author="Tim Hallett" w:date="2015-01-28T09:34:00Z">
            <w:rPr/>
          </w:rPrChange>
        </w:rPr>
        <w:t xml:space="preserve"> to distribute intervention implementation over time </w:t>
      </w:r>
      <w:r w:rsidR="00F31908" w:rsidRPr="005E53E2">
        <w:rPr>
          <w:strike/>
          <w:rPrChange w:id="1359" w:author="Tim Hallett" w:date="2015-01-28T09:34:00Z">
            <w:rPr/>
          </w:rPrChange>
        </w:rPr>
        <w:t xml:space="preserve">as part of a </w:t>
      </w:r>
      <w:r w:rsidR="00646197" w:rsidRPr="005E53E2">
        <w:rPr>
          <w:strike/>
          <w:rPrChange w:id="1360" w:author="Tim Hallett" w:date="2015-01-28T09:34:00Z">
            <w:rPr/>
          </w:rPrChange>
        </w:rPr>
        <w:t>graded response.</w:t>
      </w:r>
      <w:r w:rsidR="00F31908" w:rsidRPr="005E53E2">
        <w:rPr>
          <w:strike/>
          <w:rPrChange w:id="1361" w:author="Tim Hallett" w:date="2015-01-28T09:34:00Z">
            <w:rPr/>
          </w:rPrChange>
        </w:rPr>
        <w:t xml:space="preserve"> Finally, </w:t>
      </w:r>
      <w:r w:rsidR="00AD609A" w:rsidRPr="005E53E2">
        <w:rPr>
          <w:strike/>
          <w:rPrChange w:id="1362"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1363" w:author="Tim Hallett" w:date="2015-01-28T09:34:00Z">
            <w:rPr/>
          </w:rPrChange>
        </w:rPr>
      </w:pPr>
    </w:p>
    <w:p w14:paraId="1BF1F4C0" w14:textId="77777777" w:rsidR="004833E2" w:rsidRPr="005E53E2" w:rsidRDefault="004833E2" w:rsidP="004833E2">
      <w:pPr>
        <w:pStyle w:val="normal0"/>
        <w:ind w:firstLine="720"/>
        <w:rPr>
          <w:strike/>
          <w:rPrChange w:id="1364" w:author="Tim Hallett" w:date="2015-01-28T09:34:00Z">
            <w:rPr/>
          </w:rPrChange>
        </w:rPr>
      </w:pPr>
      <w:r w:rsidRPr="005E53E2">
        <w:rPr>
          <w:strike/>
          <w:rPrChange w:id="1365"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1366" w:author="Tim Hallett" w:date="2015-01-28T09:34:00Z">
            <w:rPr/>
          </w:rPrChange>
        </w:rPr>
        <w:t>were</w:t>
      </w:r>
      <w:r w:rsidRPr="005E53E2">
        <w:rPr>
          <w:strike/>
          <w:rPrChange w:id="1367" w:author="Tim Hallett" w:date="2015-01-28T09:34:00Z">
            <w:rPr/>
          </w:rPrChange>
        </w:rPr>
        <w:t xml:space="preserve"> highly impactful, losses from care </w:t>
      </w:r>
      <w:r w:rsidR="00F64F4D" w:rsidRPr="005E53E2">
        <w:rPr>
          <w:strike/>
          <w:rPrChange w:id="1368" w:author="Tim Hallett" w:date="2015-01-28T09:34:00Z">
            <w:rPr/>
          </w:rPrChange>
        </w:rPr>
        <w:t>occurred</w:t>
      </w:r>
      <w:r w:rsidRPr="005E53E2">
        <w:rPr>
          <w:strike/>
          <w:rPrChange w:id="1369" w:author="Tim Hallett" w:date="2015-01-28T09:34:00Z">
            <w:rPr/>
          </w:rPrChange>
        </w:rPr>
        <w:t xml:space="preserve"> throughout</w:t>
      </w:r>
      <w:r w:rsidR="005E690B" w:rsidRPr="005E53E2">
        <w:rPr>
          <w:strike/>
          <w:rPrChange w:id="1370" w:author="Tim Hallett" w:date="2015-01-28T09:34:00Z">
            <w:rPr/>
          </w:rPrChange>
        </w:rPr>
        <w:t>,</w:t>
      </w:r>
      <w:r w:rsidRPr="005E53E2">
        <w:rPr>
          <w:strike/>
          <w:rPrChange w:id="1371"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1372" w:name="h.pbwlevpo3yu5" w:colFirst="0" w:colLast="0"/>
      <w:bookmarkEnd w:id="1372"/>
    </w:p>
    <w:p w14:paraId="11513004" w14:textId="77777777" w:rsidR="00354BF3" w:rsidRDefault="0004446E">
      <w:pPr>
        <w:pStyle w:val="Heading1"/>
        <w:contextualSpacing w:val="0"/>
      </w:pPr>
      <w:r>
        <w:t>References</w:t>
      </w:r>
      <w:bookmarkStart w:id="1373" w:name="h.i9jxy126drmb" w:colFirst="0" w:colLast="0"/>
      <w:bookmarkEnd w:id="1373"/>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1374" w:name="h.n9mfvkja78ix" w:colFirst="0" w:colLast="0"/>
      <w:bookmarkEnd w:id="1374"/>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5200C7" w:rsidRDefault="005200C7">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5200C7" w:rsidRDefault="005200C7">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5200C7" w:rsidRDefault="005200C7">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5200C7" w:rsidRDefault="005200C7">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4" w:author="Tim Hallett" w:date="2015-01-28T09:24:00Z" w:initials="TH">
    <w:p w14:paraId="187AB483" w14:textId="77777777" w:rsidR="005200C7" w:rsidRDefault="005200C7">
      <w:pPr>
        <w:pStyle w:val="CommentText"/>
      </w:pPr>
      <w:r>
        <w:rPr>
          <w:rStyle w:val="CommentReference"/>
        </w:rPr>
        <w:annotationRef/>
      </w:r>
      <w:r>
        <w:t>On this diagram, we should say what we mean by LINKAGE!</w:t>
      </w:r>
    </w:p>
  </w:comment>
  <w:comment w:id="47" w:author="Tim Hallett" w:date="2015-01-26T16:23:00Z" w:initials="TH">
    <w:p w14:paraId="366BBC70" w14:textId="77777777" w:rsidR="005200C7" w:rsidRDefault="005200C7">
      <w:pPr>
        <w:pStyle w:val="CommentText"/>
      </w:pPr>
      <w:ins w:id="48" w:author="Tim Hallett" w:date="2015-01-26T16:21:00Z">
        <w:r>
          <w:rPr>
            <w:rStyle w:val="CommentReference"/>
          </w:rPr>
          <w:annotationRef/>
        </w:r>
      </w:ins>
      <w:r>
        <w:t xml:space="preserve">Here, I am thinking a table like the the sheets youhave been sending to us (and maybe like is in the apopendix) which servces the job of providuign a good summart of what is going on in AMPATH </w:t>
      </w:r>
      <w:r w:rsidRPr="0093097C">
        <w:rPr>
          <w:b/>
          <w:bCs/>
        </w:rPr>
        <w:t>and</w:t>
      </w:r>
      <w:r>
        <w:t xml:space="preserve"> demonstrates how we use the data in the model and show how much of a good fit we get.</w:t>
      </w:r>
    </w:p>
  </w:comment>
  <w:comment w:id="98" w:author="Tim Hallett" w:date="2015-01-26T15:56:00Z" w:initials="TH">
    <w:p w14:paraId="5E28ED07" w14:textId="77777777" w:rsidR="005200C7" w:rsidRDefault="005200C7">
      <w:pPr>
        <w:pStyle w:val="CommentText"/>
      </w:pPr>
      <w:r>
        <w:rPr>
          <w:rStyle w:val="CommentReference"/>
        </w:rPr>
        <w:annotationRef/>
      </w:r>
      <w:r>
        <w:t>This table somehow didn’t render in my version of Word. It’s fine though. I didn’t delete it!</w:t>
      </w:r>
    </w:p>
  </w:comment>
  <w:comment w:id="202" w:author="Tim Hallett" w:date="2015-01-26T16:27:00Z" w:initials="TH">
    <w:p w14:paraId="631A054D" w14:textId="77777777" w:rsidR="005200C7" w:rsidRDefault="005200C7" w:rsidP="008E7748">
      <w:pPr>
        <w:pStyle w:val="CommentText"/>
      </w:pPr>
      <w:r>
        <w:rPr>
          <w:rStyle w:val="CommentReference"/>
        </w:rPr>
        <w:annotationRef/>
      </w:r>
      <w:r>
        <w:t>This table somehow didn’t render in my version of Word. It’s fine though. I didn’t delete it!</w:t>
      </w:r>
    </w:p>
  </w:comment>
  <w:comment w:id="204" w:author="Tim Hallett" w:date="2015-01-07T12:26:00Z" w:initials="TH">
    <w:p w14:paraId="784A3A0E" w14:textId="77777777" w:rsidR="005200C7" w:rsidRDefault="005200C7">
      <w:pPr>
        <w:pStyle w:val="CommentText"/>
      </w:pPr>
      <w:r>
        <w:rPr>
          <w:rStyle w:val="CommentReference"/>
        </w:rPr>
        <w:annotationRef/>
      </w:r>
      <w:r>
        <w:t>Is it possible to add references to the table? Or notes on the source?</w:t>
      </w:r>
    </w:p>
  </w:comment>
  <w:comment w:id="205" w:author="Jack Olney" w:date="2015-01-08T12:19:00Z" w:initials="JO">
    <w:p w14:paraId="52A2182E" w14:textId="77777777" w:rsidR="005200C7" w:rsidRDefault="005200C7">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207" w:author="Tim Hallett" w:date="2015-01-28T08:33:00Z" w:initials="TH">
    <w:p w14:paraId="2F868889" w14:textId="77777777" w:rsidR="005200C7" w:rsidRDefault="005200C7">
      <w:pPr>
        <w:pStyle w:val="CommentText"/>
      </w:pPr>
      <w:r>
        <w:rPr>
          <w:rStyle w:val="CommentReference"/>
        </w:rPr>
        <w:annotationRef/>
      </w:r>
      <w:r>
        <w:t>I see your point about references in the table. But somewhere we need to defend that these effects sizes are credible. Would it be possible to construct a table for the supplement which demonstrates that?</w:t>
      </w:r>
    </w:p>
  </w:comment>
  <w:comment w:id="221" w:author="Tim Hallett" w:date="2015-01-28T08:35:00Z" w:initials="TH">
    <w:p w14:paraId="5730B1DB" w14:textId="77777777" w:rsidR="005200C7" w:rsidRDefault="005200C7">
      <w:pPr>
        <w:pStyle w:val="CommentText"/>
      </w:pPr>
      <w:r>
        <w:rPr>
          <w:rStyle w:val="CommentReference"/>
        </w:rPr>
        <w:annotationRef/>
      </w:r>
      <w:r>
        <w:t>WITHIN what time ofdiagnosis.?</w:t>
      </w:r>
    </w:p>
  </w:comment>
  <w:comment w:id="222" w:author="Tim Hallett" w:date="2015-01-08T11:48:00Z" w:initials="TH">
    <w:p w14:paraId="02240058" w14:textId="77777777" w:rsidR="005200C7" w:rsidRDefault="005200C7" w:rsidP="00260E0F">
      <w:pPr>
        <w:pStyle w:val="CommentText"/>
      </w:pPr>
      <w:r>
        <w:rPr>
          <w:rStyle w:val="CommentReference"/>
        </w:rPr>
        <w:annotationRef/>
      </w:r>
      <w:r>
        <w:t>How can we justify this? The work of Jenny and Ruanne suggest some cost here, doesn’t it?</w:t>
      </w:r>
    </w:p>
  </w:comment>
  <w:comment w:id="223" w:author="Jack Olney" w:date="2015-01-08T12:33:00Z" w:initials="JO">
    <w:p w14:paraId="3A2DE505" w14:textId="77777777" w:rsidR="005200C7" w:rsidRDefault="005200C7">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24" w:author="Tim Hallett" w:date="2015-01-08T11:48:00Z" w:initials="TH">
    <w:p w14:paraId="0DB7BB60" w14:textId="77777777" w:rsidR="005200C7" w:rsidRDefault="005200C7" w:rsidP="00260E0F">
      <w:pPr>
        <w:pStyle w:val="CommentText"/>
      </w:pPr>
      <w:r>
        <w:rPr>
          <w:rStyle w:val="CommentReference"/>
        </w:rPr>
        <w:annotationRef/>
      </w:r>
      <w:r>
        <w:t>Seem to me like we need two scenarios in this one now. 0% would be best. What can say about what is realistic?</w:t>
      </w:r>
    </w:p>
  </w:comment>
  <w:comment w:id="225" w:author="Jack Olney" w:date="2015-01-08T13:38:00Z" w:initials="JO">
    <w:p w14:paraId="5C9C1216" w14:textId="77777777" w:rsidR="005200C7" w:rsidRDefault="005200C7">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(perhaps getting ahead of myself here).</w:t>
      </w:r>
    </w:p>
  </w:comment>
  <w:comment w:id="240" w:author="Tim Hallett" w:date="2015-01-08T11:48:00Z" w:initials="TH">
    <w:p w14:paraId="6A6EC961" w14:textId="77777777" w:rsidR="005200C7" w:rsidRDefault="005200C7" w:rsidP="00260E0F">
      <w:pPr>
        <w:pStyle w:val="CommentText"/>
      </w:pPr>
      <w:r>
        <w:rPr>
          <w:rStyle w:val="CommentReference"/>
        </w:rPr>
        <w:annotationRef/>
      </w:r>
      <w:r>
        <w:t>Shouldn’t this have the same assumption as “maximum HBCT” for comparison.</w:t>
      </w:r>
    </w:p>
  </w:comment>
  <w:comment w:id="243" w:author="Tim Hallett" w:date="2015-01-28T08:38:00Z" w:initials="TH">
    <w:p w14:paraId="373083F4" w14:textId="77777777" w:rsidR="005200C7" w:rsidRDefault="005200C7">
      <w:pPr>
        <w:pStyle w:val="CommentText"/>
      </w:pPr>
      <w:r>
        <w:rPr>
          <w:rStyle w:val="CommentReference"/>
        </w:rPr>
        <w:annotationRef/>
      </w:r>
      <w:r>
        <w:t>Jack, I think the maximum UT intervention should use the maximum HBCT assumption for the testing componet.</w:t>
      </w:r>
    </w:p>
  </w:comment>
  <w:comment w:id="241" w:author="Jack Olney" w:date="2015-01-08T13:43:00Z" w:initials="JO">
    <w:p w14:paraId="5B42E8D4" w14:textId="77777777" w:rsidR="005200C7" w:rsidRDefault="005200C7">
      <w:pPr>
        <w:pStyle w:val="CommentText"/>
      </w:pPr>
      <w:r>
        <w:rPr>
          <w:rStyle w:val="CommentReference"/>
        </w:rPr>
        <w:annotationRef/>
      </w:r>
      <w:r>
        <w:t>Currently uses the realistic HBCT intervention here.</w:t>
      </w:r>
    </w:p>
  </w:comment>
  <w:comment w:id="245" w:author="Tim Hallett" w:date="2015-01-28T08:41:00Z" w:initials="TH">
    <w:p w14:paraId="30EAE7E8" w14:textId="77777777" w:rsidR="005200C7" w:rsidRDefault="005200C7">
      <w:pPr>
        <w:pStyle w:val="CommentText"/>
      </w:pPr>
      <w:r>
        <w:rPr>
          <w:rStyle w:val="CommentReference"/>
        </w:rPr>
        <w:annotationRef/>
      </w:r>
      <w:r>
        <w:t>Correct as written?</w:t>
      </w:r>
    </w:p>
    <w:p w14:paraId="3ECF6F6C" w14:textId="77777777" w:rsidR="005200C7" w:rsidRDefault="005200C7">
      <w:pPr>
        <w:pStyle w:val="CommentText"/>
      </w:pPr>
    </w:p>
  </w:comment>
  <w:comment w:id="247" w:author="Tim Hallett" w:date="2015-01-08T11:48:00Z" w:initials="TH">
    <w:p w14:paraId="36F2484B" w14:textId="77777777" w:rsidR="005200C7" w:rsidRDefault="005200C7" w:rsidP="00260E0F">
      <w:pPr>
        <w:pStyle w:val="CommentText"/>
      </w:pPr>
      <w:r>
        <w:rPr>
          <w:rStyle w:val="CommentReference"/>
        </w:rPr>
        <w:annotationRef/>
      </w:r>
      <w:r>
        <w:t>Don’t understand these two separate processes. Is the 20% failure to start Art that they decline to start ART.</w:t>
      </w:r>
    </w:p>
    <w:p w14:paraId="07CC38B8" w14:textId="77777777" w:rsidR="005200C7" w:rsidRDefault="005200C7" w:rsidP="00260E0F">
      <w:pPr>
        <w:pStyle w:val="CommentText"/>
      </w:pPr>
      <w:r>
        <w:t>Shouldn’t the ‘realistic impact’ here have the same assumptions as the “realistic impact” HBCT about those components?</w:t>
      </w:r>
    </w:p>
    <w:p w14:paraId="40A8ABA8" w14:textId="77777777" w:rsidR="005200C7" w:rsidRDefault="005200C7" w:rsidP="00260E0F">
      <w:pPr>
        <w:pStyle w:val="CommentText"/>
      </w:pPr>
    </w:p>
    <w:p w14:paraId="21CE2A71" w14:textId="77777777" w:rsidR="005200C7" w:rsidRDefault="005200C7" w:rsidP="00260E0F">
      <w:pPr>
        <w:pStyle w:val="CommentText"/>
      </w:pPr>
      <w:r>
        <w:t xml:space="preserve"> </w:t>
      </w:r>
    </w:p>
  </w:comment>
  <w:comment w:id="246" w:author="Jack Olney" w:date="2015-01-08T14:02:00Z" w:initials="JO">
    <w:p w14:paraId="7D3F05CB" w14:textId="77777777" w:rsidR="005200C7" w:rsidRDefault="005200C7">
      <w:pPr>
        <w:pStyle w:val="CommentText"/>
      </w:pPr>
      <w:r>
        <w:rPr>
          <w:rStyle w:val="CommentReference"/>
        </w:rPr>
        <w:annotationRef/>
      </w:r>
      <w:r>
        <w:t>This was a ‘pre-paris’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vs realistic) though so can alter this intervention?</w:t>
      </w:r>
    </w:p>
  </w:comment>
  <w:comment w:id="294" w:author="Tim Hallett" w:date="2015-01-31T11:07:00Z" w:initials="TH">
    <w:p w14:paraId="75CE274B" w14:textId="77777777" w:rsidR="005200C7" w:rsidRDefault="005200C7">
      <w:pPr>
        <w:pStyle w:val="CommentText"/>
      </w:pPr>
      <w:ins w:id="298" w:author="Tim Hallett" w:date="2015-01-31T11:07:00Z">
        <w:r>
          <w:rPr>
            <w:rStyle w:val="CommentReference"/>
          </w:rPr>
          <w:annotationRef/>
        </w:r>
      </w:ins>
      <w:r>
        <w:t>Correct?</w:t>
      </w:r>
    </w:p>
  </w:comment>
  <w:comment w:id="305" w:author="Tim Hallett" w:date="2015-01-26T16:41:00Z" w:initials="TH">
    <w:p w14:paraId="00C64D7A" w14:textId="77777777" w:rsidR="005200C7" w:rsidRDefault="005200C7">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306" w:author="Tim Hallett" w:date="2015-01-26T16:44:00Z" w:initials="TH">
    <w:p w14:paraId="52970415" w14:textId="77777777" w:rsidR="005200C7" w:rsidRDefault="005200C7">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8" w:author="Tim Hallett" w:date="2015-01-26T16:48:00Z" w:initials="TH">
    <w:p w14:paraId="06846D67" w14:textId="77777777" w:rsidR="005200C7" w:rsidRDefault="005200C7">
      <w:pPr>
        <w:pStyle w:val="CommentText"/>
      </w:pPr>
      <w:r>
        <w:rPr>
          <w:rStyle w:val="CommentReference"/>
        </w:rPr>
        <w:annotationRef/>
      </w:r>
      <w:r>
        <w:t>Add your nice colour coding to this table.</w:t>
      </w:r>
    </w:p>
  </w:comment>
  <w:comment w:id="379" w:author="Tim Hallett" w:date="2015-01-26T17:14:00Z" w:initials="TH">
    <w:p w14:paraId="2165CA35" w14:textId="77777777" w:rsidR="005200C7" w:rsidRDefault="005200C7">
      <w:pPr>
        <w:pStyle w:val="CommentText"/>
      </w:pPr>
      <w:r>
        <w:rPr>
          <w:rStyle w:val="CommentReference"/>
        </w:rPr>
        <w:annotationRef/>
      </w:r>
      <w:r>
        <w:t>I found these sections really dense and I felt like all the information is right there in the table and figure. If I have missed a plotline in there, let me know though.</w:t>
      </w:r>
    </w:p>
  </w:comment>
  <w:comment w:id="677" w:author="Tim Hallett" w:date="2015-01-28T08:43:00Z" w:initials="TH">
    <w:p w14:paraId="590B1929" w14:textId="77777777" w:rsidR="005200C7" w:rsidRDefault="005200C7">
      <w:pPr>
        <w:pStyle w:val="CommentText"/>
      </w:pPr>
      <w:r>
        <w:rPr>
          <w:rStyle w:val="CommentReference"/>
        </w:rPr>
        <w:annotationRef/>
      </w:r>
      <w:r>
        <w:t>Please add “Immidiate ART” into Figure 4.</w:t>
      </w:r>
    </w:p>
  </w:comment>
  <w:comment w:id="678" w:author="Tim Hallett" w:date="2015-01-29T09:40:00Z" w:initials="TH">
    <w:p w14:paraId="19D125CB" w14:textId="77777777" w:rsidR="005200C7" w:rsidRDefault="005200C7">
      <w:pPr>
        <w:pStyle w:val="CommentText"/>
      </w:pPr>
      <w:r>
        <w:rPr>
          <w:rStyle w:val="CommentReference"/>
        </w:rPr>
        <w:annotationRef/>
      </w:r>
      <w:r>
        <w:t xml:space="preserve">Lots of good thoughts and nice points in here. </w:t>
      </w:r>
    </w:p>
    <w:p w14:paraId="07A3A5CE" w14:textId="77777777" w:rsidR="005200C7" w:rsidRDefault="005200C7">
      <w:pPr>
        <w:pStyle w:val="CommentText"/>
      </w:pPr>
    </w:p>
    <w:p w14:paraId="2C1C8722" w14:textId="77777777" w:rsidR="005200C7" w:rsidRDefault="005200C7">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734" w:author="Tim Hallett" w:date="2015-01-31T11:12:00Z" w:initials="TH">
    <w:p w14:paraId="5D78FF23" w14:textId="77777777" w:rsidR="005200C7" w:rsidRDefault="005200C7">
      <w:pPr>
        <w:pStyle w:val="CommentText"/>
      </w:pPr>
      <w:ins w:id="736"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935" w:author="Jack Olney" w:date="2015-01-13T14:52:00Z" w:initials="JO">
    <w:p w14:paraId="05E0CF1D" w14:textId="77777777" w:rsidR="005200C7" w:rsidRDefault="005200C7">
      <w:pPr>
        <w:pStyle w:val="CommentText"/>
      </w:pPr>
      <w:r>
        <w:rPr>
          <w:rStyle w:val="CommentReference"/>
        </w:rPr>
        <w:annotationRef/>
      </w:r>
      <w:r>
        <w:t>From Jeff’s earlier comment: do we have a threshold for “high-impact” and “low-cost” or should I be choosing one based on the results?</w:t>
      </w:r>
    </w:p>
  </w:comment>
  <w:comment w:id="1336" w:author="Jack Olney" w:date="2015-01-14T13:34:00Z" w:initials="JO">
    <w:p w14:paraId="1C764682" w14:textId="77777777" w:rsidR="005200C7" w:rsidRDefault="005200C7">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5200C7" w:rsidRDefault="005200C7">
      <w:pPr>
        <w:spacing w:line="240" w:lineRule="auto"/>
      </w:pPr>
      <w:r>
        <w:separator/>
      </w:r>
    </w:p>
  </w:endnote>
  <w:endnote w:type="continuationSeparator" w:id="0">
    <w:p w14:paraId="5C5D240A" w14:textId="77777777" w:rsidR="005200C7" w:rsidRDefault="005200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5200C7" w:rsidRDefault="005200C7">
    <w:pPr>
      <w:pStyle w:val="normal0"/>
      <w:contextualSpacing w:val="0"/>
      <w:jc w:val="right"/>
    </w:pPr>
    <w:r>
      <w:fldChar w:fldCharType="begin"/>
    </w:r>
    <w:r>
      <w:instrText>PAGE</w:instrText>
    </w:r>
    <w:r>
      <w:fldChar w:fldCharType="separate"/>
    </w:r>
    <w:r w:rsidR="00C446FE">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5200C7" w:rsidRDefault="005200C7">
      <w:pPr>
        <w:spacing w:line="240" w:lineRule="auto"/>
      </w:pPr>
      <w:r>
        <w:separator/>
      </w:r>
    </w:p>
  </w:footnote>
  <w:footnote w:type="continuationSeparator" w:id="0">
    <w:p w14:paraId="30EC218D" w14:textId="77777777" w:rsidR="005200C7" w:rsidRDefault="005200C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0CAB"/>
    <w:rsid w:val="00021165"/>
    <w:rsid w:val="00022076"/>
    <w:rsid w:val="0002399E"/>
    <w:rsid w:val="00025076"/>
    <w:rsid w:val="00025424"/>
    <w:rsid w:val="00025528"/>
    <w:rsid w:val="000272A0"/>
    <w:rsid w:val="0002793C"/>
    <w:rsid w:val="00030752"/>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31F"/>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5D56"/>
    <w:rsid w:val="001672BD"/>
    <w:rsid w:val="00167999"/>
    <w:rsid w:val="00170691"/>
    <w:rsid w:val="00170B8A"/>
    <w:rsid w:val="00170F02"/>
    <w:rsid w:val="00172D15"/>
    <w:rsid w:val="00173ACA"/>
    <w:rsid w:val="0017493E"/>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CC0"/>
    <w:rsid w:val="002716E1"/>
    <w:rsid w:val="00272A02"/>
    <w:rsid w:val="0027347F"/>
    <w:rsid w:val="0027485B"/>
    <w:rsid w:val="0027665A"/>
    <w:rsid w:val="002769C8"/>
    <w:rsid w:val="002769F6"/>
    <w:rsid w:val="00281945"/>
    <w:rsid w:val="00284B34"/>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5E1F"/>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2F7DE8"/>
    <w:rsid w:val="0030017E"/>
    <w:rsid w:val="0030084D"/>
    <w:rsid w:val="003017E1"/>
    <w:rsid w:val="0030371A"/>
    <w:rsid w:val="00306122"/>
    <w:rsid w:val="00306244"/>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1EA3"/>
    <w:rsid w:val="00333989"/>
    <w:rsid w:val="00333BE0"/>
    <w:rsid w:val="00334432"/>
    <w:rsid w:val="00334A51"/>
    <w:rsid w:val="00336896"/>
    <w:rsid w:val="003408E0"/>
    <w:rsid w:val="00341091"/>
    <w:rsid w:val="00341D62"/>
    <w:rsid w:val="00342F86"/>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6802"/>
    <w:rsid w:val="004706DF"/>
    <w:rsid w:val="004711ED"/>
    <w:rsid w:val="004716A3"/>
    <w:rsid w:val="00475760"/>
    <w:rsid w:val="00475FFF"/>
    <w:rsid w:val="00477795"/>
    <w:rsid w:val="00480626"/>
    <w:rsid w:val="00480FDA"/>
    <w:rsid w:val="004810CF"/>
    <w:rsid w:val="00481592"/>
    <w:rsid w:val="004833E2"/>
    <w:rsid w:val="004858C4"/>
    <w:rsid w:val="00485C99"/>
    <w:rsid w:val="004866F2"/>
    <w:rsid w:val="00486743"/>
    <w:rsid w:val="0049009F"/>
    <w:rsid w:val="004939A3"/>
    <w:rsid w:val="00496CFC"/>
    <w:rsid w:val="004A0375"/>
    <w:rsid w:val="004A07F2"/>
    <w:rsid w:val="004A136A"/>
    <w:rsid w:val="004A3A3B"/>
    <w:rsid w:val="004A59FC"/>
    <w:rsid w:val="004A6FC4"/>
    <w:rsid w:val="004A75A5"/>
    <w:rsid w:val="004B0BC1"/>
    <w:rsid w:val="004B226E"/>
    <w:rsid w:val="004B3C80"/>
    <w:rsid w:val="004B488C"/>
    <w:rsid w:val="004B4A15"/>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1AD9"/>
    <w:rsid w:val="005022FA"/>
    <w:rsid w:val="005050FE"/>
    <w:rsid w:val="0050562A"/>
    <w:rsid w:val="00505EA7"/>
    <w:rsid w:val="005067F2"/>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5F88"/>
    <w:rsid w:val="005375D6"/>
    <w:rsid w:val="00537652"/>
    <w:rsid w:val="00537A46"/>
    <w:rsid w:val="00540227"/>
    <w:rsid w:val="00541F0D"/>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3BD1"/>
    <w:rsid w:val="005C3DDE"/>
    <w:rsid w:val="005C7644"/>
    <w:rsid w:val="005D0911"/>
    <w:rsid w:val="005D0D15"/>
    <w:rsid w:val="005D2BA8"/>
    <w:rsid w:val="005D2F86"/>
    <w:rsid w:val="005D6B13"/>
    <w:rsid w:val="005E1B0C"/>
    <w:rsid w:val="005E1FB5"/>
    <w:rsid w:val="005E22E8"/>
    <w:rsid w:val="005E2ED4"/>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3E5B"/>
    <w:rsid w:val="00614004"/>
    <w:rsid w:val="00615625"/>
    <w:rsid w:val="00616568"/>
    <w:rsid w:val="00617337"/>
    <w:rsid w:val="00617BBE"/>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0974"/>
    <w:rsid w:val="006A1983"/>
    <w:rsid w:val="006A27D9"/>
    <w:rsid w:val="006A404E"/>
    <w:rsid w:val="006A4A37"/>
    <w:rsid w:val="006A4EB5"/>
    <w:rsid w:val="006A5827"/>
    <w:rsid w:val="006A5D56"/>
    <w:rsid w:val="006A63B2"/>
    <w:rsid w:val="006A74F6"/>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9FE"/>
    <w:rsid w:val="006D5C1A"/>
    <w:rsid w:val="006D7990"/>
    <w:rsid w:val="006E02E3"/>
    <w:rsid w:val="006E1625"/>
    <w:rsid w:val="006E177A"/>
    <w:rsid w:val="006E29A5"/>
    <w:rsid w:val="006E3BBA"/>
    <w:rsid w:val="006E4A55"/>
    <w:rsid w:val="006E5160"/>
    <w:rsid w:val="006E641A"/>
    <w:rsid w:val="006E6D28"/>
    <w:rsid w:val="006E71B4"/>
    <w:rsid w:val="006F08E1"/>
    <w:rsid w:val="006F0F8D"/>
    <w:rsid w:val="006F18A9"/>
    <w:rsid w:val="006F38DD"/>
    <w:rsid w:val="006F5F24"/>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5D94"/>
    <w:rsid w:val="007D6AFD"/>
    <w:rsid w:val="007D79B4"/>
    <w:rsid w:val="007E11C5"/>
    <w:rsid w:val="007E1DF4"/>
    <w:rsid w:val="007E2B59"/>
    <w:rsid w:val="007E2C2C"/>
    <w:rsid w:val="007E311F"/>
    <w:rsid w:val="007E3CA9"/>
    <w:rsid w:val="007E4669"/>
    <w:rsid w:val="007E5075"/>
    <w:rsid w:val="007E648F"/>
    <w:rsid w:val="007F02EC"/>
    <w:rsid w:val="007F0D88"/>
    <w:rsid w:val="007F0DE3"/>
    <w:rsid w:val="007F1979"/>
    <w:rsid w:val="007F2149"/>
    <w:rsid w:val="007F3A8F"/>
    <w:rsid w:val="007F4A1A"/>
    <w:rsid w:val="007F5D46"/>
    <w:rsid w:val="007F6458"/>
    <w:rsid w:val="007F7C15"/>
    <w:rsid w:val="00802DB7"/>
    <w:rsid w:val="00804528"/>
    <w:rsid w:val="00805411"/>
    <w:rsid w:val="008054EE"/>
    <w:rsid w:val="00805A46"/>
    <w:rsid w:val="00806273"/>
    <w:rsid w:val="00810040"/>
    <w:rsid w:val="00810A95"/>
    <w:rsid w:val="00811619"/>
    <w:rsid w:val="0081488A"/>
    <w:rsid w:val="00816109"/>
    <w:rsid w:val="0081693F"/>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4A1F"/>
    <w:rsid w:val="00875403"/>
    <w:rsid w:val="00876C31"/>
    <w:rsid w:val="0087707C"/>
    <w:rsid w:val="0088011B"/>
    <w:rsid w:val="00882069"/>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B0834"/>
    <w:rsid w:val="008B1D49"/>
    <w:rsid w:val="008B1D5C"/>
    <w:rsid w:val="008B1F84"/>
    <w:rsid w:val="008B2B8C"/>
    <w:rsid w:val="008B35C5"/>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F1741"/>
    <w:rsid w:val="009F20C8"/>
    <w:rsid w:val="009F2D5B"/>
    <w:rsid w:val="009F4271"/>
    <w:rsid w:val="009F534E"/>
    <w:rsid w:val="009F57AE"/>
    <w:rsid w:val="009F6605"/>
    <w:rsid w:val="009F6EC2"/>
    <w:rsid w:val="009F7BE1"/>
    <w:rsid w:val="00A00DC5"/>
    <w:rsid w:val="00A01E96"/>
    <w:rsid w:val="00A024D8"/>
    <w:rsid w:val="00A0427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4E4D"/>
    <w:rsid w:val="00B07EAE"/>
    <w:rsid w:val="00B10991"/>
    <w:rsid w:val="00B118F3"/>
    <w:rsid w:val="00B119AB"/>
    <w:rsid w:val="00B119F2"/>
    <w:rsid w:val="00B123B8"/>
    <w:rsid w:val="00B12760"/>
    <w:rsid w:val="00B13C0C"/>
    <w:rsid w:val="00B13D43"/>
    <w:rsid w:val="00B155F3"/>
    <w:rsid w:val="00B15622"/>
    <w:rsid w:val="00B1707F"/>
    <w:rsid w:val="00B17BC3"/>
    <w:rsid w:val="00B2068A"/>
    <w:rsid w:val="00B20888"/>
    <w:rsid w:val="00B20A26"/>
    <w:rsid w:val="00B20CF4"/>
    <w:rsid w:val="00B2391B"/>
    <w:rsid w:val="00B246DB"/>
    <w:rsid w:val="00B25FEF"/>
    <w:rsid w:val="00B2600C"/>
    <w:rsid w:val="00B266C0"/>
    <w:rsid w:val="00B30876"/>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2F5C"/>
    <w:rsid w:val="00B94220"/>
    <w:rsid w:val="00B960EE"/>
    <w:rsid w:val="00BA097D"/>
    <w:rsid w:val="00BA195A"/>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1782"/>
    <w:rsid w:val="00BC249D"/>
    <w:rsid w:val="00BC3639"/>
    <w:rsid w:val="00BC595A"/>
    <w:rsid w:val="00BD2421"/>
    <w:rsid w:val="00BD3B57"/>
    <w:rsid w:val="00BD48BE"/>
    <w:rsid w:val="00BE19DA"/>
    <w:rsid w:val="00BE1AC9"/>
    <w:rsid w:val="00BE1B57"/>
    <w:rsid w:val="00BE1FFF"/>
    <w:rsid w:val="00BE5BA0"/>
    <w:rsid w:val="00BE6800"/>
    <w:rsid w:val="00BE6FB5"/>
    <w:rsid w:val="00BF022B"/>
    <w:rsid w:val="00BF0B23"/>
    <w:rsid w:val="00BF2B13"/>
    <w:rsid w:val="00BF311B"/>
    <w:rsid w:val="00BF66CB"/>
    <w:rsid w:val="00C012F1"/>
    <w:rsid w:val="00C04CD1"/>
    <w:rsid w:val="00C050B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72"/>
    <w:rsid w:val="00C93FD7"/>
    <w:rsid w:val="00C94EC6"/>
    <w:rsid w:val="00C95470"/>
    <w:rsid w:val="00C95C8A"/>
    <w:rsid w:val="00C966BB"/>
    <w:rsid w:val="00CA15E4"/>
    <w:rsid w:val="00CA26FC"/>
    <w:rsid w:val="00CA6639"/>
    <w:rsid w:val="00CA6B3E"/>
    <w:rsid w:val="00CB12F5"/>
    <w:rsid w:val="00CB1A4B"/>
    <w:rsid w:val="00CB2595"/>
    <w:rsid w:val="00CB2B80"/>
    <w:rsid w:val="00CB7064"/>
    <w:rsid w:val="00CC2846"/>
    <w:rsid w:val="00CC4678"/>
    <w:rsid w:val="00CD08A6"/>
    <w:rsid w:val="00CD1852"/>
    <w:rsid w:val="00CD36DC"/>
    <w:rsid w:val="00CD4CA2"/>
    <w:rsid w:val="00CD4E2F"/>
    <w:rsid w:val="00CD4FEF"/>
    <w:rsid w:val="00CD599C"/>
    <w:rsid w:val="00CD67BC"/>
    <w:rsid w:val="00CE154D"/>
    <w:rsid w:val="00CE24C7"/>
    <w:rsid w:val="00CE7ECB"/>
    <w:rsid w:val="00CF3A9F"/>
    <w:rsid w:val="00CF43BE"/>
    <w:rsid w:val="00CF5154"/>
    <w:rsid w:val="00CF5AC3"/>
    <w:rsid w:val="00CF7B3E"/>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3EF9"/>
    <w:rsid w:val="00D3021A"/>
    <w:rsid w:val="00D31246"/>
    <w:rsid w:val="00D31466"/>
    <w:rsid w:val="00D32D6D"/>
    <w:rsid w:val="00D35A95"/>
    <w:rsid w:val="00D36F26"/>
    <w:rsid w:val="00D37554"/>
    <w:rsid w:val="00D4071A"/>
    <w:rsid w:val="00D417EC"/>
    <w:rsid w:val="00D42EC2"/>
    <w:rsid w:val="00D43662"/>
    <w:rsid w:val="00D44CCB"/>
    <w:rsid w:val="00D45337"/>
    <w:rsid w:val="00D4591C"/>
    <w:rsid w:val="00D46ED4"/>
    <w:rsid w:val="00D51A6F"/>
    <w:rsid w:val="00D544CC"/>
    <w:rsid w:val="00D55C44"/>
    <w:rsid w:val="00D5677F"/>
    <w:rsid w:val="00D610B9"/>
    <w:rsid w:val="00D63496"/>
    <w:rsid w:val="00D6526B"/>
    <w:rsid w:val="00D652D1"/>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19A4"/>
    <w:rsid w:val="00DD50AD"/>
    <w:rsid w:val="00DD50D7"/>
    <w:rsid w:val="00DD6E18"/>
    <w:rsid w:val="00DD6F48"/>
    <w:rsid w:val="00DD7CD7"/>
    <w:rsid w:val="00DE0084"/>
    <w:rsid w:val="00DE1736"/>
    <w:rsid w:val="00DE20FA"/>
    <w:rsid w:val="00DE2511"/>
    <w:rsid w:val="00DE29DA"/>
    <w:rsid w:val="00DE5773"/>
    <w:rsid w:val="00DE5BD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C"/>
    <w:rsid w:val="00E13411"/>
    <w:rsid w:val="00E1353D"/>
    <w:rsid w:val="00E14801"/>
    <w:rsid w:val="00E149A7"/>
    <w:rsid w:val="00E1524C"/>
    <w:rsid w:val="00E201C6"/>
    <w:rsid w:val="00E214D3"/>
    <w:rsid w:val="00E216EC"/>
    <w:rsid w:val="00E2195F"/>
    <w:rsid w:val="00E21A23"/>
    <w:rsid w:val="00E22649"/>
    <w:rsid w:val="00E22793"/>
    <w:rsid w:val="00E233F1"/>
    <w:rsid w:val="00E25017"/>
    <w:rsid w:val="00E259EF"/>
    <w:rsid w:val="00E309E3"/>
    <w:rsid w:val="00E30A03"/>
    <w:rsid w:val="00E30EDE"/>
    <w:rsid w:val="00E3164B"/>
    <w:rsid w:val="00E3215F"/>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51CA"/>
    <w:rsid w:val="00F06617"/>
    <w:rsid w:val="00F069F9"/>
    <w:rsid w:val="00F07DCD"/>
    <w:rsid w:val="00F07DE8"/>
    <w:rsid w:val="00F11115"/>
    <w:rsid w:val="00F11B24"/>
    <w:rsid w:val="00F12271"/>
    <w:rsid w:val="00F13940"/>
    <w:rsid w:val="00F14A22"/>
    <w:rsid w:val="00F1568F"/>
    <w:rsid w:val="00F20709"/>
    <w:rsid w:val="00F20DD0"/>
    <w:rsid w:val="00F24045"/>
    <w:rsid w:val="00F24371"/>
    <w:rsid w:val="00F24705"/>
    <w:rsid w:val="00F257E8"/>
    <w:rsid w:val="00F2745C"/>
    <w:rsid w:val="00F3008D"/>
    <w:rsid w:val="00F30180"/>
    <w:rsid w:val="00F305F5"/>
    <w:rsid w:val="00F30E57"/>
    <w:rsid w:val="00F31908"/>
    <w:rsid w:val="00F32B96"/>
    <w:rsid w:val="00F34684"/>
    <w:rsid w:val="00F37011"/>
    <w:rsid w:val="00F4012B"/>
    <w:rsid w:val="00F40A60"/>
    <w:rsid w:val="00F40FB4"/>
    <w:rsid w:val="00F42244"/>
    <w:rsid w:val="00F425A0"/>
    <w:rsid w:val="00F4283D"/>
    <w:rsid w:val="00F4371A"/>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474"/>
    <w:rsid w:val="00FD3F56"/>
    <w:rsid w:val="00FD5E65"/>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4.emf"/><Relationship Id="rId15" Type="http://schemas.openxmlformats.org/officeDocument/2006/relationships/image" Target="media/image3.emf"/><Relationship Id="rId16" Type="http://schemas.openxmlformats.org/officeDocument/2006/relationships/image" Target="media/image6.emf"/><Relationship Id="rId17" Type="http://schemas.openxmlformats.org/officeDocument/2006/relationships/image" Target="media/image5.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A0AA7-186D-CD49-8F87-59E38AB3D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3617</TotalTime>
  <Pages>20</Pages>
  <Words>34309</Words>
  <Characters>195567</Characters>
  <Application>Microsoft Macintosh Word</Application>
  <DocSecurity>0</DocSecurity>
  <Lines>1629</Lines>
  <Paragraphs>458</Paragraphs>
  <ScaleCrop>false</ScaleCrop>
  <Company/>
  <LinksUpToDate>false</LinksUpToDate>
  <CharactersWithSpaces>229418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1097</cp:revision>
  <cp:lastPrinted>2015-01-15T09:08:00Z</cp:lastPrinted>
  <dcterms:created xsi:type="dcterms:W3CDTF">2015-01-06T10:07:00Z</dcterms:created>
  <dcterms:modified xsi:type="dcterms:W3CDTF">2015-02-10T17:21:00Z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citations="46" publications="34"/&gt;&lt;/info&gt;PAPERS2_INFO_END</vt:lpwstr>
  </property>
</Properties>
</file>