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54E7953B"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883D49">
        <w:instrText xml:space="preserve"> ADDIN PAPERS2_CITATIONS &lt;citation&gt;&lt;uuid&gt;CFCC61D1-1C25-4997-B638-40AE907F1D78&lt;/uuid&gt;&lt;priority&gt;2&lt;/priority&gt;&lt;publications&gt;&lt;publication&gt;&lt;publication_date&gt;99201400001200000000200000&lt;/publication_date&gt;&lt;title&gt;The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883D49">
        <w:instrText xml:space="preserve"> ADDIN PAPERS2_CITATIONS &lt;citation&gt;&lt;uuid&gt;448F0272-486E-4963-B2FA-18B09FFF6107&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5AA718C7"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883D49">
        <w:instrText xml:space="preserve"> ADDIN PAPERS2_CITATIONS &lt;citation&gt;&lt;uuid&gt;8352F537-5541-4A9F-AA3C-84F938D4F5FE&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883D49">
        <w:instrText xml:space="preserve"> ADDIN PAPERS2_CITATIONS &lt;citation&gt;&lt;uuid&gt;1EC46605-B91C-4666-AAC8-8119D3E7820F&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883D49">
        <w:instrText xml:space="preserve"> ADDIN PAPERS2_CITATIONS &lt;citation&gt;&lt;uuid&gt;DCE94ECF-4F18-4E85-8F2B-CE02CC4FFB70&lt;/uuid&gt;&lt;priority&gt;6&lt;/priority&gt;&lt;publications&gt;&lt;publication&gt;&lt;uuid&gt;556A3C57-9CF5-4285-AEC3-1DCA3BFDCF12&lt;/uuid&gt;&lt;volume&gt;59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37E5E064"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883D49">
        <w:instrText xml:space="preserve"> ADDIN PAPERS2_CITATIONS &lt;citation&gt;&lt;uuid&gt;2495DC40-D60A-41D7-83F7-EF0AF70DD97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883D49">
        <w:instrText xml:space="preserve"> ADDIN PAPERS2_CITATIONS &lt;citation&gt;&lt;uuid&gt;69FC5243-E975-455D-9CCC-3383375DDE6E&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883D49">
        <w:instrText xml:space="preserve"> ADDIN PAPERS2_CITATIONS &lt;citation&gt;&lt;uuid&gt;10650E03-9F59-4DD8-AAA8-438DF724858D&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883D49">
        <w:instrText xml:space="preserve"> ADDIN PAPERS2_CITATIONS &lt;citation&gt;&lt;uuid&gt;2FE36CAB-5C15-4CFD-9DE8-02C703BA0403&lt;/uuid&gt;&lt;priority&gt;10&lt;/priority&gt;&lt;publications&gt;&lt;publication&gt;&lt;type&gt;300&lt;/type&gt;&lt;publication_date&gt;99201000001200000000200000&lt;/publication_date&gt;&lt;title&gt;Group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5D884C85" w14:textId="77777777" w:rsidR="00883D49"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883D49">
        <w:instrText xml:space="preserve"> ADDIN PAPERS2_CITATIONS &lt;citation&gt;&lt;uuid&gt;46780E81-9314-47AD-83CC-315CF175E9E2&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717741E" w:rsidR="00D90E05" w:rsidRDefault="00883D49"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9CDD2E4"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883D49">
        <w:instrText xml:space="preserve"> ADDIN PAPERS2_CITATIONS &lt;citation&gt;&lt;uuid&gt;D35BBD99-A482-4796-B0EF-88EC73FDF011&lt;/uuid&gt;&lt;priority&gt;13&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883D49">
        <w:instrText xml:space="preserve"> ADDIN PAPERS2_CITATIONS &lt;citation&gt;&lt;uuid&gt;86A0C1C4-27C9-4F48-BD76-2F60F1B0D92A&lt;/uuid&gt;&lt;priority&gt;14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EA52C6" w:rsidRDefault="00EA52C6"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EA52C6" w:rsidRPr="00B7495C" w:rsidRDefault="00EA52C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44753254"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883D49">
        <w:instrText xml:space="preserve"> ADDIN PAPERS2_CITATIONS &lt;citation&gt;&lt;uuid&gt;16ED0DAA-DA8A-4423-9F34-82C678F67C63&lt;/uuid&gt;&lt;priority&gt;15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3598944C"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883D49">
              <w:rPr>
                <w:rFonts w:ascii="Calibri" w:hAnsi="Calibri"/>
              </w:rPr>
              <w:instrText xml:space="preserve"> ADDIN PAPERS2_CITATIONS &lt;citation&gt;&lt;uuid&gt;6146849F-BBEB-4A78-B323-CD61AFE6D033&lt;/uuid&gt;&lt;priority&gt;16&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62AE18B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883D49">
              <w:rPr>
                <w:rFonts w:ascii="Calibri" w:hAnsi="Calibri"/>
              </w:rPr>
              <w:instrText xml:space="preserve"> ADDIN PAPERS2_CITATIONS &lt;citation&gt;&lt;uuid&gt;6C8007C7-A3DE-45FC-A661-477042C09F82&lt;/uuid&gt;&lt;priority&gt;17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EA52C6" w:rsidRPr="00B7495C" w:rsidRDefault="00EA52C6"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EA52C6" w:rsidRPr="00B7495C" w:rsidRDefault="00EA52C6"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37AB0E9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883D49">
              <w:rPr>
                <w:sz w:val="12"/>
                <w:szCs w:val="12"/>
              </w:rPr>
              <w:instrText xml:space="preserve"> ADDIN PAPERS2_CITATIONS &lt;citation&gt;&lt;uuid&gt;14973B8F-936E-440E-9ACB-D061A6387288&lt;/uuid&gt;&lt;priority&gt;18&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04204FD"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883D49">
              <w:rPr>
                <w:sz w:val="12"/>
                <w:szCs w:val="12"/>
              </w:rPr>
              <w:instrText xml:space="preserve"> ADDIN PAPERS2_CITATIONS &lt;citation&gt;&lt;uuid&gt;70253850-2729-4602-988C-2DA7B43F6241&lt;/uuid&gt;&lt;priority&gt;19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883D49">
              <w:rPr>
                <w:sz w:val="12"/>
                <w:szCs w:val="12"/>
              </w:rPr>
              <w:instrText xml:space="preserve"> ADDIN PAPERS2_CITATIONS &lt;citation&gt;&lt;uuid&gt;C74E2C1B-4459-404F-A899-DE8712317065&lt;/uuid&gt;&lt;priority&gt;20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883D49">
              <w:rPr>
                <w:sz w:val="12"/>
                <w:szCs w:val="12"/>
              </w:rPr>
              <w:instrText xml:space="preserve"> ADDIN PAPERS2_CITATIONS &lt;citation&gt;&lt;uuid&gt;3A79E841-288D-49F4-BCB9-9EC77AF794C7&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7C1A8DF2"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DDDED47E-B0D3-485C-9171-26C0543172AB&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883D49">
              <w:rPr>
                <w:sz w:val="12"/>
                <w:szCs w:val="12"/>
              </w:rPr>
              <w:instrText xml:space="preserve"> ADDIN PAPERS2_CITATIONS &lt;citation&gt;&lt;uuid&gt;823DD128-6E44-4D99-A404-EA8FE8823D53&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51AF13D9"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883D49">
              <w:rPr>
                <w:sz w:val="12"/>
                <w:szCs w:val="12"/>
              </w:rPr>
              <w:instrText xml:space="preserve"> ADDIN PAPERS2_CITATIONS &lt;citation&gt;&lt;uuid&gt;F02BE603-A7EF-4580-8366-0DE57F5E4F4E&lt;/uuid&gt;&lt;priority&gt;24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883D49">
              <w:rPr>
                <w:sz w:val="12"/>
                <w:szCs w:val="12"/>
              </w:rPr>
              <w:instrText xml:space="preserve"> ADDIN PAPERS2_CITATIONS &lt;citation&gt;&lt;uuid&gt;FCCD05BC-08DB-44DC-9253-39F956DD065A&lt;/uuid&gt;&lt;priority&gt;25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883D49">
              <w:rPr>
                <w:sz w:val="12"/>
                <w:szCs w:val="12"/>
              </w:rPr>
              <w:instrText xml:space="preserve"> ADDIN PAPERS2_CITATIONS &lt;citation&gt;&lt;uuid&gt;DCA1584A-1BA4-4D68-BFF4-3ADB3C81BDAA&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04E180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&lt;citation&gt;&lt;uuid&gt;FF1A0C5E-38B1-4A07-90CE-C4B6D242DB33&lt;/uuid&gt;&lt;priority&gt;27&lt;/priority&gt;&lt;publications&gt;&lt;publication&gt;&lt;uuid&gt;4A882BF9-DB3B-4DCE-8BE7-D1CA4B2C940B&lt;/uuid&gt;&lt;volume&gt;15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7A157A67"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883D49">
              <w:rPr>
                <w:sz w:val="12"/>
                <w:szCs w:val="12"/>
              </w:rPr>
              <w:instrText xml:space="preserve"> ADDIN PAPERS2_CITATIONS &lt;citation&gt;&lt;uuid&gt;F4552EE2-57E0-4FC0-B7FD-694CC754CABE&lt;/uuid&gt;&lt;priority&gt;28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883D49">
              <w:rPr>
                <w:sz w:val="12"/>
                <w:szCs w:val="12"/>
              </w:rPr>
              <w:instrText xml:space="preserve"> ADDIN PAPERS2_CITATIONS &lt;citation&gt;&lt;uuid&gt;8643BB79-4D40-4B86-841F-A3D5403826BB&lt;/uuid&gt;&lt;priority&gt;29&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2218C1A0"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&lt;citation&gt;&lt;uuid&gt;033E632F-ADDC-44B6-A55B-B67CF0C0F225&lt;/uuid&gt;&lt;priority&gt;30&lt;/priority&gt;&lt;publications&gt;&lt;publication&gt;&lt;uuid&gt;4A882BF9-DB3B-4DCE-8BE7-D1CA4B2C940B&lt;/uuid&gt;&lt;volume&gt;15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52252728"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883D49">
              <w:rPr>
                <w:sz w:val="12"/>
                <w:szCs w:val="12"/>
              </w:rPr>
              <w:instrText xml:space="preserve"> ADDIN PAPERS2_CITATIONS &lt;citation&gt;&lt;uuid&gt;4A344AE6-241F-4227-A269-CA87FD0D7F96&lt;/uuid&gt;&lt;priority&gt;31&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45A46735"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A10717BB-45EB-4016-8FFD-911C84ACC5D2&lt;/uuid&gt;&lt;priority&gt;32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p w14:paraId="3CA4A965" w14:textId="7865E077" w:rsidR="009A349B" w:rsidRDefault="00190836" w:rsidP="003A4CF6">
      <w:pPr>
        <w:pStyle w:val="normal0"/>
      </w:pPr>
      <w:commentRangeStart w:id="27"/>
      <w:commentRangeStart w:id="28"/>
      <w:commentRangeStart w:id="29"/>
      <w:commentRangeStart w:id="30"/>
      <w:commentRangeStart w:id="31"/>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30"/>
      <w:r w:rsidR="00353E5D">
        <w:rPr>
          <w:rStyle w:val="CommentReference"/>
        </w:rPr>
        <w:commentReference w:id="27"/>
      </w:r>
      <w:r w:rsidR="00BB5BF0">
        <w:rPr>
          <w:rStyle w:val="CommentReference"/>
        </w:rPr>
        <w:commentReference w:id="28"/>
      </w:r>
      <w:commentRangeEnd w:id="29"/>
      <w:r w:rsidR="00FD676C">
        <w:rPr>
          <w:rStyle w:val="CommentReference"/>
        </w:rPr>
        <w:commentReference w:id="29"/>
      </w:r>
      <w:r w:rsidR="00156166">
        <w:rPr>
          <w:rStyle w:val="CommentReference"/>
        </w:rPr>
        <w:commentReference w:id="30"/>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32" w:name="h.l34fxr5ht8f5" w:colFirst="0" w:colLast="0"/>
      <w:bookmarkEnd w:id="3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33"/>
      <w:r w:rsidR="00ED39DB">
        <w:t>D</w:t>
      </w:r>
      <w:r w:rsidR="00615625">
        <w:t>i</w:t>
      </w:r>
      <w:r w:rsidR="00ED39DB">
        <w:t>scussion</w:t>
      </w:r>
      <w:commentRangeEnd w:id="33"/>
      <w:r w:rsidR="00802DB7">
        <w:rPr>
          <w:rStyle w:val="CommentReference"/>
        </w:rPr>
        <w:commentReference w:id="33"/>
      </w:r>
    </w:p>
    <w:p w14:paraId="168344F8" w14:textId="5AAE9166"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883D49">
        <w:rPr>
          <w:lang w:val="en-US"/>
        </w:rPr>
        <w:instrText xml:space="preserve"> ADDIN PAPERS2_CITATIONS &lt;citation&gt;&lt;uuid&gt;66C42BEB-1724-400E-A6AB-E2B15D1B36F3&lt;/uuid&gt;&lt;priority&gt;33&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and/or by shifting to treating HIV-infected persons immediately when they present to care. In contrast, a radicial expansion of treatment programmes,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7C081E4" w14:textId="2AFC24BD" w:rsidR="00B07EAE" w:rsidRDefault="00464172" w:rsidP="00883D49">
      <w:pPr>
        <w:pStyle w:val="normal0"/>
        <w:ind w:firstLine="360"/>
      </w:pPr>
      <w:r>
        <w:t>I</w:t>
      </w:r>
      <w:r w:rsidR="00D43662">
        <w:t xml:space="preserve">mprovements </w:t>
      </w:r>
      <w:r w:rsidR="002F02C5">
        <w:t>to</w:t>
      </w:r>
      <w:r w:rsidR="00D43662">
        <w:t xml:space="preserve"> the care cascade have long been hoped to be small, feasible, likely inexpensive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883D49">
        <w:instrText xml:space="preserve"> ADDIN PAPERS2_CITATIONS &lt;citation&gt;&lt;uuid&gt;B3194C98-406E-420E-90EF-A84762A35307&lt;/uuid&gt;&lt;priority&gt;34&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extent, the multifaceted nature of the current cascade means that no single cascade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883D49">
        <w:instrText xml:space="preserve"> ADDIN PAPERS2_CITATIONS &lt;citation&gt;&lt;uuid&gt;59141FDA-9FD0-4206-8753-4F7E99AF418A&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as those experi</w:t>
      </w:r>
      <w:r w:rsidR="007E2B59">
        <w:t>mental designs are not very ameanable to measuring the impact of combinations of changes simultane</w:t>
      </w:r>
      <w:r w:rsidR="004B773F">
        <w:t>ous</w:t>
      </w:r>
      <w:r w:rsidR="007E2B59">
        <w:t>ly.</w:t>
      </w:r>
      <w:r w:rsidR="004B773F">
        <w:t xml:space="preserve"> </w:t>
      </w:r>
      <w:r w:rsidR="007E2B59">
        <w:t xml:space="preserve">However, </w:t>
      </w:r>
      <w:r w:rsidR="004B773F">
        <w:t>witih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findings – it may be that greater synergies accure giving higher benefits and lower costs, or, instead that the increased complexity of operations leads to higher cost and less benfits tha</w:t>
      </w:r>
      <w:r w:rsidR="005D5B00">
        <w:t>n</w:t>
      </w:r>
      <w:r w:rsidR="007E2B59">
        <w:t xml:space="preserve"> expected.</w:t>
      </w:r>
      <w:r w:rsidR="00EA52C6">
        <w:t xml:space="preserve"> </w:t>
      </w:r>
      <w:r w:rsidR="00501AD9">
        <w:t xml:space="preserve">Further interventions </w:t>
      </w:r>
      <w:r w:rsidR="00501AD9">
        <w:lastRenderedPageBreak/>
        <w:t xml:space="preserve">are in the pipeline too. </w:t>
      </w:r>
      <w:r w:rsidR="00BD5F9C">
        <w:t>D</w:t>
      </w:r>
      <w:r w:rsidR="00501AD9">
        <w:t xml:space="preserve">iscussion </w:t>
      </w:r>
      <w:r w:rsidR="00802DB7">
        <w:t>about making pre-ART more attractive to patients</w:t>
      </w:r>
      <w:r w:rsidR="00BD5F9C">
        <w:t xml:space="preserve"> and its ancillary benefits</w:t>
      </w:r>
      <w:r w:rsidR="00BD5F9C">
        <w:fldChar w:fldCharType="begin"/>
      </w:r>
      <w:r w:rsidR="00BD5F9C">
        <w:instrText xml:space="preserve"> ADDIN PAPERS2_CITATIONS &lt;citation&gt;&lt;uuid&gt;FAA65A2B-9F1E-4391-8D80-12F47211176C&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BD5F9C">
        <w:t>bring additional impact on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883D49">
        <w:instrText xml:space="preserve"> ADDIN PAPERS2_CITATIONS &lt;citation&gt;&lt;uuid&gt;CF7F316B-48EA-4AE8-A683-F11D8F322A5D&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0F43F9B9" w14:textId="54DB943E" w:rsidR="00501AD9" w:rsidRDefault="003646D1" w:rsidP="00A2107D">
      <w:pPr>
        <w:pStyle w:val="normal0"/>
        <w:ind w:firstLine="360"/>
      </w:pPr>
      <w:r>
        <w:t>U</w:t>
      </w:r>
      <w:r w:rsidR="005F5DBA">
        <w:t>ltimately</w:t>
      </w:r>
      <w:r w:rsidR="00501AD9">
        <w:t xml:space="preserve">, </w:t>
      </w:r>
      <w:commentRangeStart w:id="34"/>
      <w:r w:rsidR="00501AD9">
        <w:t xml:space="preserve">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w:t>
      </w:r>
      <w:commentRangeEnd w:id="34"/>
      <w:r w:rsidR="007E2B59">
        <w:rPr>
          <w:rStyle w:val="CommentReference"/>
        </w:rPr>
        <w:commentReference w:id="34"/>
      </w:r>
      <w:r w:rsidR="00501AD9">
        <w:t xml:space="preserve">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Pr="0013064A">
        <w:rPr>
          <w:i/>
          <w:color w:val="FF0000"/>
        </w:rPr>
        <w:t>Rosen et al. (2015). Confidential. Unpublished</w:t>
      </w:r>
      <w:r w:rsidRPr="0013064A">
        <w:t>].</w:t>
      </w:r>
      <w:r w:rsidR="00A2107D">
        <w:t xml:space="preserve"> </w:t>
      </w:r>
      <w:bookmarkStart w:id="36" w:name="_GoBack"/>
      <w:bookmarkEnd w:id="36"/>
      <w:r w:rsidR="00802DB7">
        <w:t xml:space="preserve">This represents a very different approach </w:t>
      </w:r>
      <w:r w:rsidR="007731C0">
        <w:t>as</w:t>
      </w:r>
      <w:r w:rsidR="007731C0">
        <w:t xml:space="preserve">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strategies of </w:t>
      </w:r>
      <w:r w:rsidR="007731C0">
        <w:t xml:space="preserve">implementing </w:t>
      </w:r>
      <w:r>
        <w:t xml:space="preserve">a combination of interventions or providing immediate ART </w:t>
      </w:r>
      <w:r w:rsidR="00802DB7">
        <w:t xml:space="preserve">have </w:t>
      </w:r>
      <w:r w:rsidR="007731C0">
        <w:t xml:space="preserve">nearly </w:t>
      </w:r>
      <w:r w:rsidR="00802DB7">
        <w:t>the same impact and cost</w:t>
      </w:r>
      <w:r>
        <w:t>,</w:t>
      </w:r>
      <w:r w:rsidR="00802DB7">
        <w:t xml:space="preserve"> </w:t>
      </w:r>
      <w:r w:rsidR="007731C0">
        <w:t xml:space="preserve">so </w:t>
      </w:r>
      <w:r w:rsidR="005926DE">
        <w:t>both can be recommended on this basis.</w:t>
      </w:r>
      <w:r w:rsidR="00802DB7">
        <w:t xml:space="preserve"> </w:t>
      </w:r>
    </w:p>
    <w:p w14:paraId="6310C5DB" w14:textId="77777777" w:rsidR="003646D1" w:rsidRDefault="003646D1" w:rsidP="00DA2130">
      <w:pPr>
        <w:pStyle w:val="normal0"/>
        <w:ind w:firstLine="360"/>
      </w:pPr>
    </w:p>
    <w:p w14:paraId="6B9BC209" w14:textId="77777777" w:rsidR="0006590A" w:rsidRDefault="0006590A" w:rsidP="00A81127">
      <w:pPr>
        <w:pStyle w:val="normal0"/>
      </w:pPr>
    </w:p>
    <w:p w14:paraId="516FCD07" w14:textId="77777777" w:rsidR="00FC45D6" w:rsidRDefault="00501AD9" w:rsidP="00A81127">
      <w:pPr>
        <w:pStyle w:val="normal0"/>
        <w:numPr>
          <w:ilvl w:val="0"/>
          <w:numId w:val="24"/>
        </w:numPr>
      </w:pPr>
      <w:r>
        <w:t>However, population perspective reveals loci of deaths and clinic-focussed interventions, though cheap and do-able and good, will not bring</w:t>
      </w:r>
      <w:r w:rsidR="00802DB7">
        <w:t xml:space="preserve"> the largest impacts.</w:t>
      </w:r>
      <w:r w:rsidR="00B07EAE">
        <w:t xml:space="preserve"> Large number of deaths exist outside the clinic among persons never diagnosed. </w:t>
      </w:r>
    </w:p>
    <w:p w14:paraId="491965D3" w14:textId="585AC3A3" w:rsidR="00FC45D6" w:rsidRDefault="00FC45D6" w:rsidP="00A81127">
      <w:pPr>
        <w:pStyle w:val="normal0"/>
        <w:numPr>
          <w:ilvl w:val="0"/>
          <w:numId w:val="24"/>
        </w:numPr>
      </w:pPr>
      <w:r>
        <w:t>Data from ALPHA Network (</w:t>
      </w:r>
      <w:r w:rsidR="00CD7E49">
        <w:t>cite</w:t>
      </w:r>
      <w:r>
        <w:t xml:space="preserve"> </w:t>
      </w:r>
      <w:r w:rsidR="005926DE">
        <w:t xml:space="preserve">; </w:t>
      </w:r>
      <w:r w:rsidR="00CD7E49">
        <w:t>how</w:t>
      </w:r>
      <w:r>
        <w:t>?</w:t>
      </w:r>
      <w:r w:rsidR="00CD7E49">
        <w:t xml:space="preserve"> Slaymaker?[don’t think published]</w:t>
      </w:r>
      <w:r>
        <w:t>) confirms that picture.</w:t>
      </w:r>
    </w:p>
    <w:p w14:paraId="6E643926" w14:textId="77777777" w:rsidR="00FC45D6" w:rsidRDefault="00FC45D6" w:rsidP="00A81127">
      <w:pPr>
        <w:pStyle w:val="normal0"/>
        <w:numPr>
          <w:ilvl w:val="0"/>
          <w:numId w:val="24"/>
        </w:numPr>
      </w:pPr>
      <w:r>
        <w:t>M&amp;E of cascade, as well as treatment guideliens should consider this point carefully. The effectiveness of a treatment program is only as good as the HIV testing program!</w:t>
      </w:r>
    </w:p>
    <w:p w14:paraId="15F15D6B" w14:textId="77777777" w:rsidR="0025713A" w:rsidRDefault="00B07EAE" w:rsidP="00A81127">
      <w:pPr>
        <w:pStyle w:val="normal0"/>
        <w:numPr>
          <w:ilvl w:val="0"/>
          <w:numId w:val="24"/>
        </w:numPr>
      </w:pPr>
      <w:r>
        <w:t xml:space="preserve">Neither of the above approaches would </w:t>
      </w:r>
      <w:r w:rsidR="0025713A">
        <w:t xml:space="preserve">reduce this. For the largest impact, massive outreach is required </w:t>
      </w:r>
      <w:r w:rsidR="005926DE">
        <w:t xml:space="preserve">– no free lunch - </w:t>
      </w:r>
      <w:r w:rsidR="0025713A">
        <w:t>and this will attract massive cost.</w:t>
      </w:r>
      <w:r w:rsidR="00380A3E">
        <w:t xml:space="preserve"> There is also an EQUITY dimension – should programs continue to improve care for those (wealthier? More urban? More educated? DATA on this?) population that can more readily link to care, or seek to bring the whole population to a standard of care?</w:t>
      </w:r>
    </w:p>
    <w:p w14:paraId="67999A06" w14:textId="77777777" w:rsidR="0025713A" w:rsidRDefault="0025713A" w:rsidP="00A81127">
      <w:pPr>
        <w:pStyle w:val="normal0"/>
        <w:numPr>
          <w:ilvl w:val="0"/>
          <w:numId w:val="24"/>
        </w:numPr>
      </w:pPr>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p>
    <w:p w14:paraId="0AB6D550" w14:textId="77777777" w:rsidR="0025713A" w:rsidRDefault="0025713A" w:rsidP="00A81127">
      <w:pPr>
        <w:pStyle w:val="normal0"/>
        <w:numPr>
          <w:ilvl w:val="0"/>
          <w:numId w:val="24"/>
        </w:numPr>
      </w:pPr>
      <w:r>
        <w:t>For instance, other exampels of HBCT (e.g Ruanne Linkage pilot and in Lancet HIV and Jenny’s paper) find high rates of linkages and lower cost than assumed here, which in South Africa arguably makes such an intervention cost-effective under the WHO criteria  (AND HOW DOES IT FAIR AGAINST THE 0.5GDP THRESHOLD</w:t>
      </w:r>
      <w:r w:rsidR="00A33B2C">
        <w:t>??</w:t>
      </w:r>
      <w:r>
        <w:t>).</w:t>
      </w:r>
    </w:p>
    <w:p w14:paraId="23221E94" w14:textId="77777777" w:rsidR="00802DB7" w:rsidRDefault="00802DB7" w:rsidP="00A81127">
      <w:pPr>
        <w:pStyle w:val="normal0"/>
      </w:pPr>
    </w:p>
    <w:p w14:paraId="6EFBD64D" w14:textId="77777777" w:rsidR="00802DB7" w:rsidRDefault="00802DB7" w:rsidP="00A81127">
      <w:pPr>
        <w:pStyle w:val="normal0"/>
      </w:pPr>
    </w:p>
    <w:p w14:paraId="4E592D33" w14:textId="77777777" w:rsidR="0025713A" w:rsidRDefault="0025713A" w:rsidP="00A81127">
      <w:pPr>
        <w:pStyle w:val="normal0"/>
        <w:numPr>
          <w:ilvl w:val="0"/>
          <w:numId w:val="24"/>
        </w:numPr>
      </w:pPr>
      <w:r>
        <w:t>The wider point is that its hard to compare</w:t>
      </w:r>
      <w:r w:rsidR="005E53E2">
        <w:t xml:space="preserve"> </w:t>
      </w:r>
      <w:r>
        <w:t>one intervention done in a trial to others (as no two interventions are quite the same) and hard to extrapolate to other settings (as the underlying causes of impact and cost – balance between program and underlyng population behaviorus etc) is unknown. So, this is all a rough guide.</w:t>
      </w:r>
    </w:p>
    <w:p w14:paraId="4E27E6A7" w14:textId="77777777" w:rsidR="005E53E2" w:rsidRDefault="005E53E2" w:rsidP="00A81127">
      <w:pPr>
        <w:pStyle w:val="normal0"/>
        <w:numPr>
          <w:ilvl w:val="0"/>
          <w:numId w:val="24"/>
        </w:numPr>
      </w:pPr>
      <w:r>
        <w:t xml:space="preserve">The issue of patient health care seeking behaviour also confounds </w:t>
      </w:r>
      <w:r w:rsidR="00A67774">
        <w:t>our estimated impact of interventions. We have previously hig</w:t>
      </w:r>
      <w:r w:rsidR="00F4012B">
        <w:t>hlighted this as an issue and we have been able to make some inferences on that through confrongint the model with the AMPATH data – e..g we find ??? proportions of person starting ART that are connecting for first time..</w:t>
      </w:r>
      <w:r w:rsidR="005E2ED4">
        <w:t xml:space="preserve"> However, little is known on this still </w:t>
      </w:r>
      <w:r w:rsidR="00593816">
        <w:t xml:space="preserve">(-- and is another driver of uncerainity here) </w:t>
      </w:r>
      <w:r w:rsidR="005E2ED4">
        <w:t>and undersanding this remains a major priority for work to strengthen the impact of</w:t>
      </w:r>
      <w:r w:rsidR="005E5713">
        <w:t xml:space="preserve"> health systems, more generally.</w:t>
      </w:r>
    </w:p>
    <w:p w14:paraId="6BC8686F" w14:textId="77777777" w:rsidR="005E53E2" w:rsidRDefault="005E53E2" w:rsidP="00A81127">
      <w:pPr>
        <w:pStyle w:val="normal0"/>
        <w:ind w:left="720"/>
      </w:pPr>
    </w:p>
    <w:p w14:paraId="025B6D61" w14:textId="77777777" w:rsidR="007F1979" w:rsidRDefault="007F1979" w:rsidP="00A81127">
      <w:pPr>
        <w:pStyle w:val="normal0"/>
      </w:pPr>
    </w:p>
    <w:p w14:paraId="087FC9E1" w14:textId="77777777" w:rsidR="009E098E" w:rsidRDefault="005E53E2" w:rsidP="00A81127">
      <w:pPr>
        <w:pStyle w:val="normal0"/>
        <w:numPr>
          <w:ilvl w:val="0"/>
          <w:numId w:val="24"/>
        </w:numPr>
      </w:pPr>
      <w:r>
        <w:t>Extrapolation</w:t>
      </w:r>
      <w:r w:rsidR="00FC45D6">
        <w:t xml:space="preserve"> to other places.</w:t>
      </w:r>
      <w:r w:rsidR="009E098E">
        <w:t xml:space="preserve">--- perhaps possible in general terms. We have benefit from the detailed AMPATH data but the general picture of a mature program with relatielt frequency </w:t>
      </w:r>
      <w:r w:rsidR="009E098E">
        <w:lastRenderedPageBreak/>
        <w:t xml:space="preserve">care seeking and </w:t>
      </w:r>
      <w:r w:rsidR="00A67774">
        <w:t>drop-out from ART is common. However the balance will be expected to change over time, and the relativr impact and costs of itnerventions will be modulated by health care seeking behaiorund and local conditions, will probably dominate the analysis.</w:t>
      </w:r>
    </w:p>
    <w:p w14:paraId="29707397" w14:textId="77777777" w:rsidR="00EE3458" w:rsidRDefault="00EE3458" w:rsidP="00A81127">
      <w:pPr>
        <w:pStyle w:val="normal0"/>
        <w:numPr>
          <w:ilvl w:val="0"/>
          <w:numId w:val="24"/>
        </w:numPr>
      </w:pPr>
      <w:r>
        <w:t xml:space="preserve">Findings of other moelling work, which relied on routinely available data on national programs at aggregated level, have been in broad agreement – although 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clinical data.</w:t>
      </w:r>
    </w:p>
    <w:p w14:paraId="5A0F30D3" w14:textId="77777777" w:rsidR="00A67774" w:rsidRDefault="00A67774" w:rsidP="00A81127">
      <w:pPr>
        <w:pStyle w:val="normal0"/>
        <w:ind w:left="720"/>
      </w:pPr>
    </w:p>
    <w:p w14:paraId="13D0FC76" w14:textId="77777777" w:rsidR="005E53E2" w:rsidRDefault="009E098E" w:rsidP="00A81127">
      <w:pPr>
        <w:pStyle w:val="normal0"/>
        <w:numPr>
          <w:ilvl w:val="0"/>
          <w:numId w:val="24"/>
        </w:numPr>
      </w:pPr>
      <w:r>
        <w:t xml:space="preserve">Many Contries moving ahead (e.g. Brazil – UTT: Rwanda; Imm ART) and it will be import to evaluate.  </w:t>
      </w:r>
    </w:p>
    <w:p w14:paraId="537208F1" w14:textId="77777777" w:rsidR="005E53E2" w:rsidRDefault="005E53E2" w:rsidP="00A81127">
      <w:pPr>
        <w:pStyle w:val="normal0"/>
      </w:pPr>
    </w:p>
    <w:p w14:paraId="58CDE9BB" w14:textId="77777777" w:rsidR="00AB71EF" w:rsidRDefault="009E098E" w:rsidP="00A81127">
      <w:pPr>
        <w:pStyle w:val="normal0"/>
        <w:numPr>
          <w:ilvl w:val="0"/>
          <w:numId w:val="24"/>
        </w:numPr>
      </w:pPr>
      <w:r>
        <w:t>UNAIDS 90-90-90 thing – urgent aim for everything all at once. WHO treatment guidelines</w:t>
      </w:r>
      <w:r w:rsidR="00AB71EF">
        <w:t xml:space="preserve"> have been focussed on threshold for initation and paient monitoring and with recommendations focussed on clinical evidence. WHO tretmet guidelines not include testing. But our results suggest that, in fact, programs need to either </w:t>
      </w:r>
      <w:r w:rsidR="00593816">
        <w:t>s</w:t>
      </w:r>
      <w:r w:rsidR="00AB71EF">
        <w:t>trengthen thieir cascade</w:t>
      </w:r>
      <w:r w:rsidR="00593816">
        <w:t>, especially on the pre-ART side</w:t>
      </w:r>
      <w:r w:rsidR="00AB71EF">
        <w:t>; or, radically simplify care and provide treatment to all</w:t>
      </w:r>
      <w:r w:rsidR="00593816">
        <w:t xml:space="preserve"> presenting</w:t>
      </w:r>
      <w:r w:rsidR="00AB71EF">
        <w:t xml:space="preserve">; and then to achieve the greatest impact to include large outreach programs. Expandiing outreach whilst weaknesses remains risks </w:t>
      </w:r>
      <w:r w:rsidR="00613E5B">
        <w:t>faling to get maximum impact from invesmtnet.</w:t>
      </w:r>
    </w:p>
    <w:p w14:paraId="6E8C7F27" w14:textId="77777777" w:rsidR="00613E5B" w:rsidRDefault="00613E5B" w:rsidP="00A81127">
      <w:pPr>
        <w:pStyle w:val="normal0"/>
        <w:ind w:left="720"/>
      </w:pPr>
    </w:p>
    <w:p w14:paraId="1EF6DB4E" w14:textId="4BB4B23B" w:rsidR="009E098E" w:rsidRDefault="0096628B" w:rsidP="00A81127">
      <w:pPr>
        <w:pStyle w:val="normal0"/>
      </w:pPr>
      <w:r>
        <w:t>(make discussion point around HBCT if not done already).</w:t>
      </w:r>
    </w:p>
    <w:p w14:paraId="0B12EE94" w14:textId="0896A417" w:rsidR="0013064A" w:rsidRDefault="0013064A" w:rsidP="00A81127">
      <w:pPr>
        <w:pStyle w:val="normal0"/>
      </w:pPr>
      <w:r>
        <w:t>––––––––––––––––––––––––––––––––––––––––––––––––––––––––––––––––––––––––––––––––––––––––––</w:t>
      </w:r>
    </w:p>
    <w:p w14:paraId="7F47F49B" w14:textId="77777777" w:rsidR="007F1979" w:rsidRPr="00F93973" w:rsidRDefault="007F1979" w:rsidP="00A81127">
      <w:pPr>
        <w:pStyle w:val="normal0"/>
      </w:pPr>
    </w:p>
    <w:p w14:paraId="067FE422" w14:textId="77777777" w:rsidR="00747E08" w:rsidRPr="0013064A" w:rsidRDefault="00BE1B57" w:rsidP="007A68B7">
      <w:pPr>
        <w:pStyle w:val="normal0"/>
        <w:ind w:firstLine="720"/>
      </w:pPr>
      <w:r w:rsidRPr="0013064A">
        <w:t xml:space="preserve">These results </w:t>
      </w:r>
      <w:r w:rsidR="00BA097D" w:rsidRPr="0013064A">
        <w:t>indicate</w:t>
      </w:r>
      <w:r w:rsidR="002D5362" w:rsidRPr="0013064A">
        <w:t xml:space="preserve"> that within a</w:t>
      </w:r>
      <w:r w:rsidR="00025424" w:rsidRPr="0013064A">
        <w:t>n ART programme in Kenya</w:t>
      </w:r>
      <w:r w:rsidR="00376AC0" w:rsidRPr="0013064A">
        <w:t xml:space="preserve"> and</w:t>
      </w:r>
      <w:r w:rsidR="00025424" w:rsidRPr="0013064A">
        <w:t xml:space="preserve"> under our baseline</w:t>
      </w:r>
      <w:r w:rsidR="00376AC0" w:rsidRPr="0013064A">
        <w:t xml:space="preserve"> conditions</w:t>
      </w:r>
      <w:r w:rsidR="00BA097D" w:rsidRPr="0013064A">
        <w:t>,</w:t>
      </w:r>
      <w:r w:rsidR="00FC6E36" w:rsidRPr="0013064A">
        <w:t xml:space="preserve"> care is suboptimal</w:t>
      </w:r>
      <w:r w:rsidR="00773AEC" w:rsidRPr="0013064A">
        <w:t>.</w:t>
      </w:r>
      <w:r w:rsidR="0022749A" w:rsidRPr="0013064A">
        <w:t xml:space="preserve"> </w:t>
      </w:r>
      <w:r w:rsidR="009F6EC2" w:rsidRPr="0013064A">
        <w:t xml:space="preserve">When assessing HIV-related deaths </w:t>
      </w:r>
      <w:r w:rsidR="00C13972" w:rsidRPr="0013064A">
        <w:t>at</w:t>
      </w:r>
      <w:r w:rsidR="009F6EC2" w:rsidRPr="0013064A">
        <w:t xml:space="preserve"> the </w:t>
      </w:r>
      <w:r w:rsidR="00FE50EC" w:rsidRPr="0013064A">
        <w:t>community-level</w:t>
      </w:r>
      <w:r w:rsidR="004530C8" w:rsidRPr="0013064A">
        <w:t xml:space="preserve">, </w:t>
      </w:r>
      <w:r w:rsidR="005D2F86" w:rsidRPr="0013064A">
        <w:t>among</w:t>
      </w:r>
      <w:r w:rsidR="004530C8" w:rsidRPr="0013064A">
        <w:t xml:space="preserve"> all individuals,</w:t>
      </w:r>
      <w:r w:rsidR="009F6EC2" w:rsidRPr="0013064A">
        <w:t xml:space="preserve"> the majority of deaths </w:t>
      </w:r>
      <w:r w:rsidR="00E80AC6" w:rsidRPr="0013064A">
        <w:t>were</w:t>
      </w:r>
      <w:r w:rsidR="009F6EC2" w:rsidRPr="0013064A">
        <w:t xml:space="preserve"> attributable to patients who never initiate</w:t>
      </w:r>
      <w:r w:rsidR="00E80AC6" w:rsidRPr="0013064A">
        <w:t>d</w:t>
      </w:r>
      <w:r w:rsidR="009F6EC2" w:rsidRPr="0013064A">
        <w:t xml:space="preserve"> ART and in particular to patients who were aware of their HIV-status but due to failing</w:t>
      </w:r>
      <w:r w:rsidR="007E4669" w:rsidRPr="0013064A">
        <w:t>s</w:t>
      </w:r>
      <w:r w:rsidR="009F6EC2" w:rsidRPr="0013064A">
        <w:t xml:space="preserve"> of pre-ART care, did not initiate treatment (figure 2, left).</w:t>
      </w:r>
      <w:r w:rsidR="007E4669" w:rsidRPr="0013064A">
        <w:t xml:space="preserve"> However, when the same scenario </w:t>
      </w:r>
      <w:r w:rsidR="00182D46" w:rsidRPr="0013064A">
        <w:t>was</w:t>
      </w:r>
      <w:r w:rsidR="007E4669" w:rsidRPr="0013064A">
        <w:t xml:space="preserve"> considered from the </w:t>
      </w:r>
      <w:r w:rsidR="00FE50EC" w:rsidRPr="0013064A">
        <w:t>clinic-level</w:t>
      </w:r>
      <w:r w:rsidR="007E4669" w:rsidRPr="0013064A">
        <w:t>,</w:t>
      </w:r>
      <w:r w:rsidR="00161ABE" w:rsidRPr="0013064A">
        <w:t xml:space="preserve"> among all individuals who had contact with the clinic yet suffered an HIV-related death (figure 2, right), the 19% of individuals who never engage</w:t>
      </w:r>
      <w:r w:rsidR="00182D46" w:rsidRPr="0013064A">
        <w:t>d</w:t>
      </w:r>
      <w:r w:rsidR="00161ABE" w:rsidRPr="0013064A">
        <w:t xml:space="preserve"> with care (from the left-hand figure) </w:t>
      </w:r>
      <w:r w:rsidR="00780F71" w:rsidRPr="0013064A">
        <w:t>was</w:t>
      </w:r>
      <w:r w:rsidR="00161ABE" w:rsidRPr="0013064A">
        <w:t xml:space="preserve"> absent. Additionally, the clinic-level view indicates that 35% of deceased patients had initiated ART; however, </w:t>
      </w:r>
      <w:r w:rsidR="00F24705" w:rsidRPr="0013064A">
        <w:t>stepping back to the community-level view, only 24% initiated ART prior to death.</w:t>
      </w:r>
      <w:r w:rsidR="007C2956" w:rsidRPr="0013064A">
        <w:t xml:space="preserve"> </w:t>
      </w:r>
      <w:r w:rsidR="00F24705" w:rsidRPr="0013064A">
        <w:t xml:space="preserve">These results highlight the major </w:t>
      </w:r>
      <w:r w:rsidR="00747E08" w:rsidRPr="0013064A">
        <w:t xml:space="preserve">limitation of </w:t>
      </w:r>
      <w:r w:rsidR="00F24705" w:rsidRPr="0013064A">
        <w:t xml:space="preserve">clinic-level data: only patients who contact the clinic are accounted for. </w:t>
      </w:r>
      <w:r w:rsidR="00747E08" w:rsidRPr="0013064A">
        <w:t>Consequently</w:t>
      </w:r>
      <w:r w:rsidR="00F24705" w:rsidRPr="0013064A">
        <w:t xml:space="preserve">, </w:t>
      </w:r>
      <w:r w:rsidR="007C2956" w:rsidRPr="0013064A">
        <w:t xml:space="preserve">masking </w:t>
      </w:r>
      <w:r w:rsidR="00747E08" w:rsidRPr="0013064A">
        <w:t>a major</w:t>
      </w:r>
      <w:r w:rsidR="00E40461" w:rsidRPr="0013064A">
        <w:t xml:space="preserve"> deficiency in care and</w:t>
      </w:r>
      <w:r w:rsidR="00747E08" w:rsidRPr="0013064A">
        <w:t xml:space="preserve"> cause of mortality</w:t>
      </w:r>
      <w:r w:rsidR="007C2956" w:rsidRPr="0013064A">
        <w:t>.</w:t>
      </w:r>
      <w:r w:rsidR="00747E08" w:rsidRPr="0013064A">
        <w:t xml:space="preserve"> </w:t>
      </w:r>
    </w:p>
    <w:p w14:paraId="735FAFB6" w14:textId="77777777" w:rsidR="00BA097D" w:rsidRPr="0013064A" w:rsidRDefault="00BA097D" w:rsidP="007C2956">
      <w:pPr>
        <w:pStyle w:val="normal0"/>
      </w:pPr>
    </w:p>
    <w:p w14:paraId="38E4BE45" w14:textId="77777777" w:rsidR="002D5362" w:rsidRPr="0013064A" w:rsidRDefault="00F679B0" w:rsidP="001327D0">
      <w:pPr>
        <w:pStyle w:val="normal0"/>
        <w:ind w:firstLine="720"/>
      </w:pPr>
      <w:r w:rsidRPr="0013064A">
        <w:t xml:space="preserve">Intervening </w:t>
      </w:r>
      <w:r w:rsidR="00DE6731" w:rsidRPr="0013064A">
        <w:t xml:space="preserve">at various points in care with individual interventions </w:t>
      </w:r>
      <w:r w:rsidR="008F6B85" w:rsidRPr="0013064A">
        <w:t xml:space="preserve">illustrates </w:t>
      </w:r>
      <w:r w:rsidR="00DE6731" w:rsidRPr="0013064A">
        <w:t xml:space="preserve">that HIV-testing and pre-ART retention are </w:t>
      </w:r>
      <w:r w:rsidR="00907D20" w:rsidRPr="0013064A">
        <w:t>suboptimal</w:t>
      </w:r>
      <w:r w:rsidR="00DE6731" w:rsidRPr="0013064A">
        <w:t xml:space="preserve">, as interventions </w:t>
      </w:r>
      <w:r w:rsidR="00A522D1" w:rsidRPr="0013064A">
        <w:t>targeting</w:t>
      </w:r>
      <w:r w:rsidR="00DE6731" w:rsidRPr="0013064A">
        <w:t xml:space="preserve"> </w:t>
      </w:r>
      <w:r w:rsidR="008F6B85" w:rsidRPr="0013064A">
        <w:t>those areas</w:t>
      </w:r>
      <w:r w:rsidR="00DE6731" w:rsidRPr="0013064A">
        <w:t xml:space="preserve">, such as HBCT or Improved Care, </w:t>
      </w:r>
      <w:r w:rsidR="007E2C2C" w:rsidRPr="0013064A">
        <w:t>were</w:t>
      </w:r>
      <w:r w:rsidR="00DE6731" w:rsidRPr="0013064A">
        <w:t xml:space="preserve"> highly impactful</w:t>
      </w:r>
      <w:r w:rsidR="00A522D1" w:rsidRPr="0013064A">
        <w:t xml:space="preserve"> (figure 3)</w:t>
      </w:r>
      <w:r w:rsidR="00DE6731" w:rsidRPr="0013064A">
        <w:t>. In contrast, removing pre-ART care all together (Immediate ART) and additionally actively seeking individuals (Universal Test &amp; Treat) avert</w:t>
      </w:r>
      <w:r w:rsidR="00E020A7" w:rsidRPr="0013064A">
        <w:t>ed</w:t>
      </w:r>
      <w:r w:rsidR="00DE6731" w:rsidRPr="0013064A">
        <w:t xml:space="preserve"> the most DALYs between 2010 and 2030</w:t>
      </w:r>
      <w:r w:rsidR="009A3304" w:rsidRPr="0013064A">
        <w:t>(</w:t>
      </w:r>
      <w:r w:rsidR="00AF1334" w:rsidRPr="0013064A">
        <w:t xml:space="preserve">3.62m and </w:t>
      </w:r>
      <w:r w:rsidR="009A3304" w:rsidRPr="0013064A">
        <w:t>5.59m DALYs averted,</w:t>
      </w:r>
      <w:r w:rsidR="00AF1334" w:rsidRPr="0013064A">
        <w:t xml:space="preserve"> 32% and</w:t>
      </w:r>
      <w:r w:rsidR="009A3304" w:rsidRPr="0013064A">
        <w:t xml:space="preserve"> 50% of MAI</w:t>
      </w:r>
      <w:r w:rsidR="00924319" w:rsidRPr="0013064A">
        <w:t>, respectively</w:t>
      </w:r>
      <w:r w:rsidR="009A3304" w:rsidRPr="0013064A">
        <w:t>)</w:t>
      </w:r>
      <w:r w:rsidR="00DE6731" w:rsidRPr="0013064A">
        <w:t xml:space="preserve">; however, these interventions </w:t>
      </w:r>
      <w:r w:rsidR="007723F5" w:rsidRPr="0013064A">
        <w:t>were</w:t>
      </w:r>
      <w:r w:rsidR="00DE6731" w:rsidRPr="0013064A">
        <w:t xml:space="preserve"> </w:t>
      </w:r>
      <w:r w:rsidR="009479F3" w:rsidRPr="0013064A">
        <w:t xml:space="preserve">the most </w:t>
      </w:r>
      <w:r w:rsidR="00DE6731" w:rsidRPr="0013064A">
        <w:t>expensive to implement</w:t>
      </w:r>
      <w:r w:rsidR="00924319" w:rsidRPr="0013064A">
        <w:t>($1.64b and $4.27b</w:t>
      </w:r>
      <w:r w:rsidR="00955623" w:rsidRPr="0013064A">
        <w:t>, respectively</w:t>
      </w:r>
      <w:r w:rsidR="00924319" w:rsidRPr="0013064A">
        <w:t>)</w:t>
      </w:r>
      <w:r w:rsidR="00DE6731" w:rsidRPr="0013064A">
        <w:t xml:space="preserve">. </w:t>
      </w:r>
      <w:commentRangeStart w:id="37"/>
      <w:r w:rsidR="00DE6731" w:rsidRPr="0013064A">
        <w:t>F</w:t>
      </w:r>
      <w:r w:rsidRPr="0013064A">
        <w:t xml:space="preserve">rom analysis of these individual </w:t>
      </w:r>
      <w:r w:rsidR="00CD599C" w:rsidRPr="0013064A">
        <w:t>strategies</w:t>
      </w:r>
      <w:r w:rsidRPr="0013064A">
        <w:t>, no single large-impact low-cost intervention</w:t>
      </w:r>
      <w:r w:rsidR="00DE6731" w:rsidRPr="0013064A">
        <w:t xml:space="preserve"> was identified</w:t>
      </w:r>
      <w:r w:rsidR="00D86A28" w:rsidRPr="0013064A">
        <w:t>,</w:t>
      </w:r>
      <w:r w:rsidRPr="0013064A">
        <w:t xml:space="preserve"> </w:t>
      </w:r>
      <w:commentRangeEnd w:id="37"/>
      <w:r w:rsidR="00E22793" w:rsidRPr="0013064A">
        <w:rPr>
          <w:rStyle w:val="CommentReference"/>
        </w:rPr>
        <w:commentReference w:id="37"/>
      </w:r>
      <w:r w:rsidR="00D86A28" w:rsidRPr="0013064A">
        <w:rPr>
          <w:rStyle w:val="CommentReference"/>
        </w:rPr>
        <w:t>w</w:t>
      </w:r>
      <w:r w:rsidR="00D86A28" w:rsidRPr="0013064A">
        <w:t>ith</w:t>
      </w:r>
      <w:r w:rsidRPr="0013064A">
        <w:t xml:space="preserve"> high impact interventions </w:t>
      </w:r>
      <w:r w:rsidR="00D86A28" w:rsidRPr="0013064A">
        <w:t xml:space="preserve">having a </w:t>
      </w:r>
      <w:r w:rsidRPr="0013064A">
        <w:t xml:space="preserve">high cost per DALY averted and </w:t>
      </w:r>
      <w:r w:rsidR="00D86A28" w:rsidRPr="0013064A">
        <w:t>low cost interventions hav</w:t>
      </w:r>
      <w:r w:rsidR="00CD599C" w:rsidRPr="0013064A">
        <w:t>ing a low cost per DALY averted</w:t>
      </w:r>
      <w:r w:rsidR="00537A46" w:rsidRPr="0013064A">
        <w:t>. Additionally, w</w:t>
      </w:r>
      <w:r w:rsidR="00EA7FA2" w:rsidRPr="0013064A">
        <w:t>e identified a combination of six interventions that when applied simultaneously improve</w:t>
      </w:r>
      <w:r w:rsidR="00C012F1" w:rsidRPr="0013064A">
        <w:t>d</w:t>
      </w:r>
      <w:r w:rsidR="00EA7FA2" w:rsidRPr="0013064A">
        <w:t xml:space="preserve"> patient outcomes</w:t>
      </w:r>
      <w:r w:rsidR="00537A46" w:rsidRPr="0013064A">
        <w:t xml:space="preserve"> </w:t>
      </w:r>
      <w:r w:rsidR="00EA7FA2" w:rsidRPr="0013064A">
        <w:t>at a cost of $353 per DALY averted</w:t>
      </w:r>
      <w:r w:rsidR="00894DB3" w:rsidRPr="0013064A">
        <w:t xml:space="preserve"> compared to baseline</w:t>
      </w:r>
      <w:r w:rsidR="00EA7FA2" w:rsidRPr="0013064A">
        <w:t xml:space="preserve">. </w:t>
      </w:r>
      <w:r w:rsidR="00FA79B7" w:rsidRPr="0013064A">
        <w:t>This combination strengthened</w:t>
      </w:r>
      <w:r w:rsidR="00FA295E" w:rsidRPr="0013064A">
        <w:t xml:space="preserve"> care at multiple points and is potentially as impactful as the Universal Test and Treat </w:t>
      </w:r>
      <w:r w:rsidR="00A43C59" w:rsidRPr="0013064A">
        <w:t>strategy</w:t>
      </w:r>
      <w:r w:rsidR="00FA295E" w:rsidRPr="0013064A">
        <w:t xml:space="preserve"> but with a lower average cost-effectiveness ratio.</w:t>
      </w:r>
    </w:p>
    <w:p w14:paraId="3A643F4C" w14:textId="77777777" w:rsidR="00615625" w:rsidRPr="0013064A" w:rsidRDefault="00615625" w:rsidP="0086036A">
      <w:pPr>
        <w:pStyle w:val="normal0"/>
      </w:pPr>
    </w:p>
    <w:p w14:paraId="32DD2578" w14:textId="12ECF75D" w:rsidR="00272A02" w:rsidRPr="0013064A" w:rsidRDefault="00EA489D" w:rsidP="00341D62">
      <w:pPr>
        <w:pStyle w:val="normal0"/>
        <w:ind w:firstLine="720"/>
      </w:pPr>
      <w:r w:rsidRPr="0013064A">
        <w:t xml:space="preserve">This work indicates that it is imperative for ART programmes to evaluate patient outcomes </w:t>
      </w:r>
      <w:r w:rsidRPr="0013064A">
        <w:lastRenderedPageBreak/>
        <w:t xml:space="preserve">from the population perspective. The </w:t>
      </w:r>
      <w:r w:rsidR="00FF056D" w:rsidRPr="0013064A">
        <w:t xml:space="preserve">clinic-level view </w:t>
      </w:r>
      <w:r w:rsidR="008B1D49" w:rsidRPr="0013064A">
        <w:t xml:space="preserve">is </w:t>
      </w:r>
      <w:r w:rsidRPr="0013064A">
        <w:t>biased, as on</w:t>
      </w:r>
      <w:r w:rsidR="00E667F8" w:rsidRPr="0013064A">
        <w:t xml:space="preserve">ly individuals who have had contact </w:t>
      </w:r>
      <w:r w:rsidRPr="0013064A">
        <w:t xml:space="preserve">with the clinic are accounted for. </w:t>
      </w:r>
      <w:r w:rsidR="00E667F8" w:rsidRPr="0013064A">
        <w:t xml:space="preserve">Thus, to fully understand where deficiencies in care are leading to lives being lost to HIV, </w:t>
      </w:r>
      <w:r w:rsidR="00FF056D" w:rsidRPr="0013064A">
        <w:t>the entire community must be fully represented</w:t>
      </w:r>
      <w:r w:rsidR="00E667F8" w:rsidRPr="0013064A">
        <w:t xml:space="preserve">. </w:t>
      </w:r>
      <w:r w:rsidR="009C5095" w:rsidRPr="0013064A">
        <w:t xml:space="preserve">This poses significant challenges for HIV care </w:t>
      </w:r>
      <w:r w:rsidR="009378A7" w:rsidRPr="0013064A">
        <w:t>providers,</w:t>
      </w:r>
      <w:r w:rsidR="00FF056D" w:rsidRPr="0013064A">
        <w:t xml:space="preserve"> as assessing community-</w:t>
      </w:r>
      <w:r w:rsidR="009C5095" w:rsidRPr="0013064A">
        <w:t>level outcomes, particular</w:t>
      </w:r>
      <w:r w:rsidR="00E8776E" w:rsidRPr="0013064A">
        <w:t>ly</w:t>
      </w:r>
      <w:r w:rsidR="009C5095" w:rsidRPr="0013064A">
        <w:t xml:space="preserve"> among individuals with no prior engagement in care, is both financially and logistically </w:t>
      </w:r>
      <w:r w:rsidR="009378A7" w:rsidRPr="0013064A">
        <w:t>testing</w:t>
      </w:r>
      <w:r w:rsidR="009C5095" w:rsidRPr="0013064A">
        <w:t>.</w:t>
      </w:r>
      <w:r w:rsidR="004D2013" w:rsidRPr="0013064A">
        <w:t xml:space="preserve"> Additionally, as ART programmes consider </w:t>
      </w:r>
      <w:r w:rsidR="00C261F3" w:rsidRPr="0013064A">
        <w:t xml:space="preserve">intervening </w:t>
      </w:r>
      <w:r w:rsidR="004D2013" w:rsidRPr="0013064A">
        <w:t>to improve care, many current</w:t>
      </w:r>
      <w:r w:rsidR="00FF056D" w:rsidRPr="0013064A">
        <w:t>ly available</w:t>
      </w:r>
      <w:r w:rsidR="004D2013" w:rsidRPr="0013064A">
        <w:t xml:space="preserve"> interventions only ta</w:t>
      </w:r>
      <w:r w:rsidR="00FB28BC" w:rsidRPr="0013064A">
        <w:t>r</w:t>
      </w:r>
      <w:r w:rsidR="004D2013" w:rsidRPr="0013064A">
        <w:t>get one aspect of care</w:t>
      </w:r>
      <w:r w:rsidR="004D2013" w:rsidRPr="0013064A">
        <w:fldChar w:fldCharType="begin"/>
      </w:r>
      <w:r w:rsidR="00883D49">
        <w:instrText xml:space="preserve"> ADDIN PAPERS2_CITATIONS &lt;citation&gt;&lt;uuid&gt;0E25F321-964B-4D97-A007-34B5799AAEDF&lt;/uuid&gt;&lt;priority&gt;35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13064A">
        <w:fldChar w:fldCharType="separate"/>
      </w:r>
      <w:r w:rsidR="004D2013" w:rsidRPr="0013064A">
        <w:rPr>
          <w:lang w:val="en-US"/>
        </w:rPr>
        <w:t>{Kilmarx:2013iy, Barnighausen:2011cb</w:t>
      </w:r>
      <w:r w:rsidR="004D2013" w:rsidRPr="0013064A">
        <w:fldChar w:fldCharType="end"/>
      </w:r>
      <w:r w:rsidR="004D2013" w:rsidRPr="0013064A">
        <w:t>,</w:t>
      </w:r>
      <w:r w:rsidR="004D2013" w:rsidRPr="0013064A">
        <w:fldChar w:fldCharType="begin"/>
      </w:r>
      <w:r w:rsidR="00883D49">
        <w:instrText xml:space="preserve"> ADDIN PAPERS2_CITATIONS &lt;citation&gt;&lt;uuid&gt;A350155A-8A80-46EB-9F66-BD9200EEAF17&lt;/uuid&gt;&lt;priority&gt;36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13064A">
        <w:fldChar w:fldCharType="separate"/>
      </w:r>
      <w:r w:rsidR="004D2013" w:rsidRPr="0013064A">
        <w:rPr>
          <w:lang w:val="en-US"/>
        </w:rPr>
        <w:t>Govindasamy:2014fa}</w:t>
      </w:r>
      <w:r w:rsidR="004D2013" w:rsidRPr="0013064A">
        <w:fldChar w:fldCharType="end"/>
      </w:r>
      <w:r w:rsidR="004D2013" w:rsidRPr="0013064A">
        <w:t xml:space="preserve">. </w:t>
      </w:r>
      <w:r w:rsidR="00B8471C" w:rsidRPr="0013064A">
        <w:t xml:space="preserve">Our results </w:t>
      </w:r>
      <w:r w:rsidR="00D81B25" w:rsidRPr="0013064A">
        <w:t xml:space="preserve">deduce that a single intervention strategy provides </w:t>
      </w:r>
      <w:r w:rsidR="002A668D" w:rsidRPr="0013064A">
        <w:t xml:space="preserve">limited </w:t>
      </w:r>
      <w:r w:rsidR="00341D62" w:rsidRPr="0013064A">
        <w:t xml:space="preserve">benefit, as </w:t>
      </w:r>
      <w:r w:rsidR="004D2013" w:rsidRPr="0013064A">
        <w:t xml:space="preserve">any </w:t>
      </w:r>
      <w:r w:rsidR="00341D62" w:rsidRPr="0013064A">
        <w:t xml:space="preserve">individual </w:t>
      </w:r>
      <w:r w:rsidR="004D2013" w:rsidRPr="0013064A">
        <w:t>intervention</w:t>
      </w:r>
      <w:r w:rsidR="00D37554" w:rsidRPr="0013064A">
        <w:t>s enacted</w:t>
      </w:r>
      <w:r w:rsidR="004D2013" w:rsidRPr="0013064A">
        <w:t xml:space="preserve"> will be attenuated by downstream deficiencies in care, and also limited by any upstream constraints.</w:t>
      </w:r>
      <w:r w:rsidR="00E8776E" w:rsidRPr="0013064A">
        <w:t xml:space="preserve"> </w:t>
      </w:r>
      <w:r w:rsidR="004D2013" w:rsidRPr="0013064A">
        <w:t>For instance, interventions targeting linkage to care will be constrained by the number of i</w:t>
      </w:r>
      <w:r w:rsidR="0059161B" w:rsidRPr="0013064A">
        <w:t xml:space="preserve">ndividuals who attempt to link and </w:t>
      </w:r>
      <w:r w:rsidR="00587E47" w:rsidRPr="0013064A">
        <w:t xml:space="preserve">further </w:t>
      </w:r>
      <w:r w:rsidR="0059161B" w:rsidRPr="0013064A">
        <w:t>capped by downstream losses from pre-ART and ART care.</w:t>
      </w:r>
      <w:r w:rsidR="00216099" w:rsidRPr="0013064A">
        <w:t xml:space="preserve"> Thus</w:t>
      </w:r>
      <w:r w:rsidR="00341D62" w:rsidRPr="0013064A">
        <w:t xml:space="preserve"> as our results corroborate</w:t>
      </w:r>
      <w:r w:rsidR="00216099" w:rsidRPr="0013064A">
        <w:t xml:space="preserve">, care must be strengthened </w:t>
      </w:r>
      <w:r w:rsidR="00872D3A" w:rsidRPr="0013064A">
        <w:t xml:space="preserve">by intervening </w:t>
      </w:r>
      <w:r w:rsidR="00341D62" w:rsidRPr="0013064A">
        <w:t xml:space="preserve">at multiple </w:t>
      </w:r>
      <w:r w:rsidR="00226A37" w:rsidRPr="0013064A">
        <w:t xml:space="preserve">points with </w:t>
      </w:r>
      <w:r w:rsidR="00341D62" w:rsidRPr="0013064A">
        <w:t xml:space="preserve">a combination of interventions </w:t>
      </w:r>
      <w:r w:rsidR="00216099" w:rsidRPr="0013064A">
        <w:t>to fully realise the benefits afforded by ART</w:t>
      </w:r>
      <w:r w:rsidR="00070268" w:rsidRPr="0013064A">
        <w:t>.</w:t>
      </w:r>
      <w:r w:rsidR="00733C70" w:rsidRPr="0013064A">
        <w:t xml:space="preserve"> </w:t>
      </w:r>
      <w:r w:rsidR="00226A37" w:rsidRPr="0013064A">
        <w:t>Although</w:t>
      </w:r>
      <w:r w:rsidR="00733C70" w:rsidRPr="0013064A">
        <w:t xml:space="preserve"> interventions utilising an immediate ART strategy</w:t>
      </w:r>
      <w:r w:rsidR="00226A37" w:rsidRPr="0013064A">
        <w:t xml:space="preserve"> provide </w:t>
      </w:r>
      <w:r w:rsidR="00B13C0C" w:rsidRPr="0013064A">
        <w:t xml:space="preserve">the largest improvement </w:t>
      </w:r>
      <w:r w:rsidR="004C000F" w:rsidRPr="0013064A">
        <w:t>in</w:t>
      </w:r>
      <w:r w:rsidR="00B13C0C" w:rsidRPr="0013064A">
        <w:t xml:space="preserve"> patient outcomes, </w:t>
      </w:r>
      <w:r w:rsidR="00DE2511" w:rsidRPr="0013064A">
        <w:t>these gains</w:t>
      </w:r>
      <w:r w:rsidR="00CD1852" w:rsidRPr="0013064A">
        <w:t xml:space="preserve"> are brought</w:t>
      </w:r>
      <w:r w:rsidR="00816B98" w:rsidRPr="0013064A">
        <w:t xml:space="preserve"> about</w:t>
      </w:r>
      <w:r w:rsidR="00CD1852" w:rsidRPr="0013064A">
        <w:t xml:space="preserve"> through circumnavigating</w:t>
      </w:r>
      <w:r w:rsidR="00733C70" w:rsidRPr="0013064A">
        <w:t xml:space="preserve"> the operational challenges of pre-ART care by removing it, potentially </w:t>
      </w:r>
      <w:r w:rsidR="00B13C0C" w:rsidRPr="0013064A">
        <w:t>depriving</w:t>
      </w:r>
      <w:r w:rsidR="001F69B3" w:rsidRPr="0013064A">
        <w:t xml:space="preserve"> </w:t>
      </w:r>
      <w:r w:rsidR="00733C70" w:rsidRPr="0013064A">
        <w:t>patients of its ancillary benefits</w:t>
      </w:r>
      <w:r w:rsidR="00733C70" w:rsidRPr="0013064A">
        <w:fldChar w:fldCharType="begin"/>
      </w:r>
      <w:r w:rsidR="00733C70" w:rsidRPr="0013064A">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13064A">
        <w:fldChar w:fldCharType="separate"/>
      </w:r>
      <w:r w:rsidR="00733C70" w:rsidRPr="0013064A">
        <w:rPr>
          <w:lang w:val="en-US"/>
        </w:rPr>
        <w:t>{Burtle:2012kw,</w:t>
      </w:r>
      <w:r w:rsidR="00733C70" w:rsidRPr="0013064A">
        <w:fldChar w:fldCharType="end"/>
      </w:r>
      <w:r w:rsidR="00733C70" w:rsidRPr="0013064A">
        <w:fldChar w:fldCharType="begin"/>
      </w:r>
      <w:r w:rsidR="00733C70" w:rsidRPr="0013064A">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13064A">
        <w:fldChar w:fldCharType="separate"/>
      </w:r>
      <w:r w:rsidR="00733C70" w:rsidRPr="0013064A">
        <w:rPr>
          <w:lang w:val="en-US"/>
        </w:rPr>
        <w:t>Govindasamy:2014fa}</w:t>
      </w:r>
      <w:r w:rsidR="00733C70" w:rsidRPr="0013064A">
        <w:fldChar w:fldCharType="end"/>
      </w:r>
      <w:r w:rsidR="005343A7" w:rsidRPr="0013064A">
        <w:t>.</w:t>
      </w:r>
    </w:p>
    <w:p w14:paraId="68F344C8" w14:textId="77777777" w:rsidR="00615625" w:rsidRPr="0013064A" w:rsidRDefault="00615625" w:rsidP="00615625">
      <w:pPr>
        <w:pStyle w:val="normal0"/>
        <w:ind w:firstLine="720"/>
      </w:pPr>
    </w:p>
    <w:p w14:paraId="57A2A4D7" w14:textId="54E31D7F" w:rsidR="005F2329" w:rsidRPr="0013064A" w:rsidRDefault="005151F0" w:rsidP="005F2329">
      <w:pPr>
        <w:pStyle w:val="normal0"/>
        <w:ind w:firstLine="359"/>
      </w:pPr>
      <w:r w:rsidRPr="0013064A">
        <w:t xml:space="preserve">This model was predominantly calibrated using a longitudinal dataset provided by AMPATH of western Kenya. However, only the </w:t>
      </w:r>
      <w:r w:rsidR="0011508B" w:rsidRPr="0013064A">
        <w:t>clinic</w:t>
      </w:r>
      <w:r w:rsidR="00DB1747" w:rsidRPr="0013064A">
        <w:t>al</w:t>
      </w:r>
      <w:r w:rsidR="0011508B" w:rsidRPr="0013064A">
        <w:t xml:space="preserve"> </w:t>
      </w:r>
      <w:r w:rsidRPr="0013064A">
        <w:t>elements of HIV care wer</w:t>
      </w:r>
      <w:r w:rsidR="002A743D" w:rsidRPr="0013064A">
        <w:t>e calibrated to AMPATH data. N</w:t>
      </w:r>
      <w:r w:rsidRPr="0013064A">
        <w:t>ational estimates o</w:t>
      </w:r>
      <w:r w:rsidR="002A743D" w:rsidRPr="0013064A">
        <w:t>f incidence were used to drive and replicate the epidemic before model results were then validated against further national estimates of prevalence, AIDS-related deaths and ART coverage</w:t>
      </w:r>
      <w:r w:rsidR="002A743D" w:rsidRPr="0013064A">
        <w:fldChar w:fldCharType="begin"/>
      </w:r>
      <w:r w:rsidR="00883D49">
        <w:instrText xml:space="preserve"> ADDIN PAPERS2_CITATIONS &lt;citation&gt;&lt;uuid&gt;DB2281FA-2840-4287-A39E-C46B746A2514&lt;/uuid&gt;&lt;priority&gt;38&lt;/priority&gt;&lt;publications&gt;&lt;publication&gt;&lt;accepted_date&gt;99201400001200000000200000&lt;/accepted_date&gt;&lt;title&gt;Spectrum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13064A">
        <w:fldChar w:fldCharType="separate"/>
      </w:r>
      <w:r w:rsidR="002A743D" w:rsidRPr="0013064A">
        <w:rPr>
          <w:lang w:val="en-US"/>
        </w:rPr>
        <w:t>{Spectrum:tl, KAIS:2014ux, NASCOP:2012tp}</w:t>
      </w:r>
      <w:r w:rsidR="002A743D" w:rsidRPr="0013064A">
        <w:fldChar w:fldCharType="end"/>
      </w:r>
      <w:r w:rsidR="002A743D" w:rsidRPr="0013064A">
        <w:t>.</w:t>
      </w:r>
      <w:r w:rsidR="0035788B" w:rsidRPr="0013064A">
        <w:t xml:space="preserve"> Additionally, our baseline scenario does not include a HBCT component unlike the current programme at AMPATH.</w:t>
      </w:r>
      <w:r w:rsidR="002A743D" w:rsidRPr="0013064A">
        <w:t xml:space="preserve"> Consequently, </w:t>
      </w:r>
      <w:r w:rsidR="0035788B" w:rsidRPr="0013064A">
        <w:t>this</w:t>
      </w:r>
      <w:r w:rsidR="002A743D" w:rsidRPr="0013064A">
        <w:t xml:space="preserve"> model deviates from directly describing the state of care at AMPATH</w:t>
      </w:r>
      <w:r w:rsidR="0035788B" w:rsidRPr="0013064A">
        <w:t xml:space="preserve"> to more broadly capturing the probable state of care in Kenya</w:t>
      </w:r>
      <w:r w:rsidR="002A743D" w:rsidRPr="0013064A">
        <w:t>.</w:t>
      </w:r>
      <w:r w:rsidR="00230CBA" w:rsidRPr="0013064A">
        <w:t xml:space="preserve"> </w:t>
      </w:r>
      <w:r w:rsidR="00C3101D" w:rsidRPr="0013064A">
        <w:t>Thus, t</w:t>
      </w:r>
      <w:r w:rsidR="00221D4E" w:rsidRPr="0013064A">
        <w:t xml:space="preserve">he generalisability of these results to other ART programmes and elsewhere in sub-Saharan Africa remains open to debate. </w:t>
      </w:r>
      <w:r w:rsidR="00C3101D" w:rsidRPr="0013064A">
        <w:t>With</w:t>
      </w:r>
      <w:r w:rsidR="00B324E9" w:rsidRPr="0013064A">
        <w:t xml:space="preserve"> limited data of this type currently available, insight </w:t>
      </w:r>
      <w:r w:rsidR="003202C5" w:rsidRPr="0013064A">
        <w:t xml:space="preserve">into </w:t>
      </w:r>
      <w:r w:rsidR="00B324E9" w:rsidRPr="0013064A">
        <w:t>the state of care in other sub</w:t>
      </w:r>
      <w:r w:rsidR="009D1961" w:rsidRPr="0013064A">
        <w:t>-Saharan countries</w:t>
      </w:r>
      <w:r w:rsidR="003202C5" w:rsidRPr="0013064A">
        <w:t xml:space="preserve"> is restricted</w:t>
      </w:r>
      <w:r w:rsidR="009D1961" w:rsidRPr="0013064A">
        <w:t xml:space="preserve">. </w:t>
      </w:r>
      <w:r w:rsidR="00B324E9" w:rsidRPr="0013064A">
        <w:t xml:space="preserve">A similar </w:t>
      </w:r>
      <w:r w:rsidR="00DD041D" w:rsidRPr="0013064A">
        <w:t xml:space="preserve">modelling study </w:t>
      </w:r>
      <w:r w:rsidR="00B324E9" w:rsidRPr="0013064A">
        <w:t xml:space="preserve">recently </w:t>
      </w:r>
      <w:r w:rsidR="00DD041D" w:rsidRPr="0013064A">
        <w:t xml:space="preserve">found that improving the re-initiation of ART in a treatment programme </w:t>
      </w:r>
      <w:r w:rsidR="00FA7950" w:rsidRPr="0013064A">
        <w:t xml:space="preserve">in South Africa </w:t>
      </w:r>
      <w:r w:rsidR="00DD041D" w:rsidRPr="0013064A">
        <w:t>was a highly cost-effective intervention</w:t>
      </w:r>
      <w:r w:rsidR="00DD041D" w:rsidRPr="0013064A">
        <w:fldChar w:fldCharType="begin"/>
      </w:r>
      <w:r w:rsidR="00883D49">
        <w:instrText xml:space="preserve"> ADDIN PAPERS2_CITATIONS &lt;citation&gt;&lt;uuid&gt;B316F7BF-045F-4774-8C03-F34432F21D00&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13064A">
        <w:fldChar w:fldCharType="separate"/>
      </w:r>
      <w:r w:rsidR="00DD041D" w:rsidRPr="0013064A">
        <w:rPr>
          <w:lang w:val="en-US"/>
        </w:rPr>
        <w:t>{Klein:2014ho}</w:t>
      </w:r>
      <w:r w:rsidR="00DD041D" w:rsidRPr="0013064A">
        <w:fldChar w:fldCharType="end"/>
      </w:r>
      <w:r w:rsidR="00DD041D" w:rsidRPr="0013064A">
        <w:t xml:space="preserve">. </w:t>
      </w:r>
      <w:r w:rsidR="00AF3BF7" w:rsidRPr="0013064A">
        <w:t xml:space="preserve">This leads us to speculate that a larger proportion of individuals are initiating ART in </w:t>
      </w:r>
      <w:r w:rsidR="00510929" w:rsidRPr="0013064A">
        <w:t xml:space="preserve">South Africa as our model results indicate that </w:t>
      </w:r>
      <w:r w:rsidR="000067A3" w:rsidRPr="0013064A">
        <w:t xml:space="preserve">a similar intervention was not particularly impactful. </w:t>
      </w:r>
      <w:r w:rsidR="003846CE" w:rsidRPr="0013064A">
        <w:t>However</w:t>
      </w:r>
      <w:r w:rsidR="000067A3" w:rsidRPr="0013064A">
        <w:t xml:space="preserve">, this type of intervention becomes </w:t>
      </w:r>
      <w:r w:rsidR="007776EC" w:rsidRPr="0013064A">
        <w:t xml:space="preserve">nearly 5-fold </w:t>
      </w:r>
      <w:r w:rsidR="000067A3" w:rsidRPr="0013064A">
        <w:t xml:space="preserve">more powerful if upstream care </w:t>
      </w:r>
      <w:r w:rsidR="0063146D" w:rsidRPr="0013064A">
        <w:t>is</w:t>
      </w:r>
      <w:r w:rsidR="007776EC" w:rsidRPr="0013064A">
        <w:t xml:space="preserve"> </w:t>
      </w:r>
      <w:r w:rsidR="005C322F" w:rsidRPr="0013064A">
        <w:t>flawless</w:t>
      </w:r>
      <w:r w:rsidR="000067A3" w:rsidRPr="0013064A">
        <w:t>[</w:t>
      </w:r>
      <w:r w:rsidR="000067A3" w:rsidRPr="0013064A">
        <w:rPr>
          <w:i/>
        </w:rPr>
        <w:t xml:space="preserve">results </w:t>
      </w:r>
      <w:r w:rsidR="00C41D38" w:rsidRPr="0013064A">
        <w:rPr>
          <w:i/>
        </w:rPr>
        <w:t>not</w:t>
      </w:r>
      <w:r w:rsidR="000067A3" w:rsidRPr="0013064A">
        <w:rPr>
          <w:i/>
        </w:rPr>
        <w:t xml:space="preserve"> shown (in Leaks.docx)</w:t>
      </w:r>
      <w:r w:rsidR="000067A3" w:rsidRPr="0013064A">
        <w:t>].</w:t>
      </w:r>
      <w:r w:rsidR="002D7F02" w:rsidRPr="0013064A">
        <w:t xml:space="preserve"> In another mathematical model investigating</w:t>
      </w:r>
      <w:r w:rsidR="00DD041D" w:rsidRPr="0013064A">
        <w:t xml:space="preserve"> HIV testing strategies in South Africa, Bendavid </w:t>
      </w:r>
      <w:r w:rsidR="00DD041D" w:rsidRPr="0013064A">
        <w:rPr>
          <w:i/>
        </w:rPr>
        <w:t>et al</w:t>
      </w:r>
      <w:r w:rsidR="002D7F02" w:rsidRPr="0013064A">
        <w:t>. demonstrate</w:t>
      </w:r>
      <w:r w:rsidR="00DD041D" w:rsidRPr="0013064A">
        <w:t xml:space="preserve"> that implementing a universal test and treat strategy with enhanced linkage and retention in care would nearly double the survival benefits of a strategy with current linkage and retention rates</w:t>
      </w:r>
      <w:r w:rsidR="00DD041D" w:rsidRPr="0013064A">
        <w:fldChar w:fldCharType="begin"/>
      </w:r>
      <w:r w:rsidR="00883D49">
        <w:instrText xml:space="preserve"> ADDIN PAPERS2_CITATIONS &lt;citation&gt;&lt;uuid&gt;A9D23F4C-9AF1-4C13-B2B4-91E6FF921CD6&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 xml:space="preserve">. Status quo linkage rates were 67% compared to 60% in </w:t>
      </w:r>
      <w:r w:rsidR="002D7F02" w:rsidRPr="0013064A">
        <w:t>our</w:t>
      </w:r>
      <w:r w:rsidR="00DD041D" w:rsidRPr="0013064A">
        <w:t xml:space="preserve"> results, further illustrating the importance of successfully linking patients to care</w:t>
      </w:r>
      <w:r w:rsidR="00DD041D" w:rsidRPr="0013064A">
        <w:fldChar w:fldCharType="begin"/>
      </w:r>
      <w:r w:rsidR="00883D49">
        <w:instrText xml:space="preserve"> ADDIN PAPERS2_CITATIONS &lt;citation&gt;&lt;uuid&gt;439E0B8F-008C-4FEF-ABF1-C24FB5C59CBF&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w:t>
      </w:r>
    </w:p>
    <w:p w14:paraId="159AB36F" w14:textId="77777777" w:rsidR="00272A02" w:rsidRPr="0013064A" w:rsidRDefault="00272A02" w:rsidP="0086036A">
      <w:pPr>
        <w:pStyle w:val="normal0"/>
      </w:pPr>
    </w:p>
    <w:p w14:paraId="6AE26F4E" w14:textId="655F4333" w:rsidR="006618DD" w:rsidRPr="0013064A" w:rsidRDefault="00C224AE" w:rsidP="00615625">
      <w:pPr>
        <w:pStyle w:val="normal0"/>
        <w:ind w:firstLine="359"/>
      </w:pPr>
      <w:r w:rsidRPr="0013064A">
        <w:t>While t</w:t>
      </w:r>
      <w:r w:rsidR="003867BA" w:rsidRPr="0013064A">
        <w:t xml:space="preserve">his work discusses individual interventions </w:t>
      </w:r>
      <w:r w:rsidR="0042504D" w:rsidRPr="0013064A">
        <w:t>targe</w:t>
      </w:r>
      <w:r w:rsidR="00E45EF5" w:rsidRPr="0013064A">
        <w:t>ting specific aspects of care</w:t>
      </w:r>
      <w:r w:rsidR="003867BA" w:rsidRPr="0013064A">
        <w:t xml:space="preserve">, there are often </w:t>
      </w:r>
      <w:r w:rsidR="00E45EF5" w:rsidRPr="0013064A">
        <w:t xml:space="preserve">substantial </w:t>
      </w:r>
      <w:r w:rsidR="003867BA" w:rsidRPr="0013064A">
        <w:t xml:space="preserve">differences </w:t>
      </w:r>
      <w:r w:rsidR="008531DE" w:rsidRPr="0013064A">
        <w:t>between two interventions of the same, or similar, name</w:t>
      </w:r>
      <w:r w:rsidR="008D77D6" w:rsidRPr="0013064A">
        <w:fldChar w:fldCharType="begin"/>
      </w:r>
      <w:r w:rsidR="00883D49">
        <w:instrText xml:space="preserve"> ADDIN PAPERS2_CITATIONS &lt;citation&gt;&lt;uuid&gt;F8419761-FD7C-4171-9066-29C598F82937&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13064A">
        <w:fldChar w:fldCharType="separate"/>
      </w:r>
      <w:r w:rsidR="008D77D6" w:rsidRPr="0013064A">
        <w:rPr>
          <w:lang w:val="en-US"/>
        </w:rPr>
        <w:t>{Barnighausen:2011cb}</w:t>
      </w:r>
      <w:r w:rsidR="008D77D6" w:rsidRPr="0013064A">
        <w:fldChar w:fldCharType="end"/>
      </w:r>
      <w:r w:rsidR="003867BA" w:rsidRPr="0013064A">
        <w:t>.</w:t>
      </w:r>
      <w:r w:rsidRPr="0013064A">
        <w:t xml:space="preserve"> For </w:t>
      </w:r>
      <w:r w:rsidR="003759E8" w:rsidRPr="0013064A">
        <w:t>example</w:t>
      </w:r>
      <w:r w:rsidRPr="0013064A">
        <w:t>,</w:t>
      </w:r>
      <w:r w:rsidR="003759E8" w:rsidRPr="0013064A">
        <w:t xml:space="preserve"> </w:t>
      </w:r>
      <w:r w:rsidR="00525D24" w:rsidRPr="0013064A">
        <w:t xml:space="preserve">in regard to </w:t>
      </w:r>
      <w:r w:rsidR="003759E8" w:rsidRPr="0013064A">
        <w:t xml:space="preserve">HBCT, two such interventions have been trialled in different locations in sub-Saharan Africa with </w:t>
      </w:r>
      <w:r w:rsidR="00525D24" w:rsidRPr="0013064A">
        <w:t xml:space="preserve">contrasting </w:t>
      </w:r>
      <w:r w:rsidR="003759E8" w:rsidRPr="0013064A">
        <w:t>results.</w:t>
      </w:r>
      <w:r w:rsidR="00582AB8" w:rsidRPr="0013064A">
        <w:t xml:space="preserve"> </w:t>
      </w:r>
      <w:r w:rsidR="00B7641A" w:rsidRPr="0013064A">
        <w:t>An intense HBCT intervention was tested in Kwazulu-Natal involving home-based HIV-testing followed by immediate POC CD4 testing and follow-up visits to facilitate linkage and adherence to care</w:t>
      </w:r>
      <w:r w:rsidR="002454A8" w:rsidRPr="0013064A">
        <w:fldChar w:fldCharType="begin"/>
      </w:r>
      <w:r w:rsidR="00883D49">
        <w:instrText xml:space="preserve"> ADDIN PAPERS2_CITATIONS &lt;citation&gt;&lt;uuid&gt;53A6260C-FF6B-4BCB-9ABC-EC87472162F8&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13064A">
        <w:fldChar w:fldCharType="separate"/>
      </w:r>
      <w:r w:rsidR="002454A8" w:rsidRPr="0013064A">
        <w:rPr>
          <w:lang w:val="en-US"/>
        </w:rPr>
        <w:t>{vanRooyen:2013gy}</w:t>
      </w:r>
      <w:r w:rsidR="002454A8" w:rsidRPr="0013064A">
        <w:fldChar w:fldCharType="end"/>
      </w:r>
      <w:r w:rsidR="00B7641A" w:rsidRPr="0013064A">
        <w:t>.</w:t>
      </w:r>
      <w:r w:rsidR="00427583" w:rsidRPr="0013064A">
        <w:t xml:space="preserve"> This intervention achieved 91% coverage of the community and within six months, 96% of newly diagnosed individuals had been linked to care</w:t>
      </w:r>
      <w:r w:rsidR="00427583" w:rsidRPr="0013064A">
        <w:fldChar w:fldCharType="begin"/>
      </w:r>
      <w:r w:rsidR="00883D49">
        <w:instrText xml:space="preserve"> ADDIN PAPERS2_CITATIONS &lt;citation&gt;&lt;uuid&gt;5CD9A569-85D3-42E0-ADF5-94FE05F33F6C&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13064A">
        <w:fldChar w:fldCharType="separate"/>
      </w:r>
      <w:r w:rsidR="00427583" w:rsidRPr="0013064A">
        <w:rPr>
          <w:lang w:val="en-US"/>
        </w:rPr>
        <w:t>{vanRooyen:2013gy}</w:t>
      </w:r>
      <w:r w:rsidR="00427583" w:rsidRPr="0013064A">
        <w:fldChar w:fldCharType="end"/>
      </w:r>
      <w:r w:rsidR="00427583" w:rsidRPr="0013064A">
        <w:t xml:space="preserve">. In contrast, </w:t>
      </w:r>
      <w:r w:rsidR="005E5D58" w:rsidRPr="0013064A">
        <w:t>an HBCT intervention trialled at another AMPATH site in Kenya, achieved coverage of 88% of the population</w:t>
      </w:r>
      <w:r w:rsidR="00810A95" w:rsidRPr="0013064A">
        <w:t>,</w:t>
      </w:r>
      <w:r w:rsidR="005E5D58" w:rsidRPr="0013064A">
        <w:t xml:space="preserve"> but among newly diagnosed individuals only 15% had been linked to care over a median of 3.4 years since diagnosis</w:t>
      </w:r>
      <w:r w:rsidR="00810A95" w:rsidRPr="0013064A">
        <w:fldChar w:fldCharType="begin"/>
      </w:r>
      <w:r w:rsidR="00883D49">
        <w:instrText xml:space="preserve"> ADDIN PAPERS2_CITATIONS &lt;citation&gt;&lt;uuid&gt;88D185FA-2F76-4A0A-B1AB-B4BF6912FEC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13064A">
        <w:fldChar w:fldCharType="separate"/>
      </w:r>
      <w:r w:rsidR="00810A95" w:rsidRPr="0013064A">
        <w:rPr>
          <w:lang w:val="en-US"/>
        </w:rPr>
        <w:t>{Genberg:2015cd}</w:t>
      </w:r>
      <w:r w:rsidR="00810A95" w:rsidRPr="0013064A">
        <w:fldChar w:fldCharType="end"/>
      </w:r>
      <w:r w:rsidR="005E5D58" w:rsidRPr="0013064A">
        <w:t>.</w:t>
      </w:r>
      <w:r w:rsidR="009A32A8" w:rsidRPr="0013064A">
        <w:t xml:space="preserve"> The difference in linkage rates between the </w:t>
      </w:r>
      <w:r w:rsidR="009A32A8" w:rsidRPr="0013064A">
        <w:lastRenderedPageBreak/>
        <w:t>two interventions is likely a result of the former involving</w:t>
      </w:r>
      <w:r w:rsidR="0029787C" w:rsidRPr="0013064A">
        <w:t xml:space="preserve"> a combination of</w:t>
      </w:r>
      <w:r w:rsidR="009A32A8" w:rsidRPr="0013064A">
        <w:t xml:space="preserve"> POC CD4 testing and follow-up visits to motivate indiv</w:t>
      </w:r>
      <w:r w:rsidR="00997A22" w:rsidRPr="0013064A">
        <w:t>iduals to link</w:t>
      </w:r>
      <w:r w:rsidR="006739CB" w:rsidRPr="0013064A">
        <w:t xml:space="preserve">. </w:t>
      </w:r>
      <w:r w:rsidR="00217349" w:rsidRPr="0013064A">
        <w:t>Together with our results</w:t>
      </w:r>
      <w:r w:rsidR="00C309E6" w:rsidRPr="0013064A">
        <w:t>,</w:t>
      </w:r>
      <w:r w:rsidR="00217349" w:rsidRPr="0013064A">
        <w:t xml:space="preserve"> </w:t>
      </w:r>
      <w:r w:rsidR="009715C0" w:rsidRPr="0013064A">
        <w:t>demonstrating the limited impact of HBCT in the absence of POC CD4 or perfect linkage</w:t>
      </w:r>
      <w:r w:rsidR="00E52388" w:rsidRPr="0013064A">
        <w:t>, this</w:t>
      </w:r>
      <w:r w:rsidR="009715C0" w:rsidRPr="0013064A">
        <w:t xml:space="preserve"> provide</w:t>
      </w:r>
      <w:r w:rsidR="00E52388" w:rsidRPr="0013064A">
        <w:t>s</w:t>
      </w:r>
      <w:r w:rsidR="009715C0" w:rsidRPr="0013064A">
        <w:t xml:space="preserve"> evidence to suggest that</w:t>
      </w:r>
      <w:r w:rsidR="005B38E1" w:rsidRPr="0013064A">
        <w:t xml:space="preserve"> </w:t>
      </w:r>
      <w:r w:rsidR="009715C0" w:rsidRPr="0013064A">
        <w:t>HBCT alone is</w:t>
      </w:r>
      <w:r w:rsidR="00641DA0" w:rsidRPr="0013064A">
        <w:t xml:space="preserve"> </w:t>
      </w:r>
      <w:r w:rsidR="009715C0" w:rsidRPr="0013064A">
        <w:t xml:space="preserve">not capable of generating the impact that it was </w:t>
      </w:r>
      <w:r w:rsidR="005F310F" w:rsidRPr="0013064A">
        <w:t>designed</w:t>
      </w:r>
      <w:r w:rsidR="009715C0" w:rsidRPr="0013064A">
        <w:t xml:space="preserve"> to achieve.</w:t>
      </w:r>
    </w:p>
    <w:p w14:paraId="0BD4F634" w14:textId="77777777" w:rsidR="006618DD" w:rsidRPr="0013064A" w:rsidRDefault="006618DD" w:rsidP="00A60C56">
      <w:pPr>
        <w:pStyle w:val="normal0"/>
        <w:ind w:firstLine="720"/>
      </w:pPr>
    </w:p>
    <w:p w14:paraId="03F5EDE7" w14:textId="77777777" w:rsidR="002C6106" w:rsidRPr="0013064A" w:rsidRDefault="0059185C" w:rsidP="00A60C56">
      <w:pPr>
        <w:pStyle w:val="normal0"/>
        <w:ind w:firstLine="720"/>
      </w:pPr>
      <w:r w:rsidRPr="0013064A">
        <w:t>Overall</w:t>
      </w:r>
      <w:r w:rsidR="005928FC" w:rsidRPr="0013064A">
        <w:t>, the</w:t>
      </w:r>
      <w:r w:rsidR="006618DD" w:rsidRPr="0013064A">
        <w:t xml:space="preserve"> results of these analyses resonate with the health losses reported in many ART-programmes and thus reaffirm the link between patient outcomes and suboptimal care.</w:t>
      </w:r>
      <w:r w:rsidR="005C000A" w:rsidRPr="0013064A">
        <w:t xml:space="preserve"> When c</w:t>
      </w:r>
      <w:r w:rsidR="00A60C56" w:rsidRPr="0013064A">
        <w:t xml:space="preserve">onsidering the distribution of care experience among </w:t>
      </w:r>
      <w:r w:rsidR="005C000A" w:rsidRPr="0013064A">
        <w:t>HIV-related deaths in the entire population</w:t>
      </w:r>
      <w:r w:rsidR="0025030B" w:rsidRPr="0013064A">
        <w:t>(figure 2</w:t>
      </w:r>
      <w:r w:rsidR="005C000A" w:rsidRPr="0013064A">
        <w:t>, left</w:t>
      </w:r>
      <w:r w:rsidR="0025030B" w:rsidRPr="0013064A">
        <w:t>), 19% of individuals were never diagnosed and 57% failed to initiate ART before death.</w:t>
      </w:r>
      <w:r w:rsidR="00A56CFF" w:rsidRPr="0013064A">
        <w:t xml:space="preserve"> These results are in agreement with data from ALPHA sites in Rakai, Uganda, which indicate that around ~20% of deaths in 2011 </w:t>
      </w:r>
      <w:r w:rsidR="00E97007" w:rsidRPr="0013064A">
        <w:t>were among undiagnosed individua</w:t>
      </w:r>
      <w:r w:rsidR="00A56CFF" w:rsidRPr="0013064A">
        <w:t>ls and ~50% were among individuals tested but who never initiated ART[</w:t>
      </w:r>
      <w:r w:rsidR="00A56CFF" w:rsidRPr="0013064A">
        <w:rPr>
          <w:i/>
          <w:color w:val="0000FF"/>
        </w:rPr>
        <w:t>Slaymaker (only going off the Paris slides here – can’t find the relevant paper)</w:t>
      </w:r>
      <w:r w:rsidR="00A56CFF" w:rsidRPr="0013064A">
        <w:t>].</w:t>
      </w:r>
      <w:r w:rsidR="005C000A" w:rsidRPr="0013064A">
        <w:t xml:space="preserve"> This reinforces our results, indicating </w:t>
      </w:r>
      <w:r w:rsidR="0004292E" w:rsidRPr="0013064A">
        <w:t>that mortality is</w:t>
      </w:r>
      <w:r w:rsidR="005C000A" w:rsidRPr="0013064A">
        <w:t xml:space="preserve"> chiefly</w:t>
      </w:r>
      <w:r w:rsidR="0004292E" w:rsidRPr="0013064A">
        <w:t xml:space="preserve"> occurring outside the clinic.</w:t>
      </w:r>
    </w:p>
    <w:p w14:paraId="0CB47590" w14:textId="77777777" w:rsidR="0004292E" w:rsidRPr="0013064A" w:rsidRDefault="0004292E" w:rsidP="00A60C56">
      <w:pPr>
        <w:pStyle w:val="normal0"/>
        <w:ind w:firstLine="720"/>
      </w:pPr>
    </w:p>
    <w:p w14:paraId="020EC319" w14:textId="77777777" w:rsidR="00686B32" w:rsidRPr="0013064A" w:rsidRDefault="0004292E" w:rsidP="0079710C">
      <w:pPr>
        <w:pStyle w:val="normal0"/>
        <w:ind w:firstLine="720"/>
      </w:pPr>
      <w:r w:rsidRPr="0013064A">
        <w:t xml:space="preserve">Additionally, we illustrated that </w:t>
      </w:r>
      <w:r w:rsidR="009E3B14" w:rsidRPr="0013064A">
        <w:t xml:space="preserve">no single </w:t>
      </w:r>
      <w:r w:rsidR="003A5024" w:rsidRPr="0013064A">
        <w:t>intervention provide</w:t>
      </w:r>
      <w:r w:rsidR="009F20C8" w:rsidRPr="0013064A">
        <w:t>d</w:t>
      </w:r>
      <w:r w:rsidR="003A5024" w:rsidRPr="0013064A">
        <w:t xml:space="preserve"> </w:t>
      </w:r>
      <w:r w:rsidR="003F292F" w:rsidRPr="0013064A">
        <w:t xml:space="preserve">large </w:t>
      </w:r>
      <w:r w:rsidR="003A5024" w:rsidRPr="0013064A">
        <w:t>gains in patient outcomes without incurring significant costs.</w:t>
      </w:r>
      <w:r w:rsidR="00DD7CD7" w:rsidRPr="0013064A">
        <w:t xml:space="preserve"> </w:t>
      </w:r>
      <w:r w:rsidR="00BC595A" w:rsidRPr="0013064A">
        <w:t xml:space="preserve">The most impactful intervention, Universal Test &amp; Treat, </w:t>
      </w:r>
      <w:r w:rsidR="009F20C8" w:rsidRPr="0013064A">
        <w:t xml:space="preserve">averted </w:t>
      </w:r>
      <w:r w:rsidR="00BC595A" w:rsidRPr="0013064A">
        <w:t xml:space="preserve">5.59m DALYS </w:t>
      </w:r>
      <w:r w:rsidR="00E931F3" w:rsidRPr="0013064A">
        <w:t xml:space="preserve">at a cost of $4.27b </w:t>
      </w:r>
      <w:r w:rsidR="00D73630" w:rsidRPr="0013064A">
        <w:t xml:space="preserve">($763.86 per DALY averted). However, when compared to the maximum attainable impact scenario, in which all infected individuals are placed onto ART from 2010 onwards with perfect </w:t>
      </w:r>
      <w:r w:rsidR="0042504D" w:rsidRPr="0013064A">
        <w:t>adherence</w:t>
      </w:r>
      <w:r w:rsidR="00D73630" w:rsidRPr="0013064A">
        <w:t xml:space="preserve"> and retention in care, the Universal Test &amp; Treat intervention </w:t>
      </w:r>
      <w:r w:rsidR="009F20C8" w:rsidRPr="0013064A">
        <w:t>averted</w:t>
      </w:r>
      <w:r w:rsidR="00D73630" w:rsidRPr="0013064A">
        <w:t xml:space="preserve"> 50% of the MAI. This scenario illustrates the lowest number of DALYs that will accrue given baseline care </w:t>
      </w:r>
      <w:r w:rsidR="0029685A" w:rsidRPr="0013064A">
        <w:t xml:space="preserve">prior to </w:t>
      </w:r>
      <w:r w:rsidR="00D73630" w:rsidRPr="0013064A">
        <w:t>2010</w:t>
      </w:r>
      <w:r w:rsidR="007F7C15" w:rsidRPr="0013064A">
        <w:t>, as averting 100% of DALYs accrued between 2010 and 2030 at baseline is an impossibility.</w:t>
      </w:r>
      <w:r w:rsidR="001C702B" w:rsidRPr="0013064A">
        <w:t xml:space="preserve"> </w:t>
      </w:r>
      <w:r w:rsidR="00892F40" w:rsidRPr="0013064A">
        <w:t>Obtaining an MAI value higher than 50% would require the combination of a Universal Test &amp; Treat strategy with ART adherence and outreach interventions to prevent long-term losses from ART care.</w:t>
      </w:r>
      <w:r w:rsidR="0059185C" w:rsidRPr="0013064A">
        <w:t xml:space="preserve"> </w:t>
      </w:r>
      <w:r w:rsidR="001C702B" w:rsidRPr="0013064A">
        <w:t>However</w:t>
      </w:r>
      <w:r w:rsidR="00005D41" w:rsidRPr="0013064A">
        <w:t xml:space="preserve">, through the use of a combination of interventions </w:t>
      </w:r>
      <w:r w:rsidR="0042504D" w:rsidRPr="0013064A">
        <w:t>targeting</w:t>
      </w:r>
      <w:r w:rsidR="00005D41" w:rsidRPr="0013064A">
        <w:t xml:space="preserve"> </w:t>
      </w:r>
      <w:r w:rsidR="00546B4A" w:rsidRPr="0013064A">
        <w:t xml:space="preserve">both </w:t>
      </w:r>
      <w:r w:rsidR="00005D41" w:rsidRPr="0013064A">
        <w:t>pre-ART and ART care</w:t>
      </w:r>
      <w:r w:rsidR="00546B4A" w:rsidRPr="0013064A">
        <w:t>, 88% of the DALYs averted by the Universal Test and Treat intervention can be achieved at 44% of the cost per DALY averted (</w:t>
      </w:r>
      <w:r w:rsidR="004F314A" w:rsidRPr="0013064A">
        <w:t>table 3</w:t>
      </w:r>
      <w:r w:rsidR="0059185C" w:rsidRPr="0013064A">
        <w:t>)</w:t>
      </w:r>
      <w:r w:rsidR="00255586" w:rsidRPr="0013064A">
        <w:t>.</w:t>
      </w:r>
      <w:r w:rsidR="00D6526B" w:rsidRPr="0013064A">
        <w:t xml:space="preserve"> Yet, this combination of interventions </w:t>
      </w:r>
      <w:r w:rsidR="00FB5948" w:rsidRPr="0013064A">
        <w:t>was</w:t>
      </w:r>
      <w:r w:rsidR="00D6526B" w:rsidRPr="0013064A">
        <w:t xml:space="preserve"> only able to avert 39% o</w:t>
      </w:r>
      <w:r w:rsidR="00E91FA6" w:rsidRPr="0013064A">
        <w:t>f the maximum attainable impact;</w:t>
      </w:r>
      <w:r w:rsidR="00D6526B" w:rsidRPr="0013064A">
        <w:t xml:space="preserve"> due to the lack of any interventions </w:t>
      </w:r>
      <w:r w:rsidR="0042504D" w:rsidRPr="0013064A">
        <w:t>targeting</w:t>
      </w:r>
      <w:r w:rsidR="00D6526B" w:rsidRPr="0013064A">
        <w:t xml:space="preserve"> HIV-testing</w:t>
      </w:r>
      <w:r w:rsidR="00355C53" w:rsidRPr="0013064A">
        <w:t xml:space="preserve">, </w:t>
      </w:r>
      <w:r w:rsidR="00D6526B" w:rsidRPr="0013064A">
        <w:t>as these ha</w:t>
      </w:r>
      <w:r w:rsidR="00355C53" w:rsidRPr="0013064A">
        <w:t>ve a high cost per DALY averted (table 3)</w:t>
      </w:r>
      <w:r w:rsidR="00D6526B" w:rsidRPr="0013064A">
        <w:t>. Consequently, t</w:t>
      </w:r>
      <w:r w:rsidRPr="0013064A">
        <w:t>his indicates that intervening at multiple points to strengthen care is almost as effective as removing pre-ART care in its entirety</w:t>
      </w:r>
      <w:r w:rsidR="000D2A31" w:rsidRPr="0013064A">
        <w:t xml:space="preserve">, such as in the Immediate ART or Universal Test &amp; Treat </w:t>
      </w:r>
      <w:r w:rsidR="0059185C" w:rsidRPr="0013064A">
        <w:t xml:space="preserve">strategies, but without depriving patients of the ancillary benefits </w:t>
      </w:r>
      <w:r w:rsidR="00043932" w:rsidRPr="0013064A">
        <w:t>provided by</w:t>
      </w:r>
      <w:r w:rsidR="0059185C" w:rsidRPr="0013064A">
        <w:t xml:space="preserve"> pre-ART care</w:t>
      </w:r>
      <w:r w:rsidR="000D2A31" w:rsidRPr="0013064A">
        <w:t>.</w:t>
      </w:r>
      <w:r w:rsidR="00E52B39" w:rsidRPr="0013064A">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13064A">
        <w:rPr>
          <w:i/>
          <w:color w:val="FF0000"/>
        </w:rPr>
        <w:t>Rosen et al.</w:t>
      </w:r>
      <w:r w:rsidR="00DE2511" w:rsidRPr="0013064A">
        <w:rPr>
          <w:i/>
          <w:color w:val="FF0000"/>
        </w:rPr>
        <w:t xml:space="preserve"> (2015).</w:t>
      </w:r>
      <w:r w:rsidR="00E52B39" w:rsidRPr="0013064A">
        <w:rPr>
          <w:i/>
          <w:color w:val="FF0000"/>
        </w:rPr>
        <w:t xml:space="preserve"> Confidential. Unpublished</w:t>
      </w:r>
      <w:r w:rsidR="00E52B39" w:rsidRPr="0013064A">
        <w:t>].</w:t>
      </w:r>
    </w:p>
    <w:p w14:paraId="0B5F48E3" w14:textId="77777777" w:rsidR="00C22FA6" w:rsidRPr="0013064A" w:rsidRDefault="00C22FA6" w:rsidP="00686B32">
      <w:pPr>
        <w:pStyle w:val="normal0"/>
        <w:ind w:firstLine="720"/>
      </w:pPr>
    </w:p>
    <w:p w14:paraId="617BE5C9" w14:textId="6286DB10" w:rsidR="00E104C3" w:rsidRPr="0013064A" w:rsidRDefault="00C22FA6" w:rsidP="00C04CD1">
      <w:pPr>
        <w:pStyle w:val="normal0"/>
        <w:ind w:firstLine="720"/>
      </w:pPr>
      <w:r w:rsidRPr="0013064A">
        <w:t xml:space="preserve">Interestingly, the distribution of care experience among deceased individuals when </w:t>
      </w:r>
      <w:r w:rsidR="00ED536F" w:rsidRPr="0013064A">
        <w:t xml:space="preserve">the combination </w:t>
      </w:r>
      <w:r w:rsidRPr="0013064A">
        <w:t xml:space="preserve">of interventions </w:t>
      </w:r>
      <w:r w:rsidR="00745D86" w:rsidRPr="0013064A">
        <w:t xml:space="preserve">was </w:t>
      </w:r>
      <w:r w:rsidR="00E9309E" w:rsidRPr="0013064A">
        <w:t xml:space="preserve">compared </w:t>
      </w:r>
      <w:r w:rsidR="00ED536F" w:rsidRPr="0013064A">
        <w:t>to</w:t>
      </w:r>
      <w:r w:rsidRPr="0013064A">
        <w:t xml:space="preserve"> </w:t>
      </w:r>
      <w:r w:rsidR="00E9309E" w:rsidRPr="0013064A">
        <w:t xml:space="preserve">a </w:t>
      </w:r>
      <w:r w:rsidRPr="0013064A">
        <w:t xml:space="preserve">Universal Test &amp; Treat </w:t>
      </w:r>
      <w:r w:rsidR="00E9309E" w:rsidRPr="0013064A">
        <w:t xml:space="preserve">strategy </w:t>
      </w:r>
      <w:r w:rsidRPr="0013064A">
        <w:t>highlights</w:t>
      </w:r>
      <w:r w:rsidR="00E9309E" w:rsidRPr="0013064A">
        <w:t>,</w:t>
      </w:r>
      <w:r w:rsidRPr="0013064A">
        <w:t xml:space="preserve"> how both strategies significantly reduce</w:t>
      </w:r>
      <w:r w:rsidR="00745D86" w:rsidRPr="0013064A">
        <w:t>d</w:t>
      </w:r>
      <w:r w:rsidRPr="0013064A">
        <w:t xml:space="preserve"> HIV mortality</w:t>
      </w:r>
      <w:r w:rsidR="00347F2E" w:rsidRPr="0013064A">
        <w:t xml:space="preserve"> in comparison to baseline,</w:t>
      </w:r>
      <w:r w:rsidRPr="0013064A">
        <w:t xml:space="preserve"> but </w:t>
      </w:r>
      <w:r w:rsidR="00770CB9" w:rsidRPr="0013064A">
        <w:t xml:space="preserve">through different </w:t>
      </w:r>
      <w:r w:rsidR="003A3FD3" w:rsidRPr="0013064A">
        <w:t>mechanisms</w:t>
      </w:r>
      <w:r w:rsidR="00770CB9" w:rsidRPr="0013064A">
        <w:t xml:space="preserve">(figure </w:t>
      </w:r>
      <w:r w:rsidR="00DE71B5" w:rsidRPr="0013064A">
        <w:t>4</w:t>
      </w:r>
      <w:r w:rsidR="00770CB9" w:rsidRPr="0013064A">
        <w:t>).</w:t>
      </w:r>
      <w:r w:rsidR="000701E1" w:rsidRPr="0013064A">
        <w:t xml:space="preserve"> We see that the combination of interventions </w:t>
      </w:r>
      <w:r w:rsidR="009B6972" w:rsidRPr="0013064A">
        <w:t>was</w:t>
      </w:r>
      <w:r w:rsidR="000701E1" w:rsidRPr="0013064A">
        <w:t xml:space="preserve"> able to reduce the proportion of HIV-related deaths among individuals who were diagnosed but never initiated ART, but as none of the interventions enhance HIV-testing a similar proportion of individuals decease</w:t>
      </w:r>
      <w:r w:rsidR="002246D7" w:rsidRPr="0013064A">
        <w:t>,</w:t>
      </w:r>
      <w:r w:rsidR="000701E1" w:rsidRPr="0013064A">
        <w:t xml:space="preserve"> without being diagnosed</w:t>
      </w:r>
      <w:r w:rsidR="002246D7" w:rsidRPr="0013064A">
        <w:t>,</w:t>
      </w:r>
      <w:r w:rsidR="000701E1" w:rsidRPr="0013064A">
        <w:t xml:space="preserve"> to the baseline scenario.</w:t>
      </w:r>
      <w:r w:rsidR="0022518A" w:rsidRPr="0013064A">
        <w:t xml:space="preserve"> In contrast, in the Universal Test &amp; Treat intervention only 13% of individuals who suffered an HIV-related death never initiated ART</w:t>
      </w:r>
      <w:r w:rsidR="00677BF5" w:rsidRPr="0013064A">
        <w:t>;</w:t>
      </w:r>
      <w:r w:rsidR="00327F22" w:rsidRPr="0013064A">
        <w:t xml:space="preserve"> with the vast majority (51%) lost from ART care before death.</w:t>
      </w:r>
      <w:r w:rsidR="00975BB8" w:rsidRPr="0013064A">
        <w:t xml:space="preserve"> Therefore, the total person-time spent on ART</w:t>
      </w:r>
      <w:r w:rsidR="00B119F2" w:rsidRPr="0013064A">
        <w:t xml:space="preserve"> </w:t>
      </w:r>
      <w:r w:rsidR="00975BB8" w:rsidRPr="0013064A">
        <w:t>by individuals in the Universal Test &amp; Treat intervention exceed</w:t>
      </w:r>
      <w:r w:rsidR="00920268" w:rsidRPr="0013064A">
        <w:t>ed</w:t>
      </w:r>
      <w:r w:rsidR="00975BB8" w:rsidRPr="0013064A">
        <w:t xml:space="preserve"> that of individuals in the combination intervention </w:t>
      </w:r>
      <w:r w:rsidR="00975BB8" w:rsidRPr="0013064A">
        <w:lastRenderedPageBreak/>
        <w:t>scenario, this is reflected by the increased cost of Universal Test &amp; Treat and the larger proportion of cost t</w:t>
      </w:r>
      <w:r w:rsidR="009C303D" w:rsidRPr="0013064A">
        <w:t>hat is attributable to ART care. Consequently, the combination of interventions results in fewer person-years on ART, reducing the likelihood of resistance through failure to adhere to treatment</w:t>
      </w:r>
      <w:r w:rsidR="009C303D" w:rsidRPr="0013064A">
        <w:fldChar w:fldCharType="begin"/>
      </w:r>
      <w:r w:rsidR="00883D49">
        <w:instrText xml:space="preserve"> ADDIN PAPERS2_CITATIONS &lt;citation&gt;&lt;uuid&gt;5AE397C7-48AC-4CE5-9C66-7CDFCDBF39F8&lt;/uuid&gt;&lt;priority&gt;46&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13064A">
        <w:fldChar w:fldCharType="separate"/>
      </w:r>
      <w:r w:rsidR="009C303D" w:rsidRPr="0013064A">
        <w:rPr>
          <w:lang w:val="en-US"/>
        </w:rPr>
        <w:t>{Oyugi:2007fs}</w:t>
      </w:r>
      <w:r w:rsidR="009C303D" w:rsidRPr="0013064A">
        <w:fldChar w:fldCharType="end"/>
      </w:r>
      <w:r w:rsidR="009C303D" w:rsidRPr="0013064A">
        <w:t xml:space="preserve">. </w:t>
      </w:r>
      <w:r w:rsidR="00817A72" w:rsidRPr="0013064A">
        <w:t>An alternative category of interventions recently hypothesised</w:t>
      </w:r>
      <w:r w:rsidR="00D92572" w:rsidRPr="0013064A">
        <w:t xml:space="preserve"> to improve patient outcomes and reduce costs,</w:t>
      </w:r>
      <w:r w:rsidR="00817A72" w:rsidRPr="0013064A">
        <w:t xml:space="preserve"> is that of tiered care, </w:t>
      </w:r>
      <w:r w:rsidR="00DF1288" w:rsidRPr="0013064A">
        <w:t>using patient strata to determine the provision of care services</w:t>
      </w:r>
      <w:r w:rsidR="008735E2" w:rsidRPr="0013064A">
        <w:t>.</w:t>
      </w:r>
      <w:r w:rsidR="006C0DB6" w:rsidRPr="0013064A">
        <w:t xml:space="preserve"> </w:t>
      </w:r>
      <w:r w:rsidR="003D7107" w:rsidRPr="0013064A">
        <w:t xml:space="preserve">For example, </w:t>
      </w:r>
      <w:r w:rsidR="00DF1288" w:rsidRPr="0013064A">
        <w:t xml:space="preserve">Babigumira </w:t>
      </w:r>
      <w:r w:rsidR="00DF1288" w:rsidRPr="0013064A">
        <w:rPr>
          <w:i/>
        </w:rPr>
        <w:t>et al.</w:t>
      </w:r>
      <w:r w:rsidR="00DF1288" w:rsidRPr="0013064A">
        <w:t xml:space="preserve"> (2011), </w:t>
      </w:r>
      <w:r w:rsidR="003D7107" w:rsidRPr="0013064A">
        <w:t xml:space="preserve">implementing a </w:t>
      </w:r>
      <w:r w:rsidR="00DF1288" w:rsidRPr="0013064A">
        <w:t>task-shifting intervention for eligible patients at an HIV clinic in Kampala, Uganda</w:t>
      </w:r>
      <w:r w:rsidR="00DF1288" w:rsidRPr="0013064A">
        <w:fldChar w:fldCharType="begin"/>
      </w:r>
      <w:r w:rsidR="00883D49">
        <w:instrText xml:space="preserve"> ADDIN PAPERS2_CITATIONS &lt;citation&gt;&lt;uuid&gt;7629D181-19E3-4732-9878-D98F4D6C6EF7&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Eligibility criteria</w:t>
      </w:r>
      <w:r w:rsidR="00D92572" w:rsidRPr="0013064A">
        <w:t xml:space="preserve"> </w:t>
      </w:r>
      <w:r w:rsidR="00DF1288" w:rsidRPr="0013064A">
        <w:t xml:space="preserve">selected adherent, healthy </w:t>
      </w:r>
      <w:r w:rsidR="00D92572" w:rsidRPr="0013064A">
        <w:t xml:space="preserve">randomised </w:t>
      </w:r>
      <w:r w:rsidR="00DF1288" w:rsidRPr="0013064A">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13064A">
        <w:fldChar w:fldCharType="begin"/>
      </w:r>
      <w:r w:rsidR="00883D49">
        <w:instrText xml:space="preserve"> ADDIN PAPERS2_CITATIONS &lt;citation&gt;&lt;uuid&gt;F4AF3E4E-78FD-4DFA-A30C-3228C6C5E7BC&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xml:space="preserve">. This type of tiered intervention, selecting adherent patients to be monitored more infrequently, illustrates how care can </w:t>
      </w:r>
      <w:r w:rsidR="00D92572" w:rsidRPr="0013064A">
        <w:t>be stratified between patients.</w:t>
      </w:r>
    </w:p>
    <w:p w14:paraId="692B3F20" w14:textId="77777777" w:rsidR="00727013" w:rsidRPr="0013064A" w:rsidRDefault="00727013" w:rsidP="0086036A">
      <w:pPr>
        <w:pStyle w:val="normal0"/>
      </w:pPr>
    </w:p>
    <w:p w14:paraId="3B21ADDB" w14:textId="77777777" w:rsidR="001363E9" w:rsidRPr="0013064A" w:rsidRDefault="00D17502" w:rsidP="009F1741">
      <w:pPr>
        <w:pStyle w:val="normal0"/>
      </w:pPr>
      <w:commentRangeStart w:id="38"/>
      <w:r w:rsidRPr="0013064A">
        <w:tab/>
        <w:t xml:space="preserve">The motivating stimuli </w:t>
      </w:r>
      <w:r w:rsidR="0005462D" w:rsidRPr="0013064A">
        <w:t>driving</w:t>
      </w:r>
      <w:r w:rsidRPr="0013064A">
        <w:t xml:space="preserve"> </w:t>
      </w:r>
      <w:r w:rsidR="00D22909" w:rsidRPr="0013064A">
        <w:t>HIV-infected individuals</w:t>
      </w:r>
      <w:r w:rsidRPr="0013064A">
        <w:t xml:space="preserve"> to seek care are not </w:t>
      </w:r>
      <w:r w:rsidR="00D22909" w:rsidRPr="0013064A">
        <w:t xml:space="preserve">yet </w:t>
      </w:r>
      <w:r w:rsidRPr="0013064A">
        <w:t>fully understood.</w:t>
      </w:r>
      <w:r w:rsidR="00D22909" w:rsidRPr="0013064A">
        <w:t xml:space="preserve"> </w:t>
      </w:r>
      <w:r w:rsidR="00F62E51" w:rsidRPr="0013064A">
        <w:t>With</w:t>
      </w:r>
      <w:r w:rsidR="00D22909" w:rsidRPr="0013064A">
        <w:t xml:space="preserve"> progress </w:t>
      </w:r>
      <w:r w:rsidR="00F62E51" w:rsidRPr="0013064A">
        <w:t xml:space="preserve">being </w:t>
      </w:r>
      <w:r w:rsidR="00D22909" w:rsidRPr="0013064A">
        <w:t>made in other fields{Buregyeya:2011fi, Salaniponi:2000tc, Pronyk:2001uk},</w:t>
      </w:r>
      <w:r w:rsidR="00F62E51" w:rsidRPr="0013064A">
        <w:t xml:space="preserve"> it is hoped that new insights into HIV health-care seeking behaviour will follow</w:t>
      </w:r>
      <w:r w:rsidR="009A1BF9" w:rsidRPr="0013064A">
        <w:t>{Burns:2014jz}</w:t>
      </w:r>
      <w:r w:rsidR="00F62E51" w:rsidRPr="0013064A">
        <w:t>.</w:t>
      </w:r>
      <w:commentRangeEnd w:id="38"/>
      <w:r w:rsidR="00D91055" w:rsidRPr="0013064A">
        <w:rPr>
          <w:rStyle w:val="CommentReference"/>
        </w:rPr>
        <w:commentReference w:id="38"/>
      </w:r>
      <w:r w:rsidR="00AE1406" w:rsidRPr="0013064A">
        <w:t xml:space="preserve"> </w:t>
      </w:r>
      <w:r w:rsidR="009C6E59" w:rsidRPr="0013064A">
        <w:t>Furthermore, the generalisability of these results to other settings remains undetermined; but for progress to be made in assessing the current state of care along with strategies to resolve deficiencies, individual-level longitudinal data</w:t>
      </w:r>
      <w:r w:rsidR="009A1BF9" w:rsidRPr="0013064A">
        <w:t xml:space="preserve"> similar to data provided by AMPATH will be required.</w:t>
      </w:r>
      <w:r w:rsidR="00F31908" w:rsidRPr="0013064A">
        <w:t xml:space="preserve"> </w:t>
      </w:r>
      <w:r w:rsidR="001363E9" w:rsidRPr="0013064A">
        <w:t>While a mathematical model can demonstrate the impact of a combination of interventions, it remains to be seen how such a strategy would be implemented by a real-world ART programme. For instance, it may be preferable</w:t>
      </w:r>
      <w:r w:rsidR="00646197" w:rsidRPr="0013064A">
        <w:t xml:space="preserve"> to distribute intervention implementation over time </w:t>
      </w:r>
      <w:r w:rsidR="00F31908" w:rsidRPr="0013064A">
        <w:t xml:space="preserve">as part of a </w:t>
      </w:r>
      <w:r w:rsidR="00646197" w:rsidRPr="0013064A">
        <w:t>graded response.</w:t>
      </w:r>
      <w:r w:rsidR="00F31908" w:rsidRPr="0013064A">
        <w:t xml:space="preserve"> Finally, </w:t>
      </w:r>
      <w:r w:rsidR="00AD609A" w:rsidRPr="0013064A">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13064A" w:rsidRDefault="004833E2" w:rsidP="004833E2">
      <w:pPr>
        <w:pStyle w:val="normal0"/>
      </w:pPr>
    </w:p>
    <w:p w14:paraId="26DB28CC" w14:textId="033AF6E6" w:rsidR="00B63212" w:rsidRPr="0013064A" w:rsidRDefault="004833E2" w:rsidP="005E25F9">
      <w:pPr>
        <w:pStyle w:val="normal0"/>
        <w:ind w:firstLine="720"/>
      </w:pPr>
      <w:r w:rsidRPr="0013064A">
        <w:t xml:space="preserve">Our results indicate that in Kenya, the effectiveness of current ART-programmes can be improved. While interventions targeting HIV testing and pre-ART retention </w:t>
      </w:r>
      <w:r w:rsidR="00920268" w:rsidRPr="0013064A">
        <w:t>were</w:t>
      </w:r>
      <w:r w:rsidRPr="0013064A">
        <w:t xml:space="preserve"> highly impactful, losses from care </w:t>
      </w:r>
      <w:r w:rsidR="00F64F4D" w:rsidRPr="0013064A">
        <w:t>occurred</w:t>
      </w:r>
      <w:r w:rsidRPr="0013064A">
        <w:t xml:space="preserve"> throughout</w:t>
      </w:r>
      <w:r w:rsidR="005E690B" w:rsidRPr="0013064A">
        <w:t>,</w:t>
      </w:r>
      <w:r w:rsidRPr="0013064A">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39" w:name="h.pbwlevpo3yu5" w:colFirst="0" w:colLast="0"/>
      <w:bookmarkEnd w:id="39"/>
    </w:p>
    <w:p w14:paraId="11513004" w14:textId="77777777" w:rsidR="00354BF3" w:rsidRDefault="0004446E">
      <w:pPr>
        <w:pStyle w:val="Heading1"/>
        <w:contextualSpacing w:val="0"/>
      </w:pPr>
      <w:r>
        <w:t>References</w:t>
      </w:r>
      <w:bookmarkStart w:id="40" w:name="h.i9jxy126drmb" w:colFirst="0" w:colLast="0"/>
      <w:bookmarkEnd w:id="40"/>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41" w:name="h.n9mfvkja78ix" w:colFirst="0" w:colLast="0"/>
      <w:bookmarkEnd w:id="41"/>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EA52C6" w:rsidRDefault="00EA52C6">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EA52C6" w:rsidRDefault="00EA52C6">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EA52C6" w:rsidRDefault="00EA52C6">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EA52C6" w:rsidRDefault="00EA52C6">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EA52C6" w:rsidRDefault="00EA52C6">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EA52C6" w:rsidRDefault="00EA52C6"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EA52C6" w:rsidRDefault="00EA52C6">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EA52C6" w:rsidRDefault="00EA52C6">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EA52C6" w:rsidRDefault="00EA52C6">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EA52C6" w:rsidRDefault="00EA52C6">
      <w:pPr>
        <w:pStyle w:val="CommentText"/>
      </w:pPr>
      <w:r>
        <w:rPr>
          <w:rStyle w:val="CommentReference"/>
        </w:rPr>
        <w:annotationRef/>
      </w:r>
      <w:r>
        <w:t xml:space="preserve">Calculated as the total in fig2b / total fig2a </w:t>
      </w:r>
    </w:p>
  </w:comment>
  <w:comment w:id="27" w:author="Jack Olney" w:date="2015-02-11T16:30:00Z" w:initials="JO">
    <w:p w14:paraId="7C85611E" w14:textId="7D37429A" w:rsidR="00EA52C6" w:rsidRDefault="00EA52C6">
      <w:pPr>
        <w:pStyle w:val="CommentText"/>
      </w:pPr>
      <w:r>
        <w:rPr>
          <w:rStyle w:val="CommentReference"/>
        </w:rPr>
        <w:annotationRef/>
      </w:r>
      <w:r>
        <w:t>Label (a) and (b)??</w:t>
      </w:r>
    </w:p>
  </w:comment>
  <w:comment w:id="28" w:author="Tim Hallett" w:date="2015-01-26T16:41:00Z" w:initials="TH">
    <w:p w14:paraId="00C64D7A" w14:textId="77777777" w:rsidR="00EA52C6" w:rsidRDefault="00EA52C6">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9" w:author="Jack Olney" w:date="2015-02-11T17:31:00Z" w:initials="JO">
    <w:p w14:paraId="4D3929B7" w14:textId="5065CB13" w:rsidR="00EA52C6" w:rsidRDefault="00EA52C6">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30" w:author="Tim Hallett" w:date="2015-01-26T16:44:00Z" w:initials="TH">
    <w:p w14:paraId="52970415" w14:textId="77777777" w:rsidR="00EA52C6" w:rsidRDefault="00EA52C6">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EA52C6" w:rsidRDefault="00EA52C6">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3" w:author="Tim Hallett" w:date="2015-01-29T09:40:00Z" w:initials="TH">
    <w:p w14:paraId="19D125CB" w14:textId="77777777" w:rsidR="00EA52C6" w:rsidRDefault="00EA52C6">
      <w:pPr>
        <w:pStyle w:val="CommentText"/>
      </w:pPr>
      <w:r>
        <w:rPr>
          <w:rStyle w:val="CommentReference"/>
        </w:rPr>
        <w:annotationRef/>
      </w:r>
      <w:r>
        <w:t xml:space="preserve">Lots of good thoughts and nice points in here. </w:t>
      </w:r>
    </w:p>
    <w:p w14:paraId="07A3A5CE" w14:textId="77777777" w:rsidR="00EA52C6" w:rsidRDefault="00EA52C6">
      <w:pPr>
        <w:pStyle w:val="CommentText"/>
      </w:pPr>
    </w:p>
    <w:p w14:paraId="2C1C8722" w14:textId="77777777" w:rsidR="00EA52C6" w:rsidRDefault="00EA52C6">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4" w:author="Tim Hallett" w:date="2015-01-31T11:12:00Z" w:initials="TH">
    <w:p w14:paraId="5D78FF23" w14:textId="77777777" w:rsidR="00EA52C6" w:rsidRDefault="00EA52C6">
      <w:pPr>
        <w:pStyle w:val="CommentText"/>
      </w:pPr>
      <w:ins w:id="35"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37" w:author="Jack Olney" w:date="2015-01-13T14:52:00Z" w:initials="JO">
    <w:p w14:paraId="05E0CF1D" w14:textId="77777777" w:rsidR="00EA52C6" w:rsidRDefault="00EA52C6">
      <w:pPr>
        <w:pStyle w:val="CommentText"/>
      </w:pPr>
      <w:r>
        <w:rPr>
          <w:rStyle w:val="CommentReference"/>
        </w:rPr>
        <w:annotationRef/>
      </w:r>
      <w:r>
        <w:t>From Jeff’s earlier comment: do we have a threshold for “high-impact” and “low-cost” or should I be choosing one based on the results?</w:t>
      </w:r>
    </w:p>
  </w:comment>
  <w:comment w:id="38" w:author="Jack Olney" w:date="2015-01-14T13:34:00Z" w:initials="JO">
    <w:p w14:paraId="1C764682" w14:textId="77777777" w:rsidR="00EA52C6" w:rsidRDefault="00EA52C6">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EA52C6" w:rsidRDefault="00EA52C6">
      <w:pPr>
        <w:spacing w:line="240" w:lineRule="auto"/>
      </w:pPr>
      <w:r>
        <w:separator/>
      </w:r>
    </w:p>
  </w:endnote>
  <w:endnote w:type="continuationSeparator" w:id="0">
    <w:p w14:paraId="5C5D240A" w14:textId="77777777" w:rsidR="00EA52C6" w:rsidRDefault="00EA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EA52C6" w:rsidRDefault="00EA52C6">
    <w:pPr>
      <w:pStyle w:val="normal0"/>
      <w:contextualSpacing w:val="0"/>
      <w:jc w:val="right"/>
    </w:pPr>
    <w:r>
      <w:fldChar w:fldCharType="begin"/>
    </w:r>
    <w:r>
      <w:instrText>PAGE</w:instrText>
    </w:r>
    <w:r>
      <w:fldChar w:fldCharType="separate"/>
    </w:r>
    <w:r w:rsidR="00A2107D">
      <w:rPr>
        <w:noProof/>
      </w:rPr>
      <w:t>13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EA52C6" w:rsidRDefault="00EA52C6">
      <w:pPr>
        <w:spacing w:line="240" w:lineRule="auto"/>
      </w:pPr>
      <w:r>
        <w:separator/>
      </w:r>
    </w:p>
  </w:footnote>
  <w:footnote w:type="continuationSeparator" w:id="0">
    <w:p w14:paraId="30EC218D" w14:textId="77777777" w:rsidR="00EA52C6" w:rsidRDefault="00EA52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6D1"/>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242"/>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E4E"/>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137"/>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156DE"/>
    <w:rsid w:val="00A20A7D"/>
    <w:rsid w:val="00A210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D7E49"/>
    <w:rsid w:val="00CE154D"/>
    <w:rsid w:val="00CE24C7"/>
    <w:rsid w:val="00CE50C8"/>
    <w:rsid w:val="00CE743E"/>
    <w:rsid w:val="00CE7DA8"/>
    <w:rsid w:val="00CE7ECB"/>
    <w:rsid w:val="00CF1E3F"/>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13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52C6"/>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AED"/>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412D6-3367-5545-ADD2-83905ED96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18</Pages>
  <Words>33099</Words>
  <Characters>188665</Characters>
  <Application>Microsoft Macintosh Word</Application>
  <DocSecurity>0</DocSecurity>
  <Lines>1572</Lines>
  <Paragraphs>442</Paragraphs>
  <ScaleCrop>false</ScaleCrop>
  <Company/>
  <LinksUpToDate>false</LinksUpToDate>
  <CharactersWithSpaces>221322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1232</cp:revision>
  <cp:lastPrinted>2015-01-15T09:08:00Z</cp:lastPrinted>
  <dcterms:created xsi:type="dcterms:W3CDTF">2015-01-06T10:07:00Z</dcterms:created>
  <dcterms:modified xsi:type="dcterms:W3CDTF">2015-02-13T17:40:00Z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citations="51" publications="39"/&gt;&lt;/info&gt;PAPERS2_INFO_END</vt:lpwstr>
  </property>
</Properties>
</file>