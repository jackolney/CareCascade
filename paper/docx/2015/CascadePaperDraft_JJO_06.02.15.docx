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4C6B95E1"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the state of a current ART-programme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 xml:space="preserve">Methods &amp; </w:t>
      </w:r>
      <w:commentRangeStart w:id="5"/>
      <w:r>
        <w:rPr>
          <w:rFonts w:ascii="Helvetica Neue Medium" w:hAnsi="Helvetica Neue Medium"/>
        </w:rPr>
        <w:t>Findings</w:t>
      </w:r>
      <w:commentRangeEnd w:id="5"/>
      <w:r w:rsidR="00101524">
        <w:rPr>
          <w:rStyle w:val="CommentReference"/>
          <w:i w:val="0"/>
        </w:rPr>
        <w:commentReference w:id="5"/>
      </w:r>
      <w:r w:rsidRPr="00DD19A4">
        <w:rPr>
          <w:rFonts w:ascii="Helvetica Neue Medium" w:hAnsi="Helvetica Neue Medium"/>
        </w:rPr>
        <w:t>:</w:t>
      </w:r>
    </w:p>
    <w:p w14:paraId="5C55A82D" w14:textId="30F63F02"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We find that no single intervention to improve the cascade to care is e</w:t>
      </w:r>
      <w:r w:rsidR="00A3168C">
        <w:rPr>
          <w:lang w:val="en-US"/>
        </w:rPr>
        <w:t>xpected to have a large outcome</w:t>
      </w:r>
      <w:r w:rsidR="00875403">
        <w:rPr>
          <w:lang w:val="en-US"/>
        </w:rPr>
        <w:t xml:space="preserve"> because any single intervention is confounded by other weaknesses </w:t>
      </w:r>
      <w:r w:rsidR="004706DF">
        <w:rPr>
          <w:lang w:val="en-US"/>
        </w:rPr>
        <w:t xml:space="preserve">both </w:t>
      </w:r>
      <w:r w:rsidR="00875403">
        <w:rPr>
          <w:lang w:val="en-US"/>
        </w:rPr>
        <w:t>up- and down-stream.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0.5GDP</w:t>
      </w:r>
      <w:r w:rsidR="00215887">
        <w:rPr>
          <w:lang w:val="en-US"/>
        </w:rPr>
        <w:t xml:space="preserve"> per capita</w:t>
      </w:r>
      <w:r w:rsidR="00DA7062">
        <w:rPr>
          <w:lang w:val="en-US"/>
        </w:rPr>
        <w:t>=</w:t>
      </w:r>
      <w:r w:rsidR="002D5E1F">
        <w:rPr>
          <w:lang w:val="en-US"/>
        </w:rPr>
        <w:t>$497</w:t>
      </w:r>
      <w:r w:rsidR="00A3168C">
        <w:rPr>
          <w:lang w:val="en-US"/>
        </w:rPr>
        <w:t>)</w:t>
      </w:r>
      <w:r w:rsidR="00875403">
        <w:rPr>
          <w:lang w:val="en-US"/>
        </w:rPr>
        <w:t>; or a shift of providing treatment to all HIV-infected persons immediately when they present for care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101524">
        <w:rPr>
          <w:lang w:val="en-US"/>
        </w:rPr>
        <w:t>approach would generate health more cost-effectiv</w:t>
      </w:r>
      <w:r w:rsidR="00A47F16">
        <w:rPr>
          <w:lang w:val="en-US"/>
        </w:rPr>
        <w:t>e</w:t>
      </w:r>
      <w:r w:rsidR="00101524">
        <w:rPr>
          <w:lang w:val="en-US"/>
        </w:rPr>
        <w:t>ly than an immediate expansion of testing and treatment (universal test and treat) without strengthening the care cascade.</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065CE31"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 or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1602F8">
        <w:rPr>
          <w:lang w:val="en-US"/>
        </w:rPr>
        <w:t xml:space="preserve"> in linkage and retention perpetuated, would not maximize health generated with limited resources.</w:t>
      </w:r>
      <w:r w:rsidR="00A3168C">
        <w:rPr>
          <w:lang w:val="en-US"/>
        </w:rPr>
        <w:t xml:space="preserve"> International guidance ART should </w:t>
      </w:r>
      <w:r w:rsidR="00DF1540">
        <w:rPr>
          <w:lang w:val="en-US"/>
        </w:rPr>
        <w:t xml:space="preserve">reflect these </w:t>
      </w:r>
      <w:r w:rsidR="00A47F16">
        <w:rPr>
          <w:lang w:val="en-US"/>
        </w:rPr>
        <w:t>alternative</w:t>
      </w:r>
      <w:r w:rsidR="00DF1540">
        <w:rPr>
          <w:lang w:val="en-US"/>
        </w:rPr>
        <w:t xml:space="preserve"> routes to </w:t>
      </w:r>
      <w:r w:rsidR="00882069">
        <w:rPr>
          <w:lang w:val="en-US"/>
        </w:rPr>
        <w:t xml:space="preserve">program </w:t>
      </w:r>
      <w:r w:rsidR="00DF1540">
        <w:rPr>
          <w:lang w:val="en-US"/>
        </w:rPr>
        <w:t>strengthen</w:t>
      </w:r>
      <w:r w:rsidR="002769C8">
        <w:rPr>
          <w:lang w:val="en-US"/>
        </w:rPr>
        <w:t>ing</w:t>
      </w:r>
      <w:r w:rsidR="00DF1540">
        <w:rPr>
          <w:lang w:val="en-US"/>
        </w:rPr>
        <w:t>, recogni</w:t>
      </w:r>
      <w:r w:rsidR="00882069">
        <w:rPr>
          <w:lang w:val="en-US"/>
        </w:rPr>
        <w:t>s</w:t>
      </w:r>
      <w:r w:rsidR="00DF1540">
        <w:rPr>
          <w:lang w:val="en-US"/>
        </w:rPr>
        <w:t>e outreach as an integral part of a treatment intervention, and encourage country program</w:t>
      </w:r>
      <w:r w:rsidR="00FC2629">
        <w:rPr>
          <w:lang w:val="en-US"/>
        </w:rPr>
        <w:t>me</w:t>
      </w:r>
      <w:r w:rsidR="00DF1540">
        <w:rPr>
          <w:lang w:val="en-US"/>
        </w:rPr>
        <w:t xml:space="preserve">s to evaluate the costs and impact of ART expansion as well as evaluating the clinical benefits of earlier </w:t>
      </w:r>
      <w:r w:rsidR="002769C8">
        <w:rPr>
          <w:lang w:val="en-US"/>
        </w:rPr>
        <w:t>initiation</w:t>
      </w:r>
      <w:r w:rsidR="00DF1540">
        <w:rPr>
          <w:lang w:val="en-US"/>
        </w:rPr>
        <w:t xml:space="preserve">. </w:t>
      </w:r>
    </w:p>
    <w:p w14:paraId="5B58951E" w14:textId="77777777" w:rsidR="001602F8" w:rsidRDefault="00A3168C" w:rsidP="001602F8">
      <w:pPr>
        <w:pStyle w:val="normal0"/>
        <w:rPr>
          <w:lang w:val="en-US"/>
        </w:rPr>
      </w:pPr>
      <w:r>
        <w:rPr>
          <w:lang w:val="en-US"/>
        </w:rPr>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commentRangeStart w:id="6"/>
      <w:r>
        <w:t>Introduction</w:t>
      </w:r>
      <w:commentRangeEnd w:id="6"/>
      <w:r w:rsidR="006A0974">
        <w:rPr>
          <w:rStyle w:val="CommentReference"/>
        </w:rPr>
        <w:commentReference w:id="6"/>
      </w:r>
    </w:p>
    <w:p w14:paraId="3C90D372" w14:textId="67AD7A66"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therapy</w:t>
      </w:r>
      <w:r w:rsidR="00A86169">
        <w:t xml:space="preserve">{UNAIDS:2014ta}. With </w:t>
      </w:r>
      <w:r w:rsidR="00221079">
        <w:t>timely diagnosis</w:t>
      </w:r>
      <w:r w:rsidR="00A86169">
        <w:t xml:space="preserve">, treatment can increase life-expectancy such that it approaches that of an HIV-negative individual{Nakagawa:2013cv}.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5C3DDE">
        <w:instrText xml:space="preserve"> ADDIN PAPERS2_CITATIONS &lt;citation&gt;&lt;uuid&gt;6195161A-53D8-4411-B8AA-C590B05CD980&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 death</w:t>
      </w:r>
      <w:r w:rsidR="00342F86">
        <w:t>s</w:t>
      </w:r>
      <w:r w:rsidR="00F2745C">
        <w:t xml:space="preserve"> each year. In South Africa, </w:t>
      </w:r>
      <w:r w:rsidR="006A4A37">
        <w:t>200,000 AIDS-related deaths were estimated to have occurred in 2013</w:t>
      </w:r>
      <w:r w:rsidR="006A4A37">
        <w:fldChar w:fldCharType="begin"/>
      </w:r>
      <w:r w:rsidR="0011631F">
        <w:instrText xml:space="preserve"> ADDIN PAPERS2_CITATIONS &lt;citation&gt;&lt;uuid&gt;CFCC61D1-1C25-4997-B638-40AE907F1D78&lt;/uuid&gt;&lt;priority&gt;1&lt;/priority&gt;&lt;publications&gt;&lt;publication&gt;&lt;publication_date&gt;99201400001200000000200000&lt;/publication_date&gt;&lt;title&gt;The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11631F">
        <w:instrText xml:space="preserve"> ADDIN PAPERS2_CITATIONS &lt;citation&gt;&lt;uuid&gt;448F0272-486E-4963-B2FA-18B09FFF6107&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the era of wide-scale ART availability, why are such large health losses continuing and what can be done to improve the population health that is 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378BBE31" w:rsidR="00EB2C4C" w:rsidRDefault="00A86169" w:rsidP="005A14B3">
      <w:pPr>
        <w:pStyle w:val="normal0"/>
        <w:ind w:firstLine="720"/>
        <w:contextualSpacing w:val="0"/>
      </w:pPr>
      <w:r>
        <w:t xml:space="preserve">The reasons for continued health losses to HIV </w:t>
      </w:r>
      <w:r w:rsidR="002640F5">
        <w:t xml:space="preserve">have </w:t>
      </w:r>
      <w:r w:rsidR="006B075B">
        <w:t xml:space="preserve">not </w:t>
      </w:r>
      <w:r w:rsidR="002640F5">
        <w:t xml:space="preserve">been </w:t>
      </w:r>
      <w:r w:rsidR="006B075B">
        <w:t xml:space="preserve">well understood </w:t>
      </w:r>
      <w:r w:rsidR="00C2662C">
        <w:t xml:space="preserve">but attention has been </w:t>
      </w:r>
      <w:r w:rsidR="005A14B3">
        <w:t>focussed on the ‘care cascade’</w:t>
      </w:r>
      <w:r w:rsidR="005C3DDE">
        <w:fldChar w:fldCharType="begin"/>
      </w:r>
      <w:r w:rsidR="0011631F">
        <w:instrText xml:space="preserve"> ADDIN PAPERS2_CITATIONS &lt;citation&gt;&lt;uuid&gt;8352F537-5541-4A9F-AA3C-84F938D4F5FE&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5A14B3">
        <w:t xml:space="preserve">rder to benefit fully from ART, beginning with HIV testing and ending with patients in a state of sustained viral suppression with regular monitoring. </w:t>
      </w:r>
      <w:r w:rsidR="00EB2C4C">
        <w:t>In 2011, Fox and Rosen highlighted how fewer patie</w:t>
      </w:r>
      <w:r w:rsidR="005A14B3">
        <w:t>nts reach each successive stage</w:t>
      </w:r>
      <w:r w:rsidR="009328CB">
        <w:fldChar w:fldCharType="begin"/>
      </w:r>
      <w:r w:rsidR="0011631F">
        <w:instrText xml:space="preserve"> ADDIN PAPERS2_CITATIONS &lt;citation&gt;&lt;uuid&gt;1EC46605-B91C-4666-AAC8-8119D3E7820F&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5A14B3">
        <w:t xml:space="preserve">. And since then, there have been many detailed reports for different countries detailing </w:t>
      </w:r>
      <w:r w:rsidR="004D3CC9">
        <w:t>the care cascade as it appears to operate in particular countries</w:t>
      </w:r>
      <w:r w:rsidR="005C3DDE">
        <w:fldChar w:fldCharType="begin"/>
      </w:r>
      <w:r w:rsidR="0011631F">
        <w:instrText xml:space="preserve"> ADDIN PAPERS2_CITATIONS &lt;citation&gt;&lt;uuid&gt;DCE94ECF-4F18-4E85-8F2B-CE02CC4FFB70&lt;/uuid&gt;&lt;priority&gt;5&lt;/priority&gt;&lt;publications&gt;&lt;publication&gt;&lt;uuid&gt;556A3C57-9CF5-4285-AEC3-1DCA3BFDCF12&lt;/uuid&gt;&lt;volume&gt;59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would typically be focussed on </w:t>
      </w:r>
      <w:r w:rsidR="00CF3A9F">
        <w:t xml:space="preserve">the </w:t>
      </w:r>
      <w:r w:rsidR="004D3CC9">
        <w:t>subset of the popula</w:t>
      </w:r>
      <w:r w:rsidR="00366A02">
        <w:t xml:space="preserve">tion that presents to a clinic, and </w:t>
      </w:r>
      <w:r w:rsidR="00CF3A9F">
        <w:t>are therefore</w:t>
      </w:r>
      <w:r w:rsidR="00366A02">
        <w:t xml:space="preserve"> blind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5A14B3">
      <w:pPr>
        <w:pStyle w:val="normal0"/>
        <w:ind w:firstLine="720"/>
        <w:contextualSpacing w:val="0"/>
      </w:pPr>
    </w:p>
    <w:p w14:paraId="672058E0" w14:textId="5A0B0DC7" w:rsidR="00366A02" w:rsidRDefault="00366A02" w:rsidP="00C90B09">
      <w:pPr>
        <w:pStyle w:val="normal0"/>
        <w:ind w:firstLine="720"/>
        <w:contextualSpacing w:val="0"/>
      </w:pPr>
      <w:r>
        <w:t xml:space="preserve">During the last few years there has also been a massive proliferation in innovative approaches to improving the care cascade. These variously aim to improve testing, linkage to care, retention in pre-ART care,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Rooyen et al. trialed a home-based counselling and testing (HBCT) intervention achieving 91% coverage of the community and 96% of newly diagnosed individuals linked to care within six months</w:t>
      </w:r>
      <w:r w:rsidR="006F5F24">
        <w:fldChar w:fldCharType="begin"/>
      </w:r>
      <w:r w:rsidR="0011631F">
        <w:instrText xml:space="preserve"> ADDIN PAPERS2_CITATIONS &lt;citation&gt;&lt;uuid&gt;2495DC40-D60A-41D7-83F7-EF0AF70DD97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872585">
        <w:t>Jani et al. were able to reduce pre-ART loss to follow up from 64% to 33% through the use of a POC CD4 intervention</w:t>
      </w:r>
      <w:r w:rsidR="00872585">
        <w:fldChar w:fldCharType="begin"/>
      </w:r>
      <w:r w:rsidR="0011631F">
        <w:instrText xml:space="preserve"> ADDIN PAPERS2_CITATIONS &lt;citation&gt;&lt;uuid&gt;69FC5243-E975-455D-9CCC-3383375DDE6E&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et al. were able to reduce loss to follow up and annual care costs through a decentralising intervention that involved transitioning stable patients on ART from a hospital to a primary health care facility</w:t>
      </w:r>
      <w:r w:rsidR="00F07DCD">
        <w:fldChar w:fldCharType="begin"/>
      </w:r>
      <w:r w:rsidR="0011631F">
        <w:instrText xml:space="preserve"> ADDIN PAPERS2_CITATIONS &lt;citation&gt;&lt;uuid&gt;10650E03-9F59-4DD8-AAA8-438DF724858D&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7"/>
      <w:r w:rsidR="00F07DCD">
        <w:t>Although, some interventions have had less success</w:t>
      </w:r>
      <w:r w:rsidR="000930CF">
        <w:t xml:space="preserve"> such as </w:t>
      </w:r>
      <w:r w:rsidR="00197F58">
        <w:t>the addition of one-on-one motivational sessions to group counselling in South Africa that had no significant difference in adherence or loss to follow up during nine months of followup</w:t>
      </w:r>
      <w:r w:rsidR="00C90B09">
        <w:fldChar w:fldCharType="begin"/>
      </w:r>
      <w:r w:rsidR="0011631F">
        <w:instrText xml:space="preserve"> ADDIN PAPERS2_CITATIONS &lt;citation&gt;&lt;uuid&gt;2FE36CAB-5C15-4CFD-9DE8-02C703BA0403&lt;/uuid&gt;&lt;priority&gt;9&lt;/priority&gt;&lt;publications&gt;&lt;publication&gt;&lt;type&gt;300&lt;/type&gt;&lt;publication_date&gt;99201000001200000000200000&lt;/publication_date&gt;&lt;title&gt;Group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7"/>
      <w:r w:rsidR="00C90B09">
        <w:rPr>
          <w:rStyle w:val="CommentReference"/>
        </w:rPr>
        <w:commentReference w:id="7"/>
      </w:r>
      <w:r w:rsidR="00C90B09">
        <w:t xml:space="preserve"> </w:t>
      </w:r>
      <w:r w:rsidR="002F7DE8">
        <w:t>However, these trials seldom measured the gains accrued in population health</w:t>
      </w:r>
      <w:r w:rsidR="00B64C08">
        <w:t xml:space="preserve"> (e.g. longer-term effects, and knock-on effects to persons not directly reached with an intervention)</w:t>
      </w:r>
      <w:r w:rsidR="002F7DE8">
        <w:t xml:space="preserve"> and have had to largely focus on examining the impact of</w:t>
      </w:r>
      <w:r w:rsidR="007105E8">
        <w:t xml:space="preserve"> a</w:t>
      </w:r>
      <w:r w:rsidR="002F7DE8">
        <w:t xml:space="preserve"> new intervention at </w:t>
      </w:r>
      <w:r w:rsidR="007105E8">
        <w:t>a single point in time</w:t>
      </w:r>
      <w:r w:rsidR="002F7DE8">
        <w:t>, and have not been able to measure the combined impact of interventions as different part of the cascade.</w:t>
      </w:r>
    </w:p>
    <w:p w14:paraId="5EFE853B" w14:textId="77777777" w:rsidR="00D90E05" w:rsidRDefault="00D90E05" w:rsidP="00EB2C4C">
      <w:pPr>
        <w:pStyle w:val="normal0"/>
        <w:ind w:firstLine="720"/>
        <w:contextualSpacing w:val="0"/>
      </w:pPr>
    </w:p>
    <w:p w14:paraId="4881739F" w14:textId="77777777" w:rsidR="004B4A15" w:rsidRDefault="00B123B8" w:rsidP="00EB2C4C">
      <w:pPr>
        <w:pStyle w:val="normal0"/>
        <w:ind w:firstLine="720"/>
        <w:contextualSpacing w:val="0"/>
      </w:pPr>
      <w:r>
        <w:t xml:space="preserve">At the same, there has been a push to continue the rapid expansion of treatment, including expanding the eligibility criteria for treatment (to potentially all HIV-infected persons) and </w:t>
      </w:r>
      <w:r w:rsidR="00B31A7A">
        <w:t xml:space="preserve">to increase </w:t>
      </w:r>
      <w:r w:rsidR="00B31A7A">
        <w:lastRenderedPageBreak/>
        <w:t>active out-reach to populations for testing (i.e.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16B44919" w14:textId="77777777" w:rsidR="0011631F"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11631F">
        <w:instrText xml:space="preserve"> ADDIN PAPERS2_CITATIONS &lt;citation&gt;&lt;uuid&gt;46780E81-9314-47AD-83CC-315CF175E9E2&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7A4EA6F9" w:rsidR="00D90E05" w:rsidRDefault="0011631F"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B31A7A">
        <w:t xml:space="preserve"> but the extent to which that is the right approach given the apparent fragility of some c</w:t>
      </w:r>
      <w:r w:rsidR="006D081F">
        <w:t>urrent systems has been unclear and source of concern with respect to the equality of health benefits to patients.</w:t>
      </w:r>
    </w:p>
    <w:p w14:paraId="64B8D86B" w14:textId="77777777" w:rsidR="00D90E05" w:rsidRDefault="00D90E05" w:rsidP="00EB2C4C">
      <w:pPr>
        <w:pStyle w:val="normal0"/>
        <w:ind w:firstLine="720"/>
        <w:contextualSpacing w:val="0"/>
      </w:pPr>
    </w:p>
    <w:p w14:paraId="22535FBC" w14:textId="7B095BDD" w:rsidR="00D90E05" w:rsidRDefault="002F7DE8" w:rsidP="00EB2C4C">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 mortality in the populations they serve, </w:t>
      </w:r>
      <w:r>
        <w:t xml:space="preserve">and having to decide </w:t>
      </w:r>
      <w:r w:rsidR="00F826AE">
        <w:t>which of the potential ‘care cascade’ interventions should be prioritised in order to generate the greatest gains in population health for the a</w:t>
      </w:r>
      <w:r w:rsidR="006D081F">
        <w:t xml:space="preserve">vailable resources have </w:t>
      </w:r>
      <w:r>
        <w:t xml:space="preserve">had little </w:t>
      </w:r>
      <w:r w:rsidR="00A573DB">
        <w:t>data</w:t>
      </w:r>
      <w:r>
        <w:t xml:space="preserve"> </w:t>
      </w:r>
      <w:r w:rsidR="006D081F">
        <w:t>to guide them</w:t>
      </w:r>
      <w:r>
        <w:t xml:space="preserve">. </w:t>
      </w:r>
    </w:p>
    <w:p w14:paraId="738C611F" w14:textId="77777777" w:rsidR="002F7DE8" w:rsidRDefault="002F7DE8" w:rsidP="00EB2C4C">
      <w:pPr>
        <w:pStyle w:val="normal0"/>
        <w:ind w:firstLine="720"/>
        <w:contextualSpacing w:val="0"/>
      </w:pPr>
    </w:p>
    <w:p w14:paraId="3D14B401" w14:textId="6CBD6E80" w:rsidR="00EF72B4" w:rsidRDefault="002F7DE8" w:rsidP="00C35F0E">
      <w:pPr>
        <w:pStyle w:val="normal0"/>
        <w:ind w:firstLine="720"/>
        <w:contextualSpacing w:val="0"/>
      </w:pPr>
      <w:r>
        <w:t xml:space="preserve">However, </w:t>
      </w:r>
      <w:r w:rsidR="00445954">
        <w:t xml:space="preserve">mathematical models combined with longitudinal data from real </w:t>
      </w:r>
      <w:r w:rsidR="00DB5092">
        <w:t>programmes</w:t>
      </w:r>
      <w:r w:rsidR="00445954">
        <w:t xml:space="preserve"> can offer a way to </w:t>
      </w:r>
      <w:r w:rsidR="00DB5092">
        <w:t>draw</w:t>
      </w:r>
      <w:r w:rsidR="00445954">
        <w:t xml:space="preserve"> conclusions </w:t>
      </w:r>
      <w:r w:rsidR="00DB5092">
        <w:t>around</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of th</w:t>
      </w:r>
      <w:r w:rsidR="00817B46">
        <w:t xml:space="preserve">e care cascade in Western Kenya including information on persons out of care, prior to testing, through an integrated household-based testing survey and intervention. </w:t>
      </w:r>
      <w:r w:rsidR="00AF15BF">
        <w:t xml:space="preserve">We have used these data to calibrate an individual-based mathematical model that represents the HIV epidemic in western Kenya and the experiences of care for the HIV-infected patients. </w:t>
      </w:r>
      <w:r w:rsidR="00B64C08">
        <w:t xml:space="preserve">With this, we produce the first estimates of the drivers of AIDS mortality in a population benefitting from a mature ART </w:t>
      </w:r>
      <w:r w:rsidR="00946D0B">
        <w:t>programme</w:t>
      </w:r>
      <w:r w:rsidR="00B64C08">
        <w:t>. We are then able to use the model to estimate the cost and and impact of possible intervention</w:t>
      </w:r>
      <w:r w:rsidR="009E09A3">
        <w:t>s</w:t>
      </w:r>
      <w:r w:rsidR="00B64C08">
        <w:t xml:space="preserve">, in isolation and in combination, examining </w:t>
      </w:r>
      <w:r w:rsidR="00946D0B">
        <w:t xml:space="preserve">the </w:t>
      </w:r>
      <w:r w:rsidR="00B64C08">
        <w:t>impact</w:t>
      </w:r>
      <w:r w:rsidR="00946D0B">
        <w:t>s</w:t>
      </w:r>
      <w:r w:rsidR="00B64C08">
        <w:t xml:space="preserve"> on patient health and downstream benefits simultaneously.</w:t>
      </w:r>
      <w:r w:rsidR="006A0974">
        <w:t xml:space="preserve"> In this way, we are able to come to broad recommendations about how </w:t>
      </w:r>
      <w:r w:rsidR="00946D0B">
        <w:t xml:space="preserve">programme </w:t>
      </w:r>
      <w:r w:rsidR="006A0974">
        <w:t xml:space="preserve">managers can modify their </w:t>
      </w:r>
      <w:r w:rsidR="00946D0B">
        <w:t xml:space="preserve">progammes </w:t>
      </w:r>
      <w:r w:rsidR="006A0974">
        <w:t>to maximise the health generated.</w:t>
      </w:r>
    </w:p>
    <w:p w14:paraId="5E4A4C26" w14:textId="77777777" w:rsidR="00C07325" w:rsidRDefault="0004446E">
      <w:pPr>
        <w:pStyle w:val="Heading1"/>
        <w:contextualSpacing w:val="0"/>
      </w:pPr>
      <w:bookmarkStart w:id="8" w:name="h.kidv94ib4qwh" w:colFirst="0" w:colLast="0"/>
      <w:bookmarkEnd w:id="8"/>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77777777" w:rsidR="002423B1" w:rsidRDefault="002423B1" w:rsidP="002423B1">
      <w:pPr>
        <w:pStyle w:val="normal0"/>
        <w:ind w:firstLine="720"/>
        <w:contextualSpacing w:val="0"/>
      </w:pPr>
      <w:r>
        <w:t>The model is briefly described below in three sections:</w:t>
      </w:r>
      <w:r w:rsidR="00A23F0E">
        <w:t xml:space="preserve"> (i) Epidemic and natural history assumption;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6AEDD115"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natural history assumption</w:t>
      </w:r>
    </w:p>
    <w:p w14:paraId="76DD98D6" w14:textId="77777777" w:rsidR="00D51A6F" w:rsidRPr="00D51A6F" w:rsidRDefault="00D51A6F" w:rsidP="00D51A6F">
      <w:pPr>
        <w:pStyle w:val="normal0"/>
        <w:ind w:left="1440"/>
        <w:contextualSpacing w:val="0"/>
        <w:rPr>
          <w:b/>
          <w:i/>
        </w:rPr>
      </w:pPr>
    </w:p>
    <w:p w14:paraId="14F7841A" w14:textId="0A1174E5" w:rsidR="00DE5773" w:rsidRDefault="00DE5773" w:rsidP="002423B1">
      <w:pPr>
        <w:pStyle w:val="normal0"/>
        <w:ind w:firstLine="720"/>
        <w:contextualSpacing w:val="0"/>
      </w:pPr>
      <w:r>
        <w:t xml:space="preserve">The microsimulaton model represents births, ageing and death among the population of western Kenya, using data from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between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5B7E31B1"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assumed to also predict the propensity to seek care. Rates of transitioning through these stages </w:t>
      </w:r>
      <w:r>
        <w:lastRenderedPageBreak/>
        <w:t>were inferred through fitting the model to all available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0CCFD56D"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The rates of transitioning are informed through fitting the model to </w:t>
      </w:r>
      <w:r w:rsidR="00B73B3D">
        <w:t xml:space="preserve">surveillance data on CD4 reconstituation </w:t>
      </w:r>
      <w:r w:rsidR="00CD4CA2">
        <w:t>rates</w:t>
      </w:r>
      <w:r w:rsidR="0011631F">
        <w:fldChar w:fldCharType="begin"/>
      </w:r>
      <w:r w:rsidR="0011631F">
        <w:instrText xml:space="preserve"> ADDIN PAPERS2_CITATIONS &lt;citation&gt;&lt;uuid&gt;D35BBD99-A482-4796-B0EF-88EC73FDF011&lt;/uuid&gt;&lt;priority&gt;0&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D5D94">
        <w:t xml:space="preserve"> together with </w:t>
      </w:r>
      <w:r w:rsidR="00CD4CA2">
        <w:t xml:space="preserve">mortality rates stratified by CD4 count and WHO stage from the IeDEA </w:t>
      </w:r>
      <w:r w:rsidR="007D5D94">
        <w:t>Southern Africa</w:t>
      </w:r>
      <w:r w:rsidR="0011631F">
        <w:fldChar w:fldCharType="begin"/>
      </w:r>
      <w:r w:rsidR="0011631F">
        <w:instrText xml:space="preserve"> ADDIN PAPERS2_CITATIONS &lt;citation&gt;&lt;uuid&gt;86A0C1C4-27C9-4F48-BD76-2F60F1B0D92A&lt;/uuid&gt;&lt;priority&gt;0&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9"/>
      <w:r w:rsidR="00955B6E">
        <w:t>but at a greater rate than ART-naïve patients</w:t>
      </w:r>
      <w:commentRangeEnd w:id="9"/>
      <w:r w:rsidR="009F2D5B">
        <w:rPr>
          <w:rStyle w:val="CommentReference"/>
        </w:rPr>
        <w:commentReference w:id="9"/>
      </w:r>
      <w:r w:rsidR="00955B6E">
        <w:t>.</w:t>
      </w:r>
    </w:p>
    <w:p w14:paraId="75F6D87C" w14:textId="77777777" w:rsidR="00F5470E" w:rsidRDefault="00F5470E" w:rsidP="00B73B3D">
      <w:pPr>
        <w:pStyle w:val="normal0"/>
        <w:contextualSpacing w:val="0"/>
      </w:pPr>
    </w:p>
    <w:p w14:paraId="68D1141E" w14:textId="746200A7" w:rsidR="00485C99" w:rsidRDefault="00485C99" w:rsidP="00505EA7">
      <w:pPr>
        <w:pStyle w:val="normal0"/>
        <w:ind w:firstLine="720"/>
        <w:contextualSpacing w:val="0"/>
      </w:pPr>
      <w:r>
        <w:t xml:space="preserve">Relevant model outputs were then compared to UNIADS national estimates of HIV prevalence, incidence, AIDS-related deaths and ART coverage. Further comparisons were also made to national and provincial estimates of HIV prevalence from KAIS 2007 and 2012 before being compared to HIV prevalence estimates from AMPATH itself. </w:t>
      </w:r>
      <w:r w:rsidR="00B2491B">
        <w:t>A summary of model assumptions and data sources is shown in Table 1 with f</w:t>
      </w:r>
      <w:r>
        <w:t>urther details presented in Text S1</w:t>
      </w:r>
      <w:bookmarkStart w:id="10" w:name="_GoBack"/>
      <w:bookmarkEnd w:id="10"/>
      <w:r>
        <w:t>.</w:t>
      </w:r>
    </w:p>
    <w:p w14:paraId="79B2B450" w14:textId="03677D9D" w:rsidR="00DE5773" w:rsidRDefault="00DE5773" w:rsidP="00485C99">
      <w:pPr>
        <w:pStyle w:val="normal0"/>
        <w:contextualSpacing w:val="0"/>
      </w:pPr>
    </w:p>
    <w:p w14:paraId="34FF3D66" w14:textId="0E3ADDDF" w:rsidR="00F24045" w:rsidRDefault="00DE5773" w:rsidP="00C10848">
      <w:pPr>
        <w:pStyle w:val="normal0"/>
        <w:numPr>
          <w:ilvl w:val="0"/>
          <w:numId w:val="26"/>
        </w:numPr>
        <w:contextualSpacing w:val="0"/>
        <w:rPr>
          <w:b/>
          <w:i/>
        </w:rPr>
      </w:pPr>
      <w:r w:rsidRPr="003127C8">
        <w:rPr>
          <w:b/>
          <w:i/>
        </w:rPr>
        <w:t>Representation of the care cascade at baseline</w:t>
      </w:r>
      <w:bookmarkStart w:id="11" w:name="h.qp08777c4239" w:colFirst="0" w:colLast="0"/>
      <w:bookmarkEnd w:id="11"/>
    </w:p>
    <w:p w14:paraId="76213C15" w14:textId="77777777" w:rsidR="00C10848" w:rsidRPr="000A32D1" w:rsidRDefault="00C10848" w:rsidP="000A32D1">
      <w:pPr>
        <w:pStyle w:val="normal0"/>
        <w:contextualSpacing w:val="0"/>
      </w:pPr>
    </w:p>
    <w:p w14:paraId="145A87D2" w14:textId="7BF242EA" w:rsidR="00D3021A" w:rsidRDefault="00AD5751" w:rsidP="00AD5751">
      <w:pPr>
        <w:pStyle w:val="normal0"/>
      </w:pPr>
      <w:r>
        <w:rPr>
          <w:noProof/>
          <w:lang w:val="en-US"/>
        </w:rPr>
        <mc:AlternateContent>
          <mc:Choice Requires="wpg">
            <w:drawing>
              <wp:anchor distT="0" distB="0" distL="114300" distR="114300" simplePos="0" relativeHeight="251688960" behindDoc="0" locked="0" layoutInCell="1" allowOverlap="1" wp14:anchorId="087A6813" wp14:editId="0456A909">
                <wp:simplePos x="0" y="0"/>
                <wp:positionH relativeFrom="column">
                  <wp:posOffset>-114300</wp:posOffset>
                </wp:positionH>
                <wp:positionV relativeFrom="paragraph">
                  <wp:posOffset>2580005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CE743E" w:rsidRDefault="00CE743E"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CE743E" w:rsidRPr="00B7495C" w:rsidRDefault="00CE743E"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03.15pt;width:450pt;height:297pt;z-index:251688960;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ArMGwD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CE743E" w:rsidRDefault="00CE743E" w:rsidP="00B7495C">
                        <w:pPr>
                          <w:pStyle w:val="Subtitle"/>
                          <w:contextualSpacing w:val="0"/>
                        </w:pPr>
                        <w:r>
                          <w:t>Figure 1. 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7FD13E38" w14:textId="77777777" w:rsidR="00CE743E" w:rsidRPr="00B7495C" w:rsidRDefault="00CE743E"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616568">
        <w:t xml:space="preserve"> for each HIV-infected person</w:t>
      </w:r>
      <w:r w:rsidR="00781129">
        <w:t xml:space="preserve"> (</w:t>
      </w:r>
      <w:r w:rsidR="004C326F">
        <w:t>figure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are able to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12" w:name="h.iogg3anz8zdv" w:colFirst="0" w:colLast="0"/>
      <w:bookmarkStart w:id="13" w:name="h.hslqb1xxus50" w:colFirst="0" w:colLast="0"/>
      <w:bookmarkEnd w:id="12"/>
      <w:bookmarkEnd w:id="13"/>
    </w:p>
    <w:p w14:paraId="05428430" w14:textId="6171AF3A" w:rsidR="00D10AB5" w:rsidRDefault="006A7F50" w:rsidP="00660A72">
      <w:pPr>
        <w:pStyle w:val="normal0"/>
        <w:ind w:firstLine="720"/>
        <w:contextualSpacing w:val="0"/>
      </w:pPr>
      <w:r>
        <w:lastRenderedPageBreak/>
        <w:t xml:space="preserve">The </w:t>
      </w:r>
      <w:r w:rsidR="00804528">
        <w:t xml:space="preserve">model was parameterised using data from AMPATH. </w:t>
      </w:r>
      <w:r w:rsidR="000E7B35">
        <w:t>T</w:t>
      </w:r>
      <w:r w:rsidR="00F24045">
        <w:t>he AMPATH Medical Record System (AMRS) has been collecting individual-level data on the AMPATH AIDS-control system</w:t>
      </w:r>
      <w:r w:rsidR="0027485B">
        <w:t xml:space="preserve"> since 2007</w:t>
      </w:r>
      <w:r w:rsidR="00F24045">
        <w:t xml:space="preserve">{Einterz:2007js,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Ministry of Health</w:t>
      </w:r>
      <w:r w:rsidR="006141FF">
        <w:t>{Wachira:2013dc}</w:t>
      </w:r>
      <w:r w:rsidR="00F24045">
        <w:t xml:space="preserve">. </w:t>
      </w:r>
      <w:r w:rsidR="005D6B13">
        <w:t xml:space="preserve">Building on well established VCT and PICT programmes, the use of HBCT was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{Wachira:2013dc}.</w:t>
      </w:r>
    </w:p>
    <w:p w14:paraId="2E2EA9C8" w14:textId="77777777" w:rsidR="00660A72" w:rsidRDefault="00660A72" w:rsidP="00AD5751">
      <w:pPr>
        <w:pStyle w:val="normal0"/>
        <w:contextualSpacing w:val="0"/>
      </w:pPr>
    </w:p>
    <w:p w14:paraId="6D2D7A93" w14:textId="45A1464F"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commentRangeStart w:id="14"/>
      <w:r>
        <w:t xml:space="preserve">In the area of Bunyala, there have additionally been multiple rounds of household-based testing campaigns </w:t>
      </w:r>
      <w:r w:rsidR="00D000F2">
        <w:t>since 2010</w:t>
      </w:r>
      <w:commentRangeEnd w:id="14"/>
      <w:r w:rsidR="00D000F2">
        <w:rPr>
          <w:rStyle w:val="CommentReference"/>
        </w:rPr>
        <w:commentReference w:id="14"/>
      </w:r>
      <w:r>
        <w:t>. We used these data to fully</w:t>
      </w:r>
      <w:r w:rsidR="0093097C">
        <w:t xml:space="preserve"> charactersize the care cascade and then used these as input parameters to th</w:t>
      </w:r>
      <w:r w:rsidR="00A03FAA">
        <w:t>e model, or otherwise adjusted</w:t>
      </w:r>
      <w:r w:rsidR="0093097C">
        <w:t xml:space="preserve"> </w:t>
      </w:r>
      <w:r w:rsidR="00A03FAA">
        <w:t>parameters</w:t>
      </w:r>
      <w:r w:rsidR="0093097C">
        <w:t xml:space="preserve"> in the model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1BD78ED8" w:rsidR="0095084A" w:rsidRDefault="0093097C" w:rsidP="00B27764">
      <w:pPr>
        <w:pStyle w:val="normal0"/>
        <w:ind w:firstLine="720"/>
        <w:contextualSpacing w:val="0"/>
      </w:pPr>
      <w:r w:rsidRPr="00027CF8">
        <w:t xml:space="preserve">The cost of the ART </w:t>
      </w:r>
      <w:r w:rsidR="00496A39">
        <w:t>programme</w:t>
      </w:r>
      <w:r w:rsidRPr="00027CF8">
        <w:t xml:space="preserve"> at baseline is 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and assumed to be comprised of cost of ART care, the cost of pre-ART clinic visits and CD4 lab-based tests</w:t>
      </w:r>
      <w:r w:rsidR="00D42EC2">
        <w:fldChar w:fldCharType="begin"/>
      </w:r>
      <w:r w:rsidR="0011631F">
        <w:instrText xml:space="preserve"> ADDIN PAPERS2_CITATIONS &lt;citation&gt;&lt;uuid&gt;16ED0DAA-DA8A-4423-9F34-82C678F67C63&lt;/uuid&gt;&lt;priority&gt;12&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5" w:name="h.wvtuqq7mpsy1" w:colFirst="0" w:colLast="0"/>
      <w:bookmarkStart w:id="16" w:name="h.zedl01pfmy8z" w:colFirst="0" w:colLast="0"/>
      <w:bookmarkStart w:id="17" w:name="h.rl97lz7j3hfn" w:colFirst="0" w:colLast="0"/>
      <w:bookmarkEnd w:id="15"/>
      <w:bookmarkEnd w:id="16"/>
      <w:bookmarkEnd w:id="17"/>
    </w:p>
    <w:p w14:paraId="256D55D6" w14:textId="77777777" w:rsidR="00B27764" w:rsidRDefault="00B27764" w:rsidP="00B27764">
      <w:pPr>
        <w:pStyle w:val="normal0"/>
        <w:ind w:firstLine="720"/>
        <w:contextualSpacing w:val="0"/>
      </w:pPr>
    </w:p>
    <w:p w14:paraId="2B17171A" w14:textId="2893DB8A" w:rsidR="00766C6C" w:rsidRPr="006E0775" w:rsidRDefault="00DE5773" w:rsidP="006E0775">
      <w:pPr>
        <w:pStyle w:val="normal0"/>
        <w:numPr>
          <w:ilvl w:val="0"/>
          <w:numId w:val="26"/>
        </w:numPr>
        <w:contextualSpacing w:val="0"/>
        <w:rPr>
          <w:b/>
          <w:i/>
          <w:noProof/>
          <w:lang w:val="en-US"/>
        </w:rPr>
      </w:pPr>
      <w:r w:rsidRPr="006E0775">
        <w:rPr>
          <w:b/>
          <w:i/>
        </w:rPr>
        <w:t>Interventions on the care cascade</w:t>
      </w:r>
    </w:p>
    <w:p w14:paraId="24A7F0C7" w14:textId="77777777" w:rsidR="00B27764" w:rsidRDefault="00B27764" w:rsidP="00766C6C">
      <w:pPr>
        <w:pStyle w:val="normal0"/>
        <w:contextualSpacing w:val="0"/>
      </w:pPr>
    </w:p>
    <w:p w14:paraId="73EE735B" w14:textId="0697FE26" w:rsidR="00FB00B3" w:rsidRDefault="00FB00B3" w:rsidP="00B27764">
      <w:pPr>
        <w:pStyle w:val="normal0"/>
        <w:ind w:firstLine="720"/>
        <w:contextualSpacing w:val="0"/>
      </w:pPr>
      <w:r>
        <w:t xml:space="preserve">Interventions in the care cascade can be divided into those that </w:t>
      </w:r>
      <w:r w:rsidR="007F33D1">
        <w:t>aim to increase testing, linkage and</w:t>
      </w:r>
      <w:r>
        <w:t xml:space="preserve"> retention in pre-ART care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D7101E">
        <w:t xml:space="preserve"> (Table 2)</w:t>
      </w:r>
      <w:r w:rsidR="0051143C">
        <w:t>. As t</w:t>
      </w:r>
      <w:r>
        <w:t>he effect size measured in different trials, and that which would arguably be attainable,</w:t>
      </w:r>
      <w:r w:rsidR="00CD4136">
        <w:t xml:space="preserve"> differed</w:t>
      </w:r>
      <w:r>
        <w:t xml:space="preserve"> </w:t>
      </w:r>
      <w:r w:rsidR="0051143C">
        <w:t>two assumptions for the effect size (a ‘maximum’ and a ‘realistic’) are used.</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0045D8" w:rsidRDefault="00CE743E" w:rsidP="00CE743E">
            <w:pPr>
              <w:pStyle w:val="normal0"/>
              <w:contextualSpacing w:val="0"/>
              <w:jc w:val="left"/>
            </w:pPr>
            <w:r w:rsidRPr="000045D8">
              <w:t>Key Assumptions</w:t>
            </w:r>
          </w:p>
        </w:tc>
        <w:tc>
          <w:tcPr>
            <w:tcW w:w="4621" w:type="dxa"/>
          </w:tcPr>
          <w:p w14:paraId="7133F165" w14:textId="77777777" w:rsidR="00CE743E" w:rsidRPr="000045D8"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pPr>
            <w:r w:rsidRPr="000045D8">
              <w:t>Data Sources</w:t>
            </w:r>
          </w:p>
        </w:tc>
      </w:tr>
      <w:tr w:rsidR="00CE743E"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18D80CFF" w14:textId="77777777" w:rsidR="00CE743E" w:rsidRPr="00072B60"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03FA1EFE" w14:textId="77777777" w:rsidR="00CE743E" w:rsidRPr="00072B60"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388E4454"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tc>
      </w:tr>
      <w:tr w:rsidR="00CE743E"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Pr>
                <w:rFonts w:ascii="Calibri" w:hAnsi="Calibri"/>
              </w:rPr>
              <w:instrText xml:space="preserve"> ADDIN PAPERS2_CITATIONS &lt;citation&gt;&lt;uuid&gt;6146849F-BBEB-4A78-B323-CD61AFE6D033&lt;/uuid&gt;&lt;priority&gt;13&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610E5F3D"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Patients have the propensity to be lost from care at any stage.</w:t>
            </w:r>
          </w:p>
        </w:tc>
        <w:tc>
          <w:tcPr>
            <w:tcW w:w="4621" w:type="dxa"/>
          </w:tcPr>
          <w:p w14:paraId="6079FD68"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Pr>
                <w:rFonts w:ascii="Calibri" w:hAnsi="Calibri"/>
              </w:rPr>
              <w:instrText xml:space="preserve"> ADDIN PAPERS2_CITATIONS &lt;citation&gt;&lt;uuid&gt;6C8007C7-A3DE-45FC-A661-477042C09F82&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tc>
      </w:tr>
      <w:tr w:rsidR="00CE743E"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pre-ART care, patients can re-engage at a later date.</w:t>
            </w:r>
          </w:p>
        </w:tc>
        <w:tc>
          <w:tcPr>
            <w:tcW w:w="4621" w:type="dxa"/>
          </w:tcPr>
          <w:p w14:paraId="7B612D56"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072B60"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63510598" w14:textId="53B3AADA" w:rsidR="00BE303D" w:rsidRDefault="00CE743E" w:rsidP="00BE303D">
      <w:pPr>
        <w:pStyle w:val="normal0"/>
        <w:ind w:firstLine="720"/>
        <w:contextualSpacing w:val="0"/>
      </w:pPr>
      <w:r>
        <w:rPr>
          <w:noProof/>
          <w:lang w:val="en-US"/>
        </w:rPr>
        <mc:AlternateContent>
          <mc:Choice Requires="wps">
            <w:drawing>
              <wp:anchor distT="0" distB="0" distL="114300" distR="114300" simplePos="0" relativeHeight="251691008" behindDoc="0" locked="0" layoutInCell="1" allowOverlap="1" wp14:anchorId="1FD67A62" wp14:editId="7069249C">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CE743E" w:rsidRPr="00B7495C" w:rsidRDefault="00CE743E"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CE743E" w:rsidRPr="00B7495C" w:rsidRDefault="00CE743E"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To assess the impact of individual interventions, each intervention was implemented in turn from 2010 onwards and the impact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 and</w:t>
      </w:r>
      <w:r w:rsidR="00FD1119">
        <w:t xml:space="preserve"> HIV-related</w:t>
      </w:r>
      <w:r w:rsidR="0051143C">
        <w:t xml:space="preserve"> deaths averted, both with respect to a baseline in which a </w:t>
      </w:r>
      <w:r w:rsidR="00FD1119">
        <w:t>programme</w:t>
      </w:r>
      <w:r w:rsidR="0051143C">
        <w:t xml:space="preserve"> similar to AMPATH before the launch </w:t>
      </w:r>
      <w:r w:rsidR="00FD1119">
        <w:t>househld</w:t>
      </w:r>
      <w:r w:rsidR="0051143C">
        <w:t xml:space="preserve"> testing </w:t>
      </w:r>
      <w:r w:rsidR="00FD1119">
        <w:t>programme</w:t>
      </w:r>
      <w:r w:rsidR="0051143C">
        <w:t>, is maintained indefinitely</w:t>
      </w:r>
      <w:r w:rsidR="00FD1119">
        <w:t>.</w:t>
      </w:r>
    </w:p>
    <w:p w14:paraId="23CACFED" w14:textId="77777777" w:rsidR="00CE743E" w:rsidRDefault="00CE743E">
      <w:pPr>
        <w:sectPr w:rsidR="00CE743E">
          <w:footerReference w:type="default" r:id="rId12"/>
          <w:pgSz w:w="11906" w:h="16838"/>
          <w:pgMar w:top="1440" w:right="1440" w:bottom="1440" w:left="1440" w:header="720" w:footer="720" w:gutter="0"/>
          <w:cols w:space="720"/>
        </w:sectPr>
      </w:pP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3C7A6E" w14:paraId="465EBC32" w14:textId="77777777" w:rsidTr="00CE743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noWrap/>
            <w:vAlign w:val="center"/>
            <w:hideMark/>
          </w:tcPr>
          <w:p w14:paraId="6BE1EDB6" w14:textId="77777777" w:rsidR="00CE743E" w:rsidRPr="003C7A6E" w:rsidRDefault="00CE743E" w:rsidP="00CE743E">
            <w:pPr>
              <w:jc w:val="center"/>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Description</w:t>
            </w:r>
          </w:p>
        </w:tc>
        <w:tc>
          <w:tcPr>
            <w:tcW w:w="2268" w:type="dxa"/>
            <w:noWrap/>
            <w:vAlign w:val="center"/>
            <w:hideMark/>
          </w:tcPr>
          <w:p w14:paraId="5569573A"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Route of entry to care</w:t>
            </w:r>
          </w:p>
        </w:tc>
        <w:tc>
          <w:tcPr>
            <w:tcW w:w="3827" w:type="dxa"/>
            <w:gridSpan w:val="3"/>
            <w:noWrap/>
            <w:vAlign w:val="center"/>
            <w:hideMark/>
          </w:tcPr>
          <w:p w14:paraId="45442C81" w14:textId="784555E8"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AMPATH</w:t>
            </w:r>
            <w:r w:rsidR="00BC08A9">
              <w:rPr>
                <w:rFonts w:ascii="Calibri" w:eastAsia="Times New Roman" w:hAnsi="Calibri" w:cs="Times New Roman"/>
                <w:b/>
                <w:color w:val="auto"/>
                <w:sz w:val="20"/>
                <w:szCs w:val="20"/>
              </w:rPr>
              <w:t xml:space="preserve"> Data</w:t>
            </w:r>
          </w:p>
        </w:tc>
        <w:tc>
          <w:tcPr>
            <w:tcW w:w="3827" w:type="dxa"/>
            <w:gridSpan w:val="3"/>
            <w:noWrap/>
            <w:vAlign w:val="center"/>
            <w:hideMark/>
          </w:tcPr>
          <w:p w14:paraId="636C21EF"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Model</w:t>
            </w:r>
          </w:p>
        </w:tc>
      </w:tr>
      <w:tr w:rsidR="00CE743E" w:rsidRPr="003C7A6E" w14:paraId="42D3322B"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 xml:space="preserve">Proportion of individuals who received </w:t>
            </w:r>
            <w:r>
              <w:rPr>
                <w:rFonts w:ascii="Calibri" w:eastAsia="Times New Roman" w:hAnsi="Calibri" w:cs="Times New Roman"/>
              </w:rPr>
              <w:t>initial CD4-</w:t>
            </w:r>
            <w:r w:rsidRPr="003C7A6E">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7B771997"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31DA1C1"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61343B6E"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A81B140"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7C79A177"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r>
      <w:tr w:rsidR="00CE743E" w:rsidRPr="003C7A6E" w14:paraId="5AB1D5AA"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03B3FE0B"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B258D7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r>
      <w:tr w:rsidR="00CE743E" w:rsidRPr="003C7A6E" w14:paraId="3F0A7BCA"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DACBA7B"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567AC5FE"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r>
      <w:tr w:rsidR="00CE743E" w:rsidRPr="003C7A6E" w14:paraId="3DAC5F78"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35330EB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02C79504"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37DE8CF6"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E436E3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BE83FA6"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09E531C4" w14:textId="77777777" w:rsidTr="00CE743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hideMark/>
          </w:tcPr>
          <w:p w14:paraId="65B9A525"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hideMark/>
          </w:tcPr>
          <w:p w14:paraId="1E01723B"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hideMark/>
          </w:tcPr>
          <w:p w14:paraId="38880997"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hideMark/>
          </w:tcPr>
          <w:p w14:paraId="55E4BC9F"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hideMark/>
          </w:tcPr>
          <w:p w14:paraId="432506A3"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hideMark/>
          </w:tcPr>
          <w:p w14:paraId="7E7C841C" w14:textId="77777777" w:rsidR="00CE743E" w:rsidRPr="00A34ED3"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r>
      <w:tr w:rsidR="00CE743E" w:rsidRPr="003C7A6E" w14:paraId="4265CD9F" w14:textId="77777777" w:rsidTr="00CE743E">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hideMark/>
          </w:tcPr>
          <w:p w14:paraId="55A5735D"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hideMark/>
          </w:tcPr>
          <w:p w14:paraId="47478D07"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hideMark/>
          </w:tcPr>
          <w:p w14:paraId="1EFA2202"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hideMark/>
          </w:tcPr>
          <w:p w14:paraId="7CF75FBE"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hideMark/>
          </w:tcPr>
          <w:p w14:paraId="392104FE"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hideMark/>
          </w:tcPr>
          <w:p w14:paraId="42C95F9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r>
      <w:tr w:rsidR="00CE743E" w:rsidRPr="003C7A6E" w14:paraId="422EDEA1"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hideMark/>
          </w:tcPr>
          <w:p w14:paraId="0F989BFC"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hideMark/>
          </w:tcPr>
          <w:p w14:paraId="6CA4CC2A"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hideMark/>
          </w:tcPr>
          <w:p w14:paraId="09395B40"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hideMark/>
          </w:tcPr>
          <w:p w14:paraId="786E609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hideMark/>
          </w:tcPr>
          <w:p w14:paraId="3D7D7A58"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hideMark/>
          </w:tcPr>
          <w:p w14:paraId="11CB600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24%</w:t>
            </w:r>
          </w:p>
        </w:tc>
      </w:tr>
      <w:tr w:rsidR="00CE743E" w:rsidRPr="003C7A6E" w14:paraId="1AF92668" w14:textId="77777777" w:rsidTr="00CE743E">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hideMark/>
          </w:tcPr>
          <w:p w14:paraId="7A1C9A66"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hideMark/>
          </w:tcPr>
          <w:p w14:paraId="365C381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hideMark/>
          </w:tcPr>
          <w:p w14:paraId="0AE16A2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hideMark/>
          </w:tcPr>
          <w:p w14:paraId="04B24E2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hideMark/>
          </w:tcPr>
          <w:p w14:paraId="476D3543"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hideMark/>
          </w:tcPr>
          <w:p w14:paraId="43A13849"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r>
      <w:tr w:rsidR="00CE743E" w:rsidRPr="003C7A6E" w14:paraId="57E47CE7" w14:textId="77777777" w:rsidTr="00CE743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hideMark/>
          </w:tcPr>
          <w:p w14:paraId="61F9CDBB"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hideMark/>
          </w:tcPr>
          <w:p w14:paraId="47567120"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hideMark/>
          </w:tcPr>
          <w:p w14:paraId="5A3EAB9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hideMark/>
          </w:tcPr>
          <w:p w14:paraId="3148DCCD"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hideMark/>
          </w:tcPr>
          <w:p w14:paraId="534B795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hideMark/>
          </w:tcPr>
          <w:p w14:paraId="117BDD46"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r>
      <w:tr w:rsidR="00CE743E" w:rsidRPr="003C7A6E" w14:paraId="6DE61829" w14:textId="77777777" w:rsidTr="00CE743E">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hideMark/>
          </w:tcPr>
          <w:p w14:paraId="490CB3B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hideMark/>
          </w:tcPr>
          <w:p w14:paraId="07580EF0"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hideMark/>
          </w:tcPr>
          <w:p w14:paraId="5841C648"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hideMark/>
          </w:tcPr>
          <w:p w14:paraId="6E60A1BA"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hideMark/>
          </w:tcPr>
          <w:p w14:paraId="0C295A27"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hideMark/>
          </w:tcPr>
          <w:p w14:paraId="29744E21"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r>
      <w:tr w:rsidR="00CE743E" w:rsidRPr="003C7A6E" w14:paraId="2A7F561C" w14:textId="77777777" w:rsidTr="00CE743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hideMark/>
          </w:tcPr>
          <w:p w14:paraId="0C8C1C12"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hideMark/>
          </w:tcPr>
          <w:p w14:paraId="761D8F9D"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hideMark/>
          </w:tcPr>
          <w:p w14:paraId="671B7943"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hideMark/>
          </w:tcPr>
          <w:p w14:paraId="2407E9AA"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hideMark/>
          </w:tcPr>
          <w:p w14:paraId="5E9BEEEE"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hideMark/>
          </w:tcPr>
          <w:p w14:paraId="1F2A07F0"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32%</w:t>
            </w:r>
          </w:p>
        </w:tc>
      </w:tr>
      <w:tr w:rsidR="00CE743E" w:rsidRPr="003C7A6E" w14:paraId="4CBE5139" w14:textId="77777777" w:rsidTr="00CE743E">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hideMark/>
          </w:tcPr>
          <w:p w14:paraId="31188B14"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hideMark/>
          </w:tcPr>
          <w:p w14:paraId="159C5988"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hideMark/>
          </w:tcPr>
          <w:p w14:paraId="2A237306"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hideMark/>
          </w:tcPr>
          <w:p w14:paraId="2D0084FF"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hideMark/>
          </w:tcPr>
          <w:p w14:paraId="07FAFFFC"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hideMark/>
          </w:tcPr>
          <w:p w14:paraId="433B15C0"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67%</w:t>
            </w:r>
          </w:p>
        </w:tc>
      </w:tr>
      <w:tr w:rsidR="00CE743E" w:rsidRPr="003C7A6E" w14:paraId="5D53A948" w14:textId="77777777" w:rsidTr="00CE743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w:t>
            </w:r>
            <w:r>
              <w:rPr>
                <w:rFonts w:ascii="Calibri" w:eastAsia="Times New Roman" w:hAnsi="Calibri" w:cs="Times New Roman"/>
                <w:i/>
                <w:color w:val="auto"/>
              </w:rPr>
              <w:t xml:space="preserve"> of PLWHIV</w:t>
            </w:r>
            <w:r w:rsidRPr="00A34ED3">
              <w:rPr>
                <w:rFonts w:ascii="Calibri" w:eastAsia="Times New Roman" w:hAnsi="Calibri" w:cs="Times New Roman"/>
                <w:i/>
                <w:color w:val="auto"/>
              </w:rPr>
              <w:t xml:space="preserve"> diagnosed</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197E8EE5"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273CAA07"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1CFD6BE0" w14:textId="77777777" w:rsidTr="00CE743E">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3C7A6E"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372D2D01"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5B245C7F" w14:textId="77777777" w:rsidR="00CE743E" w:rsidRPr="003C7A6E" w:rsidRDefault="00CE743E" w:rsidP="00CE74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r>
      <w:tr w:rsidR="00CE743E" w:rsidRPr="003C7A6E" w14:paraId="602A0307" w14:textId="77777777" w:rsidTr="00CE743E">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3C7A6E"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36703A08"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hideMark/>
          </w:tcPr>
          <w:p w14:paraId="0A6F0546" w14:textId="77777777" w:rsidR="00CE743E" w:rsidRPr="003C7A6E" w:rsidRDefault="00CE743E" w:rsidP="00CE74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r>
    </w:tbl>
    <w:p w14:paraId="280B2C5E" w14:textId="2EAE5113" w:rsidR="00CE743E" w:rsidRDefault="00CE743E">
      <w:r>
        <w:rPr>
          <w:noProof/>
          <w:lang w:val="en-US"/>
        </w:rPr>
        <mc:AlternateContent>
          <mc:Choice Requires="wps">
            <w:drawing>
              <wp:anchor distT="0" distB="0" distL="114300" distR="114300" simplePos="0" relativeHeight="251693056" behindDoc="0" locked="0" layoutInCell="1" allowOverlap="1" wp14:anchorId="736F8215" wp14:editId="0CAE654B">
                <wp:simplePos x="0" y="0"/>
                <wp:positionH relativeFrom="column">
                  <wp:posOffset>-228600</wp:posOffset>
                </wp:positionH>
                <wp:positionV relativeFrom="paragraph">
                  <wp:posOffset>5883910</wp:posOffset>
                </wp:positionV>
                <wp:extent cx="5829300" cy="228600"/>
                <wp:effectExtent l="0" t="0" r="0" b="0"/>
                <wp:wrapThrough wrapText="bothSides">
                  <wp:wrapPolygon edited="0">
                    <wp:start x="94" y="0"/>
                    <wp:lineTo x="94" y="19200"/>
                    <wp:lineTo x="21365" y="19200"/>
                    <wp:lineTo x="21365" y="0"/>
                    <wp:lineTo x="94" y="0"/>
                  </wp:wrapPolygon>
                </wp:wrapThrough>
                <wp:docPr id="4" name="Text Box 4"/>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81928F6" w:rsidR="00CE743E" w:rsidRPr="00B7495C" w:rsidRDefault="00CE743E"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 xml:space="preserve">Summary of </w:t>
                            </w:r>
                            <w:r w:rsidR="00BC08A9">
                              <w:rPr>
                                <w:rFonts w:ascii="Trebuchet MS" w:hAnsi="Trebuchet MS"/>
                                <w:sz w:val="16"/>
                                <w:szCs w:val="16"/>
                              </w:rPr>
                              <w:t>agreement between AMPATH data and the model</w:t>
                            </w:r>
                            <w:r>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7.95pt;margin-top:463.3pt;width:459pt;height:1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" filled="f" stroked="f">
                <v:textbox>
                  <w:txbxContent>
                    <w:p w14:paraId="35E40F49" w14:textId="781928F6" w:rsidR="00CE743E" w:rsidRPr="00B7495C" w:rsidRDefault="00CE743E"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r>
                        <w:rPr>
                          <w:rFonts w:ascii="Trebuchet MS" w:hAnsi="Trebuchet MS"/>
                          <w:sz w:val="16"/>
                          <w:szCs w:val="16"/>
                        </w:rPr>
                        <w:t xml:space="preserve">Summary of </w:t>
                      </w:r>
                      <w:r w:rsidR="00BC08A9">
                        <w:rPr>
                          <w:rFonts w:ascii="Trebuchet MS" w:hAnsi="Trebuchet MS"/>
                          <w:sz w:val="16"/>
                          <w:szCs w:val="16"/>
                        </w:rPr>
                        <w:t>agreement between AMPATH data and the model</w:t>
                      </w:r>
                      <w:r>
                        <w:rPr>
                          <w:rFonts w:ascii="Trebuchet MS" w:hAnsi="Trebuchet MS"/>
                          <w:sz w:val="16"/>
                          <w:szCs w:val="16"/>
                        </w:rPr>
                        <w:t>.</w:t>
                      </w:r>
                    </w:p>
                  </w:txbxContent>
                </v:textbox>
                <w10:wrap type="through"/>
              </v:shape>
            </w:pict>
          </mc:Fallback>
        </mc:AlternateContent>
      </w:r>
      <w:r w:rsidR="005C3FB9">
        <w:br w:type="page"/>
      </w:r>
    </w:p>
    <w:p w14:paraId="74C4C96E" w14:textId="78A9E034" w:rsidR="005C3FB9" w:rsidRDefault="005C3FB9"/>
    <w:p w14:paraId="0E4B1242" w14:textId="77777777" w:rsidR="005C3FB9" w:rsidRDefault="005C3FB9"/>
    <w:p w14:paraId="7B9E31BD" w14:textId="7EE7210F" w:rsidR="00CE743E" w:rsidRDefault="00CE743E">
      <w:pPr>
        <w:jc w:val="left"/>
      </w:pPr>
    </w:p>
    <w:p w14:paraId="65446B09" w14:textId="787ADF1D" w:rsidR="0095084A" w:rsidRDefault="00E6692B">
      <w:pPr>
        <w:pStyle w:val="normal0"/>
        <w:contextualSpacing w:val="0"/>
      </w:pPr>
      <w:r>
        <w:rPr>
          <w:rStyle w:val="CommentReference"/>
        </w:rPr>
        <w:commentReference w:id="18"/>
      </w:r>
      <w:r w:rsidR="00B10991">
        <w:rPr>
          <w:rStyle w:val="CommentReference"/>
        </w:rPr>
        <w:commentReference w:id="19"/>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21165">
        <w:tc>
          <w:tcPr>
            <w:tcW w:w="3402" w:type="dxa"/>
            <w:tcBorders>
              <w:bottom w:val="single" w:sz="8" w:space="0" w:color="000000"/>
            </w:tcBorders>
            <w:shd w:val="clear" w:color="auto" w:fill="B3B3B3"/>
            <w:tcMar>
              <w:top w:w="100" w:type="dxa"/>
              <w:left w:w="100" w:type="dxa"/>
              <w:bottom w:w="100" w:type="dxa"/>
              <w:right w:w="100" w:type="dxa"/>
            </w:tcMar>
          </w:tcPr>
          <w:p w14:paraId="0CCB139C" w14:textId="77777777" w:rsidR="00260E0F" w:rsidRPr="008D305E" w:rsidRDefault="00260E0F" w:rsidP="00B119AB">
            <w:pPr>
              <w:pStyle w:val="normal0"/>
              <w:spacing w:line="240" w:lineRule="auto"/>
              <w:contextualSpacing w:val="0"/>
              <w:jc w:val="center"/>
              <w:rPr>
                <w:color w:val="auto"/>
                <w:sz w:val="16"/>
                <w:szCs w:val="16"/>
              </w:rPr>
            </w:pPr>
            <w:bookmarkStart w:id="20" w:name="h.dos6ozntvgnl" w:colFirst="0" w:colLast="0"/>
            <w:bookmarkEnd w:id="20"/>
            <w:r>
              <w:rPr>
                <w:b/>
                <w:color w:val="auto"/>
                <w:sz w:val="16"/>
                <w:szCs w:val="16"/>
              </w:rPr>
              <w:t>Aspect of care to be addressed</w:t>
            </w:r>
          </w:p>
        </w:tc>
        <w:tc>
          <w:tcPr>
            <w:tcW w:w="1134" w:type="dxa"/>
            <w:tcBorders>
              <w:bottom w:val="single" w:sz="8" w:space="0" w:color="000000"/>
            </w:tcBorders>
            <w:shd w:val="clear" w:color="auto" w:fill="B3B3B3"/>
          </w:tcPr>
          <w:p w14:paraId="65BC0B41"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 type</w:t>
            </w:r>
          </w:p>
        </w:tc>
        <w:tc>
          <w:tcPr>
            <w:tcW w:w="1418" w:type="dxa"/>
            <w:shd w:val="clear" w:color="auto" w:fill="B3B3B3"/>
            <w:tcMar>
              <w:top w:w="100" w:type="dxa"/>
              <w:left w:w="100" w:type="dxa"/>
              <w:bottom w:w="100" w:type="dxa"/>
              <w:right w:w="100" w:type="dxa"/>
            </w:tcMar>
          </w:tcPr>
          <w:p w14:paraId="7A08B6AB"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w:t>
            </w:r>
          </w:p>
        </w:tc>
        <w:tc>
          <w:tcPr>
            <w:tcW w:w="3118" w:type="dxa"/>
            <w:tcBorders>
              <w:bottom w:val="single" w:sz="8" w:space="0" w:color="000000"/>
            </w:tcBorders>
            <w:shd w:val="clear" w:color="auto" w:fill="B3B3B3"/>
            <w:tcMar>
              <w:top w:w="100" w:type="dxa"/>
              <w:left w:w="100" w:type="dxa"/>
              <w:bottom w:w="100" w:type="dxa"/>
              <w:right w:w="100" w:type="dxa"/>
            </w:tcMar>
          </w:tcPr>
          <w:p w14:paraId="3B54BA34"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Maximum Impact</w:t>
            </w:r>
          </w:p>
        </w:tc>
        <w:tc>
          <w:tcPr>
            <w:tcW w:w="3544" w:type="dxa"/>
            <w:tcBorders>
              <w:bottom w:val="single" w:sz="8" w:space="0" w:color="000000"/>
            </w:tcBorders>
            <w:shd w:val="clear" w:color="auto" w:fill="B3B3B3"/>
            <w:tcMar>
              <w:top w:w="100" w:type="dxa"/>
              <w:left w:w="100" w:type="dxa"/>
              <w:bottom w:w="100" w:type="dxa"/>
              <w:right w:w="100" w:type="dxa"/>
            </w:tcMar>
          </w:tcPr>
          <w:p w14:paraId="3C782EF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Realistic Impact</w:t>
            </w:r>
          </w:p>
        </w:tc>
        <w:tc>
          <w:tcPr>
            <w:tcW w:w="2268" w:type="dxa"/>
            <w:tcBorders>
              <w:bottom w:val="single" w:sz="8" w:space="0" w:color="000000"/>
            </w:tcBorders>
            <w:shd w:val="clear" w:color="auto" w:fill="B3B3B3"/>
            <w:tcMar>
              <w:top w:w="100" w:type="dxa"/>
              <w:left w:w="100" w:type="dxa"/>
              <w:bottom w:w="100" w:type="dxa"/>
              <w:right w:w="100" w:type="dxa"/>
            </w:tcMar>
          </w:tcPr>
          <w:p w14:paraId="69AD830E"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Cost </w:t>
            </w:r>
          </w:p>
          <w:p w14:paraId="40899012"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(2013 </w:t>
            </w:r>
            <w:commentRangeStart w:id="21"/>
            <w:r w:rsidRPr="008D305E">
              <w:rPr>
                <w:b/>
                <w:color w:val="auto"/>
                <w:sz w:val="16"/>
                <w:szCs w:val="16"/>
              </w:rPr>
              <w:t>USD</w:t>
            </w:r>
            <w:commentRangeEnd w:id="21"/>
            <w:r w:rsidR="00823189">
              <w:rPr>
                <w:rStyle w:val="CommentReference"/>
              </w:rPr>
              <w:commentReference w:id="21"/>
            </w:r>
            <w:r w:rsidRPr="008D305E">
              <w:rPr>
                <w:b/>
                <w:color w:val="auto"/>
                <w:sz w:val="16"/>
                <w:szCs w:val="16"/>
              </w:rPr>
              <w:t>)</w:t>
            </w:r>
          </w:p>
        </w:tc>
      </w:tr>
      <w:tr w:rsidR="00260E0F" w14:paraId="4D7758CE" w14:textId="77777777" w:rsidTr="00021165">
        <w:trPr>
          <w:trHeight w:val="600"/>
        </w:trPr>
        <w:tc>
          <w:tcPr>
            <w:tcW w:w="3402" w:type="dxa"/>
            <w:vMerge w:val="restart"/>
            <w:shd w:val="clear" w:color="auto" w:fill="auto"/>
            <w:tcMar>
              <w:top w:w="100" w:type="dxa"/>
              <w:left w:w="100" w:type="dxa"/>
              <w:bottom w:w="100" w:type="dxa"/>
              <w:right w:w="100" w:type="dxa"/>
            </w:tcMar>
          </w:tcPr>
          <w:p w14:paraId="6806BBFD" w14:textId="77777777" w:rsidR="00260E0F" w:rsidRPr="008D305E" w:rsidRDefault="00260E0F" w:rsidP="00823189">
            <w:pPr>
              <w:pStyle w:val="normal0"/>
              <w:spacing w:line="240" w:lineRule="auto"/>
              <w:contextualSpacing w:val="0"/>
              <w:jc w:val="left"/>
              <w:rPr>
                <w:sz w:val="16"/>
                <w:szCs w:val="16"/>
              </w:rPr>
            </w:pPr>
            <w:r>
              <w:rPr>
                <w:sz w:val="16"/>
                <w:szCs w:val="16"/>
              </w:rPr>
              <w:t>Individuals are</w:t>
            </w:r>
            <w:ins w:id="22" w:author="Tim Hallett" w:date="2015-01-28T08:33:00Z">
              <w:r w:rsidR="00823189">
                <w:rPr>
                  <w:sz w:val="16"/>
                  <w:szCs w:val="16"/>
                </w:rPr>
                <w:t xml:space="preserve"> initially</w:t>
              </w:r>
            </w:ins>
            <w:r>
              <w:rPr>
                <w:sz w:val="16"/>
                <w:szCs w:val="16"/>
              </w:rPr>
              <w:t xml:space="preserve"> unaware of their HIV </w:t>
            </w:r>
            <w:del w:id="23" w:author="Tim Hallett" w:date="2015-01-28T08:33:00Z">
              <w:r w:rsidDel="00823189">
                <w:rPr>
                  <w:sz w:val="16"/>
                  <w:szCs w:val="16"/>
                </w:rPr>
                <w:delText>status</w:delText>
              </w:r>
            </w:del>
            <w:ins w:id="24" w:author="Tim Hallett" w:date="2015-01-28T08:33:00Z">
              <w:r w:rsidR="00823189">
                <w:rPr>
                  <w:sz w:val="16"/>
                  <w:szCs w:val="16"/>
                </w:rPr>
                <w:t>infection</w:t>
              </w:r>
            </w:ins>
            <w:r>
              <w:rPr>
                <w:sz w:val="16"/>
                <w:szCs w:val="16"/>
              </w:rPr>
              <w:t xml:space="preserve">. At baseline, the mean time for an individual to test through VCT is 7.2 years. Additionally individuals may test through PICT, </w:t>
            </w:r>
            <w:del w:id="25" w:author="Tim Hallett" w:date="2015-01-28T08:33:00Z">
              <w:r w:rsidDel="00823189">
                <w:rPr>
                  <w:sz w:val="16"/>
                  <w:szCs w:val="16"/>
                </w:rPr>
                <w:delText xml:space="preserve">but </w:delText>
              </w:r>
            </w:del>
            <w:ins w:id="26" w:author="Tim Hallett" w:date="2015-01-28T08:33:00Z">
              <w:r w:rsidR="00823189">
                <w:rPr>
                  <w:sz w:val="16"/>
                  <w:szCs w:val="16"/>
                </w:rPr>
                <w:t xml:space="preserve">and </w:t>
              </w:r>
            </w:ins>
            <w:r>
              <w:rPr>
                <w:sz w:val="16"/>
                <w:szCs w:val="16"/>
              </w:rPr>
              <w:t xml:space="preserve">the time to test varies depending on </w:t>
            </w:r>
            <w:ins w:id="27" w:author="Tim Hallett" w:date="2015-01-28T08:33:00Z">
              <w:r w:rsidR="00823189">
                <w:rPr>
                  <w:sz w:val="16"/>
                  <w:szCs w:val="16"/>
                </w:rPr>
                <w:t xml:space="preserve">prior </w:t>
              </w:r>
            </w:ins>
            <w:r>
              <w:rPr>
                <w:sz w:val="16"/>
                <w:szCs w:val="16"/>
              </w:rPr>
              <w:t>health care experience and symptoms</w:t>
            </w:r>
            <w:ins w:id="28" w:author="Tim Hallett" w:date="2015-01-28T08:33:00Z">
              <w:r w:rsidR="00823189">
                <w:rPr>
                  <w:sz w:val="16"/>
                  <w:szCs w:val="16"/>
                </w:rPr>
                <w:t xml:space="preserve">: </w:t>
              </w:r>
            </w:ins>
            <w:del w:id="29" w:author="Tim Hallett" w:date="2015-01-28T08:33:00Z">
              <w:r w:rsidDel="00823189">
                <w:rPr>
                  <w:sz w:val="16"/>
                  <w:szCs w:val="16"/>
                </w:rPr>
                <w:delText xml:space="preserve">. </w:delText>
              </w:r>
            </w:del>
            <w:r>
              <w:rPr>
                <w:sz w:val="16"/>
                <w:szCs w:val="16"/>
              </w:rPr>
              <w:t>Asymptomatic and no previous care experience = 15.6 years. Asymptomatic and diagnosed = 11 years. Asymptomatic and aware of CD4 count = 5 years. Symptomatic = 1.5 years.</w:t>
            </w:r>
          </w:p>
        </w:tc>
        <w:tc>
          <w:tcPr>
            <w:tcW w:w="1134" w:type="dxa"/>
            <w:vMerge w:val="restart"/>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shd w:val="clear" w:color="auto" w:fill="auto"/>
            <w:tcMar>
              <w:top w:w="100" w:type="dxa"/>
              <w:left w:w="100" w:type="dxa"/>
              <w:bottom w:w="100" w:type="dxa"/>
              <w:right w:w="100" w:type="dxa"/>
            </w:tcMar>
          </w:tcPr>
          <w:p w14:paraId="2D64ED4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5</w:t>
            </w:r>
            <w:del w:id="30" w:author="Tim Hallett" w:date="2015-01-28T08:34:00Z">
              <w:r w:rsidRPr="008D305E" w:rsidDel="00823189">
                <w:rPr>
                  <w:sz w:val="16"/>
                  <w:szCs w:val="16"/>
                </w:rPr>
                <w:delText>.4</w:delText>
              </w:r>
            </w:del>
            <w:r w:rsidRPr="008D305E">
              <w:rPr>
                <w:sz w:val="16"/>
                <w:szCs w:val="16"/>
              </w:rPr>
              <w:t xml:space="preserve">% linked if </w:t>
            </w:r>
            <w:r>
              <w:rPr>
                <w:sz w:val="16"/>
                <w:szCs w:val="16"/>
              </w:rPr>
              <w:t xml:space="preserve">had not previously been </w:t>
            </w:r>
            <w:r w:rsidRPr="008D305E">
              <w:rPr>
                <w:sz w:val="16"/>
                <w:szCs w:val="16"/>
              </w:rPr>
              <w:t>diagnosed, else 25%.</w:t>
            </w:r>
          </w:p>
        </w:tc>
        <w:tc>
          <w:tcPr>
            <w:tcW w:w="2268" w:type="dxa"/>
            <w:shd w:val="clear" w:color="auto" w:fill="auto"/>
            <w:tcMar>
              <w:top w:w="100" w:type="dxa"/>
              <w:left w:w="100" w:type="dxa"/>
              <w:bottom w:w="100" w:type="dxa"/>
              <w:right w:w="100" w:type="dxa"/>
            </w:tcMar>
          </w:tcPr>
          <w:p w14:paraId="13EEDBEA" w14:textId="517653E4"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11631F">
              <w:rPr>
                <w:sz w:val="12"/>
                <w:szCs w:val="12"/>
              </w:rPr>
              <w:instrText xml:space="preserve"> ADDIN PAPERS2_CITATIONS &lt;citation&gt;&lt;uuid&gt;14973B8F-936E-440E-9ACB-D061A6387288&lt;/uuid&gt;&lt;priority&gt;15&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5AC194EA"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11631F">
              <w:rPr>
                <w:sz w:val="12"/>
                <w:szCs w:val="12"/>
              </w:rPr>
              <w:instrText xml:space="preserve"> ADDIN PAPERS2_CITATIONS &lt;citation&gt;&lt;uuid&gt;70253850-2729-4602-988C-2DA7B43F6241&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11631F">
              <w:rPr>
                <w:sz w:val="12"/>
                <w:szCs w:val="12"/>
              </w:rPr>
              <w:instrText xml:space="preserve"> ADDIN PAPERS2_CITATIONS &lt;citation&gt;&lt;uuid&gt;C74E2C1B-4459-404F-A899-DE8712317065&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11631F">
              <w:rPr>
                <w:sz w:val="12"/>
                <w:szCs w:val="12"/>
              </w:rPr>
              <w:instrText xml:space="preserve"> ADDIN PAPERS2_CITATIONS &lt;citation&gt;&lt;uuid&gt;3A79E841-288D-49F4-BCB9-9EC77AF794C7&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0BA50A87"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11631F">
              <w:rPr>
                <w:sz w:val="12"/>
                <w:szCs w:val="12"/>
              </w:rPr>
              <w:instrText xml:space="preserve"> ADDIN PAPERS2_CITATIONS &lt;citation&gt;&lt;uuid&gt;DDDED47E-B0D3-485C-9171-26C0543172AB&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11631F">
              <w:rPr>
                <w:sz w:val="12"/>
                <w:szCs w:val="12"/>
              </w:rPr>
              <w:instrText xml:space="preserve"> ADDIN PAPERS2_CITATIONS &lt;citation&gt;&lt;uuid&gt;823DD128-6E44-4D99-A404-EA8FE8823D53&lt;/uuid&gt;&lt;priority&gt;20&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77777777" w:rsidR="00260E0F" w:rsidRPr="008D305E" w:rsidRDefault="00260E0F" w:rsidP="00B119AB">
            <w:pPr>
              <w:pStyle w:val="normal0"/>
              <w:spacing w:line="240" w:lineRule="auto"/>
              <w:contextualSpacing w:val="0"/>
              <w:jc w:val="left"/>
              <w:rPr>
                <w:sz w:val="16"/>
                <w:szCs w:val="16"/>
              </w:rPr>
            </w:pPr>
            <w:r>
              <w:rPr>
                <w:sz w:val="16"/>
                <w:szCs w:val="16"/>
              </w:rPr>
              <w:t>I</w:t>
            </w:r>
            <w:ins w:id="31" w:author="Tim Hallett" w:date="2015-01-28T08:34:00Z">
              <w:r w:rsidR="00823189">
                <w:rPr>
                  <w:sz w:val="16"/>
                  <w:szCs w:val="16"/>
                </w:rPr>
                <w:t>n some cases, i</w:t>
              </w:r>
            </w:ins>
            <w:r>
              <w:rPr>
                <w:sz w:val="16"/>
                <w:szCs w:val="16"/>
              </w:rPr>
              <w:t xml:space="preserve">ndividuals are not connecting to care </w:t>
            </w:r>
            <w:ins w:id="32" w:author="Tim Hallett" w:date="2015-01-28T08:34:00Z">
              <w:r w:rsidR="00823189">
                <w:rPr>
                  <w:sz w:val="16"/>
                  <w:szCs w:val="16"/>
                </w:rPr>
                <w:t xml:space="preserve">following </w:t>
              </w:r>
            </w:ins>
            <w:ins w:id="33" w:author="Tim Hallett" w:date="2015-01-28T08:35:00Z">
              <w:r w:rsidR="00823189">
                <w:rPr>
                  <w:sz w:val="16"/>
                  <w:szCs w:val="16"/>
                </w:rPr>
                <w:t>diagnosis</w:t>
              </w:r>
            </w:ins>
            <w:ins w:id="34" w:author="Tim Hallett" w:date="2015-01-28T08:34:00Z">
              <w:r w:rsidR="00823189">
                <w:rPr>
                  <w:sz w:val="16"/>
                  <w:szCs w:val="16"/>
                </w:rPr>
                <w:t xml:space="preserve"> </w:t>
              </w:r>
            </w:ins>
            <w:r>
              <w:rPr>
                <w:sz w:val="16"/>
                <w:szCs w:val="16"/>
              </w:rPr>
              <w:t xml:space="preserve">in timely manner. At baseline, 60% of patients tested through VCT or PICT successfully link to </w:t>
            </w:r>
            <w:commentRangeStart w:id="35"/>
            <w:r>
              <w:rPr>
                <w:sz w:val="16"/>
                <w:szCs w:val="16"/>
              </w:rPr>
              <w:t>care</w:t>
            </w:r>
            <w:commentRangeEnd w:id="35"/>
            <w:r w:rsidR="00823189">
              <w:rPr>
                <w:rStyle w:val="CommentReference"/>
              </w:rPr>
              <w:commentReference w:id="35"/>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commentRangeStart w:id="36"/>
            <w:commentRangeStart w:id="37"/>
            <w:r w:rsidRPr="00EE6BE4">
              <w:rPr>
                <w:sz w:val="12"/>
                <w:szCs w:val="12"/>
              </w:rPr>
              <w:t>No additional costs applied.</w:t>
            </w:r>
            <w:commentRangeEnd w:id="36"/>
            <w:r w:rsidRPr="00EE6BE4">
              <w:rPr>
                <w:rStyle w:val="CommentReference"/>
                <w:sz w:val="12"/>
                <w:szCs w:val="12"/>
              </w:rPr>
              <w:commentReference w:id="36"/>
            </w:r>
            <w:commentRangeEnd w:id="37"/>
            <w:r w:rsidR="007D5486">
              <w:rPr>
                <w:rStyle w:val="CommentReference"/>
              </w:rPr>
              <w:commentReference w:id="37"/>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commentRangeStart w:id="38"/>
            <w:commentRangeStart w:id="39"/>
            <w:r w:rsidRPr="008D305E">
              <w:rPr>
                <w:sz w:val="16"/>
                <w:szCs w:val="16"/>
              </w:rPr>
              <w:t>At VCT testing, a POC CD4 test is given to patients reducing the risk of not linking to 0%.</w:t>
            </w:r>
            <w:commentRangeEnd w:id="38"/>
            <w:r>
              <w:rPr>
                <w:rStyle w:val="CommentReference"/>
              </w:rPr>
              <w:commentReference w:id="38"/>
            </w:r>
            <w:commentRangeEnd w:id="39"/>
            <w:r w:rsidR="003A1A60">
              <w:rPr>
                <w:rStyle w:val="CommentReference"/>
              </w:rPr>
              <w:commentReference w:id="39"/>
            </w:r>
          </w:p>
        </w:tc>
        <w:tc>
          <w:tcPr>
            <w:tcW w:w="2268" w:type="dxa"/>
            <w:shd w:val="clear" w:color="auto" w:fill="auto"/>
            <w:tcMar>
              <w:top w:w="100" w:type="dxa"/>
              <w:left w:w="100" w:type="dxa"/>
              <w:bottom w:w="100" w:type="dxa"/>
              <w:right w:w="100" w:type="dxa"/>
            </w:tcMar>
          </w:tcPr>
          <w:p w14:paraId="6F8C7E8D" w14:textId="23F6D83B"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11631F">
              <w:rPr>
                <w:sz w:val="12"/>
                <w:szCs w:val="12"/>
              </w:rPr>
              <w:instrText xml:space="preserve"> ADDIN PAPERS2_CITATIONS &lt;citation&gt;&lt;uuid&gt;F02BE603-A7EF-4580-8366-0DE57F5E4F4E&lt;/uuid&gt;&lt;priority&gt;21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11631F">
              <w:rPr>
                <w:sz w:val="12"/>
                <w:szCs w:val="12"/>
              </w:rPr>
              <w:instrText xml:space="preserve"> ADDIN PAPERS2_CITATIONS &lt;citation&gt;&lt;uuid&gt;FCCD05BC-08DB-44DC-9253-39F956DD065A&lt;/uuid&gt;&lt;priority&gt;22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11631F">
              <w:rPr>
                <w:sz w:val="12"/>
                <w:szCs w:val="12"/>
              </w:rPr>
              <w:instrText xml:space="preserve"> ADDIN PAPERS2_CITATIONS &lt;citation&gt;&lt;uuid&gt;DCA1584A-1BA4-4D68-BFF4-3ADB3C81BDAA&lt;/uuid&gt;&lt;priority&gt;23&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77777777" w:rsidR="00260E0F" w:rsidRPr="008D305E" w:rsidRDefault="00260E0F" w:rsidP="00623179">
            <w:pPr>
              <w:pStyle w:val="normal0"/>
              <w:spacing w:line="240" w:lineRule="auto"/>
              <w:contextualSpacing w:val="0"/>
              <w:jc w:val="left"/>
              <w:rPr>
                <w:sz w:val="16"/>
                <w:szCs w:val="16"/>
              </w:rPr>
            </w:pPr>
            <w:r>
              <w:rPr>
                <w:sz w:val="16"/>
                <w:szCs w:val="16"/>
              </w:rPr>
              <w:t xml:space="preserve">Individuals </w:t>
            </w:r>
            <w:ins w:id="40" w:author="Tim Hallett" w:date="2015-01-28T08:35:00Z">
              <w:r w:rsidR="00623179">
                <w:rPr>
                  <w:sz w:val="16"/>
                  <w:szCs w:val="16"/>
                </w:rPr>
                <w:t xml:space="preserve">that have linked to </w:t>
              </w:r>
            </w:ins>
            <w:del w:id="41" w:author="Tim Hallett" w:date="2015-01-28T08:35:00Z">
              <w:r w:rsidDel="00623179">
                <w:rPr>
                  <w:sz w:val="16"/>
                  <w:szCs w:val="16"/>
                </w:rPr>
                <w:delText xml:space="preserve">engage with </w:delText>
              </w:r>
            </w:del>
            <w:r>
              <w:rPr>
                <w:sz w:val="16"/>
                <w:szCs w:val="16"/>
              </w:rPr>
              <w:t xml:space="preserve">care </w:t>
            </w:r>
            <w:del w:id="42" w:author="Tim Hallett" w:date="2015-01-28T08:35:00Z">
              <w:r w:rsidDel="00623179">
                <w:rPr>
                  <w:sz w:val="16"/>
                  <w:szCs w:val="16"/>
                </w:rPr>
                <w:delText>but are</w:delText>
              </w:r>
            </w:del>
            <w:ins w:id="43" w:author="Tim Hallett" w:date="2015-01-28T08:35:00Z">
              <w:r w:rsidR="00623179">
                <w:rPr>
                  <w:sz w:val="16"/>
                  <w:szCs w:val="16"/>
                </w:rPr>
                <w:t>can sometimes</w:t>
              </w:r>
            </w:ins>
            <w:r>
              <w:rPr>
                <w:sz w:val="16"/>
                <w:szCs w:val="16"/>
              </w:rPr>
              <w:t xml:space="preserve"> subsequently </w:t>
            </w:r>
            <w:del w:id="44" w:author="Tim Hallett" w:date="2015-01-28T08:36:00Z">
              <w:r w:rsidDel="00623179">
                <w:rPr>
                  <w:sz w:val="16"/>
                  <w:szCs w:val="16"/>
                </w:rPr>
                <w:delText xml:space="preserve">lost </w:delText>
              </w:r>
            </w:del>
            <w:ins w:id="45" w:author="Tim Hallett" w:date="2015-01-28T08:36:00Z">
              <w:r w:rsidR="00623179">
                <w:rPr>
                  <w:sz w:val="16"/>
                  <w:szCs w:val="16"/>
                </w:rPr>
                <w:t xml:space="preserve">disengage </w:t>
              </w:r>
            </w:ins>
            <w:r>
              <w:rPr>
                <w:sz w:val="16"/>
                <w:szCs w:val="16"/>
              </w:rPr>
              <w:t xml:space="preserve">prior to starting treatment. On average at baseline, for every CD4 test 56% of patients </w:t>
            </w:r>
            <w:del w:id="46" w:author="Tim Hallett" w:date="2015-01-28T08:36:00Z">
              <w:r w:rsidDel="00623179">
                <w:rPr>
                  <w:sz w:val="16"/>
                  <w:szCs w:val="16"/>
                </w:rPr>
                <w:delText>are lost</w:delText>
              </w:r>
            </w:del>
            <w:ins w:id="47" w:author="Tim Hallett" w:date="2015-01-28T08:36:00Z">
              <w:r w:rsidR="00623179">
                <w:rPr>
                  <w:sz w:val="16"/>
                  <w:szCs w:val="16"/>
                </w:rPr>
                <w:t>disengage</w:t>
              </w:r>
            </w:ins>
            <w:r>
              <w:rPr>
                <w:sz w:val="16"/>
                <w:szCs w:val="16"/>
              </w:rPr>
              <w:t xml:space="preserve"> from care before receiving their results. On the day of a CD4 test result appointment, 20% of patients </w:t>
            </w:r>
            <w:del w:id="48" w:author="Tim Hallett" w:date="2015-01-28T08:36:00Z">
              <w:r w:rsidDel="00623179">
                <w:rPr>
                  <w:sz w:val="16"/>
                  <w:szCs w:val="16"/>
                </w:rPr>
                <w:delText>fail to</w:delText>
              </w:r>
            </w:del>
            <w:ins w:id="49" w:author="Tim Hallett" w:date="2015-01-28T08:36:00Z">
              <w:r w:rsidR="00623179">
                <w:rPr>
                  <w:sz w:val="16"/>
                  <w:szCs w:val="16"/>
                </w:rPr>
                <w:t>do not</w:t>
              </w:r>
            </w:ins>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722C6DE1"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11631F">
              <w:rPr>
                <w:sz w:val="12"/>
                <w:szCs w:val="12"/>
              </w:rPr>
              <w:instrText xml:space="preserve"> ADDIN PAPERS2_CITATIONS &lt;citation&gt;&lt;uuid&gt;FF1A0C5E-38B1-4A07-90CE-C4B6D242DB33&lt;/uuid&gt;&lt;priority&gt;24&lt;/priority&gt;&lt;publications&gt;&lt;publication&gt;&lt;uuid&gt;4A882BF9-DB3B-4DCE-8BE7-D1CA4B2C940B&lt;/uuid&gt;&lt;volume&gt;15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POC</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24E2B756"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11631F">
              <w:rPr>
                <w:sz w:val="12"/>
                <w:szCs w:val="12"/>
              </w:rPr>
              <w:instrText xml:space="preserve"> ADDIN PAPERS2_CITATIONS &lt;citation&gt;&lt;uuid&gt;F4552EE2-57E0-4FC0-B7FD-694CC754CABE&lt;/uuid&gt;&lt;priority&gt;25&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11631F">
              <w:rPr>
                <w:sz w:val="12"/>
                <w:szCs w:val="12"/>
              </w:rPr>
              <w:instrText xml:space="preserve"> ADDIN PAPERS2_CITATIONS &lt;citation&gt;&lt;uuid&gt;8643BB79-4D40-4B86-841F-A3D5403826BB&lt;/uuid&gt;&lt;priority&gt;26&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77777777"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del w:id="50" w:author="Tim Hallett" w:date="2015-01-28T08:37:00Z">
              <w:r w:rsidDel="00623179">
                <w:rPr>
                  <w:sz w:val="16"/>
                  <w:szCs w:val="16"/>
                </w:rPr>
                <w:delText>drop out of</w:delText>
              </w:r>
            </w:del>
            <w:ins w:id="51" w:author="Tim Hallett" w:date="2015-01-28T08:37:00Z">
              <w:r w:rsidR="00623179">
                <w:rPr>
                  <w:sz w:val="16"/>
                  <w:szCs w:val="16"/>
                </w:rPr>
                <w:t>disengage from</w:t>
              </w:r>
            </w:ins>
            <w:r>
              <w:rPr>
                <w:sz w:val="16"/>
                <w:szCs w:val="16"/>
              </w:rPr>
              <w:t xml:space="preserve"> care. At baseline, 8% dropout in the first year of ART and 5%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1AF4ACEB"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11631F">
              <w:rPr>
                <w:sz w:val="12"/>
                <w:szCs w:val="12"/>
              </w:rPr>
              <w:instrText xml:space="preserve"> ADDIN PAPERS2_CITATIONS &lt;citation&gt;&lt;uuid&gt;033E632F-ADDC-44B6-A55B-B67CF0C0F225&lt;/uuid&gt;&lt;priority&gt;27&lt;/priority&gt;&lt;publications&gt;&lt;publication&gt;&lt;uuid&gt;4A882BF9-DB3B-4DCE-8BE7-D1CA4B2C940B&lt;/uuid&gt;&lt;volume&gt;15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7777777" w:rsidR="00260E0F" w:rsidRPr="008D305E" w:rsidRDefault="00260E0F" w:rsidP="00B119AB">
            <w:pPr>
              <w:pStyle w:val="normal0"/>
              <w:spacing w:line="240" w:lineRule="auto"/>
              <w:contextualSpacing w:val="0"/>
              <w:jc w:val="left"/>
              <w:rPr>
                <w:sz w:val="16"/>
                <w:szCs w:val="16"/>
              </w:rPr>
            </w:pPr>
            <w:del w:id="52" w:author="Tim Hallett" w:date="2015-01-28T08:37:00Z">
              <w:r w:rsidDel="00623179">
                <w:rPr>
                  <w:sz w:val="16"/>
                  <w:szCs w:val="16"/>
                </w:rPr>
                <w:delText>Individuals initiate ART but only 75% adhere to treatment.</w:delText>
              </w:r>
            </w:del>
            <w:ins w:id="53" w:author="Tim Hallett" w:date="2015-01-28T08:37:00Z">
              <w:r w:rsidR="00623179">
                <w:rPr>
                  <w:sz w:val="16"/>
                  <w:szCs w:val="16"/>
                </w:rPr>
                <w:t>Some individuals on ART do not adhere sufficiently to fully benefit from effects of ART.</w:t>
              </w:r>
            </w:ins>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31BD9E0E"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11631F">
              <w:rPr>
                <w:sz w:val="12"/>
                <w:szCs w:val="12"/>
              </w:rPr>
              <w:instrText xml:space="preserve"> ADDIN PAPERS2_CITATIONS &lt;citation&gt;&lt;uuid&gt;4A344AE6-241F-4227-A269-CA87FD0D7F96&lt;/uuid&gt;&lt;priority&gt;28&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77777777"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 xml:space="preserve">Universal Test </w:t>
            </w:r>
            <w:r w:rsidRPr="009C6BD8">
              <w:rPr>
                <w:b/>
                <w:i/>
                <w:sz w:val="16"/>
                <w:szCs w:val="16"/>
              </w:rPr>
              <w:lastRenderedPageBreak/>
              <w:t>&amp; Treat</w:t>
            </w:r>
          </w:p>
        </w:tc>
        <w:tc>
          <w:tcPr>
            <w:tcW w:w="3118" w:type="dxa"/>
            <w:shd w:val="clear" w:color="auto" w:fill="auto"/>
            <w:tcMar>
              <w:top w:w="100" w:type="dxa"/>
              <w:left w:w="100" w:type="dxa"/>
              <w:bottom w:w="100" w:type="dxa"/>
              <w:right w:w="100" w:type="dxa"/>
            </w:tcMar>
          </w:tcPr>
          <w:p w14:paraId="212FF4DC" w14:textId="77777777" w:rsidR="00260E0F" w:rsidRPr="008D305E" w:rsidRDefault="00260E0F" w:rsidP="00B119AB">
            <w:pPr>
              <w:pStyle w:val="normal0"/>
              <w:spacing w:line="240" w:lineRule="auto"/>
              <w:contextualSpacing w:val="0"/>
              <w:jc w:val="left"/>
              <w:rPr>
                <w:sz w:val="16"/>
                <w:szCs w:val="16"/>
              </w:rPr>
            </w:pPr>
            <w:commentRangeStart w:id="54"/>
            <w:r w:rsidRPr="008D305E">
              <w:rPr>
                <w:sz w:val="16"/>
                <w:szCs w:val="16"/>
              </w:rPr>
              <w:lastRenderedPageBreak/>
              <w:t>Immediate ART &amp; HBCT</w:t>
            </w:r>
            <w:commentRangeEnd w:id="54"/>
            <w:r>
              <w:rPr>
                <w:rStyle w:val="CommentReference"/>
              </w:rPr>
              <w:commentReference w:id="54"/>
            </w:r>
            <w:r w:rsidR="008403D4">
              <w:rPr>
                <w:sz w:val="16"/>
                <w:szCs w:val="16"/>
              </w:rPr>
              <w:t xml:space="preserve"> </w:t>
            </w:r>
            <w:commentRangeStart w:id="55"/>
            <w:r w:rsidR="008403D4">
              <w:rPr>
                <w:sz w:val="16"/>
                <w:szCs w:val="16"/>
              </w:rPr>
              <w:t xml:space="preserve">(every four </w:t>
            </w:r>
            <w:r w:rsidR="008403D4">
              <w:rPr>
                <w:sz w:val="16"/>
                <w:szCs w:val="16"/>
              </w:rPr>
              <w:lastRenderedPageBreak/>
              <w:t>years, 90% coverage. 5</w:t>
            </w:r>
            <w:del w:id="56" w:author="Tim Hallett" w:date="2015-01-28T08:37:00Z">
              <w:r w:rsidR="008403D4" w:rsidDel="00623179">
                <w:rPr>
                  <w:sz w:val="16"/>
                  <w:szCs w:val="16"/>
                </w:rPr>
                <w:delText>.4</w:delText>
              </w:r>
            </w:del>
            <w:r w:rsidR="008403D4">
              <w:rPr>
                <w:sz w:val="16"/>
                <w:szCs w:val="16"/>
              </w:rPr>
              <w:t xml:space="preserve">% linked if had not previously been diagnosed, else </w:t>
            </w:r>
            <w:commentRangeStart w:id="57"/>
            <w:r w:rsidR="008403D4">
              <w:rPr>
                <w:sz w:val="16"/>
                <w:szCs w:val="16"/>
              </w:rPr>
              <w:t>25</w:t>
            </w:r>
            <w:commentRangeEnd w:id="57"/>
            <w:r w:rsidR="00623179">
              <w:rPr>
                <w:rStyle w:val="CommentReference"/>
              </w:rPr>
              <w:commentReference w:id="57"/>
            </w:r>
            <w:r w:rsidR="008403D4">
              <w:rPr>
                <w:sz w:val="16"/>
                <w:szCs w:val="16"/>
              </w:rPr>
              <w:t>%).</w:t>
            </w:r>
            <w:commentRangeEnd w:id="55"/>
            <w:r w:rsidR="00341091">
              <w:rPr>
                <w:rStyle w:val="CommentReference"/>
              </w:rPr>
              <w:commentReference w:id="55"/>
            </w:r>
          </w:p>
        </w:tc>
        <w:tc>
          <w:tcPr>
            <w:tcW w:w="3544" w:type="dxa"/>
            <w:shd w:val="clear" w:color="auto" w:fill="auto"/>
            <w:tcMar>
              <w:top w:w="100" w:type="dxa"/>
              <w:left w:w="100" w:type="dxa"/>
              <w:bottom w:w="100" w:type="dxa"/>
              <w:right w:w="100" w:type="dxa"/>
            </w:tcMar>
          </w:tcPr>
          <w:p w14:paraId="47D15923" w14:textId="77777777" w:rsidR="00260E0F" w:rsidRPr="008D305E" w:rsidRDefault="00260E0F" w:rsidP="00E53362">
            <w:pPr>
              <w:pStyle w:val="normal0"/>
              <w:spacing w:line="240" w:lineRule="auto"/>
              <w:contextualSpacing w:val="0"/>
              <w:jc w:val="left"/>
              <w:rPr>
                <w:sz w:val="16"/>
                <w:szCs w:val="16"/>
              </w:rPr>
            </w:pPr>
            <w:r w:rsidRPr="008D305E">
              <w:rPr>
                <w:sz w:val="16"/>
                <w:szCs w:val="16"/>
              </w:rPr>
              <w:lastRenderedPageBreak/>
              <w:t>Immediate ART &amp; HBCT</w:t>
            </w:r>
            <w:r w:rsidR="0063026B">
              <w:rPr>
                <w:sz w:val="16"/>
                <w:szCs w:val="16"/>
              </w:rPr>
              <w:t xml:space="preserve"> (every four years, </w:t>
            </w:r>
            <w:r w:rsidR="0063026B">
              <w:rPr>
                <w:sz w:val="16"/>
                <w:szCs w:val="16"/>
              </w:rPr>
              <w:lastRenderedPageBreak/>
              <w:t>90% coverage. 5</w:t>
            </w:r>
            <w:del w:id="58" w:author="Tim Hallett" w:date="2015-01-28T08:37:00Z">
              <w:r w:rsidR="0063026B" w:rsidDel="00623179">
                <w:rPr>
                  <w:sz w:val="16"/>
                  <w:szCs w:val="16"/>
                </w:rPr>
                <w:delText>.4</w:delText>
              </w:r>
            </w:del>
            <w:r w:rsidR="0063026B">
              <w:rPr>
                <w:sz w:val="16"/>
                <w:szCs w:val="16"/>
              </w:rPr>
              <w:t xml:space="preserve">% linked if had not previously </w:t>
            </w:r>
            <w:commentRangeStart w:id="59"/>
            <w:r w:rsidR="0063026B">
              <w:rPr>
                <w:sz w:val="16"/>
                <w:szCs w:val="16"/>
              </w:rPr>
              <w:t>been diagnosed, else 25%)</w:t>
            </w:r>
            <w:commentRangeStart w:id="60"/>
            <w:r w:rsidRPr="008D305E">
              <w:rPr>
                <w:sz w:val="16"/>
                <w:szCs w:val="16"/>
              </w:rPr>
              <w:t xml:space="preserve">, </w:t>
            </w:r>
            <w:commentRangeStart w:id="61"/>
            <w:r w:rsidRPr="008D305E">
              <w:rPr>
                <w:sz w:val="16"/>
                <w:szCs w:val="16"/>
              </w:rPr>
              <w:t>but</w:t>
            </w:r>
            <w:ins w:id="62" w:author="Tim Hallett" w:date="2015-01-28T08:40:00Z">
              <w:r w:rsidR="00E53362">
                <w:rPr>
                  <w:sz w:val="16"/>
                  <w:szCs w:val="16"/>
                </w:rPr>
                <w:t xml:space="preserve"> 20% do not link </w:t>
              </w:r>
              <w:r w:rsidR="000D0A61">
                <w:rPr>
                  <w:sz w:val="16"/>
                  <w:szCs w:val="16"/>
                </w:rPr>
                <w:t xml:space="preserve">and </w:t>
              </w:r>
            </w:ins>
            <w:ins w:id="63" w:author="Tim Hallett" w:date="2015-01-28T08:41:00Z">
              <w:r w:rsidR="00E53362">
                <w:rPr>
                  <w:sz w:val="16"/>
                  <w:szCs w:val="16"/>
                </w:rPr>
                <w:t xml:space="preserve">a further </w:t>
              </w:r>
            </w:ins>
            <w:ins w:id="64" w:author="Tim Hallett" w:date="2015-01-28T08:40:00Z">
              <w:r w:rsidR="000D0A61">
                <w:rPr>
                  <w:sz w:val="16"/>
                  <w:szCs w:val="16"/>
                </w:rPr>
                <w:t xml:space="preserve">20% </w:t>
              </w:r>
            </w:ins>
            <w:ins w:id="65" w:author="Tim Hallett" w:date="2015-01-28T08:41:00Z">
              <w:r w:rsidR="00E53362">
                <w:rPr>
                  <w:sz w:val="16"/>
                  <w:szCs w:val="16"/>
                </w:rPr>
                <w:t>link to care but defer ART until their CD4 cell count reaches 350 cells/microlitre</w:t>
              </w:r>
            </w:ins>
            <w:ins w:id="66" w:author="Tim Hallett" w:date="2015-01-28T08:40:00Z">
              <w:r w:rsidR="000D0A61">
                <w:rPr>
                  <w:sz w:val="16"/>
                  <w:szCs w:val="16"/>
                </w:rPr>
                <w:t xml:space="preserve"> </w:t>
              </w:r>
            </w:ins>
            <w:r w:rsidRPr="008D305E">
              <w:rPr>
                <w:sz w:val="16"/>
                <w:szCs w:val="16"/>
              </w:rPr>
              <w:t xml:space="preserve"> </w:t>
            </w:r>
            <w:commentRangeEnd w:id="59"/>
            <w:r w:rsidR="00E53362">
              <w:rPr>
                <w:rStyle w:val="CommentReference"/>
              </w:rPr>
              <w:commentReference w:id="59"/>
            </w:r>
            <w:del w:id="67" w:author="Tim Hallett" w:date="2015-01-28T08:40:00Z">
              <w:r w:rsidRPr="008D305E" w:rsidDel="000D0A61">
                <w:rPr>
                  <w:sz w:val="16"/>
                  <w:szCs w:val="16"/>
                </w:rPr>
                <w:delText>20% fail to start ART and 20% fail to link to ART</w:delText>
              </w:r>
              <w:commentRangeEnd w:id="61"/>
              <w:r w:rsidDel="000D0A61">
                <w:rPr>
                  <w:rStyle w:val="CommentReference"/>
                </w:rPr>
                <w:commentReference w:id="61"/>
              </w:r>
            </w:del>
            <w:commentRangeEnd w:id="60"/>
            <w:r w:rsidR="0063026B">
              <w:rPr>
                <w:rStyle w:val="CommentReference"/>
              </w:rPr>
              <w:commentReference w:id="60"/>
            </w:r>
          </w:p>
        </w:tc>
        <w:tc>
          <w:tcPr>
            <w:tcW w:w="2268" w:type="dxa"/>
            <w:shd w:val="clear" w:color="auto" w:fill="auto"/>
            <w:tcMar>
              <w:top w:w="100" w:type="dxa"/>
              <w:left w:w="100" w:type="dxa"/>
              <w:bottom w:w="100" w:type="dxa"/>
              <w:right w:w="100" w:type="dxa"/>
            </w:tcMar>
          </w:tcPr>
          <w:p w14:paraId="45557CEA" w14:textId="165BEB97" w:rsidR="00260E0F" w:rsidRPr="00EE6BE4" w:rsidRDefault="005561CF" w:rsidP="00B119AB">
            <w:pPr>
              <w:pStyle w:val="normal0"/>
              <w:spacing w:line="240" w:lineRule="auto"/>
              <w:contextualSpacing w:val="0"/>
              <w:jc w:val="left"/>
              <w:rPr>
                <w:sz w:val="12"/>
                <w:szCs w:val="12"/>
              </w:rPr>
            </w:pPr>
            <w:r w:rsidRPr="00EE6BE4">
              <w:rPr>
                <w:sz w:val="12"/>
                <w:szCs w:val="12"/>
              </w:rPr>
              <w:lastRenderedPageBreak/>
              <w:t xml:space="preserve">$18 per HBCT person tested ($8 </w:t>
            </w:r>
            <w:r w:rsidRPr="00EE6BE4">
              <w:rPr>
                <w:sz w:val="12"/>
                <w:szCs w:val="12"/>
              </w:rPr>
              <w:lastRenderedPageBreak/>
              <w:t>home-visit [</w:t>
            </w:r>
            <w:r w:rsidRPr="00EE6BE4">
              <w:rPr>
                <w:i/>
                <w:sz w:val="12"/>
                <w:szCs w:val="12"/>
              </w:rPr>
              <w:t>Barnabas unpublished</w:t>
            </w:r>
            <w:r w:rsidRPr="00EE6BE4">
              <w:rPr>
                <w:sz w:val="12"/>
                <w:szCs w:val="12"/>
              </w:rPr>
              <w:t>] + $10 rapid HIV-test</w:t>
            </w:r>
            <w:r w:rsidRPr="00EE6BE4">
              <w:rPr>
                <w:sz w:val="12"/>
                <w:szCs w:val="12"/>
              </w:rPr>
              <w:fldChar w:fldCharType="begin"/>
            </w:r>
            <w:r w:rsidR="0011631F">
              <w:rPr>
                <w:sz w:val="12"/>
                <w:szCs w:val="12"/>
              </w:rPr>
              <w:instrText xml:space="preserve"> ADDIN PAPERS2_CITATIONS &lt;citation&gt;&lt;uuid&gt;A10717BB-45EB-4016-8FFD-911C84ACC5D2&lt;/uuid&gt;&lt;priority&gt;29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77777777" w:rsidR="00C07325" w:rsidRDefault="00B7495C">
      <w:pPr>
        <w:pStyle w:val="Subtitle"/>
        <w:contextualSpacing w:val="0"/>
      </w:pPr>
      <w:r>
        <w:rPr>
          <w:noProof/>
          <w:lang w:val="en-US"/>
        </w:rPr>
        <w:lastRenderedPageBreak/>
        <mc:AlternateContent>
          <mc:Choice Requires="wps">
            <w:drawing>
              <wp:anchor distT="0" distB="0" distL="114300" distR="114300" simplePos="0" relativeHeight="251657216" behindDoc="0" locked="0" layoutInCell="1" allowOverlap="1" wp14:anchorId="1DF853A5" wp14:editId="6C5A5190">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77777777" w:rsidR="00CE743E" w:rsidRPr="00B7495C" w:rsidRDefault="00CE743E"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1" type="#_x0000_t202" style="position:absolute;left:0;text-align:left;margin-left:-8.95pt;margin-top:1.15pt;width:459pt;height:1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73874196" w14:textId="77777777" w:rsidR="00CE743E" w:rsidRPr="00B7495C" w:rsidRDefault="00CE743E"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68" w:name="h.y4wfwt853tej" w:colFirst="0" w:colLast="0"/>
      <w:bookmarkStart w:id="69" w:name="h.t1c7wugpot58" w:colFirst="0" w:colLast="0"/>
      <w:bookmarkEnd w:id="68"/>
      <w:bookmarkEnd w:id="69"/>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rPr>
          <w:ins w:id="70" w:author="Tim Hallett" w:date="2015-01-26T16:35:00Z"/>
        </w:rPr>
      </w:pPr>
      <w:r>
        <w:t>Current Sources of Health Losses</w:t>
      </w:r>
    </w:p>
    <w:p w14:paraId="032A9B30" w14:textId="77777777" w:rsidR="00FA46DC" w:rsidRPr="00FA46DC" w:rsidDel="00FA46DC" w:rsidRDefault="00FA46DC">
      <w:pPr>
        <w:pStyle w:val="normal0"/>
        <w:rPr>
          <w:del w:id="71" w:author="Tim Hallett" w:date="2015-01-26T16:36:00Z"/>
        </w:rPr>
        <w:pPrChange w:id="72" w:author="Tim Hallett" w:date="2015-01-26T16:35:00Z">
          <w:pPr>
            <w:pStyle w:val="Heading2"/>
            <w:contextualSpacing w:val="0"/>
          </w:pPr>
        </w:pPrChange>
      </w:pPr>
      <w:ins w:id="73" w:author="Tim Hallett" w:date="2015-01-26T16:35:00Z">
        <w:r>
          <w:t xml:space="preserve">We first projected the </w:t>
        </w:r>
      </w:ins>
      <w:ins w:id="74" w:author="Tim Hallett" w:date="2015-01-31T11:06:00Z">
        <w:r w:rsidR="00480FDA">
          <w:t>‘status quo’</w:t>
        </w:r>
      </w:ins>
      <w:ins w:id="75" w:author="Tim Hallett" w:date="2015-01-26T16:36:00Z">
        <w:r>
          <w:t xml:space="preserve"> </w:t>
        </w:r>
      </w:ins>
      <w:ins w:id="76" w:author="Tim Hallett" w:date="2015-01-26T16:35:00Z">
        <w:r>
          <w:t>model to 2030 and analysed the drivers of AIDS deaths in the period 2010-2030</w:t>
        </w:r>
      </w:ins>
      <w:ins w:id="77" w:author="Tim Hallett" w:date="2015-01-26T16:38:00Z">
        <w:r w:rsidR="00F37011">
          <w:t xml:space="preserve"> (Figure 2)</w:t>
        </w:r>
      </w:ins>
      <w:ins w:id="78" w:author="Tim Hallett" w:date="2015-01-26T16:35:00Z">
        <w:r>
          <w:t>.</w:t>
        </w:r>
      </w:ins>
      <w:ins w:id="79" w:author="Tim Hallett" w:date="2015-01-26T16:36:00Z">
        <w:r>
          <w:t xml:space="preserve"> </w:t>
        </w:r>
      </w:ins>
    </w:p>
    <w:p w14:paraId="14902408" w14:textId="77777777" w:rsidR="001D6EB6" w:rsidRDefault="00656E57">
      <w:pPr>
        <w:pStyle w:val="normal0"/>
        <w:rPr>
          <w:ins w:id="80" w:author="Tim Hallett" w:date="2015-01-26T16:38:00Z"/>
        </w:rPr>
        <w:pPrChange w:id="81" w:author="Tim Hallett" w:date="2015-01-26T16:36:00Z">
          <w:pPr>
            <w:pStyle w:val="normal0"/>
            <w:ind w:firstLine="720"/>
          </w:pPr>
        </w:pPrChange>
      </w:pPr>
      <w:del w:id="82" w:author="Tim Hallett" w:date="2015-01-26T16:36:00Z">
        <w:r w:rsidDel="00FA46DC">
          <w:delText>In our baseline sc</w:delText>
        </w:r>
        <w:r w:rsidR="002C514D" w:rsidDel="00FA46DC">
          <w:delText>enario</w:delText>
        </w:r>
        <w:r w:rsidR="005E1B0C" w:rsidDel="00FA46DC">
          <w:delText xml:space="preserve"> </w:delText>
        </w:r>
        <w:r w:rsidR="002C514D" w:rsidDel="00FA46DC">
          <w:delText>representing the current state of care in Kenya</w:delText>
        </w:r>
        <w:r w:rsidR="005E1B0C" w:rsidDel="00FA46DC">
          <w:delText xml:space="preserve">, </w:delText>
        </w:r>
      </w:del>
      <w:del w:id="83" w:author="Tim Hallett" w:date="2015-01-26T16:33:00Z">
        <w:r w:rsidR="005E1B0C" w:rsidDel="00DF58DC">
          <w:delText>we observe</w:delText>
        </w:r>
        <w:r w:rsidR="006648E5" w:rsidDel="00DF58DC">
          <w:delText>d</w:delText>
        </w:r>
      </w:del>
      <w:ins w:id="84" w:author="Tim Hallett" w:date="2015-01-26T16:36:00Z">
        <w:r w:rsidR="00FA46DC">
          <w:t>T</w:t>
        </w:r>
      </w:ins>
      <w:ins w:id="85" w:author="Tim Hallett" w:date="2015-01-26T16:33:00Z">
        <w:r w:rsidR="00DF58DC">
          <w:t>he model finds</w:t>
        </w:r>
      </w:ins>
      <w:r w:rsidR="005E1B0C">
        <w:t xml:space="preserve"> that among all HIV-related deaths</w:t>
      </w:r>
      <w:ins w:id="86" w:author="Tim Hallett" w:date="2015-01-26T16:34:00Z">
        <w:r w:rsidR="00DF58DC">
          <w:t>,</w:t>
        </w:r>
      </w:ins>
      <w:del w:id="87" w:author="Tim Hallett" w:date="2015-01-26T16:37:00Z">
        <w:r w:rsidR="005E1B0C" w:rsidDel="008E009C">
          <w:delText xml:space="preserve"> </w:delText>
        </w:r>
      </w:del>
      <w:del w:id="88" w:author="Tim Hallett" w:date="2015-01-26T16:34:00Z">
        <w:r w:rsidR="005E1B0C" w:rsidDel="00DF58DC">
          <w:delText>in the community (figure 2, left),</w:delText>
        </w:r>
      </w:del>
      <w:r w:rsidR="005E1B0C">
        <w:t xml:space="preserve"> the majority (57%) occur in individuals who were diagnosed </w:t>
      </w:r>
      <w:ins w:id="89" w:author="Tim Hallett" w:date="2015-01-26T16:34:00Z">
        <w:r w:rsidR="00DF58DC">
          <w:t xml:space="preserve">with HIV </w:t>
        </w:r>
      </w:ins>
      <w:r w:rsidR="005E1B0C">
        <w:t>but</w:t>
      </w:r>
      <w:ins w:id="90" w:author="Tim Hallett" w:date="2015-01-26T16:34:00Z">
        <w:r w:rsidR="00DF58DC">
          <w:t xml:space="preserve"> who</w:t>
        </w:r>
      </w:ins>
      <w:r w:rsidR="005E1B0C">
        <w:t xml:space="preserve"> </w:t>
      </w:r>
      <w:del w:id="91" w:author="Tim Hallett" w:date="2015-01-26T16:34:00Z">
        <w:r w:rsidR="005E1B0C" w:rsidDel="00DF58DC">
          <w:delText xml:space="preserve">failed </w:delText>
        </w:r>
      </w:del>
      <w:ins w:id="92" w:author="Tim Hallett" w:date="2015-01-26T16:34:00Z">
        <w:r w:rsidR="00DF58DC">
          <w:t>did not ever</w:t>
        </w:r>
      </w:ins>
      <w:del w:id="93" w:author="Tim Hallett" w:date="2015-01-26T16:34:00Z">
        <w:r w:rsidR="005E1B0C" w:rsidDel="00DF58DC">
          <w:delText>to</w:delText>
        </w:r>
      </w:del>
      <w:r w:rsidR="005E1B0C">
        <w:t xml:space="preserve"> start treatment</w:t>
      </w:r>
      <w:ins w:id="94" w:author="Tim Hallett" w:date="2015-01-26T16:39:00Z">
        <w:r w:rsidR="00F37011">
          <w:t xml:space="preserve"> (Figure 2(a))</w:t>
        </w:r>
      </w:ins>
      <w:ins w:id="95" w:author="Tim Hallett" w:date="2015-01-26T16:34:00Z">
        <w:r w:rsidR="00DF58DC">
          <w:t>. A further</w:t>
        </w:r>
      </w:ins>
      <w:del w:id="96" w:author="Tim Hallett" w:date="2015-01-26T16:34:00Z">
        <w:r w:rsidR="00190836" w:rsidDel="00DF58DC">
          <w:delText>,</w:delText>
        </w:r>
        <w:r w:rsidR="005E1B0C" w:rsidDel="00DF58DC">
          <w:delText xml:space="preserve"> while</w:delText>
        </w:r>
      </w:del>
      <w:r w:rsidR="005E1B0C">
        <w:t xml:space="preserve"> 19% of</w:t>
      </w:r>
      <w:ins w:id="97" w:author="Tim Hallett" w:date="2015-01-26T16:34:00Z">
        <w:r w:rsidR="00DF58DC">
          <w:t xml:space="preserve"> </w:t>
        </w:r>
        <w:r w:rsidR="00FA46DC">
          <w:t xml:space="preserve">AIDS deaths are among persons who </w:t>
        </w:r>
      </w:ins>
      <w:del w:id="98" w:author="Tim Hallett" w:date="2015-01-26T16:34:00Z">
        <w:r w:rsidR="005E1B0C" w:rsidDel="00DF58DC">
          <w:delText xml:space="preserve"> individuals </w:delText>
        </w:r>
      </w:del>
      <w:r w:rsidR="005E1B0C">
        <w:t xml:space="preserve">never engaged with care prior to death. </w:t>
      </w:r>
      <w:del w:id="99" w:author="Tim Hallett" w:date="2015-01-26T16:35:00Z">
        <w:r w:rsidR="001D6EB6" w:rsidDel="00FA46DC">
          <w:delText xml:space="preserve">The remainder of HIV-related deaths </w:delText>
        </w:r>
        <w:r w:rsidR="006648E5" w:rsidDel="00FA46DC">
          <w:delText>were</w:delText>
        </w:r>
        <w:r w:rsidR="001D6EB6" w:rsidDel="00FA46DC">
          <w:delText xml:space="preserve"> attributable to individuals who died after initiating ART (</w:delText>
        </w:r>
        <w:r w:rsidR="00126F8A" w:rsidDel="00FA46DC">
          <w:delText>2</w:delText>
        </w:r>
        <w:r w:rsidR="001D6EB6" w:rsidDel="00FA46DC">
          <w:delText>4%); with the majority dying after dis-</w:delText>
        </w:r>
        <w:r w:rsidR="0076234E" w:rsidDel="00FA46DC">
          <w:delText>engaging</w:delText>
        </w:r>
        <w:r w:rsidR="001D6EB6" w:rsidDel="00FA46DC">
          <w:delText xml:space="preserve"> from ART care (12%</w:delText>
        </w:r>
        <w:r w:rsidR="005A580B" w:rsidDel="00FA46DC">
          <w:delText xml:space="preserve"> of all HIV-deaths</w:delText>
        </w:r>
        <w:r w:rsidR="001D6EB6" w:rsidDel="00FA46DC">
          <w:delText>), 9% dying after initiating ART late (CD4 &lt;200 cells/μl</w:delText>
        </w:r>
        <w:r w:rsidR="00DE20FA" w:rsidDel="00FA46DC">
          <w:delText>)</w:delText>
        </w:r>
        <w:r w:rsidR="00E666FC" w:rsidDel="00FA46DC">
          <w:delText xml:space="preserve"> and the remaining 3% after initiating ART on-time (CD4 &gt;200 cells/μl)</w:delText>
        </w:r>
        <w:r w:rsidR="00432B64" w:rsidDel="00FA46DC">
          <w:delText>.</w:delText>
        </w:r>
      </w:del>
      <w:ins w:id="100" w:author="Tim Hallett" w:date="2015-01-26T16:35:00Z">
        <w:r w:rsidR="00FA46DC">
          <w:t>The remainder of AIDS deaths were among those who started ART</w:t>
        </w:r>
        <w:r w:rsidR="008E009C">
          <w:t>.</w:t>
        </w:r>
      </w:ins>
      <w:ins w:id="101" w:author="Tim Hallett" w:date="2015-01-26T16:37:00Z">
        <w:r w:rsidR="008E009C">
          <w:t xml:space="preserve"> </w:t>
        </w:r>
      </w:ins>
    </w:p>
    <w:p w14:paraId="78C30519" w14:textId="77777777" w:rsidR="008E009C" w:rsidRDefault="008E009C">
      <w:pPr>
        <w:pStyle w:val="normal0"/>
        <w:rPr>
          <w:ins w:id="102" w:author="Tim Hallett" w:date="2015-01-26T16:38:00Z"/>
        </w:rPr>
        <w:pPrChange w:id="103" w:author="Tim Hallett" w:date="2015-01-26T16:36:00Z">
          <w:pPr>
            <w:pStyle w:val="normal0"/>
            <w:ind w:firstLine="720"/>
          </w:pPr>
        </w:pPrChange>
      </w:pPr>
      <w:ins w:id="104" w:author="Tim Hallett" w:date="2015-01-26T16:38:00Z">
        <w:r>
          <w:tab/>
        </w:r>
      </w:ins>
    </w:p>
    <w:p w14:paraId="6CA777C8" w14:textId="77777777" w:rsidR="008E009C" w:rsidRDefault="008E009C">
      <w:pPr>
        <w:pStyle w:val="normal0"/>
        <w:pPrChange w:id="105" w:author="Tim Hallett" w:date="2015-01-26T16:36:00Z">
          <w:pPr>
            <w:pStyle w:val="normal0"/>
            <w:ind w:firstLine="720"/>
          </w:pPr>
        </w:pPrChange>
      </w:pPr>
      <w:ins w:id="106" w:author="Tim Hallett" w:date="2015-01-26T16:38:00Z">
        <w:r>
          <w:t xml:space="preserve">Most data systems, however, do not benefit from such a holistic view of the population are instead based upon only those who attend a clinic at least once. </w:t>
        </w:r>
      </w:ins>
      <w:ins w:id="107" w:author="Tim Hallett" w:date="2015-01-26T16:39:00Z">
        <w:r w:rsidR="00977CEA">
          <w:t xml:space="preserve">In that case, those persons </w:t>
        </w:r>
        <w:commentRangeStart w:id="108"/>
        <w:r w:rsidR="00977CEA">
          <w:t xml:space="preserve">that never </w:t>
        </w:r>
      </w:ins>
      <w:ins w:id="109" w:author="Tim Hallett" w:date="2015-01-31T11:07:00Z">
        <w:r w:rsidR="00480FDA">
          <w:t xml:space="preserve">connect to a </w:t>
        </w:r>
      </w:ins>
      <w:ins w:id="110" w:author="Tim Hallett" w:date="2015-01-26T16:39:00Z">
        <w:r w:rsidR="00977CEA">
          <w:t>clinic</w:t>
        </w:r>
      </w:ins>
      <w:commentRangeEnd w:id="108"/>
      <w:ins w:id="111" w:author="Tim Hallett" w:date="2015-01-31T11:07:00Z">
        <w:r w:rsidR="00480FDA">
          <w:rPr>
            <w:rStyle w:val="CommentReference"/>
          </w:rPr>
          <w:commentReference w:id="108"/>
        </w:r>
      </w:ins>
      <w:ins w:id="113" w:author="Tim Hallett" w:date="2015-01-26T16:39:00Z">
        <w:r w:rsidR="00977CEA">
          <w:t xml:space="preserve"> to care following testing,</w:t>
        </w:r>
      </w:ins>
      <w:ins w:id="114" w:author="Tim Hallett" w:date="2015-01-26T16:42:00Z">
        <w:r w:rsidR="009A349B">
          <w:t xml:space="preserve"> which accounts </w:t>
        </w:r>
        <w:r w:rsidR="00977CEA">
          <w:t xml:space="preserve">for </w:t>
        </w:r>
        <w:r w:rsidR="009A349B">
          <w:t>76% of all AIDS deaths</w:t>
        </w:r>
      </w:ins>
      <w:ins w:id="115" w:author="Tim Hallett" w:date="2015-01-26T16:43:00Z">
        <w:r w:rsidR="009A349B">
          <w:t>, who not be apparent. It is therefore crucial that better systems of surveillance are developed that can include outcomes of patients who do not link to care at all.</w:t>
        </w:r>
      </w:ins>
    </w:p>
    <w:p w14:paraId="6FAB1C7A" w14:textId="77777777" w:rsidR="001D6EB6" w:rsidRDefault="001D6EB6" w:rsidP="00B01560">
      <w:pPr>
        <w:pStyle w:val="normal0"/>
      </w:pPr>
    </w:p>
    <w:p w14:paraId="12707905" w14:textId="77777777" w:rsidR="00761A04" w:rsidDel="009A349B" w:rsidRDefault="005E1B0C">
      <w:pPr>
        <w:pStyle w:val="normal0"/>
        <w:rPr>
          <w:del w:id="116" w:author="Tim Hallett" w:date="2015-01-26T16:43:00Z"/>
        </w:rPr>
        <w:pPrChange w:id="117" w:author="Tim Hallett" w:date="2015-01-26T16:47:00Z">
          <w:pPr>
            <w:pStyle w:val="normal0"/>
            <w:ind w:firstLine="720"/>
          </w:pPr>
        </w:pPrChange>
      </w:pPr>
      <w:del w:id="118" w:author="Tim Hallett" w:date="2015-01-26T16:43:00Z">
        <w:r w:rsidDel="009A349B">
          <w:delText>However,</w:delText>
        </w:r>
        <w:r w:rsidR="00B01560" w:rsidDel="009A349B">
          <w:delText xml:space="preserve"> </w:delText>
        </w:r>
        <w:r w:rsidR="00DA5FEE" w:rsidDel="009A349B">
          <w:delText>if we only consider</w:delText>
        </w:r>
        <w:r w:rsidR="00B01560" w:rsidDel="009A349B">
          <w:delText xml:space="preserve"> individuals who </w:delText>
        </w:r>
        <w:r w:rsidR="00A56DB2" w:rsidDel="009A349B">
          <w:delText xml:space="preserve">came </w:delText>
        </w:r>
        <w:r w:rsidR="00420B7E" w:rsidDel="009A349B">
          <w:delText xml:space="preserve">into contact with the </w:delText>
        </w:r>
        <w:r w:rsidR="00B01560" w:rsidDel="009A349B">
          <w:delText>clinic</w:delText>
        </w:r>
        <w:r w:rsidR="005523D4" w:rsidDel="009A349B">
          <w:delText xml:space="preserve"> (received a CD4 test)</w:delText>
        </w:r>
        <w:r w:rsidR="00B01560" w:rsidDel="009A349B">
          <w:delText xml:space="preserve"> and yet suffered an HIV-related death</w:delText>
        </w:r>
        <w:r w:rsidR="001672BD" w:rsidDel="009A349B">
          <w:delText xml:space="preserve"> (figure 2, right)</w:delText>
        </w:r>
        <w:r w:rsidR="00B01560" w:rsidDel="009A349B">
          <w:delText xml:space="preserve">, the majority of deaths </w:delText>
        </w:r>
        <w:r w:rsidR="00A56DB2" w:rsidDel="009A349B">
          <w:delText>were</w:delText>
        </w:r>
        <w:r w:rsidR="00420B7E" w:rsidDel="009A349B">
          <w:delText xml:space="preserve"> attributable</w:delText>
        </w:r>
        <w:r w:rsidR="00B01560" w:rsidDel="009A349B">
          <w:delText xml:space="preserve"> to </w:delText>
        </w:r>
        <w:r w:rsidR="00B57784" w:rsidDel="009A349B">
          <w:delText>those</w:delText>
        </w:r>
        <w:r w:rsidR="00B01560" w:rsidDel="009A349B">
          <w:delText xml:space="preserve"> who </w:delText>
        </w:r>
        <w:r w:rsidR="007D3E7A" w:rsidDel="009A349B">
          <w:delText xml:space="preserve">again were diagnosed but died prior to initiating ART (65%). 17% </w:delText>
        </w:r>
        <w:r w:rsidR="00B01560" w:rsidDel="009A349B">
          <w:delText>d</w:delText>
        </w:r>
        <w:r w:rsidDel="009A349B">
          <w:delText xml:space="preserve">ied after disengaging from ART care, </w:delText>
        </w:r>
        <w:r w:rsidR="00B57784" w:rsidDel="009A349B">
          <w:delText xml:space="preserve">13% died </w:delText>
        </w:r>
        <w:r w:rsidDel="009A349B">
          <w:delText xml:space="preserve">as a result of the late initiation of ART, and only </w:delText>
        </w:r>
        <w:r w:rsidR="00B57784" w:rsidDel="009A349B">
          <w:delText xml:space="preserve">5% died </w:delText>
        </w:r>
        <w:r w:rsidDel="009A349B">
          <w:delText>after initiating ART on-time.</w:delText>
        </w:r>
        <w:r w:rsidR="00B57784" w:rsidDel="009A349B">
          <w:delText xml:space="preserve"> Of all HIV-related deaths seen in the community, 33% were not reported at the clinic as they were among individuals who never engaged with care.</w:delText>
        </w:r>
      </w:del>
    </w:p>
    <w:p w14:paraId="7FDF82AA" w14:textId="77777777" w:rsidR="00181EEC" w:rsidRPr="00125660" w:rsidRDefault="00190836">
      <w:pPr>
        <w:pStyle w:val="normal0"/>
        <w:pPrChange w:id="119" w:author="Tim Hallett" w:date="2015-01-26T16:47:00Z">
          <w:pPr>
            <w:pStyle w:val="normal0"/>
            <w:ind w:firstLine="720"/>
          </w:pPr>
        </w:pPrChange>
      </w:pPr>
      <w:commentRangeStart w:id="120"/>
      <w:commentRangeStart w:id="121"/>
      <w:r>
        <w:rPr>
          <w:noProof/>
          <w:lang w:val="en-US"/>
        </w:rPr>
        <mc:AlternateContent>
          <mc:Choice Requires="wpg">
            <w:drawing>
              <wp:anchor distT="0" distB="0" distL="114300" distR="114300" simplePos="0" relativeHeight="251678720" behindDoc="0" locked="0" layoutInCell="1" allowOverlap="1" wp14:anchorId="51379220" wp14:editId="5BEDC963">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77777777" w:rsidR="00CE743E" w:rsidRPr="00BF66CB" w:rsidRDefault="00CE743E" w:rsidP="00E80833">
                              <w:pPr>
                                <w:pStyle w:val="Subtitle"/>
                                <w:contextualSpacing w:val="0"/>
                              </w:pPr>
                              <w:r>
                                <w:t>Figure 2. Care experience of patients suffering HIV-related deaths between 2010 and 2030.</w:t>
                              </w:r>
                            </w:p>
                            <w:p w14:paraId="508388C1" w14:textId="77777777" w:rsidR="00CE743E" w:rsidRDefault="00CE74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2" style="position:absolute;left:0;text-align:left;margin-left:-8.95pt;margin-top:15.95pt;width:459pt;height:234pt;z-index:251678720"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NQ99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JDUPfc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3"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77777777" w:rsidR="00CE743E" w:rsidRPr="00BF66CB" w:rsidRDefault="00CE743E" w:rsidP="00E80833">
                        <w:pPr>
                          <w:pStyle w:val="Subtitle"/>
                          <w:contextualSpacing w:val="0"/>
                        </w:pPr>
                        <w:r>
                          <w:t>Figure 2. Care experience of patients suffering HIV-related deaths between 2010 and 2030.</w:t>
                        </w:r>
                      </w:p>
                      <w:p w14:paraId="508388C1" w14:textId="77777777" w:rsidR="00CE743E" w:rsidRDefault="00CE743E"/>
                    </w:txbxContent>
                  </v:textbox>
                </v:shape>
                <v:shape id="Picture 5" o:spid="_x0000_s1034"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120"/>
      <w:commentRangeEnd w:id="121"/>
      <w:r w:rsidR="00BB5BF0">
        <w:rPr>
          <w:rStyle w:val="CommentReference"/>
        </w:rPr>
        <w:commentReference w:id="120"/>
      </w:r>
      <w:r w:rsidR="00156166">
        <w:rPr>
          <w:rStyle w:val="CommentReference"/>
        </w:rPr>
        <w:commentReference w:id="121"/>
      </w:r>
    </w:p>
    <w:p w14:paraId="3CA4A965" w14:textId="77777777" w:rsidR="009A349B" w:rsidRDefault="009A349B" w:rsidP="0056081D">
      <w:pPr>
        <w:pStyle w:val="Heading2"/>
        <w:contextualSpacing w:val="0"/>
        <w:rPr>
          <w:ins w:id="122" w:author="Tim Hallett" w:date="2015-01-26T16:43:00Z"/>
        </w:rPr>
      </w:pPr>
    </w:p>
    <w:p w14:paraId="1403686D" w14:textId="77777777" w:rsidR="0056081D" w:rsidRPr="0056081D" w:rsidRDefault="0056081D" w:rsidP="0056081D">
      <w:pPr>
        <w:pStyle w:val="Heading2"/>
        <w:contextualSpacing w:val="0"/>
      </w:pPr>
      <w:r>
        <w:t xml:space="preserve">The Impact of </w:t>
      </w:r>
      <w:del w:id="123" w:author="Tim Hallett" w:date="2015-01-26T16:44:00Z">
        <w:r w:rsidDel="00EF2D9F">
          <w:delText xml:space="preserve">Isolated </w:delText>
        </w:r>
      </w:del>
      <w:ins w:id="124" w:author="Tim Hallett" w:date="2015-01-26T16:44:00Z">
        <w:r w:rsidR="00EF2D9F">
          <w:t xml:space="preserve">Cascade </w:t>
        </w:r>
      </w:ins>
      <w:r>
        <w:t>Interventions</w:t>
      </w:r>
    </w:p>
    <w:p w14:paraId="61C9E42E" w14:textId="77777777" w:rsidR="006B3430" w:rsidRDefault="006B3430">
      <w:pPr>
        <w:pStyle w:val="normal0"/>
        <w:rPr>
          <w:ins w:id="125" w:author="Tim Hallett" w:date="2015-01-26T16:47:00Z"/>
        </w:rPr>
        <w:pPrChange w:id="126" w:author="Tim Hallett" w:date="2015-01-26T16:47:00Z">
          <w:pPr>
            <w:pStyle w:val="normal0"/>
            <w:ind w:firstLine="720"/>
          </w:pPr>
        </w:pPrChange>
      </w:pPr>
    </w:p>
    <w:p w14:paraId="19439699" w14:textId="77777777" w:rsidR="006B3430" w:rsidRDefault="008C3ADF">
      <w:pPr>
        <w:pStyle w:val="normal0"/>
        <w:rPr>
          <w:ins w:id="127" w:author="Tim Hallett" w:date="2015-01-26T16:47:00Z"/>
          <w:noProof/>
          <w:lang w:val="en-US"/>
        </w:rPr>
        <w:pPrChange w:id="128" w:author="Tim Hallett" w:date="2015-01-26T16:47:00Z">
          <w:pPr>
            <w:pStyle w:val="normal0"/>
            <w:ind w:firstLine="720"/>
          </w:pPr>
        </w:pPrChange>
      </w:pPr>
      <w:r>
        <w:t>W</w:t>
      </w:r>
      <w:r w:rsidR="009A799E">
        <w:t xml:space="preserve">e applied each of </w:t>
      </w:r>
      <w:del w:id="129" w:author="Tim Hallett" w:date="2015-01-26T16:47:00Z">
        <w:r w:rsidR="009A799E" w:rsidDel="006B3430">
          <w:delText>our 1</w:delText>
        </w:r>
      </w:del>
      <w:ins w:id="130" w:author="Tim Hallett" w:date="2015-01-26T16:47:00Z">
        <w:r w:rsidR="006B3430">
          <w:t>the 1</w:t>
        </w:r>
      </w:ins>
      <w:r w:rsidR="009A799E">
        <w:t xml:space="preserve">2 </w:t>
      </w:r>
      <w:ins w:id="131" w:author="Tim Hallett" w:date="2015-01-26T16:47:00Z">
        <w:r w:rsidR="006B3430">
          <w:t xml:space="preserve">potential </w:t>
        </w:r>
      </w:ins>
      <w:r w:rsidR="009A799E">
        <w:t>interventions in turn and assessed the impact on DALYs averted, compared to baseline, and the additional cost of care, compared to baseline, between 2010 and 2030 (figure 3</w:t>
      </w:r>
      <w:r w:rsidR="00B831E9">
        <w:t xml:space="preserve"> and </w:t>
      </w:r>
      <w:commentRangeStart w:id="132"/>
      <w:r w:rsidR="00B831E9">
        <w:t>table 3</w:t>
      </w:r>
      <w:commentRangeEnd w:id="132"/>
      <w:r w:rsidR="006B3430">
        <w:rPr>
          <w:rStyle w:val="CommentReference"/>
        </w:rPr>
        <w:commentReference w:id="132"/>
      </w:r>
      <w:r w:rsidR="009A799E">
        <w:t>).</w:t>
      </w:r>
      <w:r w:rsidR="00E757ED">
        <w:rPr>
          <w:noProof/>
          <w:lang w:val="en-US"/>
        </w:rPr>
        <w:t xml:space="preserve"> </w:t>
      </w:r>
    </w:p>
    <w:p w14:paraId="50F535E9" w14:textId="77777777" w:rsidR="006B3430" w:rsidRDefault="006B3430">
      <w:pPr>
        <w:pStyle w:val="normal0"/>
        <w:rPr>
          <w:ins w:id="133" w:author="Tim Hallett" w:date="2015-01-26T16:49:00Z"/>
          <w:noProof/>
          <w:lang w:val="en-US"/>
        </w:rPr>
        <w:pPrChange w:id="134" w:author="Tim Hallett" w:date="2015-01-26T16:47:00Z">
          <w:pPr>
            <w:pStyle w:val="normal0"/>
            <w:ind w:firstLine="720"/>
          </w:pPr>
        </w:pPrChange>
      </w:pPr>
    </w:p>
    <w:p w14:paraId="6A220CAD" w14:textId="77777777" w:rsidR="00E76998" w:rsidRDefault="00095110">
      <w:pPr>
        <w:pStyle w:val="normal0"/>
        <w:rPr>
          <w:ins w:id="135" w:author="Tim Hallett" w:date="2015-01-26T17:00:00Z"/>
          <w:noProof/>
          <w:lang w:val="en-US"/>
        </w:rPr>
        <w:pPrChange w:id="136" w:author="Tim Hallett" w:date="2015-01-26T16:47:00Z">
          <w:pPr>
            <w:pStyle w:val="normal0"/>
            <w:ind w:firstLine="720"/>
          </w:pPr>
        </w:pPrChange>
      </w:pPr>
      <w:ins w:id="137" w:author="Tim Hallett" w:date="2015-01-26T16:58:00Z">
        <w:r>
          <w:rPr>
            <w:noProof/>
            <w:lang w:val="en-US"/>
          </w:rPr>
          <w:t xml:space="preserve">Broadly, the impact of most single interventions </w:t>
        </w:r>
      </w:ins>
      <w:ins w:id="138" w:author="Tim Hallett" w:date="2015-01-26T16:59:00Z">
        <w:r w:rsidR="00E76998">
          <w:rPr>
            <w:noProof/>
            <w:lang w:val="en-US"/>
          </w:rPr>
          <w:t xml:space="preserve">cluster together with relatively low impact and low cost. </w:t>
        </w:r>
      </w:ins>
      <w:ins w:id="139" w:author="Tim Hallett" w:date="2015-01-26T17:00:00Z">
        <w:r w:rsidR="00E76998">
          <w:rPr>
            <w:noProof/>
            <w:lang w:val="en-US"/>
          </w:rPr>
          <w:t>This is because there are weakness throughout the care cascade, so interventions at one point only cannot have a large impact as they are confounded by remaining weakness elsewhere.</w:t>
        </w:r>
      </w:ins>
      <w:ins w:id="140" w:author="Tim Hallett" w:date="2015-01-26T17:04:00Z">
        <w:r w:rsidR="00D32D6D">
          <w:rPr>
            <w:noProof/>
            <w:lang w:val="en-US"/>
          </w:rPr>
          <w:t xml:space="preserve"> </w:t>
        </w:r>
      </w:ins>
    </w:p>
    <w:p w14:paraId="374D2B4E" w14:textId="77777777" w:rsidR="00E76998" w:rsidRDefault="00E76998">
      <w:pPr>
        <w:pStyle w:val="normal0"/>
        <w:rPr>
          <w:ins w:id="141" w:author="Tim Hallett" w:date="2015-01-26T17:00:00Z"/>
          <w:noProof/>
          <w:lang w:val="en-US"/>
        </w:rPr>
        <w:pPrChange w:id="142" w:author="Tim Hallett" w:date="2015-01-26T16:47:00Z">
          <w:pPr>
            <w:pStyle w:val="normal0"/>
            <w:ind w:firstLine="720"/>
          </w:pPr>
        </w:pPrChange>
      </w:pPr>
    </w:p>
    <w:p w14:paraId="26831CBD" w14:textId="77777777" w:rsidR="0032296A" w:rsidRDefault="00E76998">
      <w:pPr>
        <w:pStyle w:val="normal0"/>
        <w:rPr>
          <w:ins w:id="143" w:author="Tim Hallett" w:date="2015-01-26T16:49:00Z"/>
          <w:noProof/>
          <w:lang w:val="en-US"/>
        </w:rPr>
        <w:pPrChange w:id="144" w:author="Tim Hallett" w:date="2015-01-26T16:47:00Z">
          <w:pPr>
            <w:pStyle w:val="normal0"/>
            <w:ind w:firstLine="720"/>
          </w:pPr>
        </w:pPrChange>
      </w:pPr>
      <w:ins w:id="145" w:author="Tim Hallett" w:date="2015-01-26T16:59:00Z">
        <w:r>
          <w:rPr>
            <w:noProof/>
            <w:lang w:val="en-US"/>
          </w:rPr>
          <w:t>The exception</w:t>
        </w:r>
      </w:ins>
      <w:ins w:id="146" w:author="Tim Hallett" w:date="2015-01-26T17:01:00Z">
        <w:r>
          <w:rPr>
            <w:noProof/>
            <w:lang w:val="en-US"/>
          </w:rPr>
          <w:t>s</w:t>
        </w:r>
      </w:ins>
      <w:ins w:id="147" w:author="Tim Hallett" w:date="2015-01-26T16:59:00Z">
        <w:r>
          <w:rPr>
            <w:noProof/>
            <w:lang w:val="en-US"/>
          </w:rPr>
          <w:t xml:space="preserve"> to this</w:t>
        </w:r>
      </w:ins>
      <w:ins w:id="148" w:author="Tim Hallett" w:date="2015-01-26T17:01:00Z">
        <w:r>
          <w:rPr>
            <w:noProof/>
            <w:lang w:val="en-US"/>
          </w:rPr>
          <w:t xml:space="preserve"> are </w:t>
        </w:r>
      </w:ins>
      <w:ins w:id="149" w:author="Tim Hallett" w:date="2015-01-26T16:59:00Z">
        <w:r w:rsidR="00D32D6D">
          <w:rPr>
            <w:noProof/>
            <w:lang w:val="en-US"/>
          </w:rPr>
          <w:t>H</w:t>
        </w:r>
      </w:ins>
      <w:ins w:id="150" w:author="Tim Hallett" w:date="2015-01-26T17:04:00Z">
        <w:r w:rsidR="00D32D6D">
          <w:rPr>
            <w:noProof/>
            <w:lang w:val="en-US"/>
          </w:rPr>
          <w:t>BCT</w:t>
        </w:r>
      </w:ins>
      <w:ins w:id="151" w:author="Tim Hallett" w:date="2015-01-26T16:59:00Z">
        <w:r>
          <w:rPr>
            <w:noProof/>
            <w:lang w:val="en-US"/>
          </w:rPr>
          <w:t>, which attracts a high cost given its projected benefit</w:t>
        </w:r>
      </w:ins>
      <w:ins w:id="152" w:author="Tim Hallett" w:date="2015-01-26T17:01:00Z">
        <w:r w:rsidR="00FE5E1E">
          <w:rPr>
            <w:noProof/>
            <w:lang w:val="en-US"/>
          </w:rPr>
          <w:t xml:space="preserve">. </w:t>
        </w:r>
      </w:ins>
      <w:ins w:id="153" w:author="Tim Hallett" w:date="2015-01-26T17:02:00Z">
        <w:r w:rsidR="00FE5E1E">
          <w:rPr>
            <w:noProof/>
            <w:lang w:val="en-US"/>
          </w:rPr>
          <w:t xml:space="preserve">This is due to the assumption here that only a small proportion of persons being diagnosed for the first time at HBCT will link to care without further intervention. HBCT with POC CD4, by increasing linkage, accrues </w:t>
        </w:r>
      </w:ins>
      <w:ins w:id="154" w:author="Tim Hallett" w:date="2015-01-26T17:03:00Z">
        <w:r w:rsidR="00D32D6D">
          <w:rPr>
            <w:noProof/>
            <w:lang w:val="en-US"/>
          </w:rPr>
          <w:t>nearly twice as many DALYS averted for a small increse in costs.</w:t>
        </w:r>
      </w:ins>
    </w:p>
    <w:p w14:paraId="0EF24A7E" w14:textId="77777777" w:rsidR="007C6DC7" w:rsidRDefault="007C6DC7">
      <w:pPr>
        <w:pStyle w:val="normal0"/>
        <w:rPr>
          <w:ins w:id="155" w:author="Tim Hallett" w:date="2015-01-31T11:08:00Z"/>
          <w:noProof/>
          <w:lang w:val="en-US"/>
        </w:rPr>
        <w:pPrChange w:id="156" w:author="Tim Hallett" w:date="2015-01-26T16:47:00Z">
          <w:pPr>
            <w:pStyle w:val="normal0"/>
            <w:ind w:firstLine="720"/>
          </w:pPr>
        </w:pPrChange>
      </w:pPr>
    </w:p>
    <w:p w14:paraId="0020705C" w14:textId="77777777" w:rsidR="00BB7331" w:rsidRDefault="00D32D6D">
      <w:pPr>
        <w:pStyle w:val="normal0"/>
        <w:rPr>
          <w:ins w:id="157" w:author="Tim Hallett" w:date="2015-01-31T11:09:00Z"/>
          <w:noProof/>
          <w:lang w:val="en-US"/>
        </w:rPr>
        <w:pPrChange w:id="158" w:author="Tim Hallett" w:date="2015-01-26T16:47:00Z">
          <w:pPr>
            <w:pStyle w:val="normal0"/>
            <w:ind w:firstLine="720"/>
          </w:pPr>
        </w:pPrChange>
      </w:pPr>
      <w:ins w:id="159" w:author="Tim Hallett" w:date="2015-01-26T17:04:00Z">
        <w:r>
          <w:rPr>
            <w:noProof/>
            <w:lang w:val="en-US"/>
          </w:rPr>
          <w:t xml:space="preserve">The two interventions that </w:t>
        </w:r>
      </w:ins>
      <w:ins w:id="160" w:author="Tim Hallett" w:date="2015-01-26T17:05:00Z">
        <w:r>
          <w:rPr>
            <w:noProof/>
            <w:lang w:val="en-US"/>
          </w:rPr>
          <w:t xml:space="preserve">simulate large changes to the delivery of ART – Immedidtae ART and Universal Test and Treat </w:t>
        </w:r>
      </w:ins>
      <w:ins w:id="161" w:author="Tim Hallett" w:date="2015-01-26T17:06:00Z">
        <w:r w:rsidR="004401D1">
          <w:rPr>
            <w:noProof/>
            <w:lang w:val="en-US"/>
          </w:rPr>
          <w:t>–</w:t>
        </w:r>
      </w:ins>
      <w:ins w:id="162" w:author="Tim Hallett" w:date="2015-01-26T17:05:00Z">
        <w:r>
          <w:rPr>
            <w:noProof/>
            <w:lang w:val="en-US"/>
          </w:rPr>
          <w:t xml:space="preserve"> </w:t>
        </w:r>
      </w:ins>
      <w:ins w:id="163" w:author="Tim Hallett" w:date="2015-01-26T17:11:00Z">
        <w:r w:rsidR="00BB7331">
          <w:rPr>
            <w:noProof/>
            <w:lang w:val="en-US"/>
          </w:rPr>
          <w:t xml:space="preserve">both </w:t>
        </w:r>
      </w:ins>
      <w:ins w:id="164" w:author="Tim Hallett" w:date="2015-01-26T17:06:00Z">
        <w:r w:rsidR="004401D1">
          <w:rPr>
            <w:noProof/>
            <w:lang w:val="en-US"/>
          </w:rPr>
          <w:t xml:space="preserve">have much greater impact. The intervention </w:t>
        </w:r>
      </w:ins>
      <w:ins w:id="165" w:author="Tim Hallett" w:date="2015-01-26T17:07:00Z">
        <w:r w:rsidR="004401D1">
          <w:rPr>
            <w:noProof/>
            <w:lang w:val="en-US"/>
          </w:rPr>
          <w:t>to provide treatment to those p</w:t>
        </w:r>
        <w:r w:rsidR="00BB50E4">
          <w:rPr>
            <w:noProof/>
            <w:lang w:val="en-US"/>
          </w:rPr>
          <w:t xml:space="preserve">resenting for care immidiately is </w:t>
        </w:r>
      </w:ins>
      <w:ins w:id="166" w:author="Tim Hallett" w:date="2015-01-26T17:15:00Z">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w:t>
        </w:r>
      </w:ins>
      <w:ins w:id="167" w:author="Tim Hallett" w:date="2015-01-26T17:16:00Z">
        <w:r w:rsidR="006E02E3">
          <w:rPr>
            <w:noProof/>
            <w:lang w:val="en-US"/>
          </w:rPr>
          <w:t xml:space="preserve">The UTT intervention is much more costly and somewhat more impactful </w:t>
        </w:r>
      </w:ins>
      <w:ins w:id="168" w:author="Tim Hallett" w:date="2015-01-26T17:09:00Z">
        <w:r w:rsidR="00BB50E4">
          <w:rPr>
            <w:noProof/>
            <w:lang w:val="en-US"/>
          </w:rPr>
          <w:t xml:space="preserve">because </w:t>
        </w:r>
      </w:ins>
      <w:ins w:id="169" w:author="Tim Hallett" w:date="2015-01-26T17:11:00Z">
        <w:r w:rsidR="00BB7331">
          <w:rPr>
            <w:noProof/>
            <w:lang w:val="en-US"/>
          </w:rPr>
          <w:t>the outreach costs are</w:t>
        </w:r>
      </w:ins>
      <w:ins w:id="170" w:author="Tim Hallett" w:date="2015-01-26T17:13:00Z">
        <w:r w:rsidR="00E1524C">
          <w:rPr>
            <w:noProof/>
            <w:lang w:val="en-US"/>
          </w:rPr>
          <w:t xml:space="preserve"> estimated to be</w:t>
        </w:r>
      </w:ins>
      <w:ins w:id="171" w:author="Tim Hallett" w:date="2015-01-26T17:11:00Z">
        <w:r w:rsidR="00BB7331">
          <w:rPr>
            <w:noProof/>
            <w:lang w:val="en-US"/>
          </w:rPr>
          <w:t xml:space="preserve"> very large but the population coverage of ART </w:t>
        </w:r>
      </w:ins>
      <w:ins w:id="172" w:author="Tim Hallett" w:date="2015-01-26T17:16:00Z">
        <w:r w:rsidR="006E02E3">
          <w:rPr>
            <w:noProof/>
            <w:lang w:val="en-US"/>
          </w:rPr>
          <w:t>can reach higher levels with outreach intervention such as HBCT.</w:t>
        </w:r>
      </w:ins>
    </w:p>
    <w:p w14:paraId="77832FD1" w14:textId="77777777" w:rsidR="007C6DC7" w:rsidRDefault="007C6DC7">
      <w:pPr>
        <w:pStyle w:val="normal0"/>
        <w:rPr>
          <w:ins w:id="173" w:author="Tim Hallett" w:date="2015-01-31T11:09:00Z"/>
          <w:noProof/>
          <w:lang w:val="en-US"/>
        </w:rPr>
        <w:pPrChange w:id="174" w:author="Tim Hallett" w:date="2015-01-26T16:47:00Z">
          <w:pPr>
            <w:pStyle w:val="normal0"/>
            <w:ind w:firstLine="720"/>
          </w:pPr>
        </w:pPrChange>
      </w:pPr>
    </w:p>
    <w:p w14:paraId="7ECE602E" w14:textId="77777777" w:rsidR="007C6DC7" w:rsidRPr="007C6DC7" w:rsidRDefault="007C6DC7">
      <w:pPr>
        <w:pStyle w:val="normal0"/>
        <w:rPr>
          <w:ins w:id="175" w:author="Tim Hallett" w:date="2015-01-26T17:16:00Z"/>
          <w:i/>
          <w:noProof/>
          <w:u w:val="single"/>
          <w:lang w:val="en-US"/>
          <w:rPrChange w:id="176" w:author="Tim Hallett" w:date="2015-01-31T11:10:00Z">
            <w:rPr>
              <w:ins w:id="177" w:author="Tim Hallett" w:date="2015-01-26T17:16:00Z"/>
              <w:noProof/>
              <w:lang w:val="en-US"/>
            </w:rPr>
          </w:rPrChange>
        </w:rPr>
        <w:pPrChange w:id="178" w:author="Tim Hallett" w:date="2015-01-26T16:47:00Z">
          <w:pPr>
            <w:pStyle w:val="normal0"/>
            <w:ind w:firstLine="720"/>
          </w:pPr>
        </w:pPrChange>
      </w:pPr>
      <w:ins w:id="179" w:author="Tim Hallett" w:date="2015-01-31T11:11:00Z">
        <w:r>
          <w:rPr>
            <w:i/>
            <w:noProof/>
            <w:u w:val="single"/>
            <w:lang w:val="en-US"/>
          </w:rPr>
          <w:t xml:space="preserve">// </w:t>
        </w:r>
      </w:ins>
      <w:ins w:id="180" w:author="Tim Hallett" w:date="2015-01-31T11:09:00Z">
        <w:r w:rsidRPr="007C6DC7">
          <w:rPr>
            <w:i/>
            <w:noProof/>
            <w:u w:val="single"/>
            <w:lang w:val="en-US"/>
            <w:rPrChange w:id="181" w:author="Tim Hallett" w:date="2015-01-31T11:10:00Z">
              <w:rPr>
                <w:noProof/>
                <w:lang w:val="en-US"/>
              </w:rPr>
            </w:rPrChange>
          </w:rPr>
          <w:t xml:space="preserve">Then a very quick canter through the results for the others. I had noted before that I thought the sensitivity analysis thing we did woud be a useful thing. We said we could have one model parameterisation with strong </w:t>
        </w:r>
      </w:ins>
      <w:ins w:id="182" w:author="Tim Hallett" w:date="2015-01-31T11:10:00Z">
        <w:r w:rsidRPr="007C6DC7">
          <w:rPr>
            <w:i/>
            <w:noProof/>
            <w:u w:val="single"/>
            <w:lang w:val="en-US"/>
            <w:rPrChange w:id="183" w:author="Tim Hallett" w:date="2015-01-31T11:10:00Z">
              <w:rPr>
                <w:noProof/>
                <w:lang w:val="en-US"/>
              </w:rPr>
            </w:rPrChange>
          </w:rPr>
          <w:t>“health care seeking” and another “weaker”. (If possible to construct both in way that is consistent the data). And then to show how that strongly modulate the impact of each.</w:t>
        </w:r>
      </w:ins>
    </w:p>
    <w:p w14:paraId="4E4CCBA8" w14:textId="77777777" w:rsidR="006E02E3" w:rsidRDefault="006E02E3">
      <w:pPr>
        <w:pStyle w:val="normal0"/>
        <w:rPr>
          <w:ins w:id="184" w:author="Tim Hallett" w:date="2015-01-26T17:11:00Z"/>
          <w:noProof/>
          <w:lang w:val="en-US"/>
        </w:rPr>
        <w:pPrChange w:id="185" w:author="Tim Hallett" w:date="2015-01-26T16:47:00Z">
          <w:pPr>
            <w:pStyle w:val="normal0"/>
            <w:ind w:firstLine="720"/>
          </w:pPr>
        </w:pPrChange>
      </w:pPr>
    </w:p>
    <w:p w14:paraId="732DCB1D" w14:textId="77777777" w:rsidR="000743C3" w:rsidDel="00E1524C" w:rsidRDefault="00BA6022">
      <w:pPr>
        <w:pStyle w:val="normal0"/>
        <w:rPr>
          <w:del w:id="186" w:author="Tim Hallett" w:date="2015-01-26T17:13:00Z"/>
        </w:rPr>
        <w:pPrChange w:id="187" w:author="Tim Hallett" w:date="2015-01-26T16:47:00Z">
          <w:pPr>
            <w:pStyle w:val="normal0"/>
            <w:ind w:firstLine="720"/>
          </w:pPr>
        </w:pPrChange>
      </w:pPr>
      <w:del w:id="188" w:author="Tim Hallett" w:date="2015-01-26T17:13:00Z">
        <w:r w:rsidDel="00E1524C">
          <w:delText>Un</w:delText>
        </w:r>
        <w:r w:rsidR="001474DD" w:rsidDel="00E1524C">
          <w:delText xml:space="preserve">iversal Test and Treat </w:delText>
        </w:r>
        <w:r w:rsidR="00C30C3A" w:rsidDel="00E1524C">
          <w:delText>was found to be</w:delText>
        </w:r>
        <w:r w:rsidDel="00E1524C">
          <w:delText xml:space="preserve"> t</w:delText>
        </w:r>
        <w:r w:rsidR="00077847" w:rsidDel="00E1524C">
          <w:delText>he most impactful intervention (5</w:delText>
        </w:r>
        <w:r w:rsidR="00DB4040" w:rsidDel="00E1524C">
          <w:delText>.</w:delText>
        </w:r>
        <w:r w:rsidR="0064237F" w:rsidDel="00E1524C">
          <w:delText>59</w:delText>
        </w:r>
        <w:r w:rsidR="00DB4040" w:rsidDel="00E1524C">
          <w:delText>m</w:delText>
        </w:r>
        <w:r w:rsidR="00077847" w:rsidDel="00E1524C">
          <w:delText xml:space="preserve"> DALYs averted between 2010 and 2030)</w:delText>
        </w:r>
        <w:r w:rsidDel="00E1524C">
          <w:delText xml:space="preserve">, as this </w:delText>
        </w:r>
        <w:r w:rsidR="001474DD" w:rsidDel="00E1524C">
          <w:delText xml:space="preserve">removes </w:delText>
        </w:r>
        <w:r w:rsidDel="00E1524C">
          <w:delText>pre-ART care completely</w:delText>
        </w:r>
        <w:r w:rsidR="008C5FE3" w:rsidDel="00E1524C">
          <w:delText>,</w:delText>
        </w:r>
        <w:r w:rsidDel="00E1524C">
          <w:delText xml:space="preserve"> initiating all HIV-positive individuals onto ART immediately and actively seeking infected individuals through HBCT.</w:delText>
        </w:r>
        <w:r w:rsidR="0050562A" w:rsidDel="00E1524C">
          <w:delText xml:space="preserve"> </w:delText>
        </w:r>
        <w:r w:rsidR="00EE03D3" w:rsidDel="00E1524C">
          <w:delText xml:space="preserve">This intervention averts 50% of the DALYs averted if the entire HIV-positive population </w:delText>
        </w:r>
        <w:r w:rsidR="001474DD" w:rsidDel="00E1524C">
          <w:delText>were</w:delText>
        </w:r>
        <w:r w:rsidR="00EE03D3" w:rsidDel="00E1524C">
          <w:delText xml:space="preserve"> placed on treatment immediately from 2010 onwards with perfect adherence and retention to care, representing the maximum attainable </w:delText>
        </w:r>
        <w:r w:rsidR="000131FE" w:rsidDel="00E1524C">
          <w:delText>impact (MAI)</w:delText>
        </w:r>
        <w:r w:rsidR="00EE03D3" w:rsidDel="00E1524C">
          <w:delText xml:space="preserve">. </w:delText>
        </w:r>
        <w:r w:rsidR="00716EFA" w:rsidDel="00E1524C">
          <w:delText xml:space="preserve">The second most impactful intervention </w:delText>
        </w:r>
        <w:r w:rsidR="00C30C3A" w:rsidDel="00E1524C">
          <w:delText>was</w:delText>
        </w:r>
        <w:r w:rsidR="00716EFA" w:rsidDel="00E1524C">
          <w:delText xml:space="preserve"> Immediate ART</w:delText>
        </w:r>
        <w:r w:rsidR="00461FC2" w:rsidDel="00E1524C">
          <w:delText xml:space="preserve"> (</w:delText>
        </w:r>
        <w:r w:rsidR="00DB4040" w:rsidDel="00E1524C">
          <w:delText>3.6</w:delText>
        </w:r>
        <w:r w:rsidR="0064237F" w:rsidDel="00E1524C">
          <w:delText>2</w:delText>
        </w:r>
        <w:r w:rsidR="00DB4040" w:rsidDel="00E1524C">
          <w:delText>m</w:delText>
        </w:r>
        <w:r w:rsidR="00461FC2" w:rsidDel="00E1524C">
          <w:delText xml:space="preserve"> DALYs averted</w:delText>
        </w:r>
        <w:r w:rsidR="000131FE" w:rsidDel="00E1524C">
          <w:delText>, 32% MAI</w:delText>
        </w:r>
        <w:r w:rsidR="00461FC2" w:rsidDel="00E1524C">
          <w:delText>)</w:delText>
        </w:r>
        <w:r w:rsidR="00E14801" w:rsidDel="00E1524C">
          <w:delText>, followed by HBCT with POC CD4 testing</w:delText>
        </w:r>
        <w:r w:rsidR="00461FC2" w:rsidDel="00E1524C">
          <w:delText xml:space="preserve"> (</w:delText>
        </w:r>
        <w:r w:rsidR="007B60A3" w:rsidDel="00E1524C">
          <w:delText>3.5</w:delText>
        </w:r>
        <w:r w:rsidR="00856AB4" w:rsidDel="00E1524C">
          <w:delText>3</w:delText>
        </w:r>
        <w:r w:rsidR="007B60A3" w:rsidDel="00E1524C">
          <w:delText>m</w:delText>
        </w:r>
        <w:r w:rsidR="00461FC2" w:rsidDel="00E1524C">
          <w:delText xml:space="preserve"> DALYs averted</w:delText>
        </w:r>
        <w:r w:rsidR="00180E2A" w:rsidDel="00E1524C">
          <w:delText>, 31% MAI</w:delText>
        </w:r>
        <w:r w:rsidR="00461FC2" w:rsidDel="00E1524C">
          <w:delText>)</w:delText>
        </w:r>
        <w:r w:rsidR="00E14801" w:rsidDel="00E1524C">
          <w:delText xml:space="preserve">. These three interventions </w:delText>
        </w:r>
        <w:r w:rsidR="007B4ADA" w:rsidDel="00E1524C">
          <w:delText>actively seek individuals and in the case of Immediate ART and Universal Test and Treat, remove pre-ART care completely.</w:delText>
        </w:r>
      </w:del>
    </w:p>
    <w:p w14:paraId="3ED604A2" w14:textId="77777777" w:rsidR="003B210B" w:rsidDel="00E1524C" w:rsidRDefault="003B210B" w:rsidP="00E757ED">
      <w:pPr>
        <w:pStyle w:val="normal0"/>
        <w:ind w:firstLine="720"/>
        <w:rPr>
          <w:del w:id="189" w:author="Tim Hallett" w:date="2015-01-26T17:13:00Z"/>
        </w:rPr>
      </w:pPr>
    </w:p>
    <w:p w14:paraId="337C8050" w14:textId="77777777" w:rsidR="00E216EC" w:rsidRPr="00316690" w:rsidDel="004401D1" w:rsidRDefault="0050562A" w:rsidP="00316690">
      <w:pPr>
        <w:pStyle w:val="normal0"/>
        <w:ind w:firstLine="720"/>
        <w:rPr>
          <w:del w:id="190" w:author="Tim Hallett" w:date="2015-01-26T17:07:00Z"/>
        </w:rPr>
      </w:pPr>
      <w:del w:id="191" w:author="Tim Hallett" w:date="2015-01-26T17:07:00Z">
        <w:r w:rsidDel="004401D1">
          <w:delText xml:space="preserve">The remaining </w:delText>
        </w:r>
        <w:r w:rsidR="005A49AF" w:rsidDel="004401D1">
          <w:delText xml:space="preserve">single </w:delText>
        </w:r>
        <w:r w:rsidDel="004401D1">
          <w:delText>interventions</w:delText>
        </w:r>
        <w:r w:rsidR="00D5677F" w:rsidDel="004401D1">
          <w:delText xml:space="preserve"> </w:delText>
        </w:r>
        <w:r w:rsidR="00BB7CFA" w:rsidDel="004401D1">
          <w:delText>were</w:delText>
        </w:r>
        <w:r w:rsidR="00D5677F" w:rsidDel="004401D1">
          <w:delText xml:space="preserve"> less impactful but highlight important issues in the dynamics of HIV care. For instance, the ART Outreach and Adherence interventions </w:delText>
        </w:r>
        <w:r w:rsidR="002A5552" w:rsidDel="004401D1">
          <w:delText>were</w:delText>
        </w:r>
        <w:r w:rsidR="00D5677F" w:rsidDel="004401D1">
          <w:delText xml:space="preserve"> not </w:delText>
        </w:r>
        <w:r w:rsidR="000743C3" w:rsidDel="004401D1">
          <w:delText xml:space="preserve">highly </w:delText>
        </w:r>
        <w:r w:rsidR="00D5677F" w:rsidDel="004401D1">
          <w:delText>impactful</w:delText>
        </w:r>
        <w:r w:rsidR="00D731D9" w:rsidDel="004401D1">
          <w:delText xml:space="preserve"> (</w:delText>
        </w:r>
        <w:r w:rsidR="00496CFC" w:rsidDel="004401D1">
          <w:delText>0.</w:delText>
        </w:r>
        <w:r w:rsidR="00D731D9" w:rsidDel="004401D1">
          <w:delText>74</w:delText>
        </w:r>
        <w:r w:rsidR="00496CFC" w:rsidDel="004401D1">
          <w:delText xml:space="preserve">m </w:delText>
        </w:r>
        <w:r w:rsidR="00D731D9" w:rsidDel="004401D1">
          <w:delText xml:space="preserve">and </w:delText>
        </w:r>
        <w:r w:rsidR="00496CFC" w:rsidDel="004401D1">
          <w:delText xml:space="preserve">0.70m </w:delText>
        </w:r>
        <w:r w:rsidR="00D731D9" w:rsidDel="004401D1">
          <w:delText>DALYs averted, respectively</w:delText>
        </w:r>
        <w:r w:rsidR="00A9434F" w:rsidDel="004401D1">
          <w:delText>, 6% of MAI</w:delText>
        </w:r>
        <w:r w:rsidR="00D731D9" w:rsidDel="004401D1">
          <w:delText>)</w:delText>
        </w:r>
        <w:r w:rsidR="00D5677F" w:rsidDel="004401D1">
          <w:delText xml:space="preserve"> due to </w:delText>
        </w:r>
        <w:r w:rsidR="00C47AE6" w:rsidDel="004401D1">
          <w:delText>upstream weaknesses in care</w:delText>
        </w:r>
        <w:r w:rsidR="008963DB" w:rsidDel="004401D1">
          <w:delText>,</w:delText>
        </w:r>
        <w:r w:rsidR="00C47AE6" w:rsidDel="004401D1">
          <w:delText xml:space="preserve"> as</w:delText>
        </w:r>
        <w:r w:rsidR="00D5677F" w:rsidDel="004401D1">
          <w:delText xml:space="preserve"> many individuals never initiate</w:delText>
        </w:r>
        <w:r w:rsidR="002A5552" w:rsidDel="004401D1">
          <w:delText>d</w:delText>
        </w:r>
        <w:r w:rsidR="00D5677F" w:rsidDel="004401D1">
          <w:delText xml:space="preserve"> ART (&gt;75% of all HIV-related deaths between 2010 and 2030).</w:delText>
        </w:r>
      </w:del>
    </w:p>
    <w:p w14:paraId="4A533F26" w14:textId="77777777" w:rsidR="00BB4DB6" w:rsidRDefault="00BB4DB6" w:rsidP="00E216EC">
      <w:pPr>
        <w:pStyle w:val="normal0"/>
      </w:pPr>
    </w:p>
    <w:p w14:paraId="76AA7695" w14:textId="77777777" w:rsidR="00E216EC" w:rsidRPr="00E1524C" w:rsidRDefault="00BB0E0E" w:rsidP="00E216EC">
      <w:pPr>
        <w:pStyle w:val="normal0"/>
        <w:rPr>
          <w:strike/>
          <w:rPrChange w:id="192" w:author="Tim Hallett" w:date="2015-01-26T17:13:00Z">
            <w:rPr/>
          </w:rPrChange>
        </w:rPr>
      </w:pPr>
      <w:r>
        <w:tab/>
      </w:r>
      <w:commentRangeStart w:id="193"/>
      <w:r w:rsidR="00147C94" w:rsidRPr="00E1524C">
        <w:rPr>
          <w:strike/>
          <w:rPrChange w:id="194" w:author="Tim Hallett" w:date="2015-01-26T17:13:00Z">
            <w:rPr/>
          </w:rPrChange>
        </w:rPr>
        <w:t>Among the testing interventions,</w:t>
      </w:r>
      <w:r w:rsidR="007125CC" w:rsidRPr="00E1524C">
        <w:rPr>
          <w:strike/>
          <w:rPrChange w:id="195" w:author="Tim Hallett" w:date="2015-01-26T17:13:00Z">
            <w:rPr/>
          </w:rPrChange>
        </w:rPr>
        <w:t xml:space="preserve"> the maximum impact scenario of HBCT </w:t>
      </w:r>
      <w:r w:rsidR="00343D00" w:rsidRPr="00E1524C">
        <w:rPr>
          <w:strike/>
          <w:rPrChange w:id="196" w:author="Tim Hallett" w:date="2015-01-26T17:13:00Z">
            <w:rPr/>
          </w:rPrChange>
        </w:rPr>
        <w:t>was</w:t>
      </w:r>
      <w:r w:rsidR="007125CC" w:rsidRPr="00E1524C">
        <w:rPr>
          <w:strike/>
          <w:rPrChange w:id="197" w:author="Tim Hallett" w:date="2015-01-26T17:13:00Z">
            <w:rPr/>
          </w:rPrChange>
        </w:rPr>
        <w:t xml:space="preserve"> much more impactful than the VCT intervention</w:t>
      </w:r>
      <w:r w:rsidR="003A6AD8" w:rsidRPr="00E1524C">
        <w:rPr>
          <w:strike/>
          <w:rPrChange w:id="198" w:author="Tim Hallett" w:date="2015-01-26T17:13:00Z">
            <w:rPr/>
          </w:rPrChange>
        </w:rPr>
        <w:t xml:space="preserve"> (</w:t>
      </w:r>
      <w:r w:rsidR="0064237F" w:rsidRPr="00E1524C">
        <w:rPr>
          <w:strike/>
          <w:rPrChange w:id="199" w:author="Tim Hallett" w:date="2015-01-26T17:13:00Z">
            <w:rPr/>
          </w:rPrChange>
        </w:rPr>
        <w:t>1.8</w:t>
      </w:r>
      <w:r w:rsidR="00A34BC5" w:rsidRPr="00E1524C">
        <w:rPr>
          <w:strike/>
          <w:rPrChange w:id="200" w:author="Tim Hallett" w:date="2015-01-26T17:13:00Z">
            <w:rPr/>
          </w:rPrChange>
        </w:rPr>
        <w:t>8</w:t>
      </w:r>
      <w:r w:rsidR="0064237F" w:rsidRPr="00E1524C">
        <w:rPr>
          <w:strike/>
          <w:rPrChange w:id="201" w:author="Tim Hallett" w:date="2015-01-26T17:13:00Z">
            <w:rPr/>
          </w:rPrChange>
        </w:rPr>
        <w:t>m</w:t>
      </w:r>
      <w:r w:rsidR="003A6AD8" w:rsidRPr="00E1524C">
        <w:rPr>
          <w:strike/>
          <w:rPrChange w:id="202" w:author="Tim Hallett" w:date="2015-01-26T17:13:00Z">
            <w:rPr/>
          </w:rPrChange>
        </w:rPr>
        <w:t xml:space="preserve"> and</w:t>
      </w:r>
      <w:r w:rsidR="008C5FE3" w:rsidRPr="00E1524C">
        <w:rPr>
          <w:strike/>
          <w:rPrChange w:id="203" w:author="Tim Hallett" w:date="2015-01-26T17:13:00Z">
            <w:rPr/>
          </w:rPrChange>
        </w:rPr>
        <w:t xml:space="preserve"> </w:t>
      </w:r>
      <w:r w:rsidR="00A34BC5" w:rsidRPr="00E1524C">
        <w:rPr>
          <w:strike/>
          <w:rPrChange w:id="204" w:author="Tim Hallett" w:date="2015-01-26T17:13:00Z">
            <w:rPr/>
          </w:rPrChange>
        </w:rPr>
        <w:t>0.</w:t>
      </w:r>
      <w:r w:rsidR="008C5FE3" w:rsidRPr="00E1524C">
        <w:rPr>
          <w:strike/>
          <w:rPrChange w:id="205" w:author="Tim Hallett" w:date="2015-01-26T17:13:00Z">
            <w:rPr/>
          </w:rPrChange>
        </w:rPr>
        <w:t>6</w:t>
      </w:r>
      <w:r w:rsidR="00A34BC5" w:rsidRPr="00E1524C">
        <w:rPr>
          <w:strike/>
          <w:rPrChange w:id="206" w:author="Tim Hallett" w:date="2015-01-26T17:13:00Z">
            <w:rPr/>
          </w:rPrChange>
        </w:rPr>
        <w:t>2m</w:t>
      </w:r>
      <w:r w:rsidR="008C5FE3" w:rsidRPr="00E1524C">
        <w:rPr>
          <w:strike/>
          <w:rPrChange w:id="207" w:author="Tim Hallett" w:date="2015-01-26T17:13:00Z">
            <w:rPr/>
          </w:rPrChange>
        </w:rPr>
        <w:t xml:space="preserve"> DALYs averted</w:t>
      </w:r>
      <w:r w:rsidR="00C531C6" w:rsidRPr="00E1524C">
        <w:rPr>
          <w:strike/>
          <w:rPrChange w:id="208" w:author="Tim Hallett" w:date="2015-01-26T17:13:00Z">
            <w:rPr/>
          </w:rPrChange>
        </w:rPr>
        <w:t>, 17% and 5% MAI</w:t>
      </w:r>
      <w:r w:rsidR="008C5FE3" w:rsidRPr="00E1524C">
        <w:rPr>
          <w:strike/>
          <w:rPrChange w:id="209" w:author="Tim Hallett" w:date="2015-01-26T17:13:00Z">
            <w:rPr/>
          </w:rPrChange>
        </w:rPr>
        <w:t>, respecti</w:t>
      </w:r>
      <w:r w:rsidR="003A6AD8" w:rsidRPr="00E1524C">
        <w:rPr>
          <w:strike/>
          <w:rPrChange w:id="210" w:author="Tim Hallett" w:date="2015-01-26T17:13:00Z">
            <w:rPr/>
          </w:rPrChange>
        </w:rPr>
        <w:t>vely)</w:t>
      </w:r>
      <w:r w:rsidR="007125CC" w:rsidRPr="00E1524C">
        <w:rPr>
          <w:strike/>
          <w:rPrChange w:id="211" w:author="Tim Hallett" w:date="2015-01-26T17:13:00Z">
            <w:rPr/>
          </w:rPrChange>
        </w:rPr>
        <w:t xml:space="preserve">; however, the HBCT intervention </w:t>
      </w:r>
      <w:r w:rsidR="000A7B97" w:rsidRPr="00E1524C">
        <w:rPr>
          <w:strike/>
          <w:rPrChange w:id="212" w:author="Tim Hallett" w:date="2015-01-26T17:13:00Z">
            <w:rPr/>
          </w:rPrChange>
        </w:rPr>
        <w:t xml:space="preserve">with </w:t>
      </w:r>
      <w:r w:rsidR="007125CC" w:rsidRPr="00E1524C">
        <w:rPr>
          <w:strike/>
          <w:rPrChange w:id="213" w:author="Tim Hallett" w:date="2015-01-26T17:13:00Z">
            <w:rPr/>
          </w:rPrChange>
        </w:rPr>
        <w:t>imperfect linkage to care</w:t>
      </w:r>
      <w:r w:rsidR="000A7B97" w:rsidRPr="00E1524C">
        <w:rPr>
          <w:strike/>
          <w:rPrChange w:id="214" w:author="Tim Hallett" w:date="2015-01-26T17:13:00Z">
            <w:rPr/>
          </w:rPrChange>
        </w:rPr>
        <w:t xml:space="preserve"> (realistic scenario),</w:t>
      </w:r>
      <w:r w:rsidR="007125CC" w:rsidRPr="00E1524C">
        <w:rPr>
          <w:strike/>
          <w:rPrChange w:id="215" w:author="Tim Hallett" w:date="2015-01-26T17:13:00Z">
            <w:rPr/>
          </w:rPrChange>
        </w:rPr>
        <w:t xml:space="preserve"> highlights the importance of linkage after HBCT as this </w:t>
      </w:r>
      <w:r w:rsidR="00343D00" w:rsidRPr="00E1524C">
        <w:rPr>
          <w:strike/>
          <w:rPrChange w:id="216" w:author="Tim Hallett" w:date="2015-01-26T17:13:00Z">
            <w:rPr/>
          </w:rPrChange>
        </w:rPr>
        <w:t>was</w:t>
      </w:r>
      <w:r w:rsidR="007125CC" w:rsidRPr="00E1524C">
        <w:rPr>
          <w:strike/>
          <w:rPrChange w:id="217" w:author="Tim Hallett" w:date="2015-01-26T17:13:00Z">
            <w:rPr/>
          </w:rPrChange>
        </w:rPr>
        <w:t xml:space="preserve"> less impactful than the maximum impact VCT intervention</w:t>
      </w:r>
      <w:r w:rsidR="003A6AD8" w:rsidRPr="00E1524C">
        <w:rPr>
          <w:strike/>
          <w:rPrChange w:id="218" w:author="Tim Hallett" w:date="2015-01-26T17:13:00Z">
            <w:rPr/>
          </w:rPrChange>
        </w:rPr>
        <w:t xml:space="preserve"> (</w:t>
      </w:r>
      <w:r w:rsidR="001C0651" w:rsidRPr="00E1524C">
        <w:rPr>
          <w:strike/>
          <w:rPrChange w:id="219" w:author="Tim Hallett" w:date="2015-01-26T17:13:00Z">
            <w:rPr/>
          </w:rPrChange>
        </w:rPr>
        <w:t>0.</w:t>
      </w:r>
      <w:r w:rsidR="006C7A41" w:rsidRPr="00E1524C">
        <w:rPr>
          <w:strike/>
          <w:rPrChange w:id="220" w:author="Tim Hallett" w:date="2015-01-26T17:13:00Z">
            <w:rPr/>
          </w:rPrChange>
        </w:rPr>
        <w:t>43</w:t>
      </w:r>
      <w:r w:rsidR="001C0651" w:rsidRPr="00E1524C">
        <w:rPr>
          <w:strike/>
          <w:rPrChange w:id="221" w:author="Tim Hallett" w:date="2015-01-26T17:13:00Z">
            <w:rPr/>
          </w:rPrChange>
        </w:rPr>
        <w:t xml:space="preserve">m </w:t>
      </w:r>
      <w:r w:rsidR="006C7A41" w:rsidRPr="00E1524C">
        <w:rPr>
          <w:strike/>
          <w:rPrChange w:id="222" w:author="Tim Hallett" w:date="2015-01-26T17:13:00Z">
            <w:rPr/>
          </w:rPrChange>
        </w:rPr>
        <w:t xml:space="preserve">and </w:t>
      </w:r>
      <w:r w:rsidR="001C0651" w:rsidRPr="00E1524C">
        <w:rPr>
          <w:strike/>
          <w:rPrChange w:id="223" w:author="Tim Hallett" w:date="2015-01-26T17:13:00Z">
            <w:rPr/>
          </w:rPrChange>
        </w:rPr>
        <w:t>0.</w:t>
      </w:r>
      <w:r w:rsidR="006C7A41" w:rsidRPr="00E1524C">
        <w:rPr>
          <w:strike/>
          <w:rPrChange w:id="224" w:author="Tim Hallett" w:date="2015-01-26T17:13:00Z">
            <w:rPr/>
          </w:rPrChange>
        </w:rPr>
        <w:t>6</w:t>
      </w:r>
      <w:r w:rsidR="001C0651" w:rsidRPr="00E1524C">
        <w:rPr>
          <w:strike/>
          <w:rPrChange w:id="225" w:author="Tim Hallett" w:date="2015-01-26T17:13:00Z">
            <w:rPr/>
          </w:rPrChange>
        </w:rPr>
        <w:t>2m</w:t>
      </w:r>
      <w:r w:rsidR="006C7A41" w:rsidRPr="00E1524C">
        <w:rPr>
          <w:strike/>
          <w:rPrChange w:id="226" w:author="Tim Hallett" w:date="2015-01-26T17:13:00Z">
            <w:rPr/>
          </w:rPrChange>
        </w:rPr>
        <w:t xml:space="preserve"> DALYs averted</w:t>
      </w:r>
      <w:r w:rsidR="00C531C6" w:rsidRPr="00E1524C">
        <w:rPr>
          <w:strike/>
          <w:rPrChange w:id="227" w:author="Tim Hallett" w:date="2015-01-26T17:13:00Z">
            <w:rPr/>
          </w:rPrChange>
        </w:rPr>
        <w:t>, 4% and 5% of MAI</w:t>
      </w:r>
      <w:r w:rsidR="006C7A41" w:rsidRPr="00E1524C">
        <w:rPr>
          <w:strike/>
          <w:rPrChange w:id="228" w:author="Tim Hallett" w:date="2015-01-26T17:13:00Z">
            <w:rPr/>
          </w:rPrChange>
        </w:rPr>
        <w:t>, respectively)</w:t>
      </w:r>
      <w:r w:rsidR="007125CC" w:rsidRPr="00E1524C">
        <w:rPr>
          <w:strike/>
          <w:rPrChange w:id="229" w:author="Tim Hallett" w:date="2015-01-26T17:13:00Z">
            <w:rPr/>
          </w:rPrChange>
        </w:rPr>
        <w:t>.</w:t>
      </w:r>
      <w:r w:rsidR="009C4A17" w:rsidRPr="00E1524C">
        <w:rPr>
          <w:strike/>
          <w:rPrChange w:id="230" w:author="Tim Hallett" w:date="2015-01-26T17:13:00Z">
            <w:rPr/>
          </w:rPrChange>
        </w:rPr>
        <w:t xml:space="preserve"> </w:t>
      </w:r>
      <w:r w:rsidR="00F542BC" w:rsidRPr="00E1524C">
        <w:rPr>
          <w:strike/>
          <w:rPrChange w:id="231" w:author="Tim Hallett" w:date="2015-01-26T17:13:00Z">
            <w:rPr/>
          </w:rPrChange>
        </w:rPr>
        <w:t xml:space="preserve">Yet, both scenarios of the HBCT intervention </w:t>
      </w:r>
      <w:r w:rsidR="00343D00" w:rsidRPr="00E1524C">
        <w:rPr>
          <w:strike/>
          <w:rPrChange w:id="232" w:author="Tim Hallett" w:date="2015-01-26T17:13:00Z">
            <w:rPr/>
          </w:rPrChange>
        </w:rPr>
        <w:t>were</w:t>
      </w:r>
      <w:r w:rsidR="00F542BC" w:rsidRPr="00E1524C">
        <w:rPr>
          <w:strike/>
          <w:rPrChange w:id="233" w:author="Tim Hallett" w:date="2015-01-26T17:13:00Z">
            <w:rPr/>
          </w:rPrChange>
        </w:rPr>
        <w:t xml:space="preserve"> more than twice as expensive to implement than the VCT intervention</w:t>
      </w:r>
      <w:r w:rsidR="004D0BCA" w:rsidRPr="00E1524C">
        <w:rPr>
          <w:strike/>
          <w:rPrChange w:id="234" w:author="Tim Hallett" w:date="2015-01-26T17:13:00Z">
            <w:rPr/>
          </w:rPrChange>
        </w:rPr>
        <w:t xml:space="preserve"> ($2.62b, $2.06b and $898.44m (2013 USD), respectively)</w:t>
      </w:r>
      <w:r w:rsidR="00F542BC" w:rsidRPr="00E1524C">
        <w:rPr>
          <w:strike/>
          <w:rPrChange w:id="235" w:author="Tim Hallett" w:date="2015-01-26T17:13:00Z">
            <w:rPr/>
          </w:rPrChange>
        </w:rPr>
        <w:t>.</w:t>
      </w:r>
    </w:p>
    <w:p w14:paraId="049433E9" w14:textId="77777777" w:rsidR="00BB4DB6" w:rsidRPr="00E1524C" w:rsidRDefault="00BB4DB6" w:rsidP="00316690">
      <w:pPr>
        <w:pStyle w:val="normal0"/>
        <w:ind w:firstLine="720"/>
        <w:rPr>
          <w:strike/>
          <w:rPrChange w:id="236" w:author="Tim Hallett" w:date="2015-01-26T17:13:00Z">
            <w:rPr/>
          </w:rPrChange>
        </w:rPr>
      </w:pPr>
    </w:p>
    <w:p w14:paraId="449815D6" w14:textId="77777777" w:rsidR="00316690" w:rsidRPr="00E1524C" w:rsidRDefault="009C4A17" w:rsidP="00BB4DB6">
      <w:pPr>
        <w:pStyle w:val="normal0"/>
        <w:ind w:firstLine="720"/>
        <w:rPr>
          <w:strike/>
          <w:rPrChange w:id="237" w:author="Tim Hallett" w:date="2015-01-26T17:13:00Z">
            <w:rPr/>
          </w:rPrChange>
        </w:rPr>
      </w:pPr>
      <w:r w:rsidRPr="00E1524C">
        <w:rPr>
          <w:strike/>
          <w:rPrChange w:id="238" w:author="Tim Hallett" w:date="2015-01-26T17:13:00Z">
            <w:rPr/>
          </w:rPrChange>
        </w:rPr>
        <w:t xml:space="preserve">Among the linkage interventions, HBCT </w:t>
      </w:r>
      <w:r w:rsidR="001D6C96" w:rsidRPr="00E1524C">
        <w:rPr>
          <w:strike/>
          <w:rPrChange w:id="239" w:author="Tim Hallett" w:date="2015-01-26T17:13:00Z">
            <w:rPr/>
          </w:rPrChange>
        </w:rPr>
        <w:t xml:space="preserve">POC CD4 </w:t>
      </w:r>
      <w:r w:rsidR="00AA1A0E" w:rsidRPr="00E1524C">
        <w:rPr>
          <w:strike/>
          <w:rPrChange w:id="240" w:author="Tim Hallett" w:date="2015-01-26T17:13:00Z">
            <w:rPr/>
          </w:rPrChange>
        </w:rPr>
        <w:t>was</w:t>
      </w:r>
      <w:r w:rsidRPr="00E1524C">
        <w:rPr>
          <w:strike/>
          <w:rPrChange w:id="241" w:author="Tim Hallett" w:date="2015-01-26T17:13:00Z">
            <w:rPr/>
          </w:rPrChange>
        </w:rPr>
        <w:t xml:space="preserve"> the most impactful as it combines HBCT with a POC CD4 test to alert HIV-positive individuals of their eligibility for treatment</w:t>
      </w:r>
      <w:r w:rsidR="001D6C96" w:rsidRPr="00E1524C">
        <w:rPr>
          <w:strike/>
          <w:rPrChange w:id="242" w:author="Tim Hallett" w:date="2015-01-26T17:13:00Z">
            <w:rPr/>
          </w:rPrChange>
        </w:rPr>
        <w:t xml:space="preserve"> (3</w:t>
      </w:r>
      <w:r w:rsidR="002F7974" w:rsidRPr="00E1524C">
        <w:rPr>
          <w:strike/>
          <w:rPrChange w:id="243" w:author="Tim Hallett" w:date="2015-01-26T17:13:00Z">
            <w:rPr/>
          </w:rPrChange>
        </w:rPr>
        <w:t>.</w:t>
      </w:r>
      <w:r w:rsidR="001D6C96" w:rsidRPr="00E1524C">
        <w:rPr>
          <w:strike/>
          <w:rPrChange w:id="244" w:author="Tim Hallett" w:date="2015-01-26T17:13:00Z">
            <w:rPr/>
          </w:rPrChange>
        </w:rPr>
        <w:t>53</w:t>
      </w:r>
      <w:r w:rsidR="002F7974" w:rsidRPr="00E1524C">
        <w:rPr>
          <w:strike/>
          <w:rPrChange w:id="245" w:author="Tim Hallett" w:date="2015-01-26T17:13:00Z">
            <w:rPr/>
          </w:rPrChange>
        </w:rPr>
        <w:t xml:space="preserve">m </w:t>
      </w:r>
      <w:r w:rsidR="001D6C96" w:rsidRPr="00E1524C">
        <w:rPr>
          <w:strike/>
          <w:rPrChange w:id="246" w:author="Tim Hallett" w:date="2015-01-26T17:13:00Z">
            <w:rPr/>
          </w:rPrChange>
        </w:rPr>
        <w:t>DALYs averted</w:t>
      </w:r>
      <w:r w:rsidR="00034DA7" w:rsidRPr="00E1524C">
        <w:rPr>
          <w:strike/>
          <w:rPrChange w:id="247" w:author="Tim Hallett" w:date="2015-01-26T17:13:00Z">
            <w:rPr/>
          </w:rPrChange>
        </w:rPr>
        <w:t>, 31% MAI</w:t>
      </w:r>
      <w:r w:rsidR="001D6C96" w:rsidRPr="00E1524C">
        <w:rPr>
          <w:strike/>
          <w:rPrChange w:id="248" w:author="Tim Hallett" w:date="2015-01-26T17:13:00Z">
            <w:rPr/>
          </w:rPrChange>
        </w:rPr>
        <w:t>)</w:t>
      </w:r>
      <w:r w:rsidRPr="00E1524C">
        <w:rPr>
          <w:strike/>
          <w:rPrChange w:id="249" w:author="Tim Hallett" w:date="2015-01-26T17:13:00Z">
            <w:rPr/>
          </w:rPrChange>
        </w:rPr>
        <w:t>.</w:t>
      </w:r>
      <w:r w:rsidR="00450E1D" w:rsidRPr="00E1524C">
        <w:rPr>
          <w:strike/>
          <w:rPrChange w:id="250" w:author="Tim Hallett" w:date="2015-01-26T17:13:00Z">
            <w:rPr/>
          </w:rPrChange>
        </w:rPr>
        <w:t xml:space="preserve"> This </w:t>
      </w:r>
      <w:r w:rsidR="00AA1A0E" w:rsidRPr="00E1524C">
        <w:rPr>
          <w:strike/>
          <w:rPrChange w:id="251" w:author="Tim Hallett" w:date="2015-01-26T17:13:00Z">
            <w:rPr/>
          </w:rPrChange>
        </w:rPr>
        <w:t>was</w:t>
      </w:r>
      <w:r w:rsidR="00450E1D" w:rsidRPr="00E1524C">
        <w:rPr>
          <w:strike/>
          <w:rPrChange w:id="252" w:author="Tim Hallett" w:date="2015-01-26T17:13:00Z">
            <w:rPr/>
          </w:rPrChange>
        </w:rPr>
        <w:t xml:space="preserve"> the second most expensive intervention due to the cost of POC CD4 test kits and the cost of actively seeking individuals at home</w:t>
      </w:r>
      <w:r w:rsidR="001D6C96" w:rsidRPr="00E1524C">
        <w:rPr>
          <w:strike/>
          <w:rPrChange w:id="253" w:author="Tim Hallett" w:date="2015-01-26T17:13:00Z">
            <w:rPr/>
          </w:rPrChange>
        </w:rPr>
        <w:t xml:space="preserve"> ($3.13m between 2010 and 2030)</w:t>
      </w:r>
      <w:r w:rsidR="00450E1D" w:rsidRPr="00E1524C">
        <w:rPr>
          <w:strike/>
          <w:rPrChange w:id="254" w:author="Tim Hallett" w:date="2015-01-26T17:13:00Z">
            <w:rPr/>
          </w:rPrChange>
        </w:rPr>
        <w:t>.</w:t>
      </w:r>
      <w:r w:rsidR="00FA201D" w:rsidRPr="00E1524C">
        <w:rPr>
          <w:strike/>
          <w:rPrChange w:id="255" w:author="Tim Hallett" w:date="2015-01-26T17:13:00Z">
            <w:rPr/>
          </w:rPrChange>
        </w:rPr>
        <w:t xml:space="preserve"> Interestingly, the</w:t>
      </w:r>
      <w:r w:rsidR="0014426F" w:rsidRPr="00E1524C">
        <w:rPr>
          <w:strike/>
          <w:rPrChange w:id="256" w:author="Tim Hallett" w:date="2015-01-26T17:13:00Z">
            <w:rPr/>
          </w:rPrChange>
        </w:rPr>
        <w:t xml:space="preserve"> VCT POC CD4 intervention averted</w:t>
      </w:r>
      <w:r w:rsidR="00FA201D" w:rsidRPr="00E1524C">
        <w:rPr>
          <w:strike/>
          <w:rPrChange w:id="257" w:author="Tim Hallett" w:date="2015-01-26T17:13:00Z">
            <w:rPr/>
          </w:rPrChange>
        </w:rPr>
        <w:t xml:space="preserve"> more DALYs in the twenty-year period th</w:t>
      </w:r>
      <w:r w:rsidR="0077069E" w:rsidRPr="00E1524C">
        <w:rPr>
          <w:strike/>
          <w:rPrChange w:id="258" w:author="Tim Hallett" w:date="2015-01-26T17:13:00Z">
            <w:rPr/>
          </w:rPrChange>
        </w:rPr>
        <w:t>a</w:t>
      </w:r>
      <w:r w:rsidR="00FA201D" w:rsidRPr="00E1524C">
        <w:rPr>
          <w:strike/>
          <w:rPrChange w:id="259" w:author="Tim Hallett" w:date="2015-01-26T17:13:00Z">
            <w:rPr/>
          </w:rPrChange>
        </w:rPr>
        <w:t>n the Linkage intervention</w:t>
      </w:r>
      <w:r w:rsidR="002161BE" w:rsidRPr="00E1524C">
        <w:rPr>
          <w:strike/>
          <w:rPrChange w:id="260" w:author="Tim Hallett" w:date="2015-01-26T17:13:00Z">
            <w:rPr/>
          </w:rPrChange>
        </w:rPr>
        <w:t xml:space="preserve"> (1</w:t>
      </w:r>
      <w:r w:rsidR="00FA7322" w:rsidRPr="00E1524C">
        <w:rPr>
          <w:strike/>
          <w:rPrChange w:id="261" w:author="Tim Hallett" w:date="2015-01-26T17:13:00Z">
            <w:rPr/>
          </w:rPrChange>
        </w:rPr>
        <w:t>.</w:t>
      </w:r>
      <w:r w:rsidR="002161BE" w:rsidRPr="00E1524C">
        <w:rPr>
          <w:strike/>
          <w:rPrChange w:id="262" w:author="Tim Hallett" w:date="2015-01-26T17:13:00Z">
            <w:rPr/>
          </w:rPrChange>
        </w:rPr>
        <w:t>43</w:t>
      </w:r>
      <w:r w:rsidR="00FA7322" w:rsidRPr="00E1524C">
        <w:rPr>
          <w:strike/>
          <w:rPrChange w:id="263" w:author="Tim Hallett" w:date="2015-01-26T17:13:00Z">
            <w:rPr/>
          </w:rPrChange>
        </w:rPr>
        <w:t xml:space="preserve">m </w:t>
      </w:r>
      <w:r w:rsidR="002161BE" w:rsidRPr="00E1524C">
        <w:rPr>
          <w:strike/>
          <w:rPrChange w:id="264" w:author="Tim Hallett" w:date="2015-01-26T17:13:00Z">
            <w:rPr/>
          </w:rPrChange>
        </w:rPr>
        <w:t xml:space="preserve">vs. </w:t>
      </w:r>
      <w:r w:rsidR="00FA7322" w:rsidRPr="00E1524C">
        <w:rPr>
          <w:strike/>
          <w:rPrChange w:id="265" w:author="Tim Hallett" w:date="2015-01-26T17:13:00Z">
            <w:rPr/>
          </w:rPrChange>
        </w:rPr>
        <w:t>0.</w:t>
      </w:r>
      <w:r w:rsidR="002161BE" w:rsidRPr="00E1524C">
        <w:rPr>
          <w:strike/>
          <w:rPrChange w:id="266" w:author="Tim Hallett" w:date="2015-01-26T17:13:00Z">
            <w:rPr/>
          </w:rPrChange>
        </w:rPr>
        <w:t>8</w:t>
      </w:r>
      <w:r w:rsidR="00FA7322" w:rsidRPr="00E1524C">
        <w:rPr>
          <w:strike/>
          <w:rPrChange w:id="267" w:author="Tim Hallett" w:date="2015-01-26T17:13:00Z">
            <w:rPr/>
          </w:rPrChange>
        </w:rPr>
        <w:t>2m</w:t>
      </w:r>
      <w:r w:rsidR="002161BE" w:rsidRPr="00E1524C">
        <w:rPr>
          <w:strike/>
          <w:rPrChange w:id="268" w:author="Tim Hallett" w:date="2015-01-26T17:13:00Z">
            <w:rPr/>
          </w:rPrChange>
        </w:rPr>
        <w:t xml:space="preserve"> DALYs averted</w:t>
      </w:r>
      <w:r w:rsidR="001B3A5A" w:rsidRPr="00E1524C">
        <w:rPr>
          <w:strike/>
          <w:rPrChange w:id="269" w:author="Tim Hallett" w:date="2015-01-26T17:13:00Z">
            <w:rPr/>
          </w:rPrChange>
        </w:rPr>
        <w:t>, 13% vs. 7% of MAI</w:t>
      </w:r>
      <w:r w:rsidR="002161BE" w:rsidRPr="00E1524C">
        <w:rPr>
          <w:strike/>
          <w:rPrChange w:id="270" w:author="Tim Hallett" w:date="2015-01-26T17:13:00Z">
            <w:rPr/>
          </w:rPrChange>
        </w:rPr>
        <w:t>)</w:t>
      </w:r>
      <w:r w:rsidR="00FA201D" w:rsidRPr="00E1524C">
        <w:rPr>
          <w:strike/>
          <w:rPrChange w:id="271" w:author="Tim Hallett" w:date="2015-01-26T17:13:00Z">
            <w:rPr/>
          </w:rPrChange>
        </w:rPr>
        <w:t xml:space="preserve">. This is due to the VCT POC CD4 intervention providing perfect linkage to care with the addition of a POC CD4 test; </w:t>
      </w:r>
      <w:r w:rsidR="00094B15" w:rsidRPr="00E1524C">
        <w:rPr>
          <w:strike/>
          <w:rPrChange w:id="272" w:author="Tim Hallett" w:date="2015-01-26T17:13:00Z">
            <w:rPr/>
          </w:rPrChange>
        </w:rPr>
        <w:t xml:space="preserve">and </w:t>
      </w:r>
      <w:r w:rsidR="00FA201D" w:rsidRPr="00E1524C">
        <w:rPr>
          <w:strike/>
          <w:rPrChange w:id="273" w:author="Tim Hallett" w:date="2015-01-26T17:13:00Z">
            <w:rPr/>
          </w:rPrChange>
        </w:rPr>
        <w:t>also explains the difference in cost between the two interventions</w:t>
      </w:r>
      <w:r w:rsidR="00EB32B6" w:rsidRPr="00E1524C">
        <w:rPr>
          <w:strike/>
          <w:rPrChange w:id="274" w:author="Tim Hallett" w:date="2015-01-26T17:13:00Z">
            <w:rPr/>
          </w:rPrChange>
        </w:rPr>
        <w:t xml:space="preserve"> ($527.20m vs. $294.73m)</w:t>
      </w:r>
      <w:r w:rsidR="00FA201D" w:rsidRPr="00E1524C">
        <w:rPr>
          <w:strike/>
          <w:rPrChange w:id="275" w:author="Tim Hallett" w:date="2015-01-26T17:13:00Z">
            <w:rPr/>
          </w:rPrChange>
        </w:rPr>
        <w:t>.</w:t>
      </w:r>
    </w:p>
    <w:p w14:paraId="198A8252" w14:textId="77777777" w:rsidR="00BB4DB6" w:rsidRPr="00E1524C" w:rsidRDefault="00BB4DB6" w:rsidP="00BB4DB6">
      <w:pPr>
        <w:pStyle w:val="normal0"/>
        <w:ind w:firstLine="720"/>
        <w:rPr>
          <w:strike/>
          <w:rPrChange w:id="276" w:author="Tim Hallett" w:date="2015-01-26T17:13:00Z">
            <w:rPr/>
          </w:rPrChange>
        </w:rPr>
      </w:pPr>
    </w:p>
    <w:p w14:paraId="71B63384" w14:textId="77777777" w:rsidR="00181EEC" w:rsidRPr="00E1524C" w:rsidRDefault="00904E90" w:rsidP="00037A7A">
      <w:pPr>
        <w:pStyle w:val="normal0"/>
        <w:ind w:firstLine="720"/>
        <w:rPr>
          <w:strike/>
          <w:rPrChange w:id="277" w:author="Tim Hallett" w:date="2015-01-26T17:13:00Z">
            <w:rPr/>
          </w:rPrChange>
        </w:rPr>
      </w:pPr>
      <w:r w:rsidRPr="00E1524C">
        <w:rPr>
          <w:strike/>
          <w:rPrChange w:id="278" w:author="Tim Hallett" w:date="2015-01-26T17:13:00Z">
            <w:rPr/>
          </w:rPrChange>
        </w:rPr>
        <w:t>Each of t</w:t>
      </w:r>
      <w:r w:rsidR="00FF1D10" w:rsidRPr="00E1524C">
        <w:rPr>
          <w:strike/>
          <w:rPrChange w:id="279" w:author="Tim Hallett" w:date="2015-01-26T17:13:00Z">
            <w:rPr/>
          </w:rPrChange>
        </w:rPr>
        <w:t xml:space="preserve">he pre-ART retention interventions </w:t>
      </w:r>
      <w:r w:rsidR="00E63477" w:rsidRPr="00E1524C">
        <w:rPr>
          <w:strike/>
          <w:rPrChange w:id="280" w:author="Tim Hallett" w:date="2015-01-26T17:13:00Z">
            <w:rPr/>
          </w:rPrChange>
        </w:rPr>
        <w:t>had</w:t>
      </w:r>
      <w:r w:rsidR="00AC5CFC" w:rsidRPr="00E1524C">
        <w:rPr>
          <w:strike/>
          <w:rPrChange w:id="281" w:author="Tim Hallett" w:date="2015-01-26T17:13:00Z">
            <w:rPr/>
          </w:rPrChange>
        </w:rPr>
        <w:t xml:space="preserve"> a</w:t>
      </w:r>
      <w:r w:rsidR="00FF1D10" w:rsidRPr="00E1524C">
        <w:rPr>
          <w:strike/>
          <w:rPrChange w:id="282" w:author="Tim Hallett" w:date="2015-01-26T17:13:00Z">
            <w:rPr/>
          </w:rPrChange>
        </w:rPr>
        <w:t xml:space="preserve"> </w:t>
      </w:r>
      <w:r w:rsidRPr="00E1524C">
        <w:rPr>
          <w:strike/>
          <w:rPrChange w:id="283" w:author="Tim Hallett" w:date="2015-01-26T17:13:00Z">
            <w:rPr/>
          </w:rPrChange>
        </w:rPr>
        <w:t>considerable</w:t>
      </w:r>
      <w:r w:rsidR="00FF1D10" w:rsidRPr="00E1524C">
        <w:rPr>
          <w:strike/>
          <w:rPrChange w:id="284" w:author="Tim Hallett" w:date="2015-01-26T17:13:00Z">
            <w:rPr/>
          </w:rPrChange>
        </w:rPr>
        <w:t xml:space="preserve"> impact </w:t>
      </w:r>
      <w:r w:rsidRPr="00E1524C">
        <w:rPr>
          <w:strike/>
          <w:rPrChange w:id="285" w:author="Tim Hallett" w:date="2015-01-26T17:13:00Z">
            <w:rPr/>
          </w:rPrChange>
        </w:rPr>
        <w:t>on care</w:t>
      </w:r>
      <w:r w:rsidR="00FF1D10" w:rsidRPr="00E1524C">
        <w:rPr>
          <w:strike/>
          <w:rPrChange w:id="286" w:author="Tim Hallett" w:date="2015-01-26T17:13:00Z">
            <w:rPr/>
          </w:rPrChange>
        </w:rPr>
        <w:t>.</w:t>
      </w:r>
      <w:r w:rsidR="008B5425" w:rsidRPr="00E1524C">
        <w:rPr>
          <w:strike/>
          <w:rPrChange w:id="287" w:author="Tim Hallett" w:date="2015-01-26T17:13:00Z">
            <w:rPr/>
          </w:rPrChange>
        </w:rPr>
        <w:t xml:space="preserve"> Of these interventions, the maximum impact scenario of Improved Care, the intervention preventing </w:t>
      </w:r>
      <w:r w:rsidR="007354EE" w:rsidRPr="00E1524C">
        <w:rPr>
          <w:strike/>
          <w:rPrChange w:id="288" w:author="Tim Hallett" w:date="2015-01-26T17:13:00Z">
            <w:rPr/>
          </w:rPrChange>
        </w:rPr>
        <w:t xml:space="preserve">any </w:t>
      </w:r>
      <w:r w:rsidR="008B5425" w:rsidRPr="00E1524C">
        <w:rPr>
          <w:strike/>
          <w:rPrChange w:id="289" w:author="Tim Hallett" w:date="2015-01-26T17:13:00Z">
            <w:rPr/>
          </w:rPrChange>
        </w:rPr>
        <w:t>loss from pre-ART care was most impactful</w:t>
      </w:r>
      <w:r w:rsidR="007354EE" w:rsidRPr="00E1524C">
        <w:rPr>
          <w:strike/>
          <w:rPrChange w:id="290" w:author="Tim Hallett" w:date="2015-01-26T17:13:00Z">
            <w:rPr/>
          </w:rPrChange>
        </w:rPr>
        <w:t xml:space="preserve"> (1.</w:t>
      </w:r>
      <w:r w:rsidR="00805A46" w:rsidRPr="00E1524C">
        <w:rPr>
          <w:strike/>
          <w:rPrChange w:id="291" w:author="Tim Hallett" w:date="2015-01-26T17:13:00Z">
            <w:rPr/>
          </w:rPrChange>
        </w:rPr>
        <w:t>9</w:t>
      </w:r>
      <w:r w:rsidR="007354EE" w:rsidRPr="00E1524C">
        <w:rPr>
          <w:strike/>
          <w:rPrChange w:id="292" w:author="Tim Hallett" w:date="2015-01-26T17:13:00Z">
            <w:rPr/>
          </w:rPrChange>
        </w:rPr>
        <w:t>5m</w:t>
      </w:r>
      <w:r w:rsidR="00805A46" w:rsidRPr="00E1524C">
        <w:rPr>
          <w:strike/>
          <w:rPrChange w:id="293" w:author="Tim Hallett" w:date="2015-01-26T17:13:00Z">
            <w:rPr/>
          </w:rPrChange>
        </w:rPr>
        <w:t xml:space="preserve"> DALYs averted</w:t>
      </w:r>
      <w:r w:rsidR="00F30E57" w:rsidRPr="00E1524C">
        <w:rPr>
          <w:strike/>
          <w:rPrChange w:id="294" w:author="Tim Hallett" w:date="2015-01-26T17:13:00Z">
            <w:rPr/>
          </w:rPrChange>
        </w:rPr>
        <w:t>, 17% MAI</w:t>
      </w:r>
      <w:r w:rsidR="00805A46" w:rsidRPr="00E1524C">
        <w:rPr>
          <w:strike/>
          <w:rPrChange w:id="295" w:author="Tim Hallett" w:date="2015-01-26T17:13:00Z">
            <w:rPr/>
          </w:rPrChange>
        </w:rPr>
        <w:t>)</w:t>
      </w:r>
      <w:r w:rsidR="008B5425" w:rsidRPr="00E1524C">
        <w:rPr>
          <w:strike/>
          <w:rPrChange w:id="296" w:author="Tim Hallett" w:date="2015-01-26T17:13:00Z">
            <w:rPr/>
          </w:rPrChange>
        </w:rPr>
        <w:t>, followed closely by the maximum impact scenario of the Pre-ART Outreach intervention that re-engages anyone lost from pre-ART care</w:t>
      </w:r>
      <w:r w:rsidR="002A4AFB" w:rsidRPr="00E1524C">
        <w:rPr>
          <w:strike/>
          <w:rPrChange w:id="297" w:author="Tim Hallett" w:date="2015-01-26T17:13:00Z">
            <w:rPr/>
          </w:rPrChange>
        </w:rPr>
        <w:t xml:space="preserve"> (1.</w:t>
      </w:r>
      <w:r w:rsidR="00805A46" w:rsidRPr="00E1524C">
        <w:rPr>
          <w:strike/>
          <w:rPrChange w:id="298" w:author="Tim Hallett" w:date="2015-01-26T17:13:00Z">
            <w:rPr/>
          </w:rPrChange>
        </w:rPr>
        <w:t>8</w:t>
      </w:r>
      <w:r w:rsidR="002A4AFB" w:rsidRPr="00E1524C">
        <w:rPr>
          <w:strike/>
          <w:rPrChange w:id="299" w:author="Tim Hallett" w:date="2015-01-26T17:13:00Z">
            <w:rPr/>
          </w:rPrChange>
        </w:rPr>
        <w:t>3m</w:t>
      </w:r>
      <w:r w:rsidR="00805A46" w:rsidRPr="00E1524C">
        <w:rPr>
          <w:strike/>
          <w:rPrChange w:id="300" w:author="Tim Hallett" w:date="2015-01-26T17:13:00Z">
            <w:rPr/>
          </w:rPrChange>
        </w:rPr>
        <w:t xml:space="preserve"> DALYs averted</w:t>
      </w:r>
      <w:r w:rsidR="00F30E57" w:rsidRPr="00E1524C">
        <w:rPr>
          <w:strike/>
          <w:rPrChange w:id="301" w:author="Tim Hallett" w:date="2015-01-26T17:13:00Z">
            <w:rPr/>
          </w:rPrChange>
        </w:rPr>
        <w:t>, 16% MAI</w:t>
      </w:r>
      <w:r w:rsidR="00805A46" w:rsidRPr="00E1524C">
        <w:rPr>
          <w:strike/>
          <w:rPrChange w:id="302" w:author="Tim Hallett" w:date="2015-01-26T17:13:00Z">
            <w:rPr/>
          </w:rPrChange>
        </w:rPr>
        <w:t>)</w:t>
      </w:r>
      <w:r w:rsidR="008B5425" w:rsidRPr="00E1524C">
        <w:rPr>
          <w:strike/>
          <w:rPrChange w:id="303" w:author="Tim Hallett" w:date="2015-01-26T17:13:00Z">
            <w:rPr/>
          </w:rPrChange>
        </w:rPr>
        <w:t xml:space="preserve">. Interestingly, the maximum impact Improved Care intervention </w:t>
      </w:r>
      <w:r w:rsidR="00E63477" w:rsidRPr="00E1524C">
        <w:rPr>
          <w:strike/>
          <w:rPrChange w:id="304" w:author="Tim Hallett" w:date="2015-01-26T17:13:00Z">
            <w:rPr/>
          </w:rPrChange>
        </w:rPr>
        <w:t>was</w:t>
      </w:r>
      <w:r w:rsidR="008B5425" w:rsidRPr="00E1524C">
        <w:rPr>
          <w:strike/>
          <w:rPrChange w:id="305" w:author="Tim Hallett" w:date="2015-01-26T17:13:00Z">
            <w:rPr/>
          </w:rPrChange>
        </w:rPr>
        <w:t xml:space="preserve"> only slightly more expensive than the maximum impact Pre-ART Outreach intervention; this </w:t>
      </w:r>
      <w:r w:rsidR="00E149A7" w:rsidRPr="00E1524C">
        <w:rPr>
          <w:strike/>
          <w:rPrChange w:id="306" w:author="Tim Hallett" w:date="2015-01-26T17:13:00Z">
            <w:rPr/>
          </w:rPrChange>
        </w:rPr>
        <w:t>was</w:t>
      </w:r>
      <w:r w:rsidR="002A1595" w:rsidRPr="00E1524C">
        <w:rPr>
          <w:strike/>
          <w:rPrChange w:id="307" w:author="Tim Hallett" w:date="2015-01-26T17:13:00Z">
            <w:rPr/>
          </w:rPrChange>
        </w:rPr>
        <w:t xml:space="preserve"> </w:t>
      </w:r>
      <w:r w:rsidR="008B5425" w:rsidRPr="00E1524C">
        <w:rPr>
          <w:strike/>
          <w:rPrChange w:id="308" w:author="Tim Hallett" w:date="2015-01-26T17:13:00Z">
            <w:rPr/>
          </w:rPrChange>
        </w:rPr>
        <w:t xml:space="preserve">due to the cost of additional testing </w:t>
      </w:r>
      <w:r w:rsidR="00104667" w:rsidRPr="00E1524C">
        <w:rPr>
          <w:strike/>
          <w:rPrChange w:id="309" w:author="Tim Hallett" w:date="2015-01-26T17:13:00Z">
            <w:rPr/>
          </w:rPrChange>
        </w:rPr>
        <w:t xml:space="preserve">that </w:t>
      </w:r>
      <w:r w:rsidR="008B5425" w:rsidRPr="00E1524C">
        <w:rPr>
          <w:strike/>
          <w:rPrChange w:id="310" w:author="Tim Hallett" w:date="2015-01-26T17:13:00Z">
            <w:rPr/>
          </w:rPrChange>
        </w:rPr>
        <w:t>retaining individuals in pre-ART care incurs</w:t>
      </w:r>
      <w:r w:rsidR="0035786F" w:rsidRPr="00E1524C">
        <w:rPr>
          <w:strike/>
          <w:rPrChange w:id="311" w:author="Tim Hallett" w:date="2015-01-26T17:13:00Z">
            <w:rPr/>
          </w:rPrChange>
        </w:rPr>
        <w:t xml:space="preserve"> (</w:t>
      </w:r>
      <w:r w:rsidR="00BB3896" w:rsidRPr="00E1524C">
        <w:rPr>
          <w:strike/>
          <w:rPrChange w:id="312" w:author="Tim Hallett" w:date="2015-01-26T17:13:00Z">
            <w:rPr/>
          </w:rPrChange>
        </w:rPr>
        <w:t>$983.26m vs. $689.03m</w:t>
      </w:r>
      <w:r w:rsidR="0035786F" w:rsidRPr="00E1524C">
        <w:rPr>
          <w:strike/>
          <w:rPrChange w:id="313" w:author="Tim Hallett" w:date="2015-01-26T17:13:00Z">
            <w:rPr/>
          </w:rPrChange>
        </w:rPr>
        <w:t>)</w:t>
      </w:r>
      <w:r w:rsidR="008B5425" w:rsidRPr="00E1524C">
        <w:rPr>
          <w:strike/>
          <w:rPrChange w:id="314" w:author="Tim Hallett" w:date="2015-01-26T17:13:00Z">
            <w:rPr/>
          </w:rPrChange>
        </w:rPr>
        <w:t xml:space="preserve">. </w:t>
      </w:r>
      <w:r w:rsidR="00E149A7" w:rsidRPr="00E1524C">
        <w:rPr>
          <w:strike/>
          <w:rPrChange w:id="315" w:author="Tim Hallett" w:date="2015-01-26T17:13:00Z">
            <w:rPr/>
          </w:rPrChange>
        </w:rPr>
        <w:t>Comparing</w:t>
      </w:r>
      <w:r w:rsidR="008B5425" w:rsidRPr="00E1524C">
        <w:rPr>
          <w:strike/>
          <w:rPrChange w:id="316" w:author="Tim Hallett" w:date="2015-01-26T17:13:00Z">
            <w:rPr/>
          </w:rPrChange>
        </w:rPr>
        <w:t xml:space="preserve"> the POC CD4 intervention against the VCT POC CD4 intervention, the </w:t>
      </w:r>
      <w:r w:rsidR="009B233A" w:rsidRPr="00E1524C">
        <w:rPr>
          <w:strike/>
          <w:rPrChange w:id="317" w:author="Tim Hallett" w:date="2015-01-26T17:13:00Z">
            <w:rPr/>
          </w:rPrChange>
        </w:rPr>
        <w:t xml:space="preserve">former </w:t>
      </w:r>
      <w:r w:rsidR="00C10061" w:rsidRPr="00E1524C">
        <w:rPr>
          <w:strike/>
          <w:rPrChange w:id="318" w:author="Tim Hallett" w:date="2015-01-26T17:13:00Z">
            <w:rPr/>
          </w:rPrChange>
        </w:rPr>
        <w:t>was</w:t>
      </w:r>
      <w:r w:rsidR="008B5425" w:rsidRPr="00E1524C">
        <w:rPr>
          <w:strike/>
          <w:rPrChange w:id="319" w:author="Tim Hallett" w:date="2015-01-26T17:13:00Z">
            <w:rPr/>
          </w:rPrChange>
        </w:rPr>
        <w:t xml:space="preserve"> less impactful and also cheaper than the </w:t>
      </w:r>
      <w:r w:rsidR="009B233A" w:rsidRPr="00E1524C">
        <w:rPr>
          <w:strike/>
          <w:rPrChange w:id="320" w:author="Tim Hallett" w:date="2015-01-26T17:13:00Z">
            <w:rPr/>
          </w:rPrChange>
        </w:rPr>
        <w:t xml:space="preserve">latter </w:t>
      </w:r>
      <w:r w:rsidR="00E543C9" w:rsidRPr="00E1524C">
        <w:rPr>
          <w:strike/>
          <w:rPrChange w:id="321" w:author="Tim Hallett" w:date="2015-01-26T17:13:00Z">
            <w:rPr/>
          </w:rPrChange>
        </w:rPr>
        <w:t>(1</w:t>
      </w:r>
      <w:r w:rsidR="00A05B2C" w:rsidRPr="00E1524C">
        <w:rPr>
          <w:strike/>
          <w:rPrChange w:id="322" w:author="Tim Hallett" w:date="2015-01-26T17:13:00Z">
            <w:rPr/>
          </w:rPrChange>
        </w:rPr>
        <w:t>.</w:t>
      </w:r>
      <w:r w:rsidR="00E543C9" w:rsidRPr="00E1524C">
        <w:rPr>
          <w:strike/>
          <w:rPrChange w:id="323" w:author="Tim Hallett" w:date="2015-01-26T17:13:00Z">
            <w:rPr/>
          </w:rPrChange>
        </w:rPr>
        <w:t>35</w:t>
      </w:r>
      <w:r w:rsidR="00A05B2C" w:rsidRPr="00E1524C">
        <w:rPr>
          <w:strike/>
          <w:rPrChange w:id="324" w:author="Tim Hallett" w:date="2015-01-26T17:13:00Z">
            <w:rPr/>
          </w:rPrChange>
        </w:rPr>
        <w:t>m</w:t>
      </w:r>
      <w:r w:rsidR="00F30E57" w:rsidRPr="00E1524C">
        <w:rPr>
          <w:strike/>
          <w:rPrChange w:id="325" w:author="Tim Hallett" w:date="2015-01-26T17:13:00Z">
            <w:rPr/>
          </w:rPrChange>
        </w:rPr>
        <w:t xml:space="preserve"> DALYs averted, 12% MAI, </w:t>
      </w:r>
      <w:r w:rsidR="00E543C9" w:rsidRPr="00E1524C">
        <w:rPr>
          <w:strike/>
          <w:rPrChange w:id="326" w:author="Tim Hallett" w:date="2015-01-26T17:13:00Z">
            <w:rPr/>
          </w:rPrChange>
        </w:rPr>
        <w:t>at a cost of $498.27m vs. 1</w:t>
      </w:r>
      <w:r w:rsidR="00A05B2C" w:rsidRPr="00E1524C">
        <w:rPr>
          <w:strike/>
          <w:rPrChange w:id="327" w:author="Tim Hallett" w:date="2015-01-26T17:13:00Z">
            <w:rPr/>
          </w:rPrChange>
        </w:rPr>
        <w:t>.</w:t>
      </w:r>
      <w:r w:rsidR="00E543C9" w:rsidRPr="00E1524C">
        <w:rPr>
          <w:strike/>
          <w:rPrChange w:id="328" w:author="Tim Hallett" w:date="2015-01-26T17:13:00Z">
            <w:rPr/>
          </w:rPrChange>
        </w:rPr>
        <w:t>43</w:t>
      </w:r>
      <w:r w:rsidR="00A05B2C" w:rsidRPr="00E1524C">
        <w:rPr>
          <w:strike/>
          <w:rPrChange w:id="329" w:author="Tim Hallett" w:date="2015-01-26T17:13:00Z">
            <w:rPr/>
          </w:rPrChange>
        </w:rPr>
        <w:t>m</w:t>
      </w:r>
      <w:r w:rsidR="00E543C9" w:rsidRPr="00E1524C">
        <w:rPr>
          <w:strike/>
          <w:rPrChange w:id="330" w:author="Tim Hallett" w:date="2015-01-26T17:13:00Z">
            <w:rPr/>
          </w:rPrChange>
        </w:rPr>
        <w:t xml:space="preserve"> DALYs averted</w:t>
      </w:r>
      <w:r w:rsidR="00F30E57" w:rsidRPr="00E1524C">
        <w:rPr>
          <w:strike/>
          <w:rPrChange w:id="331" w:author="Tim Hallett" w:date="2015-01-26T17:13:00Z">
            <w:rPr/>
          </w:rPrChange>
        </w:rPr>
        <w:t>, 13% MAI,</w:t>
      </w:r>
      <w:r w:rsidR="00E543C9" w:rsidRPr="00E1524C">
        <w:rPr>
          <w:strike/>
          <w:rPrChange w:id="332" w:author="Tim Hallett" w:date="2015-01-26T17:13:00Z">
            <w:rPr/>
          </w:rPrChange>
        </w:rPr>
        <w:t xml:space="preserve"> at a cost of $527.20m)</w:t>
      </w:r>
      <w:r w:rsidR="008B5425" w:rsidRPr="00E1524C">
        <w:rPr>
          <w:strike/>
          <w:rPrChange w:id="333" w:author="Tim Hallett" w:date="2015-01-26T17:13:00Z">
            <w:rPr/>
          </w:rPrChange>
        </w:rPr>
        <w:t xml:space="preserve">. The reasoning behind this is that the VCT POC CD4 intervention immediately links all individuals testing through VCT and </w:t>
      </w:r>
      <w:r w:rsidR="006C5AAE" w:rsidRPr="00E1524C">
        <w:rPr>
          <w:strike/>
          <w:rPrChange w:id="334" w:author="Tim Hallett" w:date="2015-01-26T17:13:00Z">
            <w:rPr/>
          </w:rPrChange>
        </w:rPr>
        <w:t>provides them with a POC CD4 test; whereas, the POC CD4 intervention applies only to individuals who have entered pre-ART care. That is, patients that have successfully linked to care.</w:t>
      </w:r>
      <w:r w:rsidR="008170B2" w:rsidRPr="00E1524C">
        <w:rPr>
          <w:strike/>
          <w:rPrChange w:id="335" w:author="Tim Hallett" w:date="2015-01-26T17:13:00Z">
            <w:rPr/>
          </w:rPrChange>
        </w:rPr>
        <w:t xml:space="preserve"> Thus, without perfect linkage POC CD4 involves testing fewer individuals.</w:t>
      </w:r>
      <w:r w:rsidR="00037A7A" w:rsidRPr="00E1524C">
        <w:rPr>
          <w:strike/>
          <w:rPrChange w:id="336" w:author="Tim Hallett" w:date="2015-01-26T17:13:00Z">
            <w:rPr/>
          </w:rPrChange>
        </w:rPr>
        <w:t xml:space="preserve"> </w:t>
      </w:r>
      <w:r w:rsidR="00EC6B1C" w:rsidRPr="00E1524C">
        <w:rPr>
          <w:strike/>
          <w:rPrChange w:id="337" w:author="Tim Hallett" w:date="2015-01-26T17:13:00Z">
            <w:rPr/>
          </w:rPrChange>
        </w:rPr>
        <w:t>Furthermore</w:t>
      </w:r>
      <w:r w:rsidR="00C10061" w:rsidRPr="00E1524C">
        <w:rPr>
          <w:strike/>
          <w:rPrChange w:id="338" w:author="Tim Hallett" w:date="2015-01-26T17:13:00Z">
            <w:rPr/>
          </w:rPrChange>
        </w:rPr>
        <w:t xml:space="preserve">, </w:t>
      </w:r>
      <w:r w:rsidR="00AD4F28" w:rsidRPr="00E1524C">
        <w:rPr>
          <w:strike/>
          <w:rPrChange w:id="339" w:author="Tim Hallett" w:date="2015-01-26T17:13:00Z">
            <w:rPr/>
          </w:rPrChange>
        </w:rPr>
        <w:t xml:space="preserve">the ART retention interventions </w:t>
      </w:r>
      <w:r w:rsidR="00C10061" w:rsidRPr="00E1524C">
        <w:rPr>
          <w:strike/>
          <w:rPrChange w:id="340" w:author="Tim Hallett" w:date="2015-01-26T17:13:00Z">
            <w:rPr/>
          </w:rPrChange>
        </w:rPr>
        <w:t xml:space="preserve">were </w:t>
      </w:r>
      <w:r w:rsidR="00AA0E87" w:rsidRPr="00E1524C">
        <w:rPr>
          <w:strike/>
          <w:rPrChange w:id="341" w:author="Tim Hallett" w:date="2015-01-26T17:13:00Z">
            <w:rPr/>
          </w:rPrChange>
        </w:rPr>
        <w:t xml:space="preserve">constrained by the limited number of </w:t>
      </w:r>
      <w:r w:rsidR="00AD4F28" w:rsidRPr="00E1524C">
        <w:rPr>
          <w:strike/>
          <w:rPrChange w:id="342" w:author="Tim Hallett" w:date="2015-01-26T17:13:00Z">
            <w:rPr/>
          </w:rPrChange>
        </w:rPr>
        <w:t xml:space="preserve">individuals </w:t>
      </w:r>
      <w:r w:rsidR="00AA0E87" w:rsidRPr="00E1524C">
        <w:rPr>
          <w:strike/>
          <w:rPrChange w:id="343" w:author="Tim Hallett" w:date="2015-01-26T17:13:00Z">
            <w:rPr/>
          </w:rPrChange>
        </w:rPr>
        <w:t xml:space="preserve">whom </w:t>
      </w:r>
      <w:r w:rsidR="00AD4F28" w:rsidRPr="00E1524C">
        <w:rPr>
          <w:strike/>
          <w:rPrChange w:id="344" w:author="Tim Hallett" w:date="2015-01-26T17:13:00Z">
            <w:rPr/>
          </w:rPrChange>
        </w:rPr>
        <w:t>initiate</w:t>
      </w:r>
      <w:r w:rsidR="00C10061" w:rsidRPr="00E1524C">
        <w:rPr>
          <w:strike/>
          <w:rPrChange w:id="345" w:author="Tim Hallett" w:date="2015-01-26T17:13:00Z">
            <w:rPr/>
          </w:rPrChange>
        </w:rPr>
        <w:t>d</w:t>
      </w:r>
      <w:r w:rsidR="00AD4F28" w:rsidRPr="00E1524C">
        <w:rPr>
          <w:strike/>
          <w:rPrChange w:id="346" w:author="Tim Hallett" w:date="2015-01-26T17:13:00Z">
            <w:rPr/>
          </w:rPrChange>
        </w:rPr>
        <w:t xml:space="preserve"> ART. </w:t>
      </w:r>
      <w:r w:rsidR="003F7CFE" w:rsidRPr="00E1524C">
        <w:rPr>
          <w:strike/>
          <w:rPrChange w:id="347" w:author="Tim Hallett" w:date="2015-01-26T17:13:00Z">
            <w:rPr/>
          </w:rPrChange>
        </w:rPr>
        <w:t>Nonetheless</w:t>
      </w:r>
      <w:r w:rsidR="00AD4F28" w:rsidRPr="00E1524C">
        <w:rPr>
          <w:strike/>
          <w:rPrChange w:id="348" w:author="Tim Hallett" w:date="2015-01-26T17:13:00Z">
            <w:rPr/>
          </w:rPrChange>
        </w:rPr>
        <w:t xml:space="preserve">, both scenarios of the ART Outreach intervention </w:t>
      </w:r>
      <w:r w:rsidR="00AB15F7" w:rsidRPr="00E1524C">
        <w:rPr>
          <w:strike/>
          <w:rPrChange w:id="349" w:author="Tim Hallett" w:date="2015-01-26T17:13:00Z">
            <w:rPr/>
          </w:rPrChange>
        </w:rPr>
        <w:t xml:space="preserve">had a larger impact </w:t>
      </w:r>
      <w:r w:rsidR="00AD4F28" w:rsidRPr="00E1524C">
        <w:rPr>
          <w:strike/>
          <w:rPrChange w:id="350" w:author="Tim Hallett" w:date="2015-01-26T17:13:00Z">
            <w:rPr/>
          </w:rPrChange>
        </w:rPr>
        <w:t xml:space="preserve">and </w:t>
      </w:r>
      <w:r w:rsidR="00AB15F7" w:rsidRPr="00E1524C">
        <w:rPr>
          <w:strike/>
          <w:rPrChange w:id="351" w:author="Tim Hallett" w:date="2015-01-26T17:13:00Z">
            <w:rPr/>
          </w:rPrChange>
        </w:rPr>
        <w:t xml:space="preserve">were </w:t>
      </w:r>
      <w:r w:rsidR="00AD4F28" w:rsidRPr="00E1524C">
        <w:rPr>
          <w:strike/>
          <w:rPrChange w:id="352" w:author="Tim Hallett" w:date="2015-01-26T17:13:00Z">
            <w:rPr/>
          </w:rPrChange>
        </w:rPr>
        <w:lastRenderedPageBreak/>
        <w:t>more expensive (by increasing the total life-years spent on ART)</w:t>
      </w:r>
      <w:r w:rsidR="002D5BC2" w:rsidRPr="00E1524C">
        <w:rPr>
          <w:strike/>
          <w:rPrChange w:id="353" w:author="Tim Hallett" w:date="2015-01-26T17:13:00Z">
            <w:rPr/>
          </w:rPrChange>
        </w:rPr>
        <w:t xml:space="preserve"> than the </w:t>
      </w:r>
      <w:r w:rsidR="006D7990" w:rsidRPr="00E1524C">
        <w:rPr>
          <w:strike/>
          <w:rPrChange w:id="354" w:author="Tim Hallett" w:date="2015-01-26T17:13:00Z">
            <w:rPr/>
          </w:rPrChange>
        </w:rPr>
        <w:t>a</w:t>
      </w:r>
      <w:r w:rsidR="002D5BC2" w:rsidRPr="00E1524C">
        <w:rPr>
          <w:strike/>
          <w:rPrChange w:id="355" w:author="Tim Hallett" w:date="2015-01-26T17:13:00Z">
            <w:rPr/>
          </w:rPrChange>
        </w:rPr>
        <w:t>dherence interventions.</w:t>
      </w:r>
    </w:p>
    <w:commentRangeEnd w:id="193"/>
    <w:p w14:paraId="75E343D7" w14:textId="77777777" w:rsidR="006B3430" w:rsidRDefault="00E1524C" w:rsidP="0056081D">
      <w:pPr>
        <w:pStyle w:val="Heading2"/>
        <w:contextualSpacing w:val="0"/>
        <w:rPr>
          <w:ins w:id="356" w:author="Tim Hallett" w:date="2015-01-26T16:48:00Z"/>
        </w:rPr>
      </w:pPr>
      <w:r>
        <w:rPr>
          <w:rStyle w:val="CommentReference"/>
          <w:i w:val="0"/>
        </w:rPr>
        <w:commentReference w:id="193"/>
      </w:r>
    </w:p>
    <w:p w14:paraId="2AAE76BC" w14:textId="77777777" w:rsidR="00181EEC" w:rsidRDefault="0056081D" w:rsidP="0056081D">
      <w:pPr>
        <w:pStyle w:val="Heading2"/>
        <w:contextualSpacing w:val="0"/>
      </w:pPr>
      <w:r>
        <w:t>The Impact of Bundles of Interventions</w:t>
      </w:r>
    </w:p>
    <w:p w14:paraId="020DC5DE" w14:textId="77777777" w:rsidR="0045606F" w:rsidDel="00321465" w:rsidRDefault="003A4313">
      <w:pPr>
        <w:pStyle w:val="normal0"/>
        <w:ind w:firstLine="361"/>
        <w:rPr>
          <w:del w:id="357" w:author="Tim Hallett" w:date="2015-01-26T17:19:00Z"/>
        </w:rPr>
        <w:pPrChange w:id="358" w:author="Tim Hallett" w:date="2015-01-26T17:19:00Z">
          <w:pPr>
            <w:pStyle w:val="normal0"/>
            <w:ind w:firstLine="720"/>
          </w:pPr>
        </w:pPrChange>
      </w:pPr>
      <w:r>
        <w:t xml:space="preserve">An optimal combination of </w:t>
      </w:r>
      <w:ins w:id="359" w:author="Tim Hallett" w:date="2015-01-26T17:19:00Z">
        <w:r w:rsidR="00321465">
          <w:t xml:space="preserve">cascade </w:t>
        </w:r>
      </w:ins>
      <w:r>
        <w:t xml:space="preserve">interventions </w:t>
      </w:r>
      <w:del w:id="360" w:author="Tim Hallett" w:date="2015-01-26T17:19:00Z">
        <w:r w:rsidDel="00321465">
          <w:delText>can be</w:delText>
        </w:r>
      </w:del>
      <w:ins w:id="361" w:author="Tim Hallett" w:date="2015-01-26T17:19:00Z">
        <w:r w:rsidR="00321465">
          <w:t>was</w:t>
        </w:r>
      </w:ins>
      <w:r>
        <w:t xml:space="preserve"> found by simulati</w:t>
      </w:r>
      <w:r w:rsidR="002938A8">
        <w:t xml:space="preserve">ng all possible combinations </w:t>
      </w:r>
      <w:r>
        <w:t xml:space="preserve">and selecting those </w:t>
      </w:r>
      <w:r w:rsidR="00533DB5">
        <w:t>that</w:t>
      </w:r>
      <w:r>
        <w:t xml:space="preserve">, at each budget level, provide the greatest increase in health. </w:t>
      </w:r>
      <w:r w:rsidR="00E259EF">
        <w:t>We did this for all the ‘realistic’ interventions and imposed the additional constraint that, once an intervention ha</w:t>
      </w:r>
      <w:r w:rsidR="006B2C19">
        <w:t>d</w:t>
      </w:r>
      <w:r w:rsidR="00E259EF">
        <w:t xml:space="preserve"> been included in the combination at one budget level it cannot be removed at higher budget levels. </w:t>
      </w:r>
      <w:r w:rsidR="002938A8">
        <w:t>(</w:t>
      </w:r>
      <w:r w:rsidR="004F314A">
        <w:t>table</w:t>
      </w:r>
      <w:r w:rsidR="006444A3">
        <w:t xml:space="preserve"> </w:t>
      </w:r>
      <w:r w:rsidR="004F314A">
        <w:t>3</w:t>
      </w:r>
      <w:r w:rsidR="002938A8">
        <w:t>)</w:t>
      </w:r>
      <w:r w:rsidR="006444A3">
        <w:t>.</w:t>
      </w:r>
      <w:ins w:id="362" w:author="Tim Hallett" w:date="2015-01-26T17:19:00Z">
        <w:r w:rsidR="00321465">
          <w:t xml:space="preserve"> </w:t>
        </w:r>
      </w:ins>
    </w:p>
    <w:p w14:paraId="656C98A2" w14:textId="77777777" w:rsidR="00321465" w:rsidRDefault="00321465" w:rsidP="003A4313">
      <w:pPr>
        <w:pStyle w:val="normal0"/>
        <w:ind w:firstLine="361"/>
        <w:rPr>
          <w:ins w:id="363" w:author="Tim Hallett" w:date="2015-01-26T17:19:00Z"/>
        </w:rPr>
      </w:pPr>
    </w:p>
    <w:p w14:paraId="12286788" w14:textId="77777777" w:rsidR="00321465" w:rsidRDefault="00321465" w:rsidP="003A4313">
      <w:pPr>
        <w:pStyle w:val="normal0"/>
        <w:ind w:firstLine="361"/>
        <w:rPr>
          <w:ins w:id="364" w:author="Tim Hallett" w:date="2015-01-26T17:19:00Z"/>
        </w:rPr>
      </w:pPr>
    </w:p>
    <w:p w14:paraId="33188D5F" w14:textId="77777777" w:rsidR="00903165" w:rsidDel="00321465" w:rsidRDefault="00331EA3" w:rsidP="00BE6FB5">
      <w:pPr>
        <w:pStyle w:val="normal0"/>
        <w:ind w:firstLine="720"/>
        <w:rPr>
          <w:del w:id="365" w:author="Tim Hallett" w:date="2015-01-26T17:19:00Z"/>
        </w:rPr>
      </w:pPr>
      <w:ins w:id="366" w:author="Tim Hallett" w:date="2015-01-26T17:19:00Z">
        <w:r>
          <w:t>This finds</w:t>
        </w:r>
        <w:r w:rsidR="00321465">
          <w:t xml:space="preserve"> that </w:t>
        </w:r>
      </w:ins>
    </w:p>
    <w:p w14:paraId="4FF43B7E" w14:textId="77777777" w:rsidR="00D544CC" w:rsidRDefault="009B2545">
      <w:pPr>
        <w:pStyle w:val="normal0"/>
        <w:ind w:firstLine="361"/>
        <w:rPr>
          <w:ins w:id="367" w:author="Tim Hallett" w:date="2015-01-26T17:21:00Z"/>
        </w:rPr>
        <w:pPrChange w:id="368" w:author="Tim Hallett" w:date="2015-01-26T17:19:00Z">
          <w:pPr>
            <w:pStyle w:val="normal0"/>
            <w:ind w:firstLine="720"/>
          </w:pPr>
        </w:pPrChange>
      </w:pPr>
      <w:del w:id="369" w:author="Tim Hallett" w:date="2015-01-26T17:19:00Z">
        <w:r w:rsidDel="00321465">
          <w:delText>A</w:delText>
        </w:r>
      </w:del>
      <w:ins w:id="370" w:author="Tim Hallett" w:date="2015-01-26T17:19:00Z">
        <w:r w:rsidR="00321465">
          <w:t>a</w:t>
        </w:r>
      </w:ins>
      <w:r>
        <w:t xml:space="preserve"> combination of six interventions </w:t>
      </w:r>
      <w:ins w:id="371" w:author="Tim Hallett" w:date="2015-01-26T17:20:00Z">
        <w:r w:rsidR="00321465">
          <w:t>would be prioritise</w:t>
        </w:r>
      </w:ins>
      <w:ins w:id="372" w:author="Tim Hallett" w:date="2015-01-28T08:42:00Z">
        <w:r w:rsidR="00331EA3">
          <w:t>d</w:t>
        </w:r>
      </w:ins>
      <w:ins w:id="373" w:author="Tim Hallett" w:date="2015-01-26T17:20:00Z">
        <w:r w:rsidR="00321465">
          <w:t xml:space="preserve"> in this setting</w:t>
        </w:r>
        <w:r w:rsidR="00D544CC">
          <w:t xml:space="preserve"> (Table 3)</w:t>
        </w:r>
        <w:r w:rsidR="00321465">
          <w:t>.</w:t>
        </w:r>
        <w:r w:rsidR="00D544CC">
          <w:t xml:space="preserve"> </w:t>
        </w:r>
        <w:r w:rsidR="00321465">
          <w:t xml:space="preserve"> </w:t>
        </w:r>
      </w:ins>
      <w:del w:id="374" w:author="Tim Hallett" w:date="2015-01-26T17:20:00Z">
        <w:r w:rsidDel="00D544CC">
          <w:delText>averts 4.45m DALYs</w:delText>
        </w:r>
        <w:r w:rsidR="00EE1939" w:rsidDel="00D544CC">
          <w:delText xml:space="preserve"> (</w:delText>
        </w:r>
        <w:r w:rsidR="00661890" w:rsidDel="00D544CC">
          <w:delText>39% of MAI</w:delText>
        </w:r>
        <w:r w:rsidR="00EE1939" w:rsidDel="00D544CC">
          <w:delText>)</w:delText>
        </w:r>
        <w:r w:rsidR="00971178" w:rsidDel="00D544CC">
          <w:delText xml:space="preserve"> at a cost of $353 per DALY averted. </w:delText>
        </w:r>
      </w:del>
      <w:r w:rsidR="00971178">
        <w:t xml:space="preserve">The interventions </w:t>
      </w:r>
      <w:del w:id="375" w:author="Tim Hallett" w:date="2015-01-26T17:20:00Z">
        <w:r w:rsidR="00971178" w:rsidDel="00D544CC">
          <w:delText xml:space="preserve">used </w:delText>
        </w:r>
      </w:del>
      <w:r w:rsidR="00971178">
        <w:t xml:space="preserve">are </w:t>
      </w:r>
      <w:ins w:id="376" w:author="Tim Hallett" w:date="2015-01-26T17:22:00Z">
        <w:r w:rsidR="00C10CE0">
          <w:t>pre-</w:t>
        </w:r>
      </w:ins>
      <w:r w:rsidR="00BE6FB5">
        <w:t>ART Outreach, POC CD4, VCT POC CD4, Linkage</w:t>
      </w:r>
      <w:r w:rsidR="000D2531">
        <w:t>, Pre-ART Outreach</w:t>
      </w:r>
      <w:r w:rsidR="00BE6FB5">
        <w:t xml:space="preserve"> and Adherence (</w:t>
      </w:r>
      <w:r w:rsidR="00242D00">
        <w:t>table</w:t>
      </w:r>
      <w:r w:rsidR="00EC6711">
        <w:t xml:space="preserve"> </w:t>
      </w:r>
      <w:r w:rsidR="001F29F6">
        <w:t>3</w:t>
      </w:r>
      <w:r w:rsidR="00BE6FB5">
        <w:t>)</w:t>
      </w:r>
      <w:r w:rsidR="00971178">
        <w:t xml:space="preserve">. </w:t>
      </w:r>
      <w:ins w:id="377" w:author="Tim Hallett" w:date="2015-01-26T17:21:00Z">
        <w:r w:rsidR="00D544CC">
          <w:t xml:space="preserve">Importantly, this combination of intervention includes elements that act on each part of the cascade. </w:t>
        </w:r>
      </w:ins>
      <w:ins w:id="378" w:author="Tim Hallett" w:date="2015-01-26T17:22:00Z">
        <w:r w:rsidR="00C10CE0">
          <w:t xml:space="preserve">As the major driver of AIDS death in this </w:t>
        </w:r>
      </w:ins>
      <w:ins w:id="379" w:author="Tim Hallett" w:date="2015-01-26T17:23:00Z">
        <w:r w:rsidR="00C10CE0">
          <w:t>population</w:t>
        </w:r>
      </w:ins>
      <w:ins w:id="380" w:author="Tim Hallett" w:date="2015-01-26T17:22:00Z">
        <w:r w:rsidR="00C10CE0">
          <w:t xml:space="preserve"> </w:t>
        </w:r>
      </w:ins>
      <w:ins w:id="381" w:author="Tim Hallett" w:date="2015-01-26T17:23:00Z">
        <w:r w:rsidR="00C10CE0">
          <w:t>was found to be persons diagnosed but no linked to care, interventions that increase linkage and retention in pre-ART attract most investment.</w:t>
        </w:r>
      </w:ins>
    </w:p>
    <w:p w14:paraId="679B43A3" w14:textId="77777777" w:rsidR="00D544CC" w:rsidRDefault="00D544CC">
      <w:pPr>
        <w:pStyle w:val="normal0"/>
        <w:ind w:firstLine="361"/>
        <w:rPr>
          <w:ins w:id="382" w:author="Tim Hallett" w:date="2015-01-26T17:23:00Z"/>
        </w:rPr>
        <w:pPrChange w:id="383" w:author="Tim Hallett" w:date="2015-01-26T17:19:00Z">
          <w:pPr>
            <w:pStyle w:val="normal0"/>
            <w:ind w:firstLine="720"/>
          </w:pPr>
        </w:pPrChange>
      </w:pPr>
    </w:p>
    <w:p w14:paraId="4A7EAF83" w14:textId="77777777" w:rsidR="0030017E" w:rsidRDefault="00C10CE0">
      <w:pPr>
        <w:pStyle w:val="normal0"/>
        <w:ind w:firstLine="361"/>
        <w:rPr>
          <w:ins w:id="384" w:author="Tim Hallett" w:date="2015-01-26T17:25:00Z"/>
        </w:rPr>
        <w:pPrChange w:id="385" w:author="Tim Hallett" w:date="2015-01-26T17:19:00Z">
          <w:pPr>
            <w:pStyle w:val="normal0"/>
            <w:ind w:firstLine="720"/>
          </w:pPr>
        </w:pPrChange>
      </w:pPr>
      <w:ins w:id="386" w:author="Tim Hallett" w:date="2015-01-26T17:23:00Z">
        <w:r>
          <w:t>Collectively this combination interventions has the same impact on reduci</w:t>
        </w:r>
        <w:r w:rsidR="0030017E">
          <w:t>ng deaths and averting DALYs (</w:t>
        </w:r>
      </w:ins>
      <w:ins w:id="387" w:author="Tim Hallett" w:date="2015-01-26T17:24:00Z">
        <w:r w:rsidR="0030017E">
          <w:t>give the numbers</w:t>
        </w:r>
      </w:ins>
      <w:ins w:id="388" w:author="Tim Hallett" w:date="2015-01-26T17:23:00Z">
        <w:r w:rsidR="0030017E">
          <w:t>)</w:t>
        </w:r>
      </w:ins>
      <w:ins w:id="389" w:author="Tim Hallett" w:date="2015-01-26T17:24:00Z">
        <w:r w:rsidR="0030017E">
          <w:t xml:space="preserve"> as Universal Test and treat intervention but is estimated to cost </w:t>
        </w:r>
      </w:ins>
      <w:ins w:id="390" w:author="Tim Hallett" w:date="2015-01-26T17:25:00Z">
        <w:r w:rsidR="0030017E">
          <w:t xml:space="preserve">only approximayely 44% as much. The combination intervention of cascade intervention is a similar </w:t>
        </w:r>
      </w:ins>
      <w:ins w:id="391" w:author="Tim Hallett" w:date="2015-01-26T17:26:00Z">
        <w:r w:rsidR="0030017E">
          <w:t xml:space="preserve">cost as the </w:t>
        </w:r>
      </w:ins>
      <w:ins w:id="392" w:author="Tim Hallett" w:date="2015-01-28T08:42:00Z">
        <w:r w:rsidR="00331EA3">
          <w:t>Immediate</w:t>
        </w:r>
      </w:ins>
      <w:ins w:id="393" w:author="Tim Hallett" w:date="2015-01-26T17:26:00Z">
        <w:r w:rsidR="0030017E">
          <w:t xml:space="preserve"> ART intervention and is estimated to have a slightly greater impact.</w:t>
        </w:r>
      </w:ins>
    </w:p>
    <w:p w14:paraId="7920129F" w14:textId="77777777" w:rsidR="0030017E" w:rsidRDefault="0030017E">
      <w:pPr>
        <w:pStyle w:val="normal0"/>
        <w:ind w:firstLine="361"/>
        <w:rPr>
          <w:ins w:id="394" w:author="Tim Hallett" w:date="2015-01-26T17:25:00Z"/>
        </w:rPr>
        <w:pPrChange w:id="395" w:author="Tim Hallett" w:date="2015-01-26T17:19:00Z">
          <w:pPr>
            <w:pStyle w:val="normal0"/>
            <w:ind w:firstLine="720"/>
          </w:pPr>
        </w:pPrChange>
      </w:pPr>
    </w:p>
    <w:p w14:paraId="5E775C64" w14:textId="77777777" w:rsidR="0030017E" w:rsidRDefault="0030017E" w:rsidP="0062659A">
      <w:pPr>
        <w:pStyle w:val="normal0"/>
        <w:rPr>
          <w:ins w:id="396" w:author="Tim Hallett" w:date="2015-01-26T17:26:00Z"/>
        </w:rPr>
      </w:pPr>
      <w:ins w:id="397" w:author="Tim Hallett" w:date="2015-01-26T17:26:00Z">
        <w:r>
          <w:tab/>
          <w:t xml:space="preserve">The </w:t>
        </w:r>
      </w:ins>
      <w:ins w:id="398" w:author="Tim Hallett" w:date="2015-01-26T17:27:00Z">
        <w:r w:rsidR="00E523E5">
          <w:t xml:space="preserve">comparatively </w:t>
        </w:r>
      </w:ins>
      <w:ins w:id="399" w:author="Tim Hallett" w:date="2015-01-26T17:26:00Z">
        <w:r>
          <w:t xml:space="preserve">low cost </w:t>
        </w:r>
        <w:r w:rsidR="00E523E5">
          <w:t xml:space="preserve">and higher impact </w:t>
        </w:r>
        <w:r>
          <w:t xml:space="preserve">of the combination cascade interventions is a result of </w:t>
        </w:r>
        <w:r w:rsidR="00E523E5">
          <w:t>the collection of intervention operating synergistically</w:t>
        </w:r>
      </w:ins>
      <w:ins w:id="400" w:author="Tim Hallett" w:date="2015-01-26T17:27:00Z">
        <w:r w:rsidR="00331EA3">
          <w:t xml:space="preserve">, </w:t>
        </w:r>
      </w:ins>
      <w:ins w:id="401" w:author="Tim Hallett" w:date="2015-01-28T08:43:00Z">
        <w:r w:rsidR="00331EA3">
          <w:t>w</w:t>
        </w:r>
      </w:ins>
      <w:ins w:id="402" w:author="Tim Hallett" w:date="2015-01-26T17:27:00Z">
        <w:r w:rsidR="00E523E5">
          <w:t xml:space="preserve">hereas the UTT and </w:t>
        </w:r>
      </w:ins>
      <w:ins w:id="403" w:author="Tim Hallett" w:date="2015-01-26T17:28:00Z">
        <w:r w:rsidR="00E523E5">
          <w:t>Immediate</w:t>
        </w:r>
      </w:ins>
      <w:ins w:id="404" w:author="Tim Hallett" w:date="2015-01-26T17:27:00Z">
        <w:r w:rsidR="00E523E5">
          <w:t xml:space="preserve"> ART intervention operate with inefficiencies </w:t>
        </w:r>
      </w:ins>
      <w:ins w:id="405" w:author="Tim Hallett" w:date="2015-01-26T17:28:00Z">
        <w:r w:rsidR="00E523E5">
          <w:t xml:space="preserve">due to the </w:t>
        </w:r>
      </w:ins>
      <w:ins w:id="406" w:author="Tim Hallett" w:date="2015-01-28T08:43:00Z">
        <w:r w:rsidR="00331EA3">
          <w:t>remaining weakness</w:t>
        </w:r>
      </w:ins>
      <w:ins w:id="407" w:author="Tim Hallett" w:date="2015-01-26T17:28:00Z">
        <w:r w:rsidR="00E523E5">
          <w:t xml:space="preserve"> of some part of the cascade</w:t>
        </w:r>
      </w:ins>
      <w:ins w:id="408" w:author="Tim Hallett" w:date="2015-01-28T08:43:00Z">
        <w:r w:rsidR="00331EA3">
          <w:t>.</w:t>
        </w:r>
      </w:ins>
      <w:ins w:id="409" w:author="Tim Hallett" w:date="2015-01-26T17:29:00Z">
        <w:r w:rsidR="00F93973">
          <w:t xml:space="preserve"> </w:t>
        </w:r>
      </w:ins>
    </w:p>
    <w:p w14:paraId="24204145" w14:textId="77777777" w:rsidR="0030017E" w:rsidRDefault="0030017E" w:rsidP="0062659A">
      <w:pPr>
        <w:pStyle w:val="normal0"/>
        <w:rPr>
          <w:ins w:id="410" w:author="Tim Hallett" w:date="2015-01-28T08:43:00Z"/>
        </w:rPr>
      </w:pPr>
    </w:p>
    <w:p w14:paraId="0474BED9" w14:textId="77777777" w:rsidR="00331EA3" w:rsidRDefault="00331EA3" w:rsidP="0062659A">
      <w:pPr>
        <w:pStyle w:val="normal0"/>
        <w:rPr>
          <w:ins w:id="411" w:author="Tim Hallett" w:date="2015-01-26T17:26:00Z"/>
        </w:rPr>
      </w:pPr>
      <w:ins w:id="412" w:author="Tim Hallett" w:date="2015-01-28T08:43:00Z">
        <w:r>
          <w:tab/>
          <w:t xml:space="preserve">The alternative approaches for strengthening the care cascade exact their impact in different ways. The </w:t>
        </w:r>
      </w:ins>
      <w:ins w:id="413" w:author="Tim Hallett" w:date="2015-01-28T08:44:00Z">
        <w:r>
          <w:t xml:space="preserve">combination approach </w:t>
        </w:r>
      </w:ins>
      <w:ins w:id="414" w:author="Tim Hallett" w:date="2015-01-28T08:45:00Z">
        <w:r>
          <w:t xml:space="preserve">does not </w:t>
        </w:r>
      </w:ins>
      <w:ins w:id="415" w:author="Tim Hallett" w:date="2015-01-28T08:46:00Z">
        <w:r>
          <w:t>substantially</w:t>
        </w:r>
      </w:ins>
      <w:ins w:id="416" w:author="Tim Hallett" w:date="2015-01-28T08:45:00Z">
        <w:r>
          <w:t xml:space="preserve"> reduce deaths among those who do not naturally present for HIV testing, but does reduce deaths among those who have tested, linked and those on ART.</w:t>
        </w:r>
      </w:ins>
      <w:ins w:id="417" w:author="Tim Hallett" w:date="2015-01-28T08:46:00Z">
        <w:r>
          <w:t xml:space="preserve"> The immediate initiation approach…. In comparison, the UTT approach dramatically</w:t>
        </w:r>
      </w:ins>
      <w:ins w:id="418" w:author="Tim Hallett" w:date="2015-01-28T08:47:00Z">
        <w:r w:rsidR="00E505F9">
          <w:t xml:space="preserve"> reduces the number of persons that die from AIDS that were not diagnosed, due to the large outreach component of that intervention, but impact is moderated by the persisting large number of deaths among </w:t>
        </w:r>
      </w:ins>
      <w:ins w:id="419" w:author="Tim Hallett" w:date="2015-01-28T08:48:00Z">
        <w:r w:rsidR="00E505F9">
          <w:t>those that have started ART but who have since disengage from care.</w:t>
        </w:r>
      </w:ins>
    </w:p>
    <w:p w14:paraId="0DCA48F3" w14:textId="77777777" w:rsidR="006444A3" w:rsidDel="00C10CE0" w:rsidRDefault="000D2531">
      <w:pPr>
        <w:pStyle w:val="normal0"/>
        <w:ind w:firstLine="361"/>
        <w:rPr>
          <w:del w:id="420" w:author="Tim Hallett" w:date="2015-01-26T17:23:00Z"/>
        </w:rPr>
        <w:pPrChange w:id="421" w:author="Tim Hallett" w:date="2015-01-26T17:19:00Z">
          <w:pPr>
            <w:pStyle w:val="normal0"/>
            <w:ind w:firstLine="720"/>
          </w:pPr>
        </w:pPrChange>
      </w:pPr>
      <w:del w:id="422" w:author="Tim Hallett" w:date="2015-01-26T17:23:00Z">
        <w:r w:rsidDel="00C10CE0">
          <w:delText>This combination of</w:delText>
        </w:r>
        <w:r w:rsidR="00FB6A87" w:rsidDel="00C10CE0">
          <w:delText xml:space="preserve"> strengthening </w:delText>
        </w:r>
        <w:r w:rsidR="00971178" w:rsidDel="00C10CE0">
          <w:delText>linkage, pre-</w:delText>
        </w:r>
        <w:r w:rsidR="00FB6A87" w:rsidDel="00C10CE0">
          <w:delText>ART retention and ART retention, greatly improve</w:delText>
        </w:r>
        <w:r w:rsidR="00AC6D3C" w:rsidDel="00C10CE0">
          <w:delText>d</w:delText>
        </w:r>
        <w:r w:rsidR="00FB6A87" w:rsidDel="00C10CE0">
          <w:delText xml:space="preserve"> care and reduce</w:delText>
        </w:r>
        <w:r w:rsidR="00AC6D3C" w:rsidDel="00C10CE0">
          <w:delText>d</w:delText>
        </w:r>
        <w:r w:rsidR="00FB6A87" w:rsidDel="00C10CE0">
          <w:delText xml:space="preserve"> the total DALYs accrued by HIV-positive individuals.</w:delText>
        </w:r>
      </w:del>
    </w:p>
    <w:p w14:paraId="245D5C02" w14:textId="77777777" w:rsidR="006E02E3" w:rsidRDefault="006E02E3" w:rsidP="0062659A">
      <w:pPr>
        <w:pStyle w:val="normal0"/>
      </w:pPr>
    </w:p>
    <w:p w14:paraId="2C9F8860" w14:textId="77777777" w:rsidR="00617337" w:rsidRPr="00617337" w:rsidDel="00E505F9" w:rsidRDefault="00AC6D3C" w:rsidP="00617337">
      <w:pPr>
        <w:pStyle w:val="normal0"/>
        <w:ind w:firstLine="720"/>
        <w:rPr>
          <w:del w:id="423" w:author="Tim Hallett" w:date="2015-01-28T08:48:00Z"/>
        </w:rPr>
      </w:pPr>
      <w:del w:id="424" w:author="Tim Hallett" w:date="2015-01-28T08:48:00Z">
        <w:r w:rsidDel="00E505F9">
          <w:delText>Comparing</w:delText>
        </w:r>
        <w:r w:rsidR="004F7A14" w:rsidDel="00E505F9">
          <w:delText xml:space="preserve"> the cost and impact of </w:delText>
        </w:r>
        <w:r w:rsidDel="00E505F9">
          <w:delText>a</w:delText>
        </w:r>
        <w:r w:rsidR="004F7A14" w:rsidDel="00E505F9">
          <w:delText xml:space="preserve"> combination of </w:delText>
        </w:r>
        <w:r w:rsidR="00242D00" w:rsidDel="00E505F9">
          <w:delText>interventions</w:delText>
        </w:r>
        <w:r w:rsidR="004F7A14" w:rsidDel="00E505F9">
          <w:delText xml:space="preserve">, with the results of </w:delText>
        </w:r>
        <w:r w:rsidDel="00E505F9">
          <w:delText>the</w:delText>
        </w:r>
        <w:r w:rsidR="004F7A14" w:rsidDel="00E505F9">
          <w:delText xml:space="preserve"> univariate analysis (figure 3), </w:delText>
        </w:r>
        <w:r w:rsidDel="00E505F9">
          <w:delText>the</w:delText>
        </w:r>
        <w:r w:rsidR="004F7A14" w:rsidDel="00E505F9">
          <w:delText xml:space="preserve"> combination of interventions produces 88% of the impact of the realistic Universal</w:delText>
        </w:r>
        <w:r w:rsidR="00464315" w:rsidDel="00E505F9">
          <w:delText xml:space="preserve"> Test and Treat intervention (4.</w:delText>
        </w:r>
        <w:r w:rsidR="004F7A14" w:rsidDel="00E505F9">
          <w:delText>45</w:delText>
        </w:r>
        <w:r w:rsidR="00464315" w:rsidDel="00E505F9">
          <w:delText>m</w:delText>
        </w:r>
        <w:r w:rsidR="004F7A14" w:rsidDel="00E505F9">
          <w:delText xml:space="preserve"> vs. 5</w:delText>
        </w:r>
        <w:r w:rsidR="00464315" w:rsidDel="00E505F9">
          <w:delText>.08m</w:delText>
        </w:r>
        <w:r w:rsidR="004F7A14" w:rsidDel="00E505F9">
          <w:delText xml:space="preserve"> DALYs averted</w:delText>
        </w:r>
        <w:r w:rsidR="00AD6ADA" w:rsidDel="00E505F9">
          <w:delText>, 39% vs. 45% of MAI</w:delText>
        </w:r>
        <w:r w:rsidR="004F7A14" w:rsidDel="00E505F9">
          <w:delText xml:space="preserve">) at 44% of the cost per DALY </w:delText>
        </w:r>
        <w:r w:rsidR="00A57263" w:rsidDel="00E505F9">
          <w:delText>averted</w:delText>
        </w:r>
        <w:r w:rsidR="00DC3546" w:rsidDel="00E505F9">
          <w:delText xml:space="preserve"> ($35</w:delText>
        </w:r>
        <w:r w:rsidR="004F7A14" w:rsidDel="00E505F9">
          <w:delText>3 vs. $803 per DALY averted)</w:delText>
        </w:r>
        <w:r w:rsidR="004F314A" w:rsidDel="00E505F9">
          <w:delText xml:space="preserve">, shown in </w:delText>
        </w:r>
        <w:r w:rsidR="00617337" w:rsidDel="00E505F9">
          <w:delText xml:space="preserve">table </w:delText>
        </w:r>
        <w:r w:rsidR="00EC6711" w:rsidDel="00E505F9">
          <w:delText>3</w:delText>
        </w:r>
        <w:r w:rsidR="00617337" w:rsidDel="00E505F9">
          <w:delText xml:space="preserve"> illustrating </w:delText>
        </w:r>
        <w:r w:rsidR="00617337" w:rsidRPr="00617337" w:rsidDel="00E505F9">
          <w:rPr>
            <w:lang w:val="en-US"/>
          </w:rPr>
          <w:delText xml:space="preserve">ICERs as the incremental cost per DALY averted by </w:delText>
        </w:r>
        <w:r w:rsidR="00617337" w:rsidDel="00E505F9">
          <w:rPr>
            <w:lang w:val="en-US"/>
          </w:rPr>
          <w:delText>a combination of interventions</w:delText>
        </w:r>
        <w:r w:rsidR="00617337" w:rsidRPr="00617337" w:rsidDel="00E505F9">
          <w:rPr>
            <w:lang w:val="en-US"/>
          </w:rPr>
          <w:delText xml:space="preserve"> compared </w:delText>
        </w:r>
        <w:r w:rsidR="00617337" w:rsidDel="00E505F9">
          <w:rPr>
            <w:lang w:val="en-US"/>
          </w:rPr>
          <w:delText>to the previous combination and ACERs as the total cost per DALY averted compared to the baseline scenario.</w:delText>
        </w:r>
        <w:r w:rsidR="00617337" w:rsidRPr="00617337" w:rsidDel="00E505F9">
          <w:rPr>
            <w:lang w:val="en-US"/>
          </w:rPr>
          <w:delText xml:space="preserve"> </w:delText>
        </w:r>
      </w:del>
    </w:p>
    <w:p w14:paraId="7F3FA7EF" w14:textId="77777777" w:rsidR="00ED5EB8" w:rsidRDefault="00ED5EB8" w:rsidP="00ED5EB8">
      <w:pPr>
        <w:pStyle w:val="normal0"/>
        <w:jc w:val="left"/>
      </w:pPr>
    </w:p>
    <w:p w14:paraId="481A6C97" w14:textId="77777777" w:rsidR="00943332" w:rsidRPr="007F1979" w:rsidRDefault="00FB1953" w:rsidP="00943332">
      <w:pPr>
        <w:pStyle w:val="normal0"/>
        <w:rPr>
          <w:strike/>
          <w:rPrChange w:id="425" w:author="Tim Hallett" w:date="2015-01-28T08:49:00Z">
            <w:rPr/>
          </w:rPrChange>
        </w:rPr>
      </w:pPr>
      <w:r>
        <w:rPr>
          <w:noProof/>
          <w:lang w:val="en-US"/>
        </w:rPr>
        <w:lastRenderedPageBreak/>
        <mc:AlternateContent>
          <mc:Choice Requires="wpg">
            <w:drawing>
              <wp:anchor distT="0" distB="0" distL="114300" distR="114300" simplePos="0" relativeHeight="251679744" behindDoc="0" locked="0" layoutInCell="1" allowOverlap="1" wp14:anchorId="4C53CD28" wp14:editId="45F24A7A">
                <wp:simplePos x="0" y="0"/>
                <wp:positionH relativeFrom="column">
                  <wp:posOffset>-114300</wp:posOffset>
                </wp:positionH>
                <wp:positionV relativeFrom="paragraph">
                  <wp:posOffset>2198370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CE743E" w:rsidRPr="00B7495C" w:rsidRDefault="00CE743E"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5" style="position:absolute;left:0;text-align:left;margin-left:-8.95pt;margin-top:173.1pt;width:459pt;height:349.9pt;z-index:251679744;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CQ86zw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">
                <v:shape id="Text Box 10" o:spid="_x0000_s1036"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CE743E" w:rsidRPr="00B7495C" w:rsidRDefault="00CE743E"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v:textbox>
                </v:shape>
                <v:shape id="Picture 11" o:spid="_x0000_s1037"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F8182E">
        <w:tab/>
      </w:r>
      <w:del w:id="426" w:author="Tim Hallett" w:date="2015-01-28T08:48:00Z">
        <w:r w:rsidR="004047B1" w:rsidRPr="00E505F9" w:rsidDel="00E505F9">
          <w:rPr>
            <w:strike/>
            <w:rPrChange w:id="427" w:author="Tim Hallett" w:date="2015-01-28T08:48:00Z">
              <w:rPr/>
            </w:rPrChange>
          </w:rPr>
          <w:delText>T</w:delText>
        </w:r>
        <w:r w:rsidR="00F8182E" w:rsidRPr="00E505F9" w:rsidDel="00E505F9">
          <w:rPr>
            <w:strike/>
            <w:rPrChange w:id="428" w:author="Tim Hallett" w:date="2015-01-28T08:48:00Z">
              <w:rPr/>
            </w:rPrChange>
          </w:rPr>
          <w:delText>he total number of HIV-related deaths between 2010 and 2030 for the combination of interventions</w:delText>
        </w:r>
        <w:r w:rsidRPr="00E505F9" w:rsidDel="00E505F9">
          <w:rPr>
            <w:strike/>
            <w:rPrChange w:id="429" w:author="Tim Hallett" w:date="2015-01-28T08:48:00Z">
              <w:rPr/>
            </w:rPrChange>
          </w:rPr>
          <w:delText xml:space="preserve"> </w:delText>
        </w:r>
        <w:r w:rsidR="00963ABF" w:rsidRPr="00E505F9" w:rsidDel="00E505F9">
          <w:rPr>
            <w:strike/>
            <w:rPrChange w:id="430" w:author="Tim Hallett" w:date="2015-01-28T08:48:00Z">
              <w:rPr/>
            </w:rPrChange>
          </w:rPr>
          <w:delText>was</w:delText>
        </w:r>
        <w:r w:rsidR="00257425" w:rsidRPr="00E505F9" w:rsidDel="00E505F9">
          <w:rPr>
            <w:strike/>
            <w:rPrChange w:id="431" w:author="Tim Hallett" w:date="2015-01-28T08:48:00Z">
              <w:rPr/>
            </w:rPrChange>
          </w:rPr>
          <w:delText xml:space="preserve"> substantially lower than </w:delText>
        </w:r>
        <w:r w:rsidR="004047B1" w:rsidRPr="00E505F9" w:rsidDel="00E505F9">
          <w:rPr>
            <w:strike/>
            <w:rPrChange w:id="432" w:author="Tim Hallett" w:date="2015-01-28T08:48:00Z">
              <w:rPr/>
            </w:rPrChange>
          </w:rPr>
          <w:delText xml:space="preserve">at </w:delText>
        </w:r>
        <w:r w:rsidR="00257425" w:rsidRPr="00E505F9" w:rsidDel="00E505F9">
          <w:rPr>
            <w:strike/>
            <w:rPrChange w:id="433" w:author="Tim Hallett" w:date="2015-01-28T08:48:00Z">
              <w:rPr/>
            </w:rPrChange>
          </w:rPr>
          <w:delText>baseline (</w:delText>
        </w:r>
        <w:r w:rsidR="000C105B" w:rsidRPr="00E505F9" w:rsidDel="00E505F9">
          <w:rPr>
            <w:strike/>
            <w:rPrChange w:id="434" w:author="Tim Hallett" w:date="2015-01-28T08:48:00Z">
              <w:rPr/>
            </w:rPrChange>
          </w:rPr>
          <w:delText>913</w:delText>
        </w:r>
        <w:r w:rsidR="00DE7875" w:rsidRPr="00E505F9" w:rsidDel="00E505F9">
          <w:rPr>
            <w:strike/>
            <w:rPrChange w:id="435" w:author="Tim Hallett" w:date="2015-01-28T08:48:00Z">
              <w:rPr/>
            </w:rPrChange>
          </w:rPr>
          <w:delText>,</w:delText>
        </w:r>
        <w:r w:rsidR="000C105B" w:rsidRPr="00E505F9" w:rsidDel="00E505F9">
          <w:rPr>
            <w:strike/>
            <w:rPrChange w:id="436" w:author="Tim Hallett" w:date="2015-01-28T08:48:00Z">
              <w:rPr/>
            </w:rPrChange>
          </w:rPr>
          <w:delText>256</w:delText>
        </w:r>
        <w:r w:rsidR="00257425" w:rsidRPr="00E505F9" w:rsidDel="00E505F9">
          <w:rPr>
            <w:strike/>
            <w:rPrChange w:id="437" w:author="Tim Hallett" w:date="2015-01-28T08:48:00Z">
              <w:rPr/>
            </w:rPrChange>
          </w:rPr>
          <w:delText xml:space="preserve"> vs. 1,466,458</w:delText>
        </w:r>
        <w:r w:rsidRPr="00E505F9" w:rsidDel="00E505F9">
          <w:rPr>
            <w:strike/>
            <w:rPrChange w:id="438" w:author="Tim Hallett" w:date="2015-01-28T08:48:00Z">
              <w:rPr/>
            </w:rPrChange>
          </w:rPr>
          <w:delText xml:space="preserve"> deaths</w:delText>
        </w:r>
        <w:r w:rsidR="00A84BA1" w:rsidRPr="00E505F9" w:rsidDel="00E505F9">
          <w:rPr>
            <w:strike/>
            <w:rPrChange w:id="439" w:author="Tim Hallett" w:date="2015-01-28T08:48:00Z">
              <w:rPr/>
            </w:rPrChange>
          </w:rPr>
          <w:delText>, respectively</w:delText>
        </w:r>
        <w:r w:rsidR="00257425" w:rsidRPr="00E505F9" w:rsidDel="00E505F9">
          <w:rPr>
            <w:strike/>
            <w:rPrChange w:id="440" w:author="Tim Hallett" w:date="2015-01-28T08:48:00Z">
              <w:rPr/>
            </w:rPrChange>
          </w:rPr>
          <w:delText>)</w:delText>
        </w:r>
        <w:r w:rsidR="008054EE" w:rsidRPr="00E505F9" w:rsidDel="00E505F9">
          <w:rPr>
            <w:strike/>
            <w:rPrChange w:id="441" w:author="Tim Hallett" w:date="2015-01-28T08:48:00Z">
              <w:rPr/>
            </w:rPrChange>
          </w:rPr>
          <w:delText>, and</w:delText>
        </w:r>
        <w:r w:rsidR="00F8182E" w:rsidRPr="00E505F9" w:rsidDel="00E505F9">
          <w:rPr>
            <w:strike/>
            <w:rPrChange w:id="442" w:author="Tim Hallett" w:date="2015-01-28T08:48:00Z">
              <w:rPr/>
            </w:rPrChange>
          </w:rPr>
          <w:delText xml:space="preserve"> </w:delText>
        </w:r>
        <w:r w:rsidR="008054EE" w:rsidRPr="00E505F9" w:rsidDel="00E505F9">
          <w:rPr>
            <w:strike/>
            <w:rPrChange w:id="443" w:author="Tim Hallett" w:date="2015-01-28T08:48:00Z">
              <w:rPr/>
            </w:rPrChange>
          </w:rPr>
          <w:delText>was</w:delText>
        </w:r>
        <w:r w:rsidR="00F8182E" w:rsidRPr="00E505F9" w:rsidDel="00E505F9">
          <w:rPr>
            <w:strike/>
            <w:rPrChange w:id="444" w:author="Tim Hallett" w:date="2015-01-28T08:48:00Z">
              <w:rPr/>
            </w:rPrChange>
          </w:rPr>
          <w:delText xml:space="preserve"> comparable to that of Universal Test and Treat (</w:delText>
        </w:r>
        <w:r w:rsidR="000C105B" w:rsidRPr="00E505F9" w:rsidDel="00E505F9">
          <w:rPr>
            <w:strike/>
            <w:rPrChange w:id="445" w:author="Tim Hallett" w:date="2015-01-28T08:48:00Z">
              <w:rPr/>
            </w:rPrChange>
          </w:rPr>
          <w:delText>913,256</w:delText>
        </w:r>
        <w:r w:rsidR="00F8182E" w:rsidRPr="00E505F9" w:rsidDel="00E505F9">
          <w:rPr>
            <w:strike/>
            <w:rPrChange w:id="446" w:author="Tim Hallett" w:date="2015-01-28T08:48:00Z">
              <w:rPr/>
            </w:rPrChange>
          </w:rPr>
          <w:delText xml:space="preserve"> vs. </w:delText>
        </w:r>
        <w:r w:rsidR="000C105B" w:rsidRPr="00E505F9" w:rsidDel="00E505F9">
          <w:rPr>
            <w:strike/>
            <w:rPrChange w:id="447" w:author="Tim Hallett" w:date="2015-01-28T08:48:00Z">
              <w:rPr/>
            </w:rPrChange>
          </w:rPr>
          <w:delText>907,011</w:delText>
        </w:r>
        <w:r w:rsidRPr="00E505F9" w:rsidDel="00E505F9">
          <w:rPr>
            <w:strike/>
            <w:rPrChange w:id="448" w:author="Tim Hallett" w:date="2015-01-28T08:48:00Z">
              <w:rPr/>
            </w:rPrChange>
          </w:rPr>
          <w:delText xml:space="preserve"> respectively); however, </w:delText>
        </w:r>
        <w:r w:rsidR="00F8182E" w:rsidRPr="00E505F9" w:rsidDel="00E505F9">
          <w:rPr>
            <w:strike/>
            <w:rPrChange w:id="449" w:author="Tim Hallett" w:date="2015-01-28T08:48:00Z">
              <w:rPr/>
            </w:rPrChange>
          </w:rPr>
          <w:delText>the distribution of care experience</w:delText>
        </w:r>
        <w:r w:rsidR="004047B1" w:rsidRPr="00E505F9" w:rsidDel="00E505F9">
          <w:rPr>
            <w:strike/>
            <w:rPrChange w:id="450" w:author="Tim Hallett" w:date="2015-01-28T08:48:00Z">
              <w:rPr/>
            </w:rPrChange>
          </w:rPr>
          <w:delText xml:space="preserve"> between the two strategies</w:delText>
        </w:r>
        <w:r w:rsidR="00F8182E" w:rsidRPr="00E505F9" w:rsidDel="00E505F9">
          <w:rPr>
            <w:strike/>
            <w:rPrChange w:id="451" w:author="Tim Hallett" w:date="2015-01-28T08:48:00Z">
              <w:rPr/>
            </w:rPrChange>
          </w:rPr>
          <w:delText xml:space="preserve"> </w:delText>
        </w:r>
        <w:r w:rsidR="00E4757E" w:rsidRPr="00E505F9" w:rsidDel="00E505F9">
          <w:rPr>
            <w:strike/>
            <w:rPrChange w:id="452" w:author="Tim Hallett" w:date="2015-01-28T08:48:00Z">
              <w:rPr/>
            </w:rPrChange>
          </w:rPr>
          <w:delText>differ</w:delText>
        </w:r>
        <w:r w:rsidR="00667D91" w:rsidRPr="00E505F9" w:rsidDel="00E505F9">
          <w:rPr>
            <w:strike/>
            <w:rPrChange w:id="453" w:author="Tim Hallett" w:date="2015-01-28T08:48:00Z">
              <w:rPr/>
            </w:rPrChange>
          </w:rPr>
          <w:delText>ed</w:delText>
        </w:r>
        <w:r w:rsidR="004F0DA8" w:rsidRPr="00E505F9" w:rsidDel="00E505F9">
          <w:rPr>
            <w:strike/>
            <w:rPrChange w:id="454" w:author="Tim Hallett" w:date="2015-01-28T08:48:00Z">
              <w:rPr/>
            </w:rPrChange>
          </w:rPr>
          <w:delText>(figure 4</w:delText>
        </w:r>
        <w:r w:rsidR="00137AD9" w:rsidRPr="00E505F9" w:rsidDel="00E505F9">
          <w:rPr>
            <w:strike/>
            <w:rPrChange w:id="455" w:author="Tim Hallett" w:date="2015-01-28T08:48:00Z">
              <w:rPr/>
            </w:rPrChange>
          </w:rPr>
          <w:delText>)</w:delText>
        </w:r>
        <w:r w:rsidR="00E4757E" w:rsidRPr="00E505F9" w:rsidDel="00E505F9">
          <w:rPr>
            <w:strike/>
            <w:rPrChange w:id="456" w:author="Tim Hallett" w:date="2015-01-28T08:48:00Z">
              <w:rPr/>
            </w:rPrChange>
          </w:rPr>
          <w:delText>.</w:delText>
        </w:r>
        <w:r w:rsidR="0076557A" w:rsidRPr="00E505F9" w:rsidDel="00E505F9">
          <w:rPr>
            <w:strike/>
            <w:rPrChange w:id="457" w:author="Tim Hallett" w:date="2015-01-28T08:48:00Z">
              <w:rPr/>
            </w:rPrChange>
          </w:rPr>
          <w:delText xml:space="preserve"> With the </w:delText>
        </w:r>
      </w:del>
      <w:r w:rsidR="0076557A" w:rsidRPr="00E505F9">
        <w:rPr>
          <w:strike/>
          <w:rPrChange w:id="458" w:author="Tim Hallett" w:date="2015-01-28T08:48:00Z">
            <w:rPr/>
          </w:rPrChange>
        </w:rPr>
        <w:t xml:space="preserve">combination of interventions, the majority of HIV-related deaths </w:t>
      </w:r>
      <w:r w:rsidR="00F3008D" w:rsidRPr="00E505F9">
        <w:rPr>
          <w:strike/>
          <w:rPrChange w:id="459" w:author="Tim Hallett" w:date="2015-01-28T08:48:00Z">
            <w:rPr/>
          </w:rPrChange>
        </w:rPr>
        <w:t>occurred</w:t>
      </w:r>
      <w:r w:rsidR="0076557A" w:rsidRPr="00E505F9">
        <w:rPr>
          <w:strike/>
          <w:rPrChange w:id="460" w:author="Tim Hallett" w:date="2015-01-28T08:48:00Z">
            <w:rPr/>
          </w:rPrChange>
        </w:rPr>
        <w:t xml:space="preserve"> among individuals who </w:t>
      </w:r>
      <w:r w:rsidR="00F3008D" w:rsidRPr="00E505F9">
        <w:rPr>
          <w:strike/>
          <w:rPrChange w:id="461" w:author="Tim Hallett" w:date="2015-01-28T08:48:00Z">
            <w:rPr/>
          </w:rPrChange>
        </w:rPr>
        <w:t>had</w:t>
      </w:r>
      <w:r w:rsidR="0076557A" w:rsidRPr="00E505F9">
        <w:rPr>
          <w:strike/>
          <w:rPrChange w:id="462" w:author="Tim Hallett" w:date="2015-01-28T08:48:00Z">
            <w:rPr/>
          </w:rPrChange>
        </w:rPr>
        <w:t xml:space="preserve"> not initiated ART, with </w:t>
      </w:r>
      <w:r w:rsidR="00137AD9" w:rsidRPr="00E505F9">
        <w:rPr>
          <w:strike/>
          <w:rPrChange w:id="463" w:author="Tim Hallett" w:date="2015-01-28T08:48:00Z">
            <w:rPr/>
          </w:rPrChange>
        </w:rPr>
        <w:t>24</w:t>
      </w:r>
      <w:r w:rsidR="0076557A" w:rsidRPr="00E505F9">
        <w:rPr>
          <w:strike/>
          <w:rPrChange w:id="464" w:author="Tim Hallett" w:date="2015-01-28T08:48:00Z">
            <w:rPr/>
          </w:rPrChange>
        </w:rPr>
        <w:t xml:space="preserve">% of individuals never tested and </w:t>
      </w:r>
      <w:r w:rsidR="00137AD9" w:rsidRPr="00E505F9">
        <w:rPr>
          <w:strike/>
          <w:rPrChange w:id="465" w:author="Tim Hallett" w:date="2015-01-28T08:48:00Z">
            <w:rPr/>
          </w:rPrChange>
        </w:rPr>
        <w:t>33</w:t>
      </w:r>
      <w:r w:rsidR="0076557A" w:rsidRPr="00E505F9">
        <w:rPr>
          <w:strike/>
          <w:rPrChange w:id="466" w:author="Tim Hallett" w:date="2015-01-28T08:48:00Z">
            <w:rPr/>
          </w:rPrChange>
        </w:rPr>
        <w:t xml:space="preserve">% of individuals </w:t>
      </w:r>
      <w:r w:rsidR="00F3008D" w:rsidRPr="00E505F9">
        <w:rPr>
          <w:strike/>
          <w:rPrChange w:id="467" w:author="Tim Hallett" w:date="2015-01-28T08:48:00Z">
            <w:rPr/>
          </w:rPrChange>
        </w:rPr>
        <w:t>diagnosed</w:t>
      </w:r>
      <w:r w:rsidR="0076557A">
        <w:t xml:space="preserve"> </w:t>
      </w:r>
      <w:r w:rsidR="0076557A" w:rsidRPr="007F1979">
        <w:rPr>
          <w:strike/>
          <w:rPrChange w:id="468" w:author="Tim Hallett" w:date="2015-01-28T08:49:00Z">
            <w:rPr/>
          </w:rPrChange>
        </w:rPr>
        <w:t xml:space="preserve">but never </w:t>
      </w:r>
      <w:r w:rsidR="00F3008D" w:rsidRPr="007F1979">
        <w:rPr>
          <w:strike/>
          <w:rPrChange w:id="469" w:author="Tim Hallett" w:date="2015-01-28T08:49:00Z">
            <w:rPr/>
          </w:rPrChange>
        </w:rPr>
        <w:t>initiated</w:t>
      </w:r>
      <w:r w:rsidR="0076557A" w:rsidRPr="007F1979">
        <w:rPr>
          <w:strike/>
          <w:rPrChange w:id="470" w:author="Tim Hallett" w:date="2015-01-28T08:49:00Z">
            <w:rPr/>
          </w:rPrChange>
        </w:rPr>
        <w:t xml:space="preserve"> ART. </w:t>
      </w:r>
      <w:r w:rsidR="0057217D" w:rsidRPr="007F1979">
        <w:rPr>
          <w:strike/>
          <w:rPrChange w:id="471" w:author="Tim Hallett" w:date="2015-01-28T08:49:00Z">
            <w:rPr/>
          </w:rPrChange>
        </w:rPr>
        <w:t xml:space="preserve">Yet, this is a </w:t>
      </w:r>
      <w:r w:rsidR="00E46413" w:rsidRPr="007F1979">
        <w:rPr>
          <w:strike/>
          <w:rPrChange w:id="472" w:author="Tim Hallett" w:date="2015-01-28T08:49:00Z">
            <w:rPr/>
          </w:rPrChange>
        </w:rPr>
        <w:t>reduction</w:t>
      </w:r>
      <w:r w:rsidR="0057217D" w:rsidRPr="007F1979">
        <w:rPr>
          <w:strike/>
          <w:rPrChange w:id="473" w:author="Tim Hallett" w:date="2015-01-28T08:49:00Z">
            <w:rPr/>
          </w:rPrChange>
        </w:rPr>
        <w:t xml:space="preserve"> from the baseline scenario where 57% of HIV-related deaths were among individuals who were tested but never initiated ART.</w:t>
      </w:r>
      <w:r w:rsidR="00E90FA6" w:rsidRPr="007F1979">
        <w:rPr>
          <w:strike/>
          <w:rPrChange w:id="474" w:author="Tim Hallett" w:date="2015-01-28T08:49:00Z">
            <w:rPr/>
          </w:rPrChange>
        </w:rPr>
        <w:t xml:space="preserve"> In contrast, HIV-related deaths when the Universal Test and Treat intervention </w:t>
      </w:r>
      <w:r w:rsidR="00D63496" w:rsidRPr="007F1979">
        <w:rPr>
          <w:strike/>
          <w:rPrChange w:id="475" w:author="Tim Hallett" w:date="2015-01-28T08:49:00Z">
            <w:rPr/>
          </w:rPrChange>
        </w:rPr>
        <w:t>was</w:t>
      </w:r>
      <w:r w:rsidR="000A34EF" w:rsidRPr="007F1979">
        <w:rPr>
          <w:strike/>
          <w:rPrChange w:id="476" w:author="Tim Hallett" w:date="2015-01-28T08:49:00Z">
            <w:rPr/>
          </w:rPrChange>
        </w:rPr>
        <w:t xml:space="preserve"> applied </w:t>
      </w:r>
      <w:r w:rsidR="00D63496" w:rsidRPr="007F1979">
        <w:rPr>
          <w:strike/>
          <w:rPrChange w:id="477" w:author="Tim Hallett" w:date="2015-01-28T08:49:00Z">
            <w:rPr/>
          </w:rPrChange>
        </w:rPr>
        <w:t>were</w:t>
      </w:r>
      <w:r w:rsidR="000A34EF" w:rsidRPr="007F1979">
        <w:rPr>
          <w:strike/>
          <w:rPrChange w:id="478" w:author="Tim Hallett" w:date="2015-01-28T08:49:00Z">
            <w:rPr/>
          </w:rPrChange>
        </w:rPr>
        <w:t xml:space="preserve"> predominantly </w:t>
      </w:r>
      <w:r w:rsidR="00E90FA6" w:rsidRPr="007F1979">
        <w:rPr>
          <w:strike/>
          <w:rPrChange w:id="479" w:author="Tim Hallett" w:date="2015-01-28T08:49:00Z">
            <w:rPr/>
          </w:rPrChange>
        </w:rPr>
        <w:t xml:space="preserve">among patients who </w:t>
      </w:r>
      <w:r w:rsidR="00D63496" w:rsidRPr="007F1979">
        <w:rPr>
          <w:strike/>
          <w:rPrChange w:id="480" w:author="Tim Hallett" w:date="2015-01-28T08:49:00Z">
            <w:rPr/>
          </w:rPrChange>
        </w:rPr>
        <w:t xml:space="preserve">had </w:t>
      </w:r>
      <w:r w:rsidR="00E90FA6" w:rsidRPr="007F1979">
        <w:rPr>
          <w:strike/>
          <w:rPrChange w:id="481" w:author="Tim Hallett" w:date="2015-01-28T08:49:00Z">
            <w:rPr/>
          </w:rPrChange>
        </w:rPr>
        <w:t>initiated ART</w:t>
      </w:r>
      <w:r w:rsidR="00177AC2" w:rsidRPr="007F1979">
        <w:rPr>
          <w:strike/>
          <w:rPrChange w:id="482" w:author="Tim Hallett" w:date="2015-01-28T08:49:00Z">
            <w:rPr/>
          </w:rPrChange>
        </w:rPr>
        <w:t xml:space="preserve"> (87%)</w:t>
      </w:r>
      <w:r w:rsidR="00E90FA6" w:rsidRPr="007F1979">
        <w:rPr>
          <w:strike/>
          <w:rPrChange w:id="483" w:author="Tim Hallett" w:date="2015-01-28T08:49:00Z">
            <w:rPr/>
          </w:rPrChange>
        </w:rPr>
        <w:t xml:space="preserve">, and in particular those who initiated ART </w:t>
      </w:r>
      <w:r w:rsidR="00137AD9" w:rsidRPr="007F1979">
        <w:rPr>
          <w:strike/>
          <w:rPrChange w:id="484" w:author="Tim Hallett" w:date="2015-01-28T08:49:00Z">
            <w:rPr/>
          </w:rPrChange>
        </w:rPr>
        <w:t>but were then lost from care (51</w:t>
      </w:r>
      <w:r w:rsidR="00E90FA6" w:rsidRPr="007F1979">
        <w:rPr>
          <w:strike/>
          <w:rPrChange w:id="485" w:author="Tim Hallett" w:date="2015-01-28T08:49:00Z">
            <w:rPr/>
          </w:rPrChange>
        </w:rPr>
        <w:t>%).</w:t>
      </w:r>
    </w:p>
    <w:p w14:paraId="38C4C4EE" w14:textId="77777777" w:rsidR="00943332" w:rsidRPr="007F1979" w:rsidRDefault="00943332" w:rsidP="00943332">
      <w:pPr>
        <w:pStyle w:val="normal0"/>
        <w:rPr>
          <w:strike/>
          <w:rPrChange w:id="486" w:author="Tim Hallett" w:date="2015-01-28T08:49:00Z">
            <w:rPr/>
          </w:rPrChange>
        </w:rPr>
      </w:pPr>
    </w:p>
    <w:p w14:paraId="6FC3C3C3" w14:textId="77777777" w:rsidR="00943332" w:rsidRPr="007F1979" w:rsidRDefault="00943332" w:rsidP="00943332">
      <w:pPr>
        <w:pStyle w:val="normal0"/>
        <w:rPr>
          <w:strike/>
          <w:rPrChange w:id="487" w:author="Tim Hallett" w:date="2015-01-28T08:49:00Z">
            <w:rPr/>
          </w:rPrChange>
        </w:rPr>
      </w:pP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488" w:name="h.l34fxr5ht8f5" w:colFirst="0" w:colLast="0"/>
      <w:bookmarkEnd w:id="488"/>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4ED96335"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w:t>
            </w:r>
          </w:p>
        </w:tc>
        <w:tc>
          <w:tcPr>
            <w:tcW w:w="1131" w:type="dxa"/>
            <w:hideMark/>
          </w:tcPr>
          <w:p w14:paraId="04BFB97B"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13CC36FC"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C662AD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EB5B2FA"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Enhanced VCT</w:t>
            </w:r>
          </w:p>
        </w:tc>
        <w:tc>
          <w:tcPr>
            <w:tcW w:w="1131" w:type="dxa"/>
            <w:hideMark/>
          </w:tcPr>
          <w:p w14:paraId="3B9FE156" w14:textId="77777777" w:rsidR="00AF6206" w:rsidRPr="009C55F2"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244F99B2"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CC806AD"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38B9C996"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 (with POC)</w:t>
            </w:r>
          </w:p>
        </w:tc>
        <w:tc>
          <w:tcPr>
            <w:tcW w:w="1131" w:type="dxa"/>
            <w:hideMark/>
          </w:tcPr>
          <w:p w14:paraId="4A773F2E"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0CD0DE5A"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43EEDBA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0DDA468F"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Facilitated Linkage</w:t>
            </w:r>
          </w:p>
        </w:tc>
        <w:tc>
          <w:tcPr>
            <w:tcW w:w="1131" w:type="dxa"/>
            <w:hideMark/>
          </w:tcPr>
          <w:p w14:paraId="09D19FEA"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3AA94855"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0B48BBE0"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12942149"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588560AC"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Pre-ART Outreach</w:t>
            </w:r>
          </w:p>
        </w:tc>
        <w:tc>
          <w:tcPr>
            <w:tcW w:w="1131" w:type="dxa"/>
            <w:hideMark/>
          </w:tcPr>
          <w:p w14:paraId="0FDA887E"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1FD632A6"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7761D12F" w14:textId="77777777" w:rsidR="00BF311B" w:rsidRPr="009C55F2"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6A7EE54F"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Improved Care</w:t>
            </w:r>
          </w:p>
        </w:tc>
        <w:tc>
          <w:tcPr>
            <w:tcW w:w="1131" w:type="dxa"/>
            <w:hideMark/>
          </w:tcPr>
          <w:p w14:paraId="212FF206"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4DFE992E"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B4750B4"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2C6D47CA"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POC</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65A30BA7"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On-ART Outreach</w:t>
            </w:r>
          </w:p>
        </w:tc>
        <w:tc>
          <w:tcPr>
            <w:tcW w:w="1131" w:type="dxa"/>
            <w:hideMark/>
          </w:tcPr>
          <w:p w14:paraId="3B02E880"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65BA1F05"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044DEC1"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FEB9A30"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Adherence</w:t>
            </w:r>
          </w:p>
        </w:tc>
        <w:tc>
          <w:tcPr>
            <w:tcW w:w="1131" w:type="dxa"/>
            <w:hideMark/>
          </w:tcPr>
          <w:p w14:paraId="2C86EDEB"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8B2B8C">
        <w:trPr>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6BB30B6A"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4EC9D0C7" w14:textId="77777777" w:rsidR="00BF311B" w:rsidRPr="009C55F2"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7803FD17"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0B0C8065"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Universal Test &amp; Treat</w:t>
            </w:r>
          </w:p>
        </w:tc>
        <w:tc>
          <w:tcPr>
            <w:tcW w:w="1131" w:type="dxa"/>
            <w:hideMark/>
          </w:tcPr>
          <w:p w14:paraId="79A64D19"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5918693A"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889B754"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60B8B" w:rsidRDefault="00A70AB2" w:rsidP="00A70AB2">
            <w:pPr>
              <w:pStyle w:val="normal0"/>
              <w:rPr>
                <w:b w:val="0"/>
                <w:sz w:val="16"/>
                <w:szCs w:val="16"/>
              </w:rPr>
            </w:pPr>
            <w:r w:rsidRPr="00860B8B">
              <w:rPr>
                <w:b w:val="0"/>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60B8B" w:rsidRDefault="00A70AB2" w:rsidP="00A70AB2">
            <w:pPr>
              <w:pStyle w:val="normal0"/>
              <w:rPr>
                <w:b w:val="0"/>
                <w:sz w:val="16"/>
                <w:szCs w:val="16"/>
              </w:rPr>
            </w:pPr>
            <w:r w:rsidRPr="00860B8B">
              <w:rPr>
                <w:b w:val="0"/>
                <w:sz w:val="16"/>
                <w:szCs w:val="16"/>
              </w:rPr>
              <w:t xml:space="preserve">ART Outreach + </w:t>
            </w:r>
          </w:p>
          <w:p w14:paraId="5B1D9D58" w14:textId="77777777" w:rsidR="00A70AB2" w:rsidRPr="00860B8B" w:rsidRDefault="00A70AB2" w:rsidP="00A70AB2">
            <w:pPr>
              <w:pStyle w:val="normal0"/>
              <w:rPr>
                <w:b w:val="0"/>
                <w:sz w:val="16"/>
                <w:szCs w:val="16"/>
              </w:rPr>
            </w:pPr>
            <w:r w:rsidRPr="00860B8B">
              <w:rPr>
                <w:b w:val="0"/>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60B8B" w:rsidRDefault="00A70AB2" w:rsidP="00A70AB2">
            <w:pPr>
              <w:pStyle w:val="normal0"/>
              <w:rPr>
                <w:b w:val="0"/>
                <w:sz w:val="16"/>
                <w:szCs w:val="16"/>
              </w:rPr>
            </w:pPr>
            <w:r w:rsidRPr="00860B8B">
              <w:rPr>
                <w:b w:val="0"/>
                <w:sz w:val="16"/>
                <w:szCs w:val="16"/>
              </w:rPr>
              <w:t>ART Outreach +</w:t>
            </w:r>
          </w:p>
          <w:p w14:paraId="09D7CC44" w14:textId="77777777" w:rsidR="00A70AB2" w:rsidRPr="00860B8B" w:rsidRDefault="00A70AB2" w:rsidP="00A70AB2">
            <w:pPr>
              <w:pStyle w:val="normal0"/>
              <w:rPr>
                <w:b w:val="0"/>
                <w:sz w:val="16"/>
                <w:szCs w:val="16"/>
              </w:rPr>
            </w:pPr>
            <w:r w:rsidRPr="00860B8B">
              <w:rPr>
                <w:b w:val="0"/>
                <w:sz w:val="16"/>
                <w:szCs w:val="16"/>
              </w:rPr>
              <w:t xml:space="preserve">POC CD4 + </w:t>
            </w:r>
          </w:p>
          <w:p w14:paraId="36C3EFFF" w14:textId="77777777" w:rsidR="00A70AB2" w:rsidRPr="00860B8B" w:rsidRDefault="00A70AB2" w:rsidP="00A70AB2">
            <w:pPr>
              <w:pStyle w:val="normal0"/>
              <w:rPr>
                <w:b w:val="0"/>
                <w:sz w:val="16"/>
                <w:szCs w:val="16"/>
              </w:rPr>
            </w:pPr>
            <w:r w:rsidRPr="00860B8B">
              <w:rPr>
                <w:b w:val="0"/>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60B8B" w:rsidRDefault="00A70AB2" w:rsidP="00A70AB2">
            <w:pPr>
              <w:pStyle w:val="normal0"/>
              <w:rPr>
                <w:b w:val="0"/>
                <w:sz w:val="16"/>
                <w:szCs w:val="16"/>
              </w:rPr>
            </w:pPr>
            <w:r w:rsidRPr="00860B8B">
              <w:rPr>
                <w:b w:val="0"/>
                <w:sz w:val="16"/>
                <w:szCs w:val="16"/>
              </w:rPr>
              <w:t>ART Outreach +</w:t>
            </w:r>
          </w:p>
          <w:p w14:paraId="5311CD06" w14:textId="77777777" w:rsidR="00A70AB2" w:rsidRPr="00860B8B" w:rsidRDefault="00A70AB2" w:rsidP="00A70AB2">
            <w:pPr>
              <w:pStyle w:val="normal0"/>
              <w:rPr>
                <w:b w:val="0"/>
                <w:sz w:val="16"/>
                <w:szCs w:val="16"/>
              </w:rPr>
            </w:pPr>
            <w:r w:rsidRPr="00860B8B">
              <w:rPr>
                <w:b w:val="0"/>
                <w:sz w:val="16"/>
                <w:szCs w:val="16"/>
              </w:rPr>
              <w:t xml:space="preserve">POC CD4 + </w:t>
            </w:r>
          </w:p>
          <w:p w14:paraId="6CF33485" w14:textId="77777777" w:rsidR="00A70AB2" w:rsidRPr="00860B8B" w:rsidRDefault="00A70AB2" w:rsidP="00A70AB2">
            <w:pPr>
              <w:pStyle w:val="normal0"/>
              <w:rPr>
                <w:b w:val="0"/>
                <w:sz w:val="16"/>
                <w:szCs w:val="16"/>
              </w:rPr>
            </w:pPr>
            <w:r w:rsidRPr="00860B8B">
              <w:rPr>
                <w:b w:val="0"/>
                <w:sz w:val="16"/>
                <w:szCs w:val="16"/>
              </w:rPr>
              <w:t xml:space="preserve">VCT POC CD4 + </w:t>
            </w:r>
          </w:p>
          <w:p w14:paraId="4932CE3F" w14:textId="77777777" w:rsidR="00A70AB2" w:rsidRPr="00860B8B" w:rsidRDefault="00A70AB2" w:rsidP="00A70AB2">
            <w:pPr>
              <w:pStyle w:val="normal0"/>
              <w:rPr>
                <w:b w:val="0"/>
                <w:sz w:val="16"/>
                <w:szCs w:val="16"/>
              </w:rPr>
            </w:pPr>
            <w:r w:rsidRPr="00860B8B">
              <w:rPr>
                <w:b w:val="0"/>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60B8B" w:rsidRDefault="00A70AB2" w:rsidP="00A70AB2">
            <w:pPr>
              <w:pStyle w:val="normal0"/>
              <w:rPr>
                <w:b w:val="0"/>
                <w:sz w:val="16"/>
                <w:szCs w:val="16"/>
              </w:rPr>
            </w:pPr>
            <w:r w:rsidRPr="00860B8B">
              <w:rPr>
                <w:b w:val="0"/>
                <w:sz w:val="16"/>
                <w:szCs w:val="16"/>
              </w:rPr>
              <w:t xml:space="preserve">ART Outreach + </w:t>
            </w:r>
          </w:p>
          <w:p w14:paraId="53EF68CF" w14:textId="77777777" w:rsidR="00A70AB2" w:rsidRPr="00860B8B" w:rsidRDefault="00A70AB2" w:rsidP="00A70AB2">
            <w:pPr>
              <w:pStyle w:val="normal0"/>
              <w:rPr>
                <w:b w:val="0"/>
                <w:sz w:val="16"/>
                <w:szCs w:val="16"/>
              </w:rPr>
            </w:pPr>
            <w:r w:rsidRPr="00860B8B">
              <w:rPr>
                <w:b w:val="0"/>
                <w:sz w:val="16"/>
                <w:szCs w:val="16"/>
              </w:rPr>
              <w:t xml:space="preserve">POC CD4 + </w:t>
            </w:r>
          </w:p>
          <w:p w14:paraId="22949F06" w14:textId="77777777" w:rsidR="00A70AB2" w:rsidRPr="00860B8B" w:rsidRDefault="00A70AB2" w:rsidP="00A70AB2">
            <w:pPr>
              <w:pStyle w:val="normal0"/>
              <w:rPr>
                <w:b w:val="0"/>
                <w:sz w:val="16"/>
                <w:szCs w:val="16"/>
              </w:rPr>
            </w:pPr>
            <w:r w:rsidRPr="00860B8B">
              <w:rPr>
                <w:b w:val="0"/>
                <w:sz w:val="16"/>
                <w:szCs w:val="16"/>
              </w:rPr>
              <w:t xml:space="preserve">VCT POC CD4 + </w:t>
            </w:r>
          </w:p>
          <w:p w14:paraId="3AA56A25" w14:textId="77777777" w:rsidR="00A70AB2" w:rsidRPr="00860B8B" w:rsidRDefault="00A70AB2" w:rsidP="00A70AB2">
            <w:pPr>
              <w:pStyle w:val="normal0"/>
              <w:rPr>
                <w:b w:val="0"/>
                <w:sz w:val="16"/>
                <w:szCs w:val="16"/>
              </w:rPr>
            </w:pPr>
            <w:r w:rsidRPr="00860B8B">
              <w:rPr>
                <w:b w:val="0"/>
                <w:sz w:val="16"/>
                <w:szCs w:val="16"/>
              </w:rPr>
              <w:t xml:space="preserve">Linkage + </w:t>
            </w:r>
          </w:p>
          <w:p w14:paraId="76E5D36C" w14:textId="77777777" w:rsidR="00A70AB2" w:rsidRPr="00860B8B" w:rsidRDefault="00A70AB2" w:rsidP="00A70AB2">
            <w:pPr>
              <w:pStyle w:val="normal0"/>
              <w:rPr>
                <w:b w:val="0"/>
                <w:sz w:val="16"/>
                <w:szCs w:val="16"/>
              </w:rPr>
            </w:pPr>
            <w:r w:rsidRPr="00860B8B">
              <w:rPr>
                <w:b w:val="0"/>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60B8B" w:rsidRDefault="00A70AB2" w:rsidP="00A70AB2">
            <w:pPr>
              <w:pStyle w:val="normal0"/>
              <w:rPr>
                <w:b w:val="0"/>
                <w:sz w:val="16"/>
                <w:szCs w:val="16"/>
              </w:rPr>
            </w:pPr>
            <w:r w:rsidRPr="00860B8B">
              <w:rPr>
                <w:b w:val="0"/>
                <w:sz w:val="16"/>
                <w:szCs w:val="16"/>
              </w:rPr>
              <w:t xml:space="preserve">ART Outreach + </w:t>
            </w:r>
          </w:p>
          <w:p w14:paraId="12B8D870" w14:textId="77777777" w:rsidR="00A70AB2" w:rsidRPr="00860B8B" w:rsidRDefault="00A70AB2" w:rsidP="00A70AB2">
            <w:pPr>
              <w:pStyle w:val="normal0"/>
              <w:rPr>
                <w:b w:val="0"/>
                <w:sz w:val="16"/>
                <w:szCs w:val="16"/>
              </w:rPr>
            </w:pPr>
            <w:r w:rsidRPr="00860B8B">
              <w:rPr>
                <w:b w:val="0"/>
                <w:sz w:val="16"/>
                <w:szCs w:val="16"/>
              </w:rPr>
              <w:t xml:space="preserve">POC CD4 + </w:t>
            </w:r>
          </w:p>
          <w:p w14:paraId="585405C5" w14:textId="77777777" w:rsidR="00A70AB2" w:rsidRPr="00860B8B" w:rsidRDefault="00A70AB2" w:rsidP="00A70AB2">
            <w:pPr>
              <w:pStyle w:val="normal0"/>
              <w:rPr>
                <w:b w:val="0"/>
                <w:sz w:val="16"/>
                <w:szCs w:val="16"/>
              </w:rPr>
            </w:pPr>
            <w:r w:rsidRPr="00860B8B">
              <w:rPr>
                <w:b w:val="0"/>
                <w:sz w:val="16"/>
                <w:szCs w:val="16"/>
              </w:rPr>
              <w:t xml:space="preserve">VCT POC CD4 + </w:t>
            </w:r>
          </w:p>
          <w:p w14:paraId="2A6E428A" w14:textId="77777777" w:rsidR="00A70AB2" w:rsidRPr="00860B8B" w:rsidRDefault="00A70AB2" w:rsidP="00A70AB2">
            <w:pPr>
              <w:pStyle w:val="normal0"/>
              <w:rPr>
                <w:b w:val="0"/>
                <w:sz w:val="16"/>
                <w:szCs w:val="16"/>
              </w:rPr>
            </w:pPr>
            <w:r w:rsidRPr="00860B8B">
              <w:rPr>
                <w:b w:val="0"/>
                <w:sz w:val="16"/>
                <w:szCs w:val="16"/>
              </w:rPr>
              <w:t xml:space="preserve">Linkage + </w:t>
            </w:r>
          </w:p>
          <w:p w14:paraId="62FB7828" w14:textId="77777777" w:rsidR="00A70AB2" w:rsidRPr="00860B8B" w:rsidRDefault="00A70AB2" w:rsidP="00A70AB2">
            <w:pPr>
              <w:pStyle w:val="normal0"/>
              <w:rPr>
                <w:b w:val="0"/>
                <w:sz w:val="16"/>
                <w:szCs w:val="16"/>
              </w:rPr>
            </w:pPr>
            <w:r w:rsidRPr="00860B8B">
              <w:rPr>
                <w:b w:val="0"/>
                <w:sz w:val="16"/>
                <w:szCs w:val="16"/>
              </w:rPr>
              <w:t xml:space="preserve">Pre-ART Outreach + </w:t>
            </w:r>
          </w:p>
          <w:p w14:paraId="643D7012" w14:textId="77777777" w:rsidR="00A70AB2" w:rsidRPr="00860B8B" w:rsidRDefault="00A70AB2" w:rsidP="00A70AB2">
            <w:pPr>
              <w:pStyle w:val="normal0"/>
              <w:rPr>
                <w:b w:val="0"/>
                <w:sz w:val="16"/>
                <w:szCs w:val="16"/>
              </w:rPr>
            </w:pPr>
            <w:r w:rsidRPr="00860B8B">
              <w:rPr>
                <w:b w:val="0"/>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77777777" w:rsidR="004D3BDD" w:rsidRDefault="00FC637B" w:rsidP="007300B5">
      <w:pPr>
        <w:pStyle w:val="Heading1"/>
        <w:contextualSpacing w:val="0"/>
      </w:pPr>
      <w:r>
        <w:rPr>
          <w:noProof/>
          <w:lang w:val="en-US"/>
        </w:rPr>
        <mc:AlternateContent>
          <mc:Choice Requires="wps">
            <w:drawing>
              <wp:anchor distT="0" distB="0" distL="114300" distR="114300" simplePos="0" relativeHeight="251663360" behindDoc="0" locked="0" layoutInCell="1" allowOverlap="1" wp14:anchorId="7B200714" wp14:editId="16BC8587">
                <wp:simplePos x="0" y="0"/>
                <wp:positionH relativeFrom="column">
                  <wp:posOffset>228600</wp:posOffset>
                </wp:positionH>
                <wp:positionV relativeFrom="paragraph">
                  <wp:posOffset>332105</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7777777" w:rsidR="00CE743E" w:rsidRDefault="00CE743E" w:rsidP="00EF0A6D">
                            <w:pPr>
                              <w:pStyle w:val="Subtitle"/>
                              <w:contextualSpacing w:val="0"/>
                            </w:pPr>
                            <w:r>
                              <w:t>Table 3. DALYs averted and additional cost of care for individual interventions between 2010 and 2030.</w:t>
                            </w:r>
                          </w:p>
                          <w:p w14:paraId="319BB6E2" w14:textId="77777777" w:rsidR="00CE743E" w:rsidRPr="00B7495C" w:rsidRDefault="00CE743E"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18pt;margin-top:26.15pt;width:387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" filled="f" stroked="f">
                <v:textbox>
                  <w:txbxContent>
                    <w:p w14:paraId="327E47F8" w14:textId="77777777" w:rsidR="00CE743E" w:rsidRDefault="00CE743E" w:rsidP="00EF0A6D">
                      <w:pPr>
                        <w:pStyle w:val="Subtitle"/>
                        <w:contextualSpacing w:val="0"/>
                      </w:pPr>
                      <w:r>
                        <w:t>Table 3. DALYs averted and additional cost of care for individual interventions between 2010 and 2030.</w:t>
                      </w:r>
                    </w:p>
                    <w:p w14:paraId="319BB6E2" w14:textId="77777777" w:rsidR="00CE743E" w:rsidRPr="00B7495C" w:rsidRDefault="00CE743E" w:rsidP="00EF0A6D">
                      <w:pPr>
                        <w:rPr>
                          <w:rFonts w:ascii="Trebuchet MS" w:hAnsi="Trebuchet MS"/>
                          <w:sz w:val="16"/>
                          <w:szCs w:val="16"/>
                        </w:rPr>
                      </w:pPr>
                    </w:p>
                  </w:txbxContent>
                </v:textbox>
                <w10:wrap type="through"/>
              </v:shape>
            </w:pict>
          </mc:Fallback>
        </mc:AlternateContent>
      </w:r>
    </w:p>
    <w:p w14:paraId="4DBC6929" w14:textId="77777777" w:rsidR="002B3CC7" w:rsidRDefault="00400358" w:rsidP="007300B5">
      <w:pPr>
        <w:pStyle w:val="Heading1"/>
        <w:contextualSpacing w:val="0"/>
      </w:pPr>
      <w:r>
        <w:rPr>
          <w:noProof/>
          <w:lang w:val="en-US"/>
        </w:rPr>
        <mc:AlternateContent>
          <mc:Choice Requires="wps">
            <w:drawing>
              <wp:anchor distT="0" distB="0" distL="114300" distR="114300" simplePos="0" relativeHeight="251685888" behindDoc="0" locked="0" layoutInCell="1" allowOverlap="1" wp14:anchorId="595B37E0" wp14:editId="1B7B702F">
                <wp:simplePos x="0" y="0"/>
                <wp:positionH relativeFrom="column">
                  <wp:posOffset>-228600</wp:posOffset>
                </wp:positionH>
                <wp:positionV relativeFrom="paragraph">
                  <wp:posOffset>4267835</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77777777" w:rsidR="00CE743E" w:rsidRDefault="00CE743E" w:rsidP="00A70AB2">
                            <w:pPr>
                              <w:pStyle w:val="Subtitle"/>
                              <w:contextualSpacing w:val="0"/>
                            </w:pPr>
                            <w:r>
                              <w:t>Table 4. DALYs averted and additional cost of implementing a combination of interventions between 2010 and 2030.</w:t>
                            </w:r>
                          </w:p>
                          <w:p w14:paraId="282F6D2F" w14:textId="77777777" w:rsidR="00CE743E" w:rsidRPr="00B7495C" w:rsidRDefault="00CE743E"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17.95pt;margin-top:336.05pt;width:459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" filled="f" stroked="f">
                <v:textbox>
                  <w:txbxContent>
                    <w:p w14:paraId="19F6B2A0" w14:textId="77777777" w:rsidR="00CE743E" w:rsidRDefault="00CE743E" w:rsidP="00A70AB2">
                      <w:pPr>
                        <w:pStyle w:val="Subtitle"/>
                        <w:contextualSpacing w:val="0"/>
                      </w:pPr>
                      <w:r>
                        <w:t>Table 4. DALYs averted and additional cost of implementing a combination of interventions between 2010 and 2030.</w:t>
                      </w:r>
                    </w:p>
                    <w:p w14:paraId="282F6D2F" w14:textId="77777777" w:rsidR="00CE743E" w:rsidRPr="00B7495C" w:rsidRDefault="00CE743E" w:rsidP="00A70AB2">
                      <w:pPr>
                        <w:rPr>
                          <w:rFonts w:ascii="Trebuchet MS" w:hAnsi="Trebuchet MS"/>
                          <w:sz w:val="16"/>
                          <w:szCs w:val="16"/>
                        </w:rPr>
                      </w:pPr>
                    </w:p>
                  </w:txbxContent>
                </v:textbox>
                <w10:wrap type="through"/>
              </v:shape>
            </w:pict>
          </mc:Fallback>
        </mc:AlternateContent>
      </w:r>
    </w:p>
    <w:p w14:paraId="501B2AC7" w14:textId="77777777" w:rsidR="00F93973" w:rsidRDefault="00F93973" w:rsidP="004047B1">
      <w:pPr>
        <w:pStyle w:val="Heading1"/>
        <w:contextualSpacing w:val="0"/>
        <w:rPr>
          <w:ins w:id="489" w:author="Tim Hallett" w:date="2015-01-26T17:29:00Z"/>
        </w:rPr>
      </w:pPr>
    </w:p>
    <w:p w14:paraId="3D44F673" w14:textId="77777777" w:rsidR="00F93973" w:rsidRDefault="00F93973" w:rsidP="004047B1">
      <w:pPr>
        <w:pStyle w:val="Heading1"/>
        <w:contextualSpacing w:val="0"/>
        <w:rPr>
          <w:ins w:id="490" w:author="Tim Hallett" w:date="2015-01-26T17:29:00Z"/>
        </w:rPr>
      </w:pPr>
    </w:p>
    <w:p w14:paraId="19AF71AC" w14:textId="77777777" w:rsidR="00185441" w:rsidRDefault="008B4C19" w:rsidP="004047B1">
      <w:pPr>
        <w:pStyle w:val="Heading1"/>
        <w:contextualSpacing w:val="0"/>
        <w:rPr>
          <w:ins w:id="491" w:author="Tim Hallett" w:date="2015-01-26T17:29:00Z"/>
        </w:rPr>
      </w:pPr>
      <w:commentRangeStart w:id="492"/>
      <w:commentRangeStart w:id="493"/>
      <w:r>
        <w:rPr>
          <w:noProof/>
          <w:lang w:val="en-US"/>
        </w:rPr>
        <w:lastRenderedPageBreak/>
        <mc:AlternateContent>
          <mc:Choice Requires="wpg">
            <w:drawing>
              <wp:anchor distT="0" distB="0" distL="114300" distR="114300" simplePos="0" relativeHeight="251687936" behindDoc="0" locked="0" layoutInCell="1" allowOverlap="1" wp14:anchorId="698B6C73" wp14:editId="24CC6C85">
                <wp:simplePos x="0" y="0"/>
                <wp:positionH relativeFrom="column">
                  <wp:posOffset>571500</wp:posOffset>
                </wp:positionH>
                <wp:positionV relativeFrom="paragraph">
                  <wp:posOffset>114300</wp:posOffset>
                </wp:positionV>
                <wp:extent cx="4288155" cy="5257800"/>
                <wp:effectExtent l="25400" t="25400" r="29845" b="0"/>
                <wp:wrapTopAndBottom/>
                <wp:docPr id="32" name="Group 32"/>
                <wp:cNvGraphicFramePr/>
                <a:graphic xmlns:a="http://schemas.openxmlformats.org/drawingml/2006/main">
                  <a:graphicData uri="http://schemas.microsoft.com/office/word/2010/wordprocessingGroup">
                    <wpg:wgp>
                      <wpg:cNvGrpSpPr/>
                      <wpg:grpSpPr>
                        <a:xfrm>
                          <a:off x="0" y="0"/>
                          <a:ext cx="4288155" cy="5257800"/>
                          <a:chOff x="0" y="0"/>
                          <a:chExt cx="4288155" cy="5257800"/>
                        </a:xfrm>
                      </wpg:grpSpPr>
                      <wps:wsp>
                        <wps:cNvPr id="15" name="Text Box 15"/>
                        <wps:cNvSpPr txBox="1"/>
                        <wps:spPr>
                          <a:xfrm>
                            <a:off x="0" y="49149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CE743E" w:rsidRDefault="00CE743E" w:rsidP="00137AD9">
                              <w:pPr>
                                <w:pStyle w:val="Subtitle"/>
                                <w:contextualSpacing w:val="0"/>
                              </w:pPr>
                              <w:r>
                                <w:t>Figure 4. Care experience of deceased individuals who suffered an HIV-related death between 2010 and 2030.</w:t>
                              </w:r>
                            </w:p>
                            <w:p w14:paraId="3D527C01" w14:textId="77777777" w:rsidR="00CE743E" w:rsidRPr="00B7495C" w:rsidRDefault="00CE743E"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Macintosh HD:Users:jack:Dropbox:DIDE - HIVMC:Treatment Cascade:Paper:Figures:BigPie:BigPieBigBar.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155" cy="4914900"/>
                          </a:xfrm>
                          <a:prstGeom prst="rect">
                            <a:avLst/>
                          </a:prstGeom>
                          <a:noFill/>
                          <a:ln w="12700" cmpd="sng">
                            <a:solidFill>
                              <a:srgbClr val="000000"/>
                            </a:solidFill>
                          </a:ln>
                        </pic:spPr>
                      </pic:pic>
                    </wpg:wgp>
                  </a:graphicData>
                </a:graphic>
                <wp14:sizeRelV relativeFrom="margin">
                  <wp14:pctHeight>0</wp14:pctHeight>
                </wp14:sizeRelV>
              </wp:anchor>
            </w:drawing>
          </mc:Choice>
          <mc:Fallback>
            <w:pict>
              <v:group id="Group 32" o:spid="_x0000_s1040" style="position:absolute;left:0;text-align:left;margin-left:45pt;margin-top:9pt;width:337.65pt;height:414pt;z-index:251687936;mso-height-relative:margin" coordsize="4288155,5257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">
                <v:shape id="Text Box 15" o:spid="_x0000_s1041" type="#_x0000_t202" style="position:absolute;top:49149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CE743E" w:rsidRDefault="00CE743E" w:rsidP="00137AD9">
                        <w:pPr>
                          <w:pStyle w:val="Subtitle"/>
                          <w:contextualSpacing w:val="0"/>
                        </w:pPr>
                        <w:r>
                          <w:t>Figure 4. Care experience of deceased individuals who suffered an HIV-related death between 2010 and 2030.</w:t>
                        </w:r>
                      </w:p>
                      <w:p w14:paraId="3D527C01" w14:textId="77777777" w:rsidR="00CE743E" w:rsidRPr="00B7495C" w:rsidRDefault="00CE743E" w:rsidP="00137AD9">
                        <w:pPr>
                          <w:rPr>
                            <w:rFonts w:ascii="Trebuchet MS" w:hAnsi="Trebuchet MS"/>
                            <w:sz w:val="16"/>
                            <w:szCs w:val="16"/>
                          </w:rPr>
                        </w:pPr>
                      </w:p>
                    </w:txbxContent>
                  </v:textbox>
                </v:shape>
                <v:shape id="Picture 31" o:spid="_x0000_s1042" type="#_x0000_t75" alt="Macintosh HD:Users:jack:Dropbox:DIDE - HIVMC:Treatment Cascade:Paper:Figures:BigPie:BigPieBigBar.pdf" style="position:absolute;width:4288155;height:4914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o&#10;h5XEAAAA2wAAAA8AAABkcnMvZG93bnJldi54bWxEj1uLwjAUhN8X/A/hCPu2JlpYpRpFxL2gsKyX&#10;F98OzbEtNielibX+eyMs7OMwM98ws0VnK9FS40vHGoYDBYI4c6bkXMPx8PE2AeEDssHKMWm4k4fF&#10;vPcyw9S4G++o3YdcRAj7FDUUIdSplD4ryKIfuJo4emfXWAxRNrk0Dd4i3FZypNS7tFhyXCiwplVB&#10;2WV/tRp+VbuefJUm+RzXamtX1c8p2Vy1fu13yymIQF34D/+1v42GZAjPL/EHy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uoh5XEAAAA2wAAAA8AAAAAAAAAAAAAAAAAnAIA&#10;AGRycy9kb3ducmV2LnhtbFBLBQYAAAAABAAEAPcAAACNAwAAAAA=&#10;" stroked="t" strokeweight="1pt">
                  <v:imagedata r:id="rId18" o:title="BigPieBigBar.pdf"/>
                  <v:path arrowok="t"/>
                </v:shape>
                <w10:wrap type="topAndBottom"/>
              </v:group>
            </w:pict>
          </mc:Fallback>
        </mc:AlternateContent>
      </w:r>
      <w:commentRangeEnd w:id="492"/>
      <w:r w:rsidR="00331EA3">
        <w:rPr>
          <w:rStyle w:val="CommentReference"/>
        </w:rPr>
        <w:commentReference w:id="492"/>
      </w:r>
      <w:r w:rsidR="00ED39DB">
        <w:t>D</w:t>
      </w:r>
      <w:r w:rsidR="00615625">
        <w:t>i</w:t>
      </w:r>
      <w:r w:rsidR="00ED39DB">
        <w:t>scussion</w:t>
      </w:r>
      <w:commentRangeEnd w:id="493"/>
      <w:r w:rsidR="00802DB7">
        <w:rPr>
          <w:rStyle w:val="CommentReference"/>
        </w:rPr>
        <w:commentReference w:id="493"/>
      </w:r>
    </w:p>
    <w:p w14:paraId="7AA8896E" w14:textId="77777777" w:rsidR="00F93973" w:rsidRDefault="00F93973">
      <w:pPr>
        <w:pStyle w:val="normal0"/>
        <w:rPr>
          <w:ins w:id="494" w:author="Tim Hallett" w:date="2015-01-26T17:29:00Z"/>
        </w:rPr>
        <w:pPrChange w:id="495" w:author="Tim Hallett" w:date="2015-01-26T17:29:00Z">
          <w:pPr>
            <w:pStyle w:val="Heading1"/>
            <w:contextualSpacing w:val="0"/>
          </w:pPr>
        </w:pPrChange>
      </w:pPr>
    </w:p>
    <w:p w14:paraId="2EAD38C6" w14:textId="77777777" w:rsidR="007F1979" w:rsidRDefault="007F1979">
      <w:pPr>
        <w:pStyle w:val="normal0"/>
        <w:rPr>
          <w:ins w:id="496" w:author="Tim Hallett" w:date="2015-01-28T08:49:00Z"/>
        </w:rPr>
        <w:pPrChange w:id="497" w:author="Tim Hallett" w:date="2015-01-26T17:29:00Z">
          <w:pPr>
            <w:pStyle w:val="Heading1"/>
            <w:contextualSpacing w:val="0"/>
          </w:pPr>
        </w:pPrChange>
      </w:pPr>
    </w:p>
    <w:p w14:paraId="4667C87D" w14:textId="77777777" w:rsidR="0006590A" w:rsidRDefault="0006590A" w:rsidP="0006590A">
      <w:pPr>
        <w:pStyle w:val="normal0"/>
        <w:rPr>
          <w:ins w:id="498" w:author="Tim Hallett" w:date="2015-01-28T08:49:00Z"/>
          <w:lang w:val="en-US"/>
        </w:rPr>
      </w:pPr>
      <w:ins w:id="499" w:author="Tim Hallett" w:date="2015-01-28T08:49:00Z">
        <w:r w:rsidRPr="00DD19A4">
          <w:rPr>
            <w:lang w:val="en-US"/>
          </w:rPr>
          <w:t xml:space="preserve">Our results suggest that ART-programmes can be </w:t>
        </w:r>
      </w:ins>
      <w:ins w:id="500" w:author="Tim Hallett" w:date="2015-01-28T08:55:00Z">
        <w:r w:rsidR="00802DB7">
          <w:rPr>
            <w:lang w:val="en-US"/>
          </w:rPr>
          <w:t xml:space="preserve">materially </w:t>
        </w:r>
      </w:ins>
      <w:ins w:id="501" w:author="Tim Hallett" w:date="2015-01-28T08:49:00Z">
        <w:r w:rsidRPr="00DD19A4">
          <w:rPr>
            <w:lang w:val="en-US"/>
          </w:rPr>
          <w:t>enhanced to bri</w:t>
        </w:r>
        <w:r>
          <w:rPr>
            <w:lang w:val="en-US"/>
          </w:rPr>
          <w:t xml:space="preserve">ng about greater health benefits by strengthening each part of the cascade </w:t>
        </w:r>
      </w:ins>
      <w:ins w:id="502" w:author="Tim Hallett" w:date="2015-01-28T08:56:00Z">
        <w:r w:rsidR="00802DB7">
          <w:rPr>
            <w:lang w:val="en-US"/>
          </w:rPr>
          <w:t xml:space="preserve">, </w:t>
        </w:r>
      </w:ins>
      <w:ins w:id="503" w:author="Tim Hallett" w:date="2015-01-28T08:49:00Z">
        <w:r>
          <w:rPr>
            <w:lang w:val="en-US"/>
          </w:rPr>
          <w:t>as has been demonstrated to be feasible in earlier trials,  and/or by shifting to treating HIV-infected persons immediately when they present to care. In contrast, a radicial expansion of treatment programmes, with the identified weakendss in linkage and retention perpetuated, would not maximize health generated with limited resources.</w:t>
        </w:r>
      </w:ins>
    </w:p>
    <w:p w14:paraId="168344F8" w14:textId="77777777" w:rsidR="007F1979" w:rsidRDefault="007F1979">
      <w:pPr>
        <w:pStyle w:val="normal0"/>
        <w:rPr>
          <w:ins w:id="504" w:author="Tim Hallett" w:date="2015-01-28T08:53:00Z"/>
        </w:rPr>
        <w:pPrChange w:id="505" w:author="Tim Hallett" w:date="2015-01-26T17:29:00Z">
          <w:pPr>
            <w:pStyle w:val="Heading1"/>
            <w:contextualSpacing w:val="0"/>
          </w:pPr>
        </w:pPrChange>
      </w:pPr>
    </w:p>
    <w:p w14:paraId="44F9A49A" w14:textId="77777777" w:rsidR="00501AD9" w:rsidRDefault="00501AD9">
      <w:pPr>
        <w:pStyle w:val="normal0"/>
        <w:rPr>
          <w:ins w:id="506" w:author="Tim Hallett" w:date="2015-01-28T08:50:00Z"/>
        </w:rPr>
        <w:pPrChange w:id="507" w:author="Tim Hallett" w:date="2015-01-26T17:29:00Z">
          <w:pPr>
            <w:pStyle w:val="Heading1"/>
            <w:contextualSpacing w:val="0"/>
          </w:pPr>
        </w:pPrChange>
      </w:pPr>
    </w:p>
    <w:p w14:paraId="382C7EDD" w14:textId="77777777" w:rsidR="0006590A" w:rsidRDefault="00D43662">
      <w:pPr>
        <w:pStyle w:val="normal0"/>
        <w:numPr>
          <w:ilvl w:val="0"/>
          <w:numId w:val="24"/>
        </w:numPr>
        <w:rPr>
          <w:ins w:id="508" w:author="Tim Hallett" w:date="2015-01-28T09:25:00Z"/>
        </w:rPr>
        <w:pPrChange w:id="509" w:author="Tim Hallett" w:date="2015-01-28T09:00:00Z">
          <w:pPr>
            <w:pStyle w:val="Heading1"/>
            <w:contextualSpacing w:val="0"/>
          </w:pPr>
        </w:pPrChange>
      </w:pPr>
      <w:ins w:id="510" w:author="Tim Hallett" w:date="2015-01-28T09:25:00Z">
        <w:r>
          <w:t xml:space="preserve">Improvements in the care cascade have long been hoped to be small, feasible, likely </w:t>
        </w:r>
      </w:ins>
      <w:ins w:id="511" w:author="Tim Hallett" w:date="2015-01-28T09:26:00Z">
        <w:r>
          <w:t>inexpensive</w:t>
        </w:r>
      </w:ins>
      <w:ins w:id="512" w:author="Tim Hallett" w:date="2015-01-28T09:25:00Z">
        <w:r>
          <w:t xml:space="preserve"> changes to the operations of a clinic that would yield a large benefit, and leverage the enormous impact already made in ART to generate greater health outcomes. </w:t>
        </w:r>
      </w:ins>
    </w:p>
    <w:p w14:paraId="1E0BB2BD" w14:textId="77777777" w:rsidR="00D43662" w:rsidRDefault="00D43662">
      <w:pPr>
        <w:pStyle w:val="normal0"/>
        <w:numPr>
          <w:ilvl w:val="0"/>
          <w:numId w:val="24"/>
        </w:numPr>
        <w:rPr>
          <w:ins w:id="513" w:author="Tim Hallett" w:date="2015-01-28T08:50:00Z"/>
        </w:rPr>
        <w:pPrChange w:id="514" w:author="Tim Hallett" w:date="2015-01-28T09:00:00Z">
          <w:pPr>
            <w:pStyle w:val="Heading1"/>
            <w:contextualSpacing w:val="0"/>
          </w:pPr>
        </w:pPrChange>
      </w:pPr>
      <w:ins w:id="515" w:author="Tim Hallett" w:date="2015-01-28T09:26:00Z">
        <w:r>
          <w:t xml:space="preserve">Whilst we find that to be true to some  extent, </w:t>
        </w:r>
      </w:ins>
      <w:ins w:id="516" w:author="Tim Hallett" w:date="2015-01-28T09:27:00Z">
        <w:r>
          <w:t xml:space="preserve">the multifaceted nature of the current cascade means that </w:t>
        </w:r>
      </w:ins>
      <w:ins w:id="517" w:author="Tim Hallett" w:date="2015-01-28T09:26:00Z">
        <w:r>
          <w:t>no single cascade intervention</w:t>
        </w:r>
      </w:ins>
      <w:ins w:id="518" w:author="Tim Hallett" w:date="2015-01-28T09:27:00Z">
        <w:r>
          <w:t xml:space="preserve"> has a very large impact.</w:t>
        </w:r>
      </w:ins>
    </w:p>
    <w:p w14:paraId="41D4B6F4" w14:textId="77777777" w:rsidR="0006590A" w:rsidRDefault="00D43662">
      <w:pPr>
        <w:pStyle w:val="normal0"/>
        <w:numPr>
          <w:ilvl w:val="0"/>
          <w:numId w:val="24"/>
        </w:numPr>
        <w:rPr>
          <w:ins w:id="519" w:author="Tim Hallett" w:date="2015-01-28T08:50:00Z"/>
        </w:rPr>
        <w:pPrChange w:id="520" w:author="Tim Hallett" w:date="2015-01-28T09:00:00Z">
          <w:pPr>
            <w:pStyle w:val="Heading1"/>
            <w:contextualSpacing w:val="0"/>
          </w:pPr>
        </w:pPrChange>
      </w:pPr>
      <w:ins w:id="521" w:author="Tim Hallett" w:date="2015-01-28T09:27:00Z">
        <w:r>
          <w:t>Trials and other studies that have examined the impact of intervention on t</w:t>
        </w:r>
      </w:ins>
      <w:ins w:id="522" w:author="Tim Hallett" w:date="2015-01-28T09:28:00Z">
        <w:r w:rsidR="007E2B59">
          <w:t>he cascde have focussed on single interventons as those experiemental designs are not very ameanable to measuring the impact of combinations of changes simultanesouly.</w:t>
        </w:r>
      </w:ins>
    </w:p>
    <w:p w14:paraId="187B949F" w14:textId="77777777" w:rsidR="0006590A" w:rsidRDefault="007E2B59">
      <w:pPr>
        <w:pStyle w:val="normal0"/>
        <w:numPr>
          <w:ilvl w:val="0"/>
          <w:numId w:val="24"/>
        </w:numPr>
        <w:rPr>
          <w:ins w:id="523" w:author="Tim Hallett" w:date="2015-01-28T08:50:00Z"/>
        </w:rPr>
        <w:pPrChange w:id="524" w:author="Tim Hallett" w:date="2015-01-28T09:00:00Z">
          <w:pPr>
            <w:pStyle w:val="Heading1"/>
            <w:contextualSpacing w:val="0"/>
          </w:pPr>
        </w:pPrChange>
      </w:pPr>
      <w:ins w:id="525" w:author="Tim Hallett" w:date="2015-01-28T09:28:00Z">
        <w:r>
          <w:t xml:space="preserve">However, </w:t>
        </w:r>
      </w:ins>
      <w:ins w:id="526" w:author="Tim Hallett" w:date="2015-01-28T08:50:00Z">
        <w:r w:rsidR="0006590A">
          <w:t>by doing the modelling we</w:t>
        </w:r>
        <w:r>
          <w:t xml:space="preserve"> can see how attractive that a combination set of </w:t>
        </w:r>
        <w:r>
          <w:lastRenderedPageBreak/>
          <w:t>intervention potentially is.</w:t>
        </w:r>
      </w:ins>
    </w:p>
    <w:p w14:paraId="58015367" w14:textId="77777777" w:rsidR="007E2B59" w:rsidRDefault="007E2B59">
      <w:pPr>
        <w:pStyle w:val="normal0"/>
        <w:numPr>
          <w:ilvl w:val="0"/>
          <w:numId w:val="24"/>
        </w:numPr>
        <w:rPr>
          <w:ins w:id="527" w:author="Tim Hallett" w:date="2015-01-28T08:55:00Z"/>
        </w:rPr>
        <w:pPrChange w:id="528" w:author="Tim Hallett" w:date="2015-01-28T09:00:00Z">
          <w:pPr>
            <w:pStyle w:val="Heading1"/>
            <w:contextualSpacing w:val="0"/>
          </w:pPr>
        </w:pPrChange>
      </w:pPr>
      <w:ins w:id="529" w:author="Tim Hallett" w:date="2015-01-28T09:29:00Z">
        <w:r>
          <w:t xml:space="preserve">Everything intervention modelled is based on a real study (appedix) meaning that the impact projected may be realistic. However, studies looking at complete combinations would be needed to confirm these findings </w:t>
        </w:r>
      </w:ins>
      <w:ins w:id="530" w:author="Tim Hallett" w:date="2015-01-28T09:30:00Z">
        <w:r>
          <w:t>–</w:t>
        </w:r>
      </w:ins>
      <w:ins w:id="531" w:author="Tim Hallett" w:date="2015-01-28T09:29:00Z">
        <w:r>
          <w:t xml:space="preserve"> it </w:t>
        </w:r>
      </w:ins>
      <w:ins w:id="532" w:author="Tim Hallett" w:date="2015-01-28T09:30:00Z">
        <w:r>
          <w:t>may be that greater synergies accure giving higher benefits and lower costs, or, instead that the increased complexity of the operations leads to higher cost and less benfits that expected.</w:t>
        </w:r>
      </w:ins>
    </w:p>
    <w:p w14:paraId="45E986BC" w14:textId="77777777" w:rsidR="00501AD9" w:rsidRDefault="00501AD9">
      <w:pPr>
        <w:pStyle w:val="normal0"/>
        <w:numPr>
          <w:ilvl w:val="0"/>
          <w:numId w:val="24"/>
        </w:numPr>
        <w:rPr>
          <w:ins w:id="533" w:author="Tim Hallett" w:date="2015-01-28T08:53:00Z"/>
        </w:rPr>
        <w:pPrChange w:id="534" w:author="Tim Hallett" w:date="2015-01-28T09:00:00Z">
          <w:pPr>
            <w:pStyle w:val="Heading1"/>
            <w:contextualSpacing w:val="0"/>
          </w:pPr>
        </w:pPrChange>
      </w:pPr>
      <w:ins w:id="535" w:author="Tim Hallett" w:date="2015-01-28T08:55:00Z">
        <w:r>
          <w:t xml:space="preserve">Further interventions are in the pipeline too. In particular, there has been discussion </w:t>
        </w:r>
        <w:r w:rsidR="00802DB7">
          <w:t xml:space="preserve">about </w:t>
        </w:r>
      </w:ins>
      <w:ins w:id="536" w:author="Tim Hallett" w:date="2015-01-28T08:56:00Z">
        <w:r w:rsidR="00802DB7">
          <w:t xml:space="preserve">making pre-ART more attractive to patients, which may also be expected to bring benefits. </w:t>
        </w:r>
      </w:ins>
    </w:p>
    <w:p w14:paraId="2AE2BEDA" w14:textId="77777777" w:rsidR="00501AD9" w:rsidRDefault="00501AD9">
      <w:pPr>
        <w:pStyle w:val="normal0"/>
        <w:rPr>
          <w:ins w:id="537" w:author="Tim Hallett" w:date="2015-01-28T09:00:00Z"/>
        </w:rPr>
        <w:pPrChange w:id="538" w:author="Tim Hallett" w:date="2015-01-26T17:29:00Z">
          <w:pPr>
            <w:pStyle w:val="Heading1"/>
            <w:contextualSpacing w:val="0"/>
          </w:pPr>
        </w:pPrChange>
      </w:pPr>
    </w:p>
    <w:p w14:paraId="57C081E4" w14:textId="77777777" w:rsidR="00B07EAE" w:rsidRDefault="00B07EAE">
      <w:pPr>
        <w:pStyle w:val="normal0"/>
        <w:rPr>
          <w:ins w:id="539" w:author="Tim Hallett" w:date="2015-01-28T08:53:00Z"/>
        </w:rPr>
        <w:pPrChange w:id="540" w:author="Tim Hallett" w:date="2015-01-26T17:29:00Z">
          <w:pPr>
            <w:pStyle w:val="Heading1"/>
            <w:contextualSpacing w:val="0"/>
          </w:pPr>
        </w:pPrChange>
      </w:pPr>
    </w:p>
    <w:p w14:paraId="0F43F9B9" w14:textId="1F19566D" w:rsidR="00501AD9" w:rsidRDefault="00501AD9">
      <w:pPr>
        <w:pStyle w:val="normal0"/>
        <w:numPr>
          <w:ilvl w:val="0"/>
          <w:numId w:val="24"/>
        </w:numPr>
        <w:rPr>
          <w:ins w:id="541" w:author="Tim Hallett" w:date="2015-01-28T08:57:00Z"/>
        </w:rPr>
        <w:pPrChange w:id="542" w:author="Tim Hallett" w:date="2015-01-28T09:00:00Z">
          <w:pPr>
            <w:pStyle w:val="Heading1"/>
            <w:contextualSpacing w:val="0"/>
          </w:pPr>
        </w:pPrChange>
      </w:pPr>
      <w:ins w:id="543" w:author="Tim Hallett" w:date="2015-01-28T08:53:00Z">
        <w:r>
          <w:t>Immid</w:t>
        </w:r>
        <w:r w:rsidR="00B07EAE">
          <w:t>iate ART has been talked about</w:t>
        </w:r>
      </w:ins>
      <w:ins w:id="544" w:author="Tim Hallett" w:date="2015-01-28T09:31:00Z">
        <w:r w:rsidR="007E2B59">
          <w:t xml:space="preserve"> --- t</w:t>
        </w:r>
      </w:ins>
      <w:ins w:id="545" w:author="Tim Hallett" w:date="2015-01-28T08:53:00Z">
        <w:r>
          <w:t>here has been debate about the benefits clinically and on transmission. But, ultimatel</w:t>
        </w:r>
      </w:ins>
      <w:ins w:id="546" w:author="Tim Hallett" w:date="2015-01-31T11:12:00Z">
        <w:r w:rsidR="005926DE">
          <w:t>y</w:t>
        </w:r>
      </w:ins>
      <w:ins w:id="547" w:author="Tim Hallett" w:date="2015-01-28T08:53:00Z">
        <w:r>
          <w:t xml:space="preserve">t, </w:t>
        </w:r>
        <w:commentRangeStart w:id="548"/>
        <w:r>
          <w:t xml:space="preserve">what we are finding here is that the pragmatic benefits of not loosing someone who presents to care is powerful. </w:t>
        </w:r>
      </w:ins>
      <w:commentRangeEnd w:id="548"/>
      <w:ins w:id="549" w:author="Tim Hallett" w:date="2015-01-28T09:31:00Z">
        <w:r w:rsidR="007E2B59">
          <w:rPr>
            <w:rStyle w:val="CommentReference"/>
          </w:rPr>
          <w:commentReference w:id="548"/>
        </w:r>
      </w:ins>
      <w:ins w:id="551" w:author="Tim Hallett" w:date="2015-01-28T08:53:00Z">
        <w:r>
          <w:t xml:space="preserve">This is consistent with the story from {New sydeny rosen trial about </w:t>
        </w:r>
      </w:ins>
      <w:ins w:id="552" w:author="Tim Hallett" w:date="2015-01-28T08:54:00Z">
        <w:r>
          <w:t>same day treat</w:t>
        </w:r>
      </w:ins>
      <w:r w:rsidR="000B5114">
        <w:t xml:space="preserve"> RapIT</w:t>
      </w:r>
      <w:ins w:id="553" w:author="Tim Hallett" w:date="2015-01-28T08:54:00Z">
        <w:r>
          <w:t xml:space="preserve">}. </w:t>
        </w:r>
      </w:ins>
      <w:ins w:id="554" w:author="Tim Hallett" w:date="2015-01-28T08:57:00Z">
        <w:r w:rsidR="00802DB7">
          <w:t xml:space="preserve">This represents a very different approach to the strengthen the pre-ART route. Under current assumption, these two options have about the same impact and cost and </w:t>
        </w:r>
      </w:ins>
      <w:ins w:id="555" w:author="Tim Hallett" w:date="2015-01-31T11:12:00Z">
        <w:r w:rsidR="005926DE">
          <w:t xml:space="preserve">both </w:t>
        </w:r>
      </w:ins>
      <w:ins w:id="556" w:author="Tim Hallett" w:date="2015-01-28T08:57:00Z">
        <w:r w:rsidR="005926DE">
          <w:t>can be recommended on this basis.</w:t>
        </w:r>
        <w:r w:rsidR="00802DB7">
          <w:t xml:space="preserve"> </w:t>
        </w:r>
      </w:ins>
    </w:p>
    <w:p w14:paraId="3DCFE548" w14:textId="77777777" w:rsidR="00802DB7" w:rsidRDefault="00802DB7">
      <w:pPr>
        <w:pStyle w:val="normal0"/>
        <w:rPr>
          <w:ins w:id="557" w:author="Tim Hallett" w:date="2015-01-28T08:57:00Z"/>
        </w:rPr>
        <w:pPrChange w:id="558" w:author="Tim Hallett" w:date="2015-01-26T17:29:00Z">
          <w:pPr>
            <w:pStyle w:val="Heading1"/>
            <w:contextualSpacing w:val="0"/>
          </w:pPr>
        </w:pPrChange>
      </w:pPr>
    </w:p>
    <w:p w14:paraId="6B9BC209" w14:textId="77777777" w:rsidR="0006590A" w:rsidRDefault="0006590A">
      <w:pPr>
        <w:pStyle w:val="normal0"/>
        <w:rPr>
          <w:ins w:id="559" w:author="Tim Hallett" w:date="2015-01-28T08:53:00Z"/>
        </w:rPr>
        <w:pPrChange w:id="560" w:author="Tim Hallett" w:date="2015-01-26T17:29:00Z">
          <w:pPr>
            <w:pStyle w:val="Heading1"/>
            <w:contextualSpacing w:val="0"/>
          </w:pPr>
        </w:pPrChange>
      </w:pPr>
    </w:p>
    <w:p w14:paraId="516FCD07" w14:textId="77777777" w:rsidR="00FC45D6" w:rsidRDefault="00501AD9">
      <w:pPr>
        <w:pStyle w:val="normal0"/>
        <w:numPr>
          <w:ilvl w:val="0"/>
          <w:numId w:val="24"/>
        </w:numPr>
        <w:rPr>
          <w:ins w:id="561" w:author="Tim Hallett" w:date="2015-01-28T09:35:00Z"/>
        </w:rPr>
        <w:pPrChange w:id="562" w:author="Tim Hallett" w:date="2015-01-28T09:02:00Z">
          <w:pPr>
            <w:pStyle w:val="Heading1"/>
            <w:contextualSpacing w:val="0"/>
          </w:pPr>
        </w:pPrChange>
      </w:pPr>
      <w:ins w:id="563" w:author="Tim Hallett" w:date="2015-01-28T08:53:00Z">
        <w:r>
          <w:t>However, population perspective reveals loci of deaths and clinic-focussed interventions, though cheap and do-able and good, will not bring</w:t>
        </w:r>
      </w:ins>
      <w:ins w:id="564" w:author="Tim Hallett" w:date="2015-01-28T08:58:00Z">
        <w:r w:rsidR="00802DB7">
          <w:t xml:space="preserve"> the largest impacts.</w:t>
        </w:r>
      </w:ins>
      <w:ins w:id="565" w:author="Tim Hallett" w:date="2015-01-28T09:00:00Z">
        <w:r w:rsidR="00B07EAE">
          <w:t xml:space="preserve"> Large number of deaths exist outside the clinic among persons never diagnosed. </w:t>
        </w:r>
      </w:ins>
    </w:p>
    <w:p w14:paraId="491965D3" w14:textId="77777777" w:rsidR="00FC45D6" w:rsidRDefault="00FC45D6">
      <w:pPr>
        <w:pStyle w:val="normal0"/>
        <w:numPr>
          <w:ilvl w:val="0"/>
          <w:numId w:val="24"/>
        </w:numPr>
        <w:rPr>
          <w:ins w:id="566" w:author="Tim Hallett" w:date="2015-01-28T09:35:00Z"/>
        </w:rPr>
        <w:pPrChange w:id="567" w:author="Tim Hallett" w:date="2015-01-28T09:02:00Z">
          <w:pPr>
            <w:pStyle w:val="Heading1"/>
            <w:contextualSpacing w:val="0"/>
          </w:pPr>
        </w:pPrChange>
      </w:pPr>
      <w:ins w:id="568" w:author="Tim Hallett" w:date="2015-01-28T09:35:00Z">
        <w:r>
          <w:t xml:space="preserve">Data from ALPHA Network (CITe </w:t>
        </w:r>
      </w:ins>
      <w:ins w:id="569" w:author="Tim Hallett" w:date="2015-01-31T11:12:00Z">
        <w:r w:rsidR="005926DE">
          <w:t xml:space="preserve">; </w:t>
        </w:r>
      </w:ins>
      <w:ins w:id="570" w:author="Tim Hallett" w:date="2015-01-28T09:35:00Z">
        <w:r>
          <w:t>hoW?) confirms that picture.</w:t>
        </w:r>
      </w:ins>
    </w:p>
    <w:p w14:paraId="6E643926" w14:textId="77777777" w:rsidR="00FC45D6" w:rsidRDefault="00FC45D6">
      <w:pPr>
        <w:pStyle w:val="normal0"/>
        <w:numPr>
          <w:ilvl w:val="0"/>
          <w:numId w:val="24"/>
        </w:numPr>
        <w:rPr>
          <w:ins w:id="571" w:author="Tim Hallett" w:date="2015-01-28T09:35:00Z"/>
        </w:rPr>
        <w:pPrChange w:id="572" w:author="Tim Hallett" w:date="2015-01-28T09:35:00Z">
          <w:pPr>
            <w:pStyle w:val="Heading1"/>
            <w:contextualSpacing w:val="0"/>
          </w:pPr>
        </w:pPrChange>
      </w:pPr>
      <w:ins w:id="573" w:author="Tim Hallett" w:date="2015-01-28T09:35:00Z">
        <w:r>
          <w:t>M&amp;E of cascade, as well as treatment guideliens should consider this point carefully. The effectiveness of a treatment program is only as good as the HIV testing program!</w:t>
        </w:r>
      </w:ins>
    </w:p>
    <w:p w14:paraId="15F15D6B" w14:textId="77777777" w:rsidR="0025713A" w:rsidRDefault="00B07EAE">
      <w:pPr>
        <w:pStyle w:val="normal0"/>
        <w:numPr>
          <w:ilvl w:val="0"/>
          <w:numId w:val="24"/>
        </w:numPr>
        <w:rPr>
          <w:ins w:id="574" w:author="Tim Hallett" w:date="2015-01-28T09:06:00Z"/>
        </w:rPr>
        <w:pPrChange w:id="575" w:author="Tim Hallett" w:date="2015-01-28T09:02:00Z">
          <w:pPr>
            <w:pStyle w:val="Heading1"/>
            <w:contextualSpacing w:val="0"/>
          </w:pPr>
        </w:pPrChange>
      </w:pPr>
      <w:ins w:id="576" w:author="Tim Hallett" w:date="2015-01-28T09:00:00Z">
        <w:r>
          <w:t xml:space="preserve">Neither of the above approaches would </w:t>
        </w:r>
      </w:ins>
      <w:ins w:id="577" w:author="Tim Hallett" w:date="2015-01-28T09:01:00Z">
        <w:r w:rsidR="0025713A">
          <w:t xml:space="preserve">reduce this. For the largest impact, massive outreach is required </w:t>
        </w:r>
      </w:ins>
      <w:ins w:id="578" w:author="Tim Hallett" w:date="2015-01-31T11:13:00Z">
        <w:r w:rsidR="005926DE">
          <w:t xml:space="preserve">– no free lunch - </w:t>
        </w:r>
      </w:ins>
      <w:ins w:id="579" w:author="Tim Hallett" w:date="2015-01-28T09:01:00Z">
        <w:r w:rsidR="0025713A">
          <w:t>and this will attract massive cost.</w:t>
        </w:r>
      </w:ins>
      <w:ins w:id="580" w:author="Tim Hallett" w:date="2015-01-31T11:35:00Z">
        <w:r w:rsidR="00380A3E">
          <w:t xml:space="preserve"> There is also an EQUITY dimension – should programs continue to improve care for those (wealthier? More urban? More educated?</w:t>
        </w:r>
      </w:ins>
      <w:ins w:id="581" w:author="Tim Hallett" w:date="2015-01-31T11:36:00Z">
        <w:r w:rsidR="00380A3E">
          <w:t xml:space="preserve"> DATA on this?</w:t>
        </w:r>
      </w:ins>
      <w:ins w:id="582" w:author="Tim Hallett" w:date="2015-01-31T11:35:00Z">
        <w:r w:rsidR="00380A3E">
          <w:t xml:space="preserve">) population that can more readily link to care, or seek to bring the whole </w:t>
        </w:r>
      </w:ins>
      <w:ins w:id="583" w:author="Tim Hallett" w:date="2015-01-31T11:36:00Z">
        <w:r w:rsidR="00380A3E">
          <w:t>population</w:t>
        </w:r>
      </w:ins>
      <w:ins w:id="584" w:author="Tim Hallett" w:date="2015-01-31T11:35:00Z">
        <w:r w:rsidR="00380A3E">
          <w:t xml:space="preserve"> </w:t>
        </w:r>
      </w:ins>
      <w:ins w:id="585" w:author="Tim Hallett" w:date="2015-01-31T11:36:00Z">
        <w:r w:rsidR="00380A3E">
          <w:t>to a standard of care?</w:t>
        </w:r>
      </w:ins>
    </w:p>
    <w:p w14:paraId="67999A06" w14:textId="77777777" w:rsidR="0025713A" w:rsidRDefault="0025713A">
      <w:pPr>
        <w:pStyle w:val="normal0"/>
        <w:numPr>
          <w:ilvl w:val="0"/>
          <w:numId w:val="24"/>
        </w:numPr>
        <w:rPr>
          <w:ins w:id="586" w:author="Tim Hallett" w:date="2015-01-28T09:03:00Z"/>
        </w:rPr>
        <w:pPrChange w:id="587" w:author="Tim Hallett" w:date="2015-01-28T09:02:00Z">
          <w:pPr>
            <w:pStyle w:val="Heading1"/>
            <w:contextualSpacing w:val="0"/>
          </w:pPr>
        </w:pPrChange>
      </w:pPr>
      <w:ins w:id="588" w:author="Tim Hallett" w:date="2015-01-28T09:01:00Z">
        <w:r>
          <w:t>The exact size of that cost is unknown and seem quite variable among studies.  Ultimately, the cost depends on how much demand creation is required and how convenient testing and linkage can become. It will be useful to improve how these costs are understood and approaches developed to keep costs low.</w:t>
        </w:r>
      </w:ins>
    </w:p>
    <w:p w14:paraId="0AB6D550" w14:textId="77777777" w:rsidR="0025713A" w:rsidRDefault="0025713A">
      <w:pPr>
        <w:pStyle w:val="normal0"/>
        <w:numPr>
          <w:ilvl w:val="0"/>
          <w:numId w:val="24"/>
        </w:numPr>
        <w:rPr>
          <w:ins w:id="589" w:author="Tim Hallett" w:date="2015-01-28T08:58:00Z"/>
        </w:rPr>
        <w:pPrChange w:id="590" w:author="Tim Hallett" w:date="2015-01-28T09:02:00Z">
          <w:pPr>
            <w:pStyle w:val="Heading1"/>
            <w:contextualSpacing w:val="0"/>
          </w:pPr>
        </w:pPrChange>
      </w:pPr>
      <w:ins w:id="591" w:author="Tim Hallett" w:date="2015-01-28T09:03:00Z">
        <w:r>
          <w:t xml:space="preserve">For instance, other exampels of HBCT (e.g Ruanne Linkage pilot and in Lancet HIV and Jenny’s paper) find high rates of linkages and lower cost than assumed here, </w:t>
        </w:r>
      </w:ins>
      <w:ins w:id="592" w:author="Tim Hallett" w:date="2015-01-28T09:04:00Z">
        <w:r>
          <w:t>which</w:t>
        </w:r>
      </w:ins>
      <w:ins w:id="593" w:author="Tim Hallett" w:date="2015-01-28T09:03:00Z">
        <w:r>
          <w:t xml:space="preserve"> in South </w:t>
        </w:r>
      </w:ins>
      <w:ins w:id="594" w:author="Tim Hallett" w:date="2015-01-28T09:04:00Z">
        <w:r>
          <w:t>Africa arguably makes such an intervention cost-effective under the WHO criteria  (AND HOW DOES IT FAIR AGAINST THE 0.5GDP THRESHOLD</w:t>
        </w:r>
      </w:ins>
      <w:ins w:id="595" w:author="Tim Hallett" w:date="2015-01-28T09:42:00Z">
        <w:r w:rsidR="00A33B2C">
          <w:t>??</w:t>
        </w:r>
      </w:ins>
      <w:ins w:id="596" w:author="Tim Hallett" w:date="2015-01-28T09:04:00Z">
        <w:r>
          <w:t>).</w:t>
        </w:r>
      </w:ins>
    </w:p>
    <w:p w14:paraId="23221E94" w14:textId="77777777" w:rsidR="00802DB7" w:rsidRDefault="00802DB7">
      <w:pPr>
        <w:pStyle w:val="normal0"/>
        <w:rPr>
          <w:ins w:id="597" w:author="Tim Hallett" w:date="2015-01-28T08:58:00Z"/>
        </w:rPr>
        <w:pPrChange w:id="598" w:author="Tim Hallett" w:date="2015-01-26T17:29:00Z">
          <w:pPr>
            <w:pStyle w:val="Heading1"/>
            <w:contextualSpacing w:val="0"/>
          </w:pPr>
        </w:pPrChange>
      </w:pPr>
    </w:p>
    <w:p w14:paraId="6EFBD64D" w14:textId="77777777" w:rsidR="00802DB7" w:rsidRDefault="00802DB7">
      <w:pPr>
        <w:pStyle w:val="normal0"/>
        <w:rPr>
          <w:ins w:id="599" w:author="Tim Hallett" w:date="2015-01-28T09:04:00Z"/>
        </w:rPr>
        <w:pPrChange w:id="600" w:author="Tim Hallett" w:date="2015-01-26T17:29:00Z">
          <w:pPr>
            <w:pStyle w:val="Heading1"/>
            <w:contextualSpacing w:val="0"/>
          </w:pPr>
        </w:pPrChange>
      </w:pPr>
    </w:p>
    <w:p w14:paraId="4E592D33" w14:textId="77777777" w:rsidR="0025713A" w:rsidRDefault="0025713A">
      <w:pPr>
        <w:pStyle w:val="normal0"/>
        <w:numPr>
          <w:ilvl w:val="0"/>
          <w:numId w:val="24"/>
        </w:numPr>
        <w:rPr>
          <w:ins w:id="601" w:author="Tim Hallett" w:date="2015-01-28T09:32:00Z"/>
        </w:rPr>
        <w:pPrChange w:id="602" w:author="Tim Hallett" w:date="2015-01-28T09:05:00Z">
          <w:pPr>
            <w:pStyle w:val="Heading1"/>
            <w:contextualSpacing w:val="0"/>
          </w:pPr>
        </w:pPrChange>
      </w:pPr>
      <w:ins w:id="603" w:author="Tim Hallett" w:date="2015-01-28T09:05:00Z">
        <w:r>
          <w:t>The wider point is that its hard to compare</w:t>
        </w:r>
        <w:r w:rsidR="005E53E2">
          <w:t xml:space="preserve"> </w:t>
        </w:r>
        <w:r>
          <w:t xml:space="preserve">one intervention done in a trial to others (as no two interventions are quite the same) and hard to extrapolate to other settings (as the underlying causes of impact and cost – balance between program and underlyng population behaviorus etc) is </w:t>
        </w:r>
      </w:ins>
      <w:ins w:id="604" w:author="Tim Hallett" w:date="2015-01-28T09:06:00Z">
        <w:r>
          <w:t>unknown</w:t>
        </w:r>
      </w:ins>
      <w:ins w:id="605" w:author="Tim Hallett" w:date="2015-01-28T09:05:00Z">
        <w:r>
          <w:t>.</w:t>
        </w:r>
      </w:ins>
      <w:ins w:id="606" w:author="Tim Hallett" w:date="2015-01-28T09:06:00Z">
        <w:r>
          <w:t xml:space="preserve"> So, this is all a rough guide.</w:t>
        </w:r>
      </w:ins>
    </w:p>
    <w:p w14:paraId="4E27E6A7" w14:textId="77777777" w:rsidR="005E53E2" w:rsidRDefault="005E53E2">
      <w:pPr>
        <w:pStyle w:val="normal0"/>
        <w:numPr>
          <w:ilvl w:val="0"/>
          <w:numId w:val="24"/>
        </w:numPr>
        <w:rPr>
          <w:ins w:id="607" w:author="Tim Hallett" w:date="2015-01-28T09:32:00Z"/>
        </w:rPr>
        <w:pPrChange w:id="608" w:author="Tim Hallett" w:date="2015-01-28T09:05:00Z">
          <w:pPr>
            <w:pStyle w:val="Heading1"/>
            <w:contextualSpacing w:val="0"/>
          </w:pPr>
        </w:pPrChange>
      </w:pPr>
      <w:ins w:id="609" w:author="Tim Hallett" w:date="2015-01-28T09:32:00Z">
        <w:r>
          <w:t xml:space="preserve">The issue of patient health care seeking behaviour also confounds </w:t>
        </w:r>
      </w:ins>
      <w:ins w:id="610" w:author="Tim Hallett" w:date="2015-01-28T09:40:00Z">
        <w:r w:rsidR="00A67774">
          <w:t>our estimated impact of interventions. We have previously hig</w:t>
        </w:r>
        <w:r w:rsidR="00F4012B">
          <w:t xml:space="preserve">hlighted this as an issue and we have been able to make some inferences on that through confrongint the model with the AMPATH data </w:t>
        </w:r>
      </w:ins>
      <w:ins w:id="611" w:author="Tim Hallett" w:date="2015-01-28T09:41:00Z">
        <w:r w:rsidR="00F4012B">
          <w:t>–</w:t>
        </w:r>
      </w:ins>
      <w:ins w:id="612" w:author="Tim Hallett" w:date="2015-01-28T09:40:00Z">
        <w:r w:rsidR="00F4012B">
          <w:t xml:space="preserve"> e.</w:t>
        </w:r>
      </w:ins>
      <w:ins w:id="613" w:author="Tim Hallett" w:date="2015-01-28T09:41:00Z">
        <w:r w:rsidR="00F4012B">
          <w:t>.g we find ??? proportions of person starting ART that are connecting for first time..</w:t>
        </w:r>
        <w:r w:rsidR="005E2ED4">
          <w:t xml:space="preserve"> However, little is known on this still </w:t>
        </w:r>
      </w:ins>
      <w:ins w:id="614" w:author="Tim Hallett" w:date="2015-01-31T11:26:00Z">
        <w:r w:rsidR="00593816">
          <w:t xml:space="preserve">(-- and is another driver of uncerainity here) </w:t>
        </w:r>
      </w:ins>
      <w:ins w:id="615" w:author="Tim Hallett" w:date="2015-01-28T09:41:00Z">
        <w:r w:rsidR="005E2ED4">
          <w:t xml:space="preserve">and undersanding this remains a major priority for work to </w:t>
        </w:r>
      </w:ins>
      <w:ins w:id="616" w:author="Tim Hallett" w:date="2015-01-28T09:42:00Z">
        <w:r w:rsidR="005E2ED4">
          <w:t>strengthen</w:t>
        </w:r>
      </w:ins>
      <w:ins w:id="617" w:author="Tim Hallett" w:date="2015-01-28T09:41:00Z">
        <w:r w:rsidR="005E2ED4">
          <w:t xml:space="preserve"> </w:t>
        </w:r>
      </w:ins>
      <w:ins w:id="618" w:author="Tim Hallett" w:date="2015-01-28T09:42:00Z">
        <w:r w:rsidR="005E2ED4">
          <w:t>the impact of</w:t>
        </w:r>
        <w:r w:rsidR="005E5713">
          <w:t xml:space="preserve"> health systems, more generally.</w:t>
        </w:r>
      </w:ins>
    </w:p>
    <w:p w14:paraId="6BC8686F" w14:textId="77777777" w:rsidR="005E53E2" w:rsidRDefault="005E53E2">
      <w:pPr>
        <w:pStyle w:val="normal0"/>
        <w:ind w:left="720"/>
        <w:rPr>
          <w:ins w:id="619" w:author="Tim Hallett" w:date="2015-01-28T09:06:00Z"/>
        </w:rPr>
        <w:pPrChange w:id="620" w:author="Tim Hallett" w:date="2015-01-28T09:32:00Z">
          <w:pPr>
            <w:pStyle w:val="Heading1"/>
            <w:contextualSpacing w:val="0"/>
          </w:pPr>
        </w:pPrChange>
      </w:pPr>
    </w:p>
    <w:p w14:paraId="025B6D61" w14:textId="77777777" w:rsidR="007F1979" w:rsidRDefault="007F1979">
      <w:pPr>
        <w:pStyle w:val="normal0"/>
        <w:rPr>
          <w:ins w:id="621" w:author="Tim Hallett" w:date="2015-01-28T09:33:00Z"/>
        </w:rPr>
        <w:pPrChange w:id="622" w:author="Tim Hallett" w:date="2015-01-26T17:29:00Z">
          <w:pPr>
            <w:pStyle w:val="Heading1"/>
            <w:contextualSpacing w:val="0"/>
          </w:pPr>
        </w:pPrChange>
      </w:pPr>
    </w:p>
    <w:p w14:paraId="087FC9E1" w14:textId="77777777" w:rsidR="009E098E" w:rsidRDefault="005E53E2">
      <w:pPr>
        <w:pStyle w:val="normal0"/>
        <w:numPr>
          <w:ilvl w:val="0"/>
          <w:numId w:val="24"/>
        </w:numPr>
        <w:rPr>
          <w:ins w:id="623" w:author="Tim Hallett" w:date="2015-01-29T09:33:00Z"/>
        </w:rPr>
        <w:pPrChange w:id="624" w:author="Tim Hallett" w:date="2015-01-28T09:33:00Z">
          <w:pPr>
            <w:pStyle w:val="Heading1"/>
            <w:contextualSpacing w:val="0"/>
          </w:pPr>
        </w:pPrChange>
      </w:pPr>
      <w:ins w:id="625" w:author="Tim Hallett" w:date="2015-01-28T09:33:00Z">
        <w:r>
          <w:t>Extrapolation</w:t>
        </w:r>
      </w:ins>
      <w:ins w:id="626" w:author="Tim Hallett" w:date="2015-01-28T09:34:00Z">
        <w:r w:rsidR="00FC45D6">
          <w:t xml:space="preserve"> to other places.</w:t>
        </w:r>
      </w:ins>
      <w:ins w:id="627" w:author="Tim Hallett" w:date="2015-01-28T09:38:00Z">
        <w:r w:rsidR="009E098E">
          <w:t xml:space="preserve">--- perhaps possible in general terms. We have benefit from the detailed AMPATH data but the general picture of a mature program with relatielt frequency care </w:t>
        </w:r>
      </w:ins>
      <w:ins w:id="628" w:author="Tim Hallett" w:date="2015-01-28T09:39:00Z">
        <w:r w:rsidR="009E098E">
          <w:t>seeking</w:t>
        </w:r>
      </w:ins>
      <w:ins w:id="629" w:author="Tim Hallett" w:date="2015-01-28T09:38:00Z">
        <w:r w:rsidR="009E098E">
          <w:t xml:space="preserve"> </w:t>
        </w:r>
      </w:ins>
      <w:ins w:id="630" w:author="Tim Hallett" w:date="2015-01-28T09:39:00Z">
        <w:r w:rsidR="009E098E">
          <w:t xml:space="preserve">and </w:t>
        </w:r>
        <w:r w:rsidR="00A67774">
          <w:t xml:space="preserve">drop-out from ART is common. However the balance will be expected to change over time, and the relativr impact and costs of itnerventions will be modulated by health care seeking behaiorund and local conditions, </w:t>
        </w:r>
      </w:ins>
      <w:ins w:id="631" w:author="Tim Hallett" w:date="2015-01-28T09:40:00Z">
        <w:r w:rsidR="00A67774">
          <w:t>will probably dominate the analysis.</w:t>
        </w:r>
      </w:ins>
    </w:p>
    <w:p w14:paraId="29707397" w14:textId="77777777" w:rsidR="00EE3458" w:rsidRDefault="00EE3458">
      <w:pPr>
        <w:pStyle w:val="normal0"/>
        <w:numPr>
          <w:ilvl w:val="0"/>
          <w:numId w:val="24"/>
        </w:numPr>
        <w:rPr>
          <w:ins w:id="632" w:author="Tim Hallett" w:date="2015-01-28T09:40:00Z"/>
        </w:rPr>
        <w:pPrChange w:id="633" w:author="Tim Hallett" w:date="2015-01-28T09:33:00Z">
          <w:pPr>
            <w:pStyle w:val="Heading1"/>
            <w:contextualSpacing w:val="0"/>
          </w:pPr>
        </w:pPrChange>
      </w:pPr>
      <w:ins w:id="634" w:author="Tim Hallett" w:date="2015-01-29T09:33:00Z">
        <w:r>
          <w:t xml:space="preserve">Findings of other moelling work, which relied on routinely available data on national programs at aggregated level, have been in broad agreement </w:t>
        </w:r>
      </w:ins>
      <w:ins w:id="635" w:author="Tim Hallett" w:date="2015-01-29T09:34:00Z">
        <w:r>
          <w:t>–</w:t>
        </w:r>
      </w:ins>
      <w:ins w:id="636" w:author="Tim Hallett" w:date="2015-01-29T09:33:00Z">
        <w:r>
          <w:t xml:space="preserve"> although </w:t>
        </w:r>
      </w:ins>
      <w:ins w:id="637" w:author="Tim Hallett" w:date="2015-01-29T09:34:00Z">
        <w:r>
          <w:t xml:space="preserve">these have not been able to </w:t>
        </w:r>
        <w:r w:rsidR="00F8376F">
          <w:t>examine the same range of itnerventions options that we have no</w:t>
        </w:r>
        <w:r w:rsidR="00A04275">
          <w:t>r</w:t>
        </w:r>
        <w:r w:rsidR="00F8376F">
          <w:t xml:space="preserve"> be grounded in the data from the</w:t>
        </w:r>
        <w:r w:rsidR="00A04275">
          <w:t xml:space="preserve"> operations of a single program, nor benefit from the linkage of longitudiianl data from community outreach and </w:t>
        </w:r>
      </w:ins>
      <w:ins w:id="638" w:author="Tim Hallett" w:date="2015-01-29T09:35:00Z">
        <w:r w:rsidR="00A04275">
          <w:t>clinical</w:t>
        </w:r>
      </w:ins>
      <w:ins w:id="639" w:author="Tim Hallett" w:date="2015-01-29T09:34:00Z">
        <w:r w:rsidR="00A04275">
          <w:t xml:space="preserve"> data.</w:t>
        </w:r>
      </w:ins>
    </w:p>
    <w:p w14:paraId="5A0F30D3" w14:textId="77777777" w:rsidR="00A67774" w:rsidRDefault="00A67774">
      <w:pPr>
        <w:pStyle w:val="normal0"/>
        <w:ind w:left="720"/>
        <w:rPr>
          <w:ins w:id="640" w:author="Tim Hallett" w:date="2015-01-28T09:38:00Z"/>
        </w:rPr>
        <w:pPrChange w:id="641" w:author="Tim Hallett" w:date="2015-01-28T09:41:00Z">
          <w:pPr>
            <w:pStyle w:val="Heading1"/>
            <w:contextualSpacing w:val="0"/>
          </w:pPr>
        </w:pPrChange>
      </w:pPr>
    </w:p>
    <w:p w14:paraId="13D0FC76" w14:textId="77777777" w:rsidR="005E53E2" w:rsidRDefault="009E098E">
      <w:pPr>
        <w:pStyle w:val="normal0"/>
        <w:numPr>
          <w:ilvl w:val="0"/>
          <w:numId w:val="24"/>
        </w:numPr>
        <w:rPr>
          <w:ins w:id="642" w:author="Tim Hallett" w:date="2015-01-28T09:33:00Z"/>
        </w:rPr>
        <w:pPrChange w:id="643" w:author="Tim Hallett" w:date="2015-01-28T09:33:00Z">
          <w:pPr>
            <w:pStyle w:val="Heading1"/>
            <w:contextualSpacing w:val="0"/>
          </w:pPr>
        </w:pPrChange>
      </w:pPr>
      <w:ins w:id="644" w:author="Tim Hallett" w:date="2015-01-28T09:38:00Z">
        <w:r>
          <w:t xml:space="preserve">Many Contries moving ahead (e.g. Brazil – UTT: Rwanda; Imm ART) and it will be import to evaluate.  </w:t>
        </w:r>
      </w:ins>
    </w:p>
    <w:p w14:paraId="537208F1" w14:textId="77777777" w:rsidR="005E53E2" w:rsidRDefault="005E53E2">
      <w:pPr>
        <w:pStyle w:val="normal0"/>
        <w:rPr>
          <w:ins w:id="645" w:author="Tim Hallett" w:date="2015-01-28T09:36:00Z"/>
        </w:rPr>
        <w:pPrChange w:id="646" w:author="Tim Hallett" w:date="2015-01-26T17:29:00Z">
          <w:pPr>
            <w:pStyle w:val="Heading1"/>
            <w:contextualSpacing w:val="0"/>
          </w:pPr>
        </w:pPrChange>
      </w:pPr>
    </w:p>
    <w:p w14:paraId="58CDE9BB" w14:textId="77777777" w:rsidR="00AB71EF" w:rsidRDefault="009E098E">
      <w:pPr>
        <w:pStyle w:val="normal0"/>
        <w:numPr>
          <w:ilvl w:val="0"/>
          <w:numId w:val="24"/>
        </w:numPr>
        <w:rPr>
          <w:ins w:id="647" w:author="Tim Hallett" w:date="2015-01-28T09:48:00Z"/>
        </w:rPr>
        <w:pPrChange w:id="648" w:author="Tim Hallett" w:date="2015-01-31T11:27:00Z">
          <w:pPr>
            <w:pStyle w:val="Heading1"/>
            <w:contextualSpacing w:val="0"/>
          </w:pPr>
        </w:pPrChange>
      </w:pPr>
      <w:ins w:id="649" w:author="Tim Hallett" w:date="2015-01-28T09:36:00Z">
        <w:r>
          <w:t xml:space="preserve">UNAIDS 90-90-90 thing </w:t>
        </w:r>
      </w:ins>
      <w:ins w:id="650" w:author="Tim Hallett" w:date="2015-01-28T09:37:00Z">
        <w:r>
          <w:t>–</w:t>
        </w:r>
      </w:ins>
      <w:ins w:id="651" w:author="Tim Hallett" w:date="2015-01-28T09:36:00Z">
        <w:r>
          <w:t xml:space="preserve"> urgent </w:t>
        </w:r>
      </w:ins>
      <w:ins w:id="652" w:author="Tim Hallett" w:date="2015-01-28T09:37:00Z">
        <w:r>
          <w:t>aim for everything all at once.</w:t>
        </w:r>
      </w:ins>
      <w:ins w:id="653" w:author="Tim Hallett" w:date="2015-01-28T09:38:00Z">
        <w:r>
          <w:t xml:space="preserve"> WHO treatment guidelines</w:t>
        </w:r>
      </w:ins>
      <w:ins w:id="654" w:author="Tim Hallett" w:date="2015-01-28T09:44:00Z">
        <w:r w:rsidR="00AB71EF">
          <w:t xml:space="preserve"> have been focussed on threshold for initation and paient monitoring and with recommendations focussed on clinical evidence. WHO tretmet guidelines not include testing. But our results suggest that, in fact, programs need to either </w:t>
        </w:r>
      </w:ins>
      <w:ins w:id="655" w:author="Tim Hallett" w:date="2015-01-31T11:27:00Z">
        <w:r w:rsidR="00593816">
          <w:t>s</w:t>
        </w:r>
      </w:ins>
      <w:ins w:id="656" w:author="Tim Hallett" w:date="2015-01-28T09:46:00Z">
        <w:r w:rsidR="00AB71EF">
          <w:t>trengthen thieir cascade</w:t>
        </w:r>
      </w:ins>
      <w:ins w:id="657" w:author="Tim Hallett" w:date="2015-01-31T11:27:00Z">
        <w:r w:rsidR="00593816">
          <w:t>, especially on the pre-ART side</w:t>
        </w:r>
      </w:ins>
      <w:ins w:id="658" w:author="Tim Hallett" w:date="2015-01-28T09:47:00Z">
        <w:r w:rsidR="00AB71EF">
          <w:t>; or, radically simplify care and provide treatment to all</w:t>
        </w:r>
      </w:ins>
      <w:ins w:id="659" w:author="Tim Hallett" w:date="2015-01-31T11:28:00Z">
        <w:r w:rsidR="00593816">
          <w:t xml:space="preserve"> presenting</w:t>
        </w:r>
      </w:ins>
      <w:ins w:id="660" w:author="Tim Hallett" w:date="2015-01-28T09:47:00Z">
        <w:r w:rsidR="00AB71EF">
          <w:t xml:space="preserve">; and then to achieve the greatest impact to include large outreach programs. Expandiing outreach whilst weaknesses remains risks </w:t>
        </w:r>
      </w:ins>
      <w:ins w:id="661" w:author="Tim Hallett" w:date="2015-01-28T09:48:00Z">
        <w:r w:rsidR="00613E5B">
          <w:t>faling to get maximum impact from invesmtnet.</w:t>
        </w:r>
      </w:ins>
    </w:p>
    <w:p w14:paraId="6E8C7F27" w14:textId="77777777" w:rsidR="00613E5B" w:rsidRDefault="00613E5B">
      <w:pPr>
        <w:pStyle w:val="normal0"/>
        <w:ind w:left="720"/>
        <w:rPr>
          <w:ins w:id="662" w:author="Tim Hallett" w:date="2015-01-28T09:37:00Z"/>
        </w:rPr>
        <w:pPrChange w:id="663" w:author="Tim Hallett" w:date="2015-01-28T09:46:00Z">
          <w:pPr>
            <w:pStyle w:val="Heading1"/>
            <w:contextualSpacing w:val="0"/>
          </w:pPr>
        </w:pPrChange>
      </w:pPr>
    </w:p>
    <w:p w14:paraId="1EF6DB4E" w14:textId="4BB4B23B" w:rsidR="009E098E" w:rsidRDefault="0096628B">
      <w:pPr>
        <w:pStyle w:val="normal0"/>
        <w:rPr>
          <w:ins w:id="664" w:author="Tim Hallett" w:date="2015-01-28T09:37:00Z"/>
        </w:rPr>
        <w:pPrChange w:id="665" w:author="Tim Hallett" w:date="2015-01-28T09:37:00Z">
          <w:pPr>
            <w:pStyle w:val="normal0"/>
            <w:numPr>
              <w:numId w:val="24"/>
            </w:numPr>
            <w:ind w:left="720" w:hanging="360"/>
          </w:pPr>
        </w:pPrChange>
      </w:pPr>
      <w:r>
        <w:t>(make discussion point around HBCT if not done already).</w:t>
      </w:r>
    </w:p>
    <w:p w14:paraId="7F47F49B" w14:textId="77777777" w:rsidR="007F1979" w:rsidRPr="00F93973" w:rsidRDefault="007F1979">
      <w:pPr>
        <w:pStyle w:val="normal0"/>
        <w:pPrChange w:id="666" w:author="Tim Hallett" w:date="2015-01-26T17:29:00Z">
          <w:pPr>
            <w:pStyle w:val="Heading1"/>
            <w:contextualSpacing w:val="0"/>
          </w:pPr>
        </w:pPrChange>
      </w:pPr>
    </w:p>
    <w:p w14:paraId="067FE422" w14:textId="77777777" w:rsidR="00747E08" w:rsidRPr="005E53E2" w:rsidRDefault="00BE1B57" w:rsidP="007A68B7">
      <w:pPr>
        <w:pStyle w:val="normal0"/>
        <w:ind w:firstLine="720"/>
        <w:rPr>
          <w:strike/>
          <w:rPrChange w:id="667" w:author="Tim Hallett" w:date="2015-01-28T09:33:00Z">
            <w:rPr/>
          </w:rPrChange>
        </w:rPr>
      </w:pPr>
      <w:r w:rsidRPr="005E53E2">
        <w:rPr>
          <w:strike/>
          <w:rPrChange w:id="668" w:author="Tim Hallett" w:date="2015-01-28T09:33:00Z">
            <w:rPr/>
          </w:rPrChange>
        </w:rPr>
        <w:t xml:space="preserve">These results </w:t>
      </w:r>
      <w:r w:rsidR="00BA097D" w:rsidRPr="005E53E2">
        <w:rPr>
          <w:strike/>
          <w:rPrChange w:id="669" w:author="Tim Hallett" w:date="2015-01-28T09:33:00Z">
            <w:rPr/>
          </w:rPrChange>
        </w:rPr>
        <w:t>indicate</w:t>
      </w:r>
      <w:r w:rsidR="002D5362" w:rsidRPr="005E53E2">
        <w:rPr>
          <w:strike/>
          <w:rPrChange w:id="670" w:author="Tim Hallett" w:date="2015-01-28T09:33:00Z">
            <w:rPr/>
          </w:rPrChange>
        </w:rPr>
        <w:t xml:space="preserve"> that within a</w:t>
      </w:r>
      <w:r w:rsidR="00025424" w:rsidRPr="005E53E2">
        <w:rPr>
          <w:strike/>
          <w:rPrChange w:id="671" w:author="Tim Hallett" w:date="2015-01-28T09:33:00Z">
            <w:rPr/>
          </w:rPrChange>
        </w:rPr>
        <w:t>n ART programme in Kenya</w:t>
      </w:r>
      <w:r w:rsidR="00376AC0" w:rsidRPr="005E53E2">
        <w:rPr>
          <w:strike/>
          <w:rPrChange w:id="672" w:author="Tim Hallett" w:date="2015-01-28T09:33:00Z">
            <w:rPr/>
          </w:rPrChange>
        </w:rPr>
        <w:t xml:space="preserve"> and</w:t>
      </w:r>
      <w:r w:rsidR="00025424" w:rsidRPr="005E53E2">
        <w:rPr>
          <w:strike/>
          <w:rPrChange w:id="673" w:author="Tim Hallett" w:date="2015-01-28T09:33:00Z">
            <w:rPr/>
          </w:rPrChange>
        </w:rPr>
        <w:t xml:space="preserve"> under our baseline</w:t>
      </w:r>
      <w:r w:rsidR="00376AC0" w:rsidRPr="005E53E2">
        <w:rPr>
          <w:strike/>
          <w:rPrChange w:id="674" w:author="Tim Hallett" w:date="2015-01-28T09:33:00Z">
            <w:rPr/>
          </w:rPrChange>
        </w:rPr>
        <w:t xml:space="preserve"> conditions</w:t>
      </w:r>
      <w:r w:rsidR="00BA097D" w:rsidRPr="005E53E2">
        <w:rPr>
          <w:strike/>
          <w:rPrChange w:id="675" w:author="Tim Hallett" w:date="2015-01-28T09:33:00Z">
            <w:rPr/>
          </w:rPrChange>
        </w:rPr>
        <w:t>,</w:t>
      </w:r>
      <w:r w:rsidR="00FC6E36" w:rsidRPr="005E53E2">
        <w:rPr>
          <w:strike/>
          <w:rPrChange w:id="676" w:author="Tim Hallett" w:date="2015-01-28T09:33:00Z">
            <w:rPr/>
          </w:rPrChange>
        </w:rPr>
        <w:t xml:space="preserve"> care is suboptimal</w:t>
      </w:r>
      <w:r w:rsidR="00773AEC" w:rsidRPr="005E53E2">
        <w:rPr>
          <w:strike/>
          <w:rPrChange w:id="677" w:author="Tim Hallett" w:date="2015-01-28T09:33:00Z">
            <w:rPr/>
          </w:rPrChange>
        </w:rPr>
        <w:t>.</w:t>
      </w:r>
      <w:r w:rsidR="0022749A" w:rsidRPr="005E53E2">
        <w:rPr>
          <w:strike/>
          <w:rPrChange w:id="678" w:author="Tim Hallett" w:date="2015-01-28T09:33:00Z">
            <w:rPr/>
          </w:rPrChange>
        </w:rPr>
        <w:t xml:space="preserve"> </w:t>
      </w:r>
      <w:r w:rsidR="009F6EC2" w:rsidRPr="005E53E2">
        <w:rPr>
          <w:strike/>
          <w:rPrChange w:id="679" w:author="Tim Hallett" w:date="2015-01-28T09:33:00Z">
            <w:rPr/>
          </w:rPrChange>
        </w:rPr>
        <w:t xml:space="preserve">When assessing HIV-related deaths </w:t>
      </w:r>
      <w:r w:rsidR="00C13972" w:rsidRPr="005E53E2">
        <w:rPr>
          <w:strike/>
          <w:rPrChange w:id="680" w:author="Tim Hallett" w:date="2015-01-28T09:33:00Z">
            <w:rPr/>
          </w:rPrChange>
        </w:rPr>
        <w:t>at</w:t>
      </w:r>
      <w:r w:rsidR="009F6EC2" w:rsidRPr="005E53E2">
        <w:rPr>
          <w:strike/>
          <w:rPrChange w:id="681" w:author="Tim Hallett" w:date="2015-01-28T09:33:00Z">
            <w:rPr/>
          </w:rPrChange>
        </w:rPr>
        <w:t xml:space="preserve"> the </w:t>
      </w:r>
      <w:r w:rsidR="00FE50EC" w:rsidRPr="005E53E2">
        <w:rPr>
          <w:strike/>
          <w:rPrChange w:id="682" w:author="Tim Hallett" w:date="2015-01-28T09:33:00Z">
            <w:rPr/>
          </w:rPrChange>
        </w:rPr>
        <w:t>community-level</w:t>
      </w:r>
      <w:r w:rsidR="004530C8" w:rsidRPr="005E53E2">
        <w:rPr>
          <w:strike/>
          <w:rPrChange w:id="683" w:author="Tim Hallett" w:date="2015-01-28T09:33:00Z">
            <w:rPr/>
          </w:rPrChange>
        </w:rPr>
        <w:t xml:space="preserve">, </w:t>
      </w:r>
      <w:r w:rsidR="005D2F86" w:rsidRPr="005E53E2">
        <w:rPr>
          <w:strike/>
          <w:rPrChange w:id="684" w:author="Tim Hallett" w:date="2015-01-28T09:33:00Z">
            <w:rPr/>
          </w:rPrChange>
        </w:rPr>
        <w:t>among</w:t>
      </w:r>
      <w:r w:rsidR="004530C8" w:rsidRPr="005E53E2">
        <w:rPr>
          <w:strike/>
          <w:rPrChange w:id="685" w:author="Tim Hallett" w:date="2015-01-28T09:33:00Z">
            <w:rPr/>
          </w:rPrChange>
        </w:rPr>
        <w:t xml:space="preserve"> all individuals,</w:t>
      </w:r>
      <w:r w:rsidR="009F6EC2" w:rsidRPr="005E53E2">
        <w:rPr>
          <w:strike/>
          <w:rPrChange w:id="686" w:author="Tim Hallett" w:date="2015-01-28T09:33:00Z">
            <w:rPr/>
          </w:rPrChange>
        </w:rPr>
        <w:t xml:space="preserve"> the majority of deaths </w:t>
      </w:r>
      <w:r w:rsidR="00E80AC6" w:rsidRPr="005E53E2">
        <w:rPr>
          <w:strike/>
          <w:rPrChange w:id="687" w:author="Tim Hallett" w:date="2015-01-28T09:33:00Z">
            <w:rPr/>
          </w:rPrChange>
        </w:rPr>
        <w:t>were</w:t>
      </w:r>
      <w:r w:rsidR="009F6EC2" w:rsidRPr="005E53E2">
        <w:rPr>
          <w:strike/>
          <w:rPrChange w:id="688" w:author="Tim Hallett" w:date="2015-01-28T09:33:00Z">
            <w:rPr/>
          </w:rPrChange>
        </w:rPr>
        <w:t xml:space="preserve"> attributable to patients who never initiate</w:t>
      </w:r>
      <w:r w:rsidR="00E80AC6" w:rsidRPr="005E53E2">
        <w:rPr>
          <w:strike/>
          <w:rPrChange w:id="689" w:author="Tim Hallett" w:date="2015-01-28T09:33:00Z">
            <w:rPr/>
          </w:rPrChange>
        </w:rPr>
        <w:t>d</w:t>
      </w:r>
      <w:r w:rsidR="009F6EC2" w:rsidRPr="005E53E2">
        <w:rPr>
          <w:strike/>
          <w:rPrChange w:id="690" w:author="Tim Hallett" w:date="2015-01-28T09:33:00Z">
            <w:rPr/>
          </w:rPrChange>
        </w:rPr>
        <w:t xml:space="preserve"> ART and in particular to patients who were aware of their HIV-status but due to failing</w:t>
      </w:r>
      <w:r w:rsidR="007E4669" w:rsidRPr="005E53E2">
        <w:rPr>
          <w:strike/>
          <w:rPrChange w:id="691" w:author="Tim Hallett" w:date="2015-01-28T09:33:00Z">
            <w:rPr/>
          </w:rPrChange>
        </w:rPr>
        <w:t>s</w:t>
      </w:r>
      <w:r w:rsidR="009F6EC2" w:rsidRPr="005E53E2">
        <w:rPr>
          <w:strike/>
          <w:rPrChange w:id="692" w:author="Tim Hallett" w:date="2015-01-28T09:33:00Z">
            <w:rPr/>
          </w:rPrChange>
        </w:rPr>
        <w:t xml:space="preserve"> of pre-ART care, did not initiate treatment (figure 2, left).</w:t>
      </w:r>
      <w:r w:rsidR="007E4669" w:rsidRPr="005E53E2">
        <w:rPr>
          <w:strike/>
          <w:rPrChange w:id="693" w:author="Tim Hallett" w:date="2015-01-28T09:33:00Z">
            <w:rPr/>
          </w:rPrChange>
        </w:rPr>
        <w:t xml:space="preserve"> However, when the same scenario </w:t>
      </w:r>
      <w:r w:rsidR="00182D46" w:rsidRPr="005E53E2">
        <w:rPr>
          <w:strike/>
          <w:rPrChange w:id="694" w:author="Tim Hallett" w:date="2015-01-28T09:33:00Z">
            <w:rPr/>
          </w:rPrChange>
        </w:rPr>
        <w:t>was</w:t>
      </w:r>
      <w:r w:rsidR="007E4669" w:rsidRPr="005E53E2">
        <w:rPr>
          <w:strike/>
          <w:rPrChange w:id="695" w:author="Tim Hallett" w:date="2015-01-28T09:33:00Z">
            <w:rPr/>
          </w:rPrChange>
        </w:rPr>
        <w:t xml:space="preserve"> considered from the </w:t>
      </w:r>
      <w:r w:rsidR="00FE50EC" w:rsidRPr="005E53E2">
        <w:rPr>
          <w:strike/>
          <w:rPrChange w:id="696" w:author="Tim Hallett" w:date="2015-01-28T09:33:00Z">
            <w:rPr/>
          </w:rPrChange>
        </w:rPr>
        <w:t>clinic-level</w:t>
      </w:r>
      <w:r w:rsidR="007E4669" w:rsidRPr="005E53E2">
        <w:rPr>
          <w:strike/>
          <w:rPrChange w:id="697" w:author="Tim Hallett" w:date="2015-01-28T09:33:00Z">
            <w:rPr/>
          </w:rPrChange>
        </w:rPr>
        <w:t>,</w:t>
      </w:r>
      <w:r w:rsidR="00161ABE" w:rsidRPr="005E53E2">
        <w:rPr>
          <w:strike/>
          <w:rPrChange w:id="698" w:author="Tim Hallett" w:date="2015-01-28T09:33:00Z">
            <w:rPr/>
          </w:rPrChange>
        </w:rPr>
        <w:t xml:space="preserve"> among all individuals who had contact with the clinic yet suffered an HIV-related death (figure 2, right), the 19% of individuals who never engage</w:t>
      </w:r>
      <w:r w:rsidR="00182D46" w:rsidRPr="005E53E2">
        <w:rPr>
          <w:strike/>
          <w:rPrChange w:id="699" w:author="Tim Hallett" w:date="2015-01-28T09:33:00Z">
            <w:rPr/>
          </w:rPrChange>
        </w:rPr>
        <w:t>d</w:t>
      </w:r>
      <w:r w:rsidR="00161ABE" w:rsidRPr="005E53E2">
        <w:rPr>
          <w:strike/>
          <w:rPrChange w:id="700" w:author="Tim Hallett" w:date="2015-01-28T09:33:00Z">
            <w:rPr/>
          </w:rPrChange>
        </w:rPr>
        <w:t xml:space="preserve"> with care (from the left-hand figure) </w:t>
      </w:r>
      <w:r w:rsidR="00780F71" w:rsidRPr="005E53E2">
        <w:rPr>
          <w:strike/>
          <w:rPrChange w:id="701" w:author="Tim Hallett" w:date="2015-01-28T09:33:00Z">
            <w:rPr/>
          </w:rPrChange>
        </w:rPr>
        <w:t>was</w:t>
      </w:r>
      <w:r w:rsidR="00161ABE" w:rsidRPr="005E53E2">
        <w:rPr>
          <w:strike/>
          <w:rPrChange w:id="702" w:author="Tim Hallett" w:date="2015-01-28T09:33:00Z">
            <w:rPr/>
          </w:rPrChange>
        </w:rPr>
        <w:t xml:space="preserve"> absent. Additionally, the clinic-level view indicates that 35% of deceased patients had initiated ART; however, </w:t>
      </w:r>
      <w:r w:rsidR="00F24705" w:rsidRPr="005E53E2">
        <w:rPr>
          <w:strike/>
          <w:rPrChange w:id="703" w:author="Tim Hallett" w:date="2015-01-28T09:33:00Z">
            <w:rPr/>
          </w:rPrChange>
        </w:rPr>
        <w:t>stepping back to the community-level view, only 24% initiated ART prior to death.</w:t>
      </w:r>
      <w:r w:rsidR="007C2956" w:rsidRPr="005E53E2">
        <w:rPr>
          <w:strike/>
          <w:rPrChange w:id="704" w:author="Tim Hallett" w:date="2015-01-28T09:33:00Z">
            <w:rPr/>
          </w:rPrChange>
        </w:rPr>
        <w:t xml:space="preserve"> </w:t>
      </w:r>
      <w:r w:rsidR="00F24705" w:rsidRPr="005E53E2">
        <w:rPr>
          <w:strike/>
          <w:rPrChange w:id="705" w:author="Tim Hallett" w:date="2015-01-28T09:33:00Z">
            <w:rPr/>
          </w:rPrChange>
        </w:rPr>
        <w:t xml:space="preserve">These results highlight the major </w:t>
      </w:r>
      <w:r w:rsidR="00747E08" w:rsidRPr="005E53E2">
        <w:rPr>
          <w:strike/>
          <w:rPrChange w:id="706" w:author="Tim Hallett" w:date="2015-01-28T09:33:00Z">
            <w:rPr/>
          </w:rPrChange>
        </w:rPr>
        <w:t xml:space="preserve">limitation of </w:t>
      </w:r>
      <w:r w:rsidR="00F24705" w:rsidRPr="005E53E2">
        <w:rPr>
          <w:strike/>
          <w:rPrChange w:id="707" w:author="Tim Hallett" w:date="2015-01-28T09:33:00Z">
            <w:rPr/>
          </w:rPrChange>
        </w:rPr>
        <w:t xml:space="preserve">clinic-level data: only patients who contact the clinic are accounted for. </w:t>
      </w:r>
      <w:r w:rsidR="00747E08" w:rsidRPr="005E53E2">
        <w:rPr>
          <w:strike/>
          <w:rPrChange w:id="708" w:author="Tim Hallett" w:date="2015-01-28T09:33:00Z">
            <w:rPr/>
          </w:rPrChange>
        </w:rPr>
        <w:t>Consequently</w:t>
      </w:r>
      <w:r w:rsidR="00F24705" w:rsidRPr="005E53E2">
        <w:rPr>
          <w:strike/>
          <w:rPrChange w:id="709" w:author="Tim Hallett" w:date="2015-01-28T09:33:00Z">
            <w:rPr/>
          </w:rPrChange>
        </w:rPr>
        <w:t xml:space="preserve">, </w:t>
      </w:r>
      <w:r w:rsidR="007C2956" w:rsidRPr="005E53E2">
        <w:rPr>
          <w:strike/>
          <w:rPrChange w:id="710" w:author="Tim Hallett" w:date="2015-01-28T09:33:00Z">
            <w:rPr/>
          </w:rPrChange>
        </w:rPr>
        <w:t xml:space="preserve">masking </w:t>
      </w:r>
      <w:r w:rsidR="00747E08" w:rsidRPr="005E53E2">
        <w:rPr>
          <w:strike/>
          <w:rPrChange w:id="711" w:author="Tim Hallett" w:date="2015-01-28T09:33:00Z">
            <w:rPr/>
          </w:rPrChange>
        </w:rPr>
        <w:t>a major</w:t>
      </w:r>
      <w:r w:rsidR="00E40461" w:rsidRPr="005E53E2">
        <w:rPr>
          <w:strike/>
          <w:rPrChange w:id="712" w:author="Tim Hallett" w:date="2015-01-28T09:33:00Z">
            <w:rPr/>
          </w:rPrChange>
        </w:rPr>
        <w:t xml:space="preserve"> deficiency in care and</w:t>
      </w:r>
      <w:r w:rsidR="00747E08" w:rsidRPr="005E53E2">
        <w:rPr>
          <w:strike/>
          <w:rPrChange w:id="713" w:author="Tim Hallett" w:date="2015-01-28T09:33:00Z">
            <w:rPr/>
          </w:rPrChange>
        </w:rPr>
        <w:t xml:space="preserve"> cause of mortality</w:t>
      </w:r>
      <w:r w:rsidR="007C2956" w:rsidRPr="005E53E2">
        <w:rPr>
          <w:strike/>
          <w:rPrChange w:id="714" w:author="Tim Hallett" w:date="2015-01-28T09:33:00Z">
            <w:rPr/>
          </w:rPrChange>
        </w:rPr>
        <w:t>.</w:t>
      </w:r>
      <w:r w:rsidR="00747E08" w:rsidRPr="005E53E2">
        <w:rPr>
          <w:strike/>
          <w:rPrChange w:id="715" w:author="Tim Hallett" w:date="2015-01-28T09:33:00Z">
            <w:rPr/>
          </w:rPrChange>
        </w:rPr>
        <w:t xml:space="preserve"> </w:t>
      </w:r>
    </w:p>
    <w:p w14:paraId="735FAFB6" w14:textId="77777777" w:rsidR="00BA097D" w:rsidRPr="005E53E2" w:rsidRDefault="00BA097D" w:rsidP="007C2956">
      <w:pPr>
        <w:pStyle w:val="normal0"/>
        <w:rPr>
          <w:strike/>
          <w:rPrChange w:id="716" w:author="Tim Hallett" w:date="2015-01-28T09:33:00Z">
            <w:rPr/>
          </w:rPrChange>
        </w:rPr>
      </w:pPr>
    </w:p>
    <w:p w14:paraId="38E4BE45" w14:textId="77777777" w:rsidR="002D5362" w:rsidRPr="005E53E2" w:rsidRDefault="00F679B0" w:rsidP="001327D0">
      <w:pPr>
        <w:pStyle w:val="normal0"/>
        <w:ind w:firstLine="720"/>
        <w:rPr>
          <w:strike/>
          <w:rPrChange w:id="717" w:author="Tim Hallett" w:date="2015-01-28T09:33:00Z">
            <w:rPr/>
          </w:rPrChange>
        </w:rPr>
      </w:pPr>
      <w:r w:rsidRPr="005E53E2">
        <w:rPr>
          <w:strike/>
          <w:rPrChange w:id="718" w:author="Tim Hallett" w:date="2015-01-28T09:33:00Z">
            <w:rPr/>
          </w:rPrChange>
        </w:rPr>
        <w:t xml:space="preserve">Intervening </w:t>
      </w:r>
      <w:r w:rsidR="00DE6731" w:rsidRPr="005E53E2">
        <w:rPr>
          <w:strike/>
          <w:rPrChange w:id="719" w:author="Tim Hallett" w:date="2015-01-28T09:33:00Z">
            <w:rPr/>
          </w:rPrChange>
        </w:rPr>
        <w:t xml:space="preserve">at various points in care with individual interventions </w:t>
      </w:r>
      <w:r w:rsidR="008F6B85" w:rsidRPr="005E53E2">
        <w:rPr>
          <w:strike/>
          <w:rPrChange w:id="720" w:author="Tim Hallett" w:date="2015-01-28T09:33:00Z">
            <w:rPr/>
          </w:rPrChange>
        </w:rPr>
        <w:t xml:space="preserve">illustrates </w:t>
      </w:r>
      <w:r w:rsidR="00DE6731" w:rsidRPr="005E53E2">
        <w:rPr>
          <w:strike/>
          <w:rPrChange w:id="721" w:author="Tim Hallett" w:date="2015-01-28T09:33:00Z">
            <w:rPr/>
          </w:rPrChange>
        </w:rPr>
        <w:t xml:space="preserve">that HIV-testing and pre-ART retention are </w:t>
      </w:r>
      <w:r w:rsidR="00907D20" w:rsidRPr="005E53E2">
        <w:rPr>
          <w:strike/>
          <w:rPrChange w:id="722" w:author="Tim Hallett" w:date="2015-01-28T09:33:00Z">
            <w:rPr/>
          </w:rPrChange>
        </w:rPr>
        <w:t>suboptimal</w:t>
      </w:r>
      <w:r w:rsidR="00DE6731" w:rsidRPr="005E53E2">
        <w:rPr>
          <w:strike/>
          <w:rPrChange w:id="723" w:author="Tim Hallett" w:date="2015-01-28T09:33:00Z">
            <w:rPr/>
          </w:rPrChange>
        </w:rPr>
        <w:t xml:space="preserve">, as interventions </w:t>
      </w:r>
      <w:r w:rsidR="00A522D1" w:rsidRPr="005E53E2">
        <w:rPr>
          <w:strike/>
          <w:rPrChange w:id="724" w:author="Tim Hallett" w:date="2015-01-28T09:33:00Z">
            <w:rPr/>
          </w:rPrChange>
        </w:rPr>
        <w:t>targeting</w:t>
      </w:r>
      <w:r w:rsidR="00DE6731" w:rsidRPr="005E53E2">
        <w:rPr>
          <w:strike/>
          <w:rPrChange w:id="725" w:author="Tim Hallett" w:date="2015-01-28T09:33:00Z">
            <w:rPr/>
          </w:rPrChange>
        </w:rPr>
        <w:t xml:space="preserve"> </w:t>
      </w:r>
      <w:r w:rsidR="008F6B85" w:rsidRPr="005E53E2">
        <w:rPr>
          <w:strike/>
          <w:rPrChange w:id="726" w:author="Tim Hallett" w:date="2015-01-28T09:33:00Z">
            <w:rPr/>
          </w:rPrChange>
        </w:rPr>
        <w:t>those areas</w:t>
      </w:r>
      <w:r w:rsidR="00DE6731" w:rsidRPr="005E53E2">
        <w:rPr>
          <w:strike/>
          <w:rPrChange w:id="727" w:author="Tim Hallett" w:date="2015-01-28T09:33:00Z">
            <w:rPr/>
          </w:rPrChange>
        </w:rPr>
        <w:t xml:space="preserve">, such as HBCT or Improved Care, </w:t>
      </w:r>
      <w:r w:rsidR="007E2C2C" w:rsidRPr="005E53E2">
        <w:rPr>
          <w:strike/>
          <w:rPrChange w:id="728" w:author="Tim Hallett" w:date="2015-01-28T09:33:00Z">
            <w:rPr/>
          </w:rPrChange>
        </w:rPr>
        <w:t>were</w:t>
      </w:r>
      <w:r w:rsidR="00DE6731" w:rsidRPr="005E53E2">
        <w:rPr>
          <w:strike/>
          <w:rPrChange w:id="729" w:author="Tim Hallett" w:date="2015-01-28T09:33:00Z">
            <w:rPr/>
          </w:rPrChange>
        </w:rPr>
        <w:t xml:space="preserve"> highly impactful</w:t>
      </w:r>
      <w:r w:rsidR="00A522D1" w:rsidRPr="005E53E2">
        <w:rPr>
          <w:strike/>
          <w:rPrChange w:id="730" w:author="Tim Hallett" w:date="2015-01-28T09:33:00Z">
            <w:rPr/>
          </w:rPrChange>
        </w:rPr>
        <w:t xml:space="preserve"> (figure 3)</w:t>
      </w:r>
      <w:r w:rsidR="00DE6731" w:rsidRPr="005E53E2">
        <w:rPr>
          <w:strike/>
          <w:rPrChange w:id="731" w:author="Tim Hallett" w:date="2015-01-28T09:33:00Z">
            <w:rPr/>
          </w:rPrChange>
        </w:rPr>
        <w:t>. In contrast, removing pre-ART care all together (Immediate ART) and additionally actively seeking individuals (Universal Test &amp; Treat) avert</w:t>
      </w:r>
      <w:r w:rsidR="00E020A7" w:rsidRPr="005E53E2">
        <w:rPr>
          <w:strike/>
          <w:rPrChange w:id="732" w:author="Tim Hallett" w:date="2015-01-28T09:33:00Z">
            <w:rPr/>
          </w:rPrChange>
        </w:rPr>
        <w:t>ed</w:t>
      </w:r>
      <w:r w:rsidR="00DE6731" w:rsidRPr="005E53E2">
        <w:rPr>
          <w:strike/>
          <w:rPrChange w:id="733" w:author="Tim Hallett" w:date="2015-01-28T09:33:00Z">
            <w:rPr/>
          </w:rPrChange>
        </w:rPr>
        <w:t xml:space="preserve"> the most DALYs between 2010 and 2030</w:t>
      </w:r>
      <w:r w:rsidR="009A3304" w:rsidRPr="005E53E2">
        <w:rPr>
          <w:strike/>
          <w:rPrChange w:id="734" w:author="Tim Hallett" w:date="2015-01-28T09:33:00Z">
            <w:rPr/>
          </w:rPrChange>
        </w:rPr>
        <w:t>(</w:t>
      </w:r>
      <w:r w:rsidR="00AF1334" w:rsidRPr="005E53E2">
        <w:rPr>
          <w:strike/>
          <w:rPrChange w:id="735" w:author="Tim Hallett" w:date="2015-01-28T09:33:00Z">
            <w:rPr/>
          </w:rPrChange>
        </w:rPr>
        <w:t xml:space="preserve">3.62m and </w:t>
      </w:r>
      <w:r w:rsidR="009A3304" w:rsidRPr="005E53E2">
        <w:rPr>
          <w:strike/>
          <w:rPrChange w:id="736" w:author="Tim Hallett" w:date="2015-01-28T09:33:00Z">
            <w:rPr/>
          </w:rPrChange>
        </w:rPr>
        <w:t>5.59m DALYs averted,</w:t>
      </w:r>
      <w:r w:rsidR="00AF1334" w:rsidRPr="005E53E2">
        <w:rPr>
          <w:strike/>
          <w:rPrChange w:id="737" w:author="Tim Hallett" w:date="2015-01-28T09:33:00Z">
            <w:rPr/>
          </w:rPrChange>
        </w:rPr>
        <w:t xml:space="preserve"> 32% and</w:t>
      </w:r>
      <w:r w:rsidR="009A3304" w:rsidRPr="005E53E2">
        <w:rPr>
          <w:strike/>
          <w:rPrChange w:id="738" w:author="Tim Hallett" w:date="2015-01-28T09:33:00Z">
            <w:rPr/>
          </w:rPrChange>
        </w:rPr>
        <w:t xml:space="preserve"> 50% of MAI</w:t>
      </w:r>
      <w:r w:rsidR="00924319" w:rsidRPr="005E53E2">
        <w:rPr>
          <w:strike/>
          <w:rPrChange w:id="739" w:author="Tim Hallett" w:date="2015-01-28T09:33:00Z">
            <w:rPr/>
          </w:rPrChange>
        </w:rPr>
        <w:t>, respectively</w:t>
      </w:r>
      <w:r w:rsidR="009A3304" w:rsidRPr="005E53E2">
        <w:rPr>
          <w:strike/>
          <w:rPrChange w:id="740" w:author="Tim Hallett" w:date="2015-01-28T09:33:00Z">
            <w:rPr/>
          </w:rPrChange>
        </w:rPr>
        <w:t>)</w:t>
      </w:r>
      <w:r w:rsidR="00DE6731" w:rsidRPr="005E53E2">
        <w:rPr>
          <w:strike/>
          <w:rPrChange w:id="741" w:author="Tim Hallett" w:date="2015-01-28T09:33:00Z">
            <w:rPr/>
          </w:rPrChange>
        </w:rPr>
        <w:t xml:space="preserve">; however, these interventions </w:t>
      </w:r>
      <w:r w:rsidR="007723F5" w:rsidRPr="005E53E2">
        <w:rPr>
          <w:strike/>
          <w:rPrChange w:id="742" w:author="Tim Hallett" w:date="2015-01-28T09:33:00Z">
            <w:rPr/>
          </w:rPrChange>
        </w:rPr>
        <w:t>were</w:t>
      </w:r>
      <w:r w:rsidR="00DE6731" w:rsidRPr="005E53E2">
        <w:rPr>
          <w:strike/>
          <w:rPrChange w:id="743" w:author="Tim Hallett" w:date="2015-01-28T09:33:00Z">
            <w:rPr/>
          </w:rPrChange>
        </w:rPr>
        <w:t xml:space="preserve"> </w:t>
      </w:r>
      <w:r w:rsidR="009479F3" w:rsidRPr="005E53E2">
        <w:rPr>
          <w:strike/>
          <w:rPrChange w:id="744" w:author="Tim Hallett" w:date="2015-01-28T09:33:00Z">
            <w:rPr/>
          </w:rPrChange>
        </w:rPr>
        <w:t xml:space="preserve">the most </w:t>
      </w:r>
      <w:r w:rsidR="00DE6731" w:rsidRPr="005E53E2">
        <w:rPr>
          <w:strike/>
          <w:rPrChange w:id="745" w:author="Tim Hallett" w:date="2015-01-28T09:33:00Z">
            <w:rPr/>
          </w:rPrChange>
        </w:rPr>
        <w:t>expensive to implement</w:t>
      </w:r>
      <w:r w:rsidR="00924319" w:rsidRPr="005E53E2">
        <w:rPr>
          <w:strike/>
          <w:rPrChange w:id="746" w:author="Tim Hallett" w:date="2015-01-28T09:33:00Z">
            <w:rPr/>
          </w:rPrChange>
        </w:rPr>
        <w:t>($1.64b and $4.27b</w:t>
      </w:r>
      <w:r w:rsidR="00955623" w:rsidRPr="005E53E2">
        <w:rPr>
          <w:strike/>
          <w:rPrChange w:id="747" w:author="Tim Hallett" w:date="2015-01-28T09:33:00Z">
            <w:rPr/>
          </w:rPrChange>
        </w:rPr>
        <w:t>, respectively</w:t>
      </w:r>
      <w:r w:rsidR="00924319" w:rsidRPr="005E53E2">
        <w:rPr>
          <w:strike/>
          <w:rPrChange w:id="748" w:author="Tim Hallett" w:date="2015-01-28T09:33:00Z">
            <w:rPr/>
          </w:rPrChange>
        </w:rPr>
        <w:t>)</w:t>
      </w:r>
      <w:r w:rsidR="00DE6731" w:rsidRPr="005E53E2">
        <w:rPr>
          <w:strike/>
          <w:rPrChange w:id="749" w:author="Tim Hallett" w:date="2015-01-28T09:33:00Z">
            <w:rPr/>
          </w:rPrChange>
        </w:rPr>
        <w:t xml:space="preserve">. </w:t>
      </w:r>
      <w:commentRangeStart w:id="750"/>
      <w:r w:rsidR="00DE6731" w:rsidRPr="005E53E2">
        <w:rPr>
          <w:strike/>
          <w:rPrChange w:id="751" w:author="Tim Hallett" w:date="2015-01-28T09:33:00Z">
            <w:rPr/>
          </w:rPrChange>
        </w:rPr>
        <w:t>F</w:t>
      </w:r>
      <w:r w:rsidRPr="005E53E2">
        <w:rPr>
          <w:strike/>
          <w:rPrChange w:id="752" w:author="Tim Hallett" w:date="2015-01-28T09:33:00Z">
            <w:rPr/>
          </w:rPrChange>
        </w:rPr>
        <w:t xml:space="preserve">rom analysis of these individual </w:t>
      </w:r>
      <w:r w:rsidR="00CD599C" w:rsidRPr="005E53E2">
        <w:rPr>
          <w:strike/>
          <w:rPrChange w:id="753" w:author="Tim Hallett" w:date="2015-01-28T09:33:00Z">
            <w:rPr/>
          </w:rPrChange>
        </w:rPr>
        <w:t>strategies</w:t>
      </w:r>
      <w:r w:rsidRPr="005E53E2">
        <w:rPr>
          <w:strike/>
          <w:rPrChange w:id="754" w:author="Tim Hallett" w:date="2015-01-28T09:33:00Z">
            <w:rPr/>
          </w:rPrChange>
        </w:rPr>
        <w:t>, no single large-impact low-cost intervention</w:t>
      </w:r>
      <w:r w:rsidR="00DE6731" w:rsidRPr="005E53E2">
        <w:rPr>
          <w:strike/>
          <w:rPrChange w:id="755" w:author="Tim Hallett" w:date="2015-01-28T09:33:00Z">
            <w:rPr/>
          </w:rPrChange>
        </w:rPr>
        <w:t xml:space="preserve"> was identified</w:t>
      </w:r>
      <w:r w:rsidR="00D86A28" w:rsidRPr="005E53E2">
        <w:rPr>
          <w:strike/>
          <w:rPrChange w:id="756" w:author="Tim Hallett" w:date="2015-01-28T09:33:00Z">
            <w:rPr/>
          </w:rPrChange>
        </w:rPr>
        <w:t>,</w:t>
      </w:r>
      <w:r w:rsidRPr="005E53E2">
        <w:rPr>
          <w:strike/>
          <w:rPrChange w:id="757" w:author="Tim Hallett" w:date="2015-01-28T09:33:00Z">
            <w:rPr/>
          </w:rPrChange>
        </w:rPr>
        <w:t xml:space="preserve"> </w:t>
      </w:r>
      <w:commentRangeEnd w:id="750"/>
      <w:r w:rsidR="00E22793" w:rsidRPr="005E53E2">
        <w:rPr>
          <w:rStyle w:val="CommentReference"/>
          <w:strike/>
          <w:rPrChange w:id="758" w:author="Tim Hallett" w:date="2015-01-28T09:33:00Z">
            <w:rPr>
              <w:rStyle w:val="CommentReference"/>
            </w:rPr>
          </w:rPrChange>
        </w:rPr>
        <w:commentReference w:id="750"/>
      </w:r>
      <w:r w:rsidR="00D86A28" w:rsidRPr="005E53E2">
        <w:rPr>
          <w:rStyle w:val="CommentReference"/>
          <w:strike/>
          <w:rPrChange w:id="759" w:author="Tim Hallett" w:date="2015-01-28T09:33:00Z">
            <w:rPr>
              <w:rStyle w:val="CommentReference"/>
            </w:rPr>
          </w:rPrChange>
        </w:rPr>
        <w:t>w</w:t>
      </w:r>
      <w:r w:rsidR="00D86A28" w:rsidRPr="005E53E2">
        <w:rPr>
          <w:strike/>
          <w:rPrChange w:id="760" w:author="Tim Hallett" w:date="2015-01-28T09:33:00Z">
            <w:rPr/>
          </w:rPrChange>
        </w:rPr>
        <w:t>ith</w:t>
      </w:r>
      <w:r w:rsidRPr="005E53E2">
        <w:rPr>
          <w:strike/>
          <w:rPrChange w:id="761" w:author="Tim Hallett" w:date="2015-01-28T09:33:00Z">
            <w:rPr/>
          </w:rPrChange>
        </w:rPr>
        <w:t xml:space="preserve"> high impact interventions </w:t>
      </w:r>
      <w:r w:rsidR="00D86A28" w:rsidRPr="005E53E2">
        <w:rPr>
          <w:strike/>
          <w:rPrChange w:id="762" w:author="Tim Hallett" w:date="2015-01-28T09:33:00Z">
            <w:rPr/>
          </w:rPrChange>
        </w:rPr>
        <w:t xml:space="preserve">having a </w:t>
      </w:r>
      <w:r w:rsidRPr="005E53E2">
        <w:rPr>
          <w:strike/>
          <w:rPrChange w:id="763" w:author="Tim Hallett" w:date="2015-01-28T09:33:00Z">
            <w:rPr/>
          </w:rPrChange>
        </w:rPr>
        <w:t xml:space="preserve">high cost per DALY averted and </w:t>
      </w:r>
      <w:r w:rsidR="00D86A28" w:rsidRPr="005E53E2">
        <w:rPr>
          <w:strike/>
          <w:rPrChange w:id="764" w:author="Tim Hallett" w:date="2015-01-28T09:33:00Z">
            <w:rPr/>
          </w:rPrChange>
        </w:rPr>
        <w:t>low cost interventions hav</w:t>
      </w:r>
      <w:r w:rsidR="00CD599C" w:rsidRPr="005E53E2">
        <w:rPr>
          <w:strike/>
          <w:rPrChange w:id="765" w:author="Tim Hallett" w:date="2015-01-28T09:33:00Z">
            <w:rPr/>
          </w:rPrChange>
        </w:rPr>
        <w:t>ing a low cost per DALY averted</w:t>
      </w:r>
      <w:r w:rsidR="00537A46" w:rsidRPr="005E53E2">
        <w:rPr>
          <w:strike/>
          <w:rPrChange w:id="766" w:author="Tim Hallett" w:date="2015-01-28T09:33:00Z">
            <w:rPr/>
          </w:rPrChange>
        </w:rPr>
        <w:t>. Additionally, w</w:t>
      </w:r>
      <w:r w:rsidR="00EA7FA2" w:rsidRPr="005E53E2">
        <w:rPr>
          <w:strike/>
          <w:rPrChange w:id="767" w:author="Tim Hallett" w:date="2015-01-28T09:33:00Z">
            <w:rPr/>
          </w:rPrChange>
        </w:rPr>
        <w:t>e identified a combination of six interventions that when applied simultaneously improve</w:t>
      </w:r>
      <w:r w:rsidR="00C012F1" w:rsidRPr="005E53E2">
        <w:rPr>
          <w:strike/>
          <w:rPrChange w:id="768" w:author="Tim Hallett" w:date="2015-01-28T09:33:00Z">
            <w:rPr/>
          </w:rPrChange>
        </w:rPr>
        <w:t>d</w:t>
      </w:r>
      <w:r w:rsidR="00EA7FA2" w:rsidRPr="005E53E2">
        <w:rPr>
          <w:strike/>
          <w:rPrChange w:id="769" w:author="Tim Hallett" w:date="2015-01-28T09:33:00Z">
            <w:rPr/>
          </w:rPrChange>
        </w:rPr>
        <w:t xml:space="preserve"> patient outcomes</w:t>
      </w:r>
      <w:r w:rsidR="00537A46" w:rsidRPr="005E53E2">
        <w:rPr>
          <w:strike/>
          <w:rPrChange w:id="770" w:author="Tim Hallett" w:date="2015-01-28T09:33:00Z">
            <w:rPr/>
          </w:rPrChange>
        </w:rPr>
        <w:t xml:space="preserve"> </w:t>
      </w:r>
      <w:r w:rsidR="00EA7FA2" w:rsidRPr="005E53E2">
        <w:rPr>
          <w:strike/>
          <w:rPrChange w:id="771" w:author="Tim Hallett" w:date="2015-01-28T09:33:00Z">
            <w:rPr/>
          </w:rPrChange>
        </w:rPr>
        <w:t>at a cost of $353 per DALY averted</w:t>
      </w:r>
      <w:r w:rsidR="00894DB3" w:rsidRPr="005E53E2">
        <w:rPr>
          <w:strike/>
          <w:rPrChange w:id="772" w:author="Tim Hallett" w:date="2015-01-28T09:33:00Z">
            <w:rPr/>
          </w:rPrChange>
        </w:rPr>
        <w:t xml:space="preserve"> compared to baseline</w:t>
      </w:r>
      <w:r w:rsidR="00EA7FA2" w:rsidRPr="005E53E2">
        <w:rPr>
          <w:strike/>
          <w:rPrChange w:id="773" w:author="Tim Hallett" w:date="2015-01-28T09:33:00Z">
            <w:rPr/>
          </w:rPrChange>
        </w:rPr>
        <w:t xml:space="preserve">. </w:t>
      </w:r>
      <w:r w:rsidR="00FA79B7" w:rsidRPr="005E53E2">
        <w:rPr>
          <w:strike/>
          <w:rPrChange w:id="774" w:author="Tim Hallett" w:date="2015-01-28T09:33:00Z">
            <w:rPr/>
          </w:rPrChange>
        </w:rPr>
        <w:t>This combination strengthened</w:t>
      </w:r>
      <w:r w:rsidR="00FA295E" w:rsidRPr="005E53E2">
        <w:rPr>
          <w:strike/>
          <w:rPrChange w:id="775" w:author="Tim Hallett" w:date="2015-01-28T09:33:00Z">
            <w:rPr/>
          </w:rPrChange>
        </w:rPr>
        <w:t xml:space="preserve"> care at multiple points and is potentially as impactful as the Universal Test and Treat </w:t>
      </w:r>
      <w:r w:rsidR="00A43C59" w:rsidRPr="005E53E2">
        <w:rPr>
          <w:strike/>
          <w:rPrChange w:id="776" w:author="Tim Hallett" w:date="2015-01-28T09:33:00Z">
            <w:rPr/>
          </w:rPrChange>
        </w:rPr>
        <w:t>strategy</w:t>
      </w:r>
      <w:r w:rsidR="00FA295E" w:rsidRPr="005E53E2">
        <w:rPr>
          <w:strike/>
          <w:rPrChange w:id="777" w:author="Tim Hallett" w:date="2015-01-28T09:33:00Z">
            <w:rPr/>
          </w:rPrChange>
        </w:rPr>
        <w:t xml:space="preserve"> but with a lower average cost-</w:t>
      </w:r>
      <w:r w:rsidR="00FA295E" w:rsidRPr="005E53E2">
        <w:rPr>
          <w:strike/>
          <w:rPrChange w:id="778" w:author="Tim Hallett" w:date="2015-01-28T09:33:00Z">
            <w:rPr/>
          </w:rPrChange>
        </w:rPr>
        <w:lastRenderedPageBreak/>
        <w:t>effectiveness ratio.</w:t>
      </w:r>
    </w:p>
    <w:p w14:paraId="3A643F4C" w14:textId="77777777" w:rsidR="00615625" w:rsidRDefault="00615625" w:rsidP="0086036A">
      <w:pPr>
        <w:pStyle w:val="normal0"/>
      </w:pPr>
    </w:p>
    <w:p w14:paraId="32DD2578" w14:textId="43F8D81B" w:rsidR="00272A02" w:rsidRPr="005E53E2" w:rsidRDefault="00EA489D" w:rsidP="00341D62">
      <w:pPr>
        <w:pStyle w:val="normal0"/>
        <w:ind w:firstLine="720"/>
        <w:rPr>
          <w:strike/>
          <w:rPrChange w:id="779" w:author="Tim Hallett" w:date="2015-01-28T09:33:00Z">
            <w:rPr/>
          </w:rPrChange>
        </w:rPr>
      </w:pPr>
      <w:r w:rsidRPr="005E53E2">
        <w:rPr>
          <w:strike/>
          <w:rPrChange w:id="780" w:author="Tim Hallett" w:date="2015-01-28T09:33:00Z">
            <w:rPr/>
          </w:rPrChange>
        </w:rPr>
        <w:t xml:space="preserve">This work indicates that it is imperative for ART programmes to evaluate patient outcomes from the population perspective. The </w:t>
      </w:r>
      <w:r w:rsidR="00FF056D" w:rsidRPr="005E53E2">
        <w:rPr>
          <w:strike/>
          <w:rPrChange w:id="781" w:author="Tim Hallett" w:date="2015-01-28T09:33:00Z">
            <w:rPr/>
          </w:rPrChange>
        </w:rPr>
        <w:t xml:space="preserve">clinic-level view </w:t>
      </w:r>
      <w:r w:rsidR="008B1D49" w:rsidRPr="005E53E2">
        <w:rPr>
          <w:strike/>
          <w:rPrChange w:id="782" w:author="Tim Hallett" w:date="2015-01-28T09:33:00Z">
            <w:rPr/>
          </w:rPrChange>
        </w:rPr>
        <w:t xml:space="preserve">is </w:t>
      </w:r>
      <w:r w:rsidRPr="005E53E2">
        <w:rPr>
          <w:strike/>
          <w:rPrChange w:id="783" w:author="Tim Hallett" w:date="2015-01-28T09:33:00Z">
            <w:rPr/>
          </w:rPrChange>
        </w:rPr>
        <w:t>biased, as on</w:t>
      </w:r>
      <w:r w:rsidR="00E667F8" w:rsidRPr="005E53E2">
        <w:rPr>
          <w:strike/>
          <w:rPrChange w:id="784" w:author="Tim Hallett" w:date="2015-01-28T09:33:00Z">
            <w:rPr/>
          </w:rPrChange>
        </w:rPr>
        <w:t xml:space="preserve">ly individuals who have had contact </w:t>
      </w:r>
      <w:r w:rsidRPr="005E53E2">
        <w:rPr>
          <w:strike/>
          <w:rPrChange w:id="785" w:author="Tim Hallett" w:date="2015-01-28T09:33:00Z">
            <w:rPr/>
          </w:rPrChange>
        </w:rPr>
        <w:t xml:space="preserve">with the clinic are accounted for. </w:t>
      </w:r>
      <w:r w:rsidR="00E667F8" w:rsidRPr="005E53E2">
        <w:rPr>
          <w:strike/>
          <w:rPrChange w:id="786" w:author="Tim Hallett" w:date="2015-01-28T09:33:00Z">
            <w:rPr/>
          </w:rPrChange>
        </w:rPr>
        <w:t xml:space="preserve">Thus, to fully understand where deficiencies in care are leading to lives being lost to HIV, </w:t>
      </w:r>
      <w:r w:rsidR="00FF056D" w:rsidRPr="005E53E2">
        <w:rPr>
          <w:strike/>
          <w:rPrChange w:id="787" w:author="Tim Hallett" w:date="2015-01-28T09:33:00Z">
            <w:rPr/>
          </w:rPrChange>
        </w:rPr>
        <w:t>the entire community must be fully represented</w:t>
      </w:r>
      <w:r w:rsidR="00E667F8" w:rsidRPr="005E53E2">
        <w:rPr>
          <w:strike/>
          <w:rPrChange w:id="788" w:author="Tim Hallett" w:date="2015-01-28T09:33:00Z">
            <w:rPr/>
          </w:rPrChange>
        </w:rPr>
        <w:t xml:space="preserve">. </w:t>
      </w:r>
      <w:r w:rsidR="009C5095" w:rsidRPr="005E53E2">
        <w:rPr>
          <w:strike/>
          <w:rPrChange w:id="789" w:author="Tim Hallett" w:date="2015-01-28T09:33:00Z">
            <w:rPr/>
          </w:rPrChange>
        </w:rPr>
        <w:t xml:space="preserve">This poses significant challenges for HIV care </w:t>
      </w:r>
      <w:r w:rsidR="009378A7" w:rsidRPr="005E53E2">
        <w:rPr>
          <w:strike/>
          <w:rPrChange w:id="790" w:author="Tim Hallett" w:date="2015-01-28T09:33:00Z">
            <w:rPr/>
          </w:rPrChange>
        </w:rPr>
        <w:t>providers,</w:t>
      </w:r>
      <w:r w:rsidR="00FF056D" w:rsidRPr="005E53E2">
        <w:rPr>
          <w:strike/>
          <w:rPrChange w:id="791" w:author="Tim Hallett" w:date="2015-01-28T09:33:00Z">
            <w:rPr/>
          </w:rPrChange>
        </w:rPr>
        <w:t xml:space="preserve"> as assessing community-</w:t>
      </w:r>
      <w:r w:rsidR="009C5095" w:rsidRPr="005E53E2">
        <w:rPr>
          <w:strike/>
          <w:rPrChange w:id="792" w:author="Tim Hallett" w:date="2015-01-28T09:33:00Z">
            <w:rPr/>
          </w:rPrChange>
        </w:rPr>
        <w:t>level outcomes, particular</w:t>
      </w:r>
      <w:r w:rsidR="00E8776E" w:rsidRPr="005E53E2">
        <w:rPr>
          <w:strike/>
          <w:rPrChange w:id="793" w:author="Tim Hallett" w:date="2015-01-28T09:33:00Z">
            <w:rPr/>
          </w:rPrChange>
        </w:rPr>
        <w:t>ly</w:t>
      </w:r>
      <w:r w:rsidR="009C5095" w:rsidRPr="005E53E2">
        <w:rPr>
          <w:strike/>
          <w:rPrChange w:id="794" w:author="Tim Hallett" w:date="2015-01-28T09:33:00Z">
            <w:rPr/>
          </w:rPrChange>
        </w:rPr>
        <w:t xml:space="preserve"> among individuals with no prior engagement in care, is both financially and logistically </w:t>
      </w:r>
      <w:r w:rsidR="009378A7" w:rsidRPr="005E53E2">
        <w:rPr>
          <w:strike/>
          <w:rPrChange w:id="795" w:author="Tim Hallett" w:date="2015-01-28T09:33:00Z">
            <w:rPr/>
          </w:rPrChange>
        </w:rPr>
        <w:t>testing</w:t>
      </w:r>
      <w:r w:rsidR="009C5095" w:rsidRPr="005E53E2">
        <w:rPr>
          <w:strike/>
          <w:rPrChange w:id="796" w:author="Tim Hallett" w:date="2015-01-28T09:33:00Z">
            <w:rPr/>
          </w:rPrChange>
        </w:rPr>
        <w:t>.</w:t>
      </w:r>
      <w:r w:rsidR="004D2013" w:rsidRPr="005E53E2">
        <w:rPr>
          <w:strike/>
          <w:rPrChange w:id="797" w:author="Tim Hallett" w:date="2015-01-28T09:33:00Z">
            <w:rPr/>
          </w:rPrChange>
        </w:rPr>
        <w:t xml:space="preserve"> Additionally, as ART programmes consider </w:t>
      </w:r>
      <w:r w:rsidR="00C261F3" w:rsidRPr="005E53E2">
        <w:rPr>
          <w:strike/>
          <w:rPrChange w:id="798" w:author="Tim Hallett" w:date="2015-01-28T09:33:00Z">
            <w:rPr/>
          </w:rPrChange>
        </w:rPr>
        <w:t xml:space="preserve">intervening </w:t>
      </w:r>
      <w:r w:rsidR="004D2013" w:rsidRPr="005E53E2">
        <w:rPr>
          <w:strike/>
          <w:rPrChange w:id="799" w:author="Tim Hallett" w:date="2015-01-28T09:33:00Z">
            <w:rPr/>
          </w:rPrChange>
        </w:rPr>
        <w:t>to improve care, many current</w:t>
      </w:r>
      <w:r w:rsidR="00FF056D" w:rsidRPr="005E53E2">
        <w:rPr>
          <w:strike/>
          <w:rPrChange w:id="800" w:author="Tim Hallett" w:date="2015-01-28T09:33:00Z">
            <w:rPr/>
          </w:rPrChange>
        </w:rPr>
        <w:t>ly available</w:t>
      </w:r>
      <w:r w:rsidR="004D2013" w:rsidRPr="005E53E2">
        <w:rPr>
          <w:strike/>
          <w:rPrChange w:id="801" w:author="Tim Hallett" w:date="2015-01-28T09:33:00Z">
            <w:rPr/>
          </w:rPrChange>
        </w:rPr>
        <w:t xml:space="preserve"> interventions only ta</w:t>
      </w:r>
      <w:r w:rsidR="00FB28BC" w:rsidRPr="005E53E2">
        <w:rPr>
          <w:strike/>
          <w:rPrChange w:id="802" w:author="Tim Hallett" w:date="2015-01-28T09:33:00Z">
            <w:rPr/>
          </w:rPrChange>
        </w:rPr>
        <w:t>r</w:t>
      </w:r>
      <w:r w:rsidR="004D2013" w:rsidRPr="005E53E2">
        <w:rPr>
          <w:strike/>
          <w:rPrChange w:id="803" w:author="Tim Hallett" w:date="2015-01-28T09:33:00Z">
            <w:rPr/>
          </w:rPrChange>
        </w:rPr>
        <w:t>get one aspect of care</w:t>
      </w:r>
      <w:r w:rsidR="004D2013" w:rsidRPr="005E53E2">
        <w:rPr>
          <w:strike/>
          <w:rPrChange w:id="804" w:author="Tim Hallett" w:date="2015-01-28T09:33:00Z">
            <w:rPr/>
          </w:rPrChange>
        </w:rPr>
        <w:fldChar w:fldCharType="begin"/>
      </w:r>
      <w:r w:rsidR="0011631F">
        <w:rPr>
          <w:strike/>
        </w:rPr>
        <w:instrText xml:space="preserve"> ADDIN PAPERS2_CITATIONS &lt;citation&gt;&lt;uuid&gt;0E25F321-964B-4D97-A007-34B5799AAEDF&lt;/uuid&gt;&lt;priority&gt;30&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5E53E2">
        <w:rPr>
          <w:strike/>
          <w:rPrChange w:id="805" w:author="Tim Hallett" w:date="2015-01-28T09:33:00Z">
            <w:rPr/>
          </w:rPrChange>
        </w:rPr>
        <w:fldChar w:fldCharType="separate"/>
      </w:r>
      <w:r w:rsidR="004D2013" w:rsidRPr="005E53E2">
        <w:rPr>
          <w:strike/>
          <w:lang w:val="en-US"/>
          <w:rPrChange w:id="806" w:author="Tim Hallett" w:date="2015-01-28T09:33:00Z">
            <w:rPr>
              <w:lang w:val="en-US"/>
            </w:rPr>
          </w:rPrChange>
        </w:rPr>
        <w:t>{Kilmarx:2013iy, Barnighausen:2011cb</w:t>
      </w:r>
      <w:r w:rsidR="004D2013" w:rsidRPr="005E53E2">
        <w:rPr>
          <w:strike/>
          <w:rPrChange w:id="807" w:author="Tim Hallett" w:date="2015-01-28T09:33:00Z">
            <w:rPr/>
          </w:rPrChange>
        </w:rPr>
        <w:fldChar w:fldCharType="end"/>
      </w:r>
      <w:r w:rsidR="004D2013" w:rsidRPr="005E53E2">
        <w:rPr>
          <w:strike/>
          <w:rPrChange w:id="808" w:author="Tim Hallett" w:date="2015-01-28T09:33:00Z">
            <w:rPr/>
          </w:rPrChange>
        </w:rPr>
        <w:t>,</w:t>
      </w:r>
      <w:r w:rsidR="004D2013" w:rsidRPr="005E53E2">
        <w:rPr>
          <w:strike/>
          <w:rPrChange w:id="809" w:author="Tim Hallett" w:date="2015-01-28T09:33:00Z">
            <w:rPr/>
          </w:rPrChange>
        </w:rPr>
        <w:fldChar w:fldCharType="begin"/>
      </w:r>
      <w:r w:rsidR="0011631F">
        <w:rPr>
          <w:strike/>
        </w:rPr>
        <w:instrText xml:space="preserve"> ADDIN PAPERS2_CITATIONS &lt;citation&gt;&lt;uuid&gt;A350155A-8A80-46EB-9F66-BD9200EEAF17&lt;/uuid&gt;&lt;priority&gt;31&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5E53E2">
        <w:rPr>
          <w:strike/>
          <w:rPrChange w:id="810" w:author="Tim Hallett" w:date="2015-01-28T09:33:00Z">
            <w:rPr/>
          </w:rPrChange>
        </w:rPr>
        <w:fldChar w:fldCharType="separate"/>
      </w:r>
      <w:r w:rsidR="004D2013" w:rsidRPr="005E53E2">
        <w:rPr>
          <w:strike/>
          <w:lang w:val="en-US"/>
          <w:rPrChange w:id="811" w:author="Tim Hallett" w:date="2015-01-28T09:33:00Z">
            <w:rPr>
              <w:lang w:val="en-US"/>
            </w:rPr>
          </w:rPrChange>
        </w:rPr>
        <w:t>Govindasamy:2014fa}</w:t>
      </w:r>
      <w:r w:rsidR="004D2013" w:rsidRPr="005E53E2">
        <w:rPr>
          <w:strike/>
          <w:rPrChange w:id="812" w:author="Tim Hallett" w:date="2015-01-28T09:33:00Z">
            <w:rPr/>
          </w:rPrChange>
        </w:rPr>
        <w:fldChar w:fldCharType="end"/>
      </w:r>
      <w:r w:rsidR="004D2013" w:rsidRPr="005E53E2">
        <w:rPr>
          <w:strike/>
          <w:rPrChange w:id="813" w:author="Tim Hallett" w:date="2015-01-28T09:33:00Z">
            <w:rPr/>
          </w:rPrChange>
        </w:rPr>
        <w:t xml:space="preserve">. </w:t>
      </w:r>
      <w:r w:rsidR="00B8471C" w:rsidRPr="005E53E2">
        <w:rPr>
          <w:strike/>
          <w:rPrChange w:id="814" w:author="Tim Hallett" w:date="2015-01-28T09:33:00Z">
            <w:rPr/>
          </w:rPrChange>
        </w:rPr>
        <w:t xml:space="preserve">Our results </w:t>
      </w:r>
      <w:r w:rsidR="00D81B25" w:rsidRPr="005E53E2">
        <w:rPr>
          <w:strike/>
          <w:rPrChange w:id="815" w:author="Tim Hallett" w:date="2015-01-28T09:33:00Z">
            <w:rPr/>
          </w:rPrChange>
        </w:rPr>
        <w:t xml:space="preserve">deduce that a single intervention strategy provides </w:t>
      </w:r>
      <w:r w:rsidR="002A668D" w:rsidRPr="005E53E2">
        <w:rPr>
          <w:strike/>
          <w:rPrChange w:id="816" w:author="Tim Hallett" w:date="2015-01-28T09:33:00Z">
            <w:rPr/>
          </w:rPrChange>
        </w:rPr>
        <w:t xml:space="preserve">limited </w:t>
      </w:r>
      <w:r w:rsidR="00341D62" w:rsidRPr="005E53E2">
        <w:rPr>
          <w:strike/>
          <w:rPrChange w:id="817" w:author="Tim Hallett" w:date="2015-01-28T09:33:00Z">
            <w:rPr/>
          </w:rPrChange>
        </w:rPr>
        <w:t xml:space="preserve">benefit, as </w:t>
      </w:r>
      <w:r w:rsidR="004D2013" w:rsidRPr="005E53E2">
        <w:rPr>
          <w:strike/>
          <w:rPrChange w:id="818" w:author="Tim Hallett" w:date="2015-01-28T09:33:00Z">
            <w:rPr/>
          </w:rPrChange>
        </w:rPr>
        <w:t xml:space="preserve">any </w:t>
      </w:r>
      <w:r w:rsidR="00341D62" w:rsidRPr="005E53E2">
        <w:rPr>
          <w:strike/>
          <w:rPrChange w:id="819" w:author="Tim Hallett" w:date="2015-01-28T09:33:00Z">
            <w:rPr/>
          </w:rPrChange>
        </w:rPr>
        <w:t xml:space="preserve">individual </w:t>
      </w:r>
      <w:r w:rsidR="004D2013" w:rsidRPr="005E53E2">
        <w:rPr>
          <w:strike/>
          <w:rPrChange w:id="820" w:author="Tim Hallett" w:date="2015-01-28T09:33:00Z">
            <w:rPr/>
          </w:rPrChange>
        </w:rPr>
        <w:t>intervention</w:t>
      </w:r>
      <w:r w:rsidR="00D37554" w:rsidRPr="005E53E2">
        <w:rPr>
          <w:strike/>
          <w:rPrChange w:id="821" w:author="Tim Hallett" w:date="2015-01-28T09:33:00Z">
            <w:rPr/>
          </w:rPrChange>
        </w:rPr>
        <w:t>s enacted</w:t>
      </w:r>
      <w:r w:rsidR="004D2013" w:rsidRPr="005E53E2">
        <w:rPr>
          <w:strike/>
          <w:rPrChange w:id="822" w:author="Tim Hallett" w:date="2015-01-28T09:33:00Z">
            <w:rPr/>
          </w:rPrChange>
        </w:rPr>
        <w:t xml:space="preserve"> will be attenuated by downstream deficiencies in care, and also limited by any upstream constraints.</w:t>
      </w:r>
      <w:r w:rsidR="00E8776E" w:rsidRPr="005E53E2">
        <w:rPr>
          <w:strike/>
          <w:rPrChange w:id="823" w:author="Tim Hallett" w:date="2015-01-28T09:33:00Z">
            <w:rPr/>
          </w:rPrChange>
        </w:rPr>
        <w:t xml:space="preserve"> </w:t>
      </w:r>
      <w:r w:rsidR="004D2013" w:rsidRPr="005E53E2">
        <w:rPr>
          <w:strike/>
          <w:rPrChange w:id="824" w:author="Tim Hallett" w:date="2015-01-28T09:33:00Z">
            <w:rPr/>
          </w:rPrChange>
        </w:rPr>
        <w:t>For instance, interventions targeting linkage to care will be constrained by the number of i</w:t>
      </w:r>
      <w:r w:rsidR="0059161B" w:rsidRPr="005E53E2">
        <w:rPr>
          <w:strike/>
          <w:rPrChange w:id="825" w:author="Tim Hallett" w:date="2015-01-28T09:33:00Z">
            <w:rPr/>
          </w:rPrChange>
        </w:rPr>
        <w:t xml:space="preserve">ndividuals who attempt to link and </w:t>
      </w:r>
      <w:r w:rsidR="00587E47" w:rsidRPr="005E53E2">
        <w:rPr>
          <w:strike/>
          <w:rPrChange w:id="826" w:author="Tim Hallett" w:date="2015-01-28T09:33:00Z">
            <w:rPr/>
          </w:rPrChange>
        </w:rPr>
        <w:t xml:space="preserve">further </w:t>
      </w:r>
      <w:r w:rsidR="0059161B" w:rsidRPr="005E53E2">
        <w:rPr>
          <w:strike/>
          <w:rPrChange w:id="827" w:author="Tim Hallett" w:date="2015-01-28T09:33:00Z">
            <w:rPr/>
          </w:rPrChange>
        </w:rPr>
        <w:t>capped by downstream losses from pre-ART and ART care.</w:t>
      </w:r>
      <w:r w:rsidR="00216099" w:rsidRPr="005E53E2">
        <w:rPr>
          <w:strike/>
          <w:rPrChange w:id="828" w:author="Tim Hallett" w:date="2015-01-28T09:33:00Z">
            <w:rPr/>
          </w:rPrChange>
        </w:rPr>
        <w:t xml:space="preserve"> Thus</w:t>
      </w:r>
      <w:r w:rsidR="00341D62" w:rsidRPr="005E53E2">
        <w:rPr>
          <w:strike/>
          <w:rPrChange w:id="829" w:author="Tim Hallett" w:date="2015-01-28T09:33:00Z">
            <w:rPr/>
          </w:rPrChange>
        </w:rPr>
        <w:t xml:space="preserve"> as our results corroborate</w:t>
      </w:r>
      <w:r w:rsidR="00216099" w:rsidRPr="005E53E2">
        <w:rPr>
          <w:strike/>
          <w:rPrChange w:id="830" w:author="Tim Hallett" w:date="2015-01-28T09:33:00Z">
            <w:rPr/>
          </w:rPrChange>
        </w:rPr>
        <w:t xml:space="preserve">, care must be strengthened </w:t>
      </w:r>
      <w:r w:rsidR="00872D3A" w:rsidRPr="005E53E2">
        <w:rPr>
          <w:strike/>
          <w:rPrChange w:id="831" w:author="Tim Hallett" w:date="2015-01-28T09:33:00Z">
            <w:rPr/>
          </w:rPrChange>
        </w:rPr>
        <w:t xml:space="preserve">by intervening </w:t>
      </w:r>
      <w:r w:rsidR="00341D62" w:rsidRPr="005E53E2">
        <w:rPr>
          <w:strike/>
          <w:rPrChange w:id="832" w:author="Tim Hallett" w:date="2015-01-28T09:33:00Z">
            <w:rPr/>
          </w:rPrChange>
        </w:rPr>
        <w:t xml:space="preserve">at multiple </w:t>
      </w:r>
      <w:r w:rsidR="00226A37" w:rsidRPr="005E53E2">
        <w:rPr>
          <w:strike/>
          <w:rPrChange w:id="833" w:author="Tim Hallett" w:date="2015-01-28T09:33:00Z">
            <w:rPr/>
          </w:rPrChange>
        </w:rPr>
        <w:t xml:space="preserve">points with </w:t>
      </w:r>
      <w:r w:rsidR="00341D62" w:rsidRPr="005E53E2">
        <w:rPr>
          <w:strike/>
          <w:rPrChange w:id="834" w:author="Tim Hallett" w:date="2015-01-28T09:33:00Z">
            <w:rPr/>
          </w:rPrChange>
        </w:rPr>
        <w:t xml:space="preserve">a combination of interventions </w:t>
      </w:r>
      <w:r w:rsidR="00216099" w:rsidRPr="005E53E2">
        <w:rPr>
          <w:strike/>
          <w:rPrChange w:id="835" w:author="Tim Hallett" w:date="2015-01-28T09:33:00Z">
            <w:rPr/>
          </w:rPrChange>
        </w:rPr>
        <w:t>to fully realise the benefits afforded by ART</w:t>
      </w:r>
      <w:r w:rsidR="00070268" w:rsidRPr="005E53E2">
        <w:rPr>
          <w:strike/>
          <w:rPrChange w:id="836" w:author="Tim Hallett" w:date="2015-01-28T09:33:00Z">
            <w:rPr/>
          </w:rPrChange>
        </w:rPr>
        <w:t>.</w:t>
      </w:r>
      <w:r w:rsidR="00733C70" w:rsidRPr="005E53E2">
        <w:rPr>
          <w:strike/>
          <w:rPrChange w:id="837" w:author="Tim Hallett" w:date="2015-01-28T09:33:00Z">
            <w:rPr/>
          </w:rPrChange>
        </w:rPr>
        <w:t xml:space="preserve"> </w:t>
      </w:r>
      <w:r w:rsidR="00226A37" w:rsidRPr="005E53E2">
        <w:rPr>
          <w:strike/>
          <w:rPrChange w:id="838" w:author="Tim Hallett" w:date="2015-01-28T09:33:00Z">
            <w:rPr/>
          </w:rPrChange>
        </w:rPr>
        <w:t>Although</w:t>
      </w:r>
      <w:r w:rsidR="00733C70" w:rsidRPr="005E53E2">
        <w:rPr>
          <w:strike/>
          <w:rPrChange w:id="839" w:author="Tim Hallett" w:date="2015-01-28T09:33:00Z">
            <w:rPr/>
          </w:rPrChange>
        </w:rPr>
        <w:t xml:space="preserve"> interventions utilising an immediate ART strategy</w:t>
      </w:r>
      <w:r w:rsidR="00226A37" w:rsidRPr="005E53E2">
        <w:rPr>
          <w:strike/>
          <w:rPrChange w:id="840" w:author="Tim Hallett" w:date="2015-01-28T09:33:00Z">
            <w:rPr/>
          </w:rPrChange>
        </w:rPr>
        <w:t xml:space="preserve"> provide </w:t>
      </w:r>
      <w:r w:rsidR="00B13C0C" w:rsidRPr="005E53E2">
        <w:rPr>
          <w:strike/>
          <w:rPrChange w:id="841" w:author="Tim Hallett" w:date="2015-01-28T09:33:00Z">
            <w:rPr/>
          </w:rPrChange>
        </w:rPr>
        <w:t xml:space="preserve">the largest improvement </w:t>
      </w:r>
      <w:r w:rsidR="004C000F" w:rsidRPr="005E53E2">
        <w:rPr>
          <w:strike/>
          <w:rPrChange w:id="842" w:author="Tim Hallett" w:date="2015-01-28T09:33:00Z">
            <w:rPr/>
          </w:rPrChange>
        </w:rPr>
        <w:t>in</w:t>
      </w:r>
      <w:r w:rsidR="00B13C0C" w:rsidRPr="005E53E2">
        <w:rPr>
          <w:strike/>
          <w:rPrChange w:id="843" w:author="Tim Hallett" w:date="2015-01-28T09:33:00Z">
            <w:rPr/>
          </w:rPrChange>
        </w:rPr>
        <w:t xml:space="preserve"> patient outcomes, </w:t>
      </w:r>
      <w:r w:rsidR="00DE2511" w:rsidRPr="005E53E2">
        <w:rPr>
          <w:strike/>
          <w:rPrChange w:id="844" w:author="Tim Hallett" w:date="2015-01-28T09:33:00Z">
            <w:rPr/>
          </w:rPrChange>
        </w:rPr>
        <w:t>these gains</w:t>
      </w:r>
      <w:r w:rsidR="00CD1852" w:rsidRPr="005E53E2">
        <w:rPr>
          <w:strike/>
          <w:rPrChange w:id="845" w:author="Tim Hallett" w:date="2015-01-28T09:33:00Z">
            <w:rPr/>
          </w:rPrChange>
        </w:rPr>
        <w:t xml:space="preserve"> are brought</w:t>
      </w:r>
      <w:r w:rsidR="00816B98" w:rsidRPr="005E53E2">
        <w:rPr>
          <w:strike/>
          <w:rPrChange w:id="846" w:author="Tim Hallett" w:date="2015-01-28T09:33:00Z">
            <w:rPr/>
          </w:rPrChange>
        </w:rPr>
        <w:t xml:space="preserve"> about</w:t>
      </w:r>
      <w:r w:rsidR="00CD1852" w:rsidRPr="005E53E2">
        <w:rPr>
          <w:strike/>
          <w:rPrChange w:id="847" w:author="Tim Hallett" w:date="2015-01-28T09:33:00Z">
            <w:rPr/>
          </w:rPrChange>
        </w:rPr>
        <w:t xml:space="preserve"> through circumnavigating</w:t>
      </w:r>
      <w:r w:rsidR="00733C70" w:rsidRPr="005E53E2">
        <w:rPr>
          <w:strike/>
          <w:rPrChange w:id="848" w:author="Tim Hallett" w:date="2015-01-28T09:33:00Z">
            <w:rPr/>
          </w:rPrChange>
        </w:rPr>
        <w:t xml:space="preserve"> the operational challenges of pre-ART care by removing it, potentially </w:t>
      </w:r>
      <w:r w:rsidR="00B13C0C" w:rsidRPr="005E53E2">
        <w:rPr>
          <w:strike/>
          <w:rPrChange w:id="849" w:author="Tim Hallett" w:date="2015-01-28T09:33:00Z">
            <w:rPr/>
          </w:rPrChange>
        </w:rPr>
        <w:t>depriving</w:t>
      </w:r>
      <w:r w:rsidR="001F69B3" w:rsidRPr="005E53E2">
        <w:rPr>
          <w:strike/>
          <w:rPrChange w:id="850" w:author="Tim Hallett" w:date="2015-01-28T09:33:00Z">
            <w:rPr/>
          </w:rPrChange>
        </w:rPr>
        <w:t xml:space="preserve"> </w:t>
      </w:r>
      <w:r w:rsidR="00733C70" w:rsidRPr="005E53E2">
        <w:rPr>
          <w:strike/>
          <w:rPrChange w:id="851" w:author="Tim Hallett" w:date="2015-01-28T09:33:00Z">
            <w:rPr/>
          </w:rPrChange>
        </w:rPr>
        <w:t>patients of its ancillary benefits</w:t>
      </w:r>
      <w:r w:rsidR="00733C70" w:rsidRPr="005E53E2">
        <w:rPr>
          <w:strike/>
          <w:rPrChange w:id="852" w:author="Tim Hallett" w:date="2015-01-28T09:33:00Z">
            <w:rPr/>
          </w:rPrChange>
        </w:rPr>
        <w:fldChar w:fldCharType="begin"/>
      </w:r>
      <w:r w:rsidR="00733C70" w:rsidRPr="005E53E2">
        <w:rPr>
          <w:strike/>
          <w:rPrChange w:id="853" w:author="Tim Hallett" w:date="2015-01-28T09:33:00Z">
            <w:rPr/>
          </w:rPrChange>
        </w:rPr>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5E53E2">
        <w:rPr>
          <w:strike/>
          <w:rPrChange w:id="854" w:author="Tim Hallett" w:date="2015-01-28T09:33:00Z">
            <w:rPr/>
          </w:rPrChange>
        </w:rPr>
        <w:fldChar w:fldCharType="separate"/>
      </w:r>
      <w:r w:rsidR="00733C70" w:rsidRPr="005E53E2">
        <w:rPr>
          <w:strike/>
          <w:lang w:val="en-US"/>
          <w:rPrChange w:id="855" w:author="Tim Hallett" w:date="2015-01-28T09:33:00Z">
            <w:rPr>
              <w:lang w:val="en-US"/>
            </w:rPr>
          </w:rPrChange>
        </w:rPr>
        <w:t>{Burtle:2012kw,</w:t>
      </w:r>
      <w:r w:rsidR="00733C70" w:rsidRPr="005E53E2">
        <w:rPr>
          <w:strike/>
          <w:rPrChange w:id="856" w:author="Tim Hallett" w:date="2015-01-28T09:33:00Z">
            <w:rPr/>
          </w:rPrChange>
        </w:rPr>
        <w:fldChar w:fldCharType="end"/>
      </w:r>
      <w:r w:rsidR="00733C70" w:rsidRPr="005E53E2">
        <w:rPr>
          <w:strike/>
          <w:rPrChange w:id="857" w:author="Tim Hallett" w:date="2015-01-28T09:33:00Z">
            <w:rPr/>
          </w:rPrChange>
        </w:rPr>
        <w:fldChar w:fldCharType="begin"/>
      </w:r>
      <w:r w:rsidR="00733C70" w:rsidRPr="005E53E2">
        <w:rPr>
          <w:strike/>
          <w:rPrChange w:id="858" w:author="Tim Hallett" w:date="2015-01-28T09:33:00Z">
            <w:rPr/>
          </w:rPrChange>
        </w:rPr>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5E53E2">
        <w:rPr>
          <w:strike/>
          <w:rPrChange w:id="859" w:author="Tim Hallett" w:date="2015-01-28T09:33:00Z">
            <w:rPr/>
          </w:rPrChange>
        </w:rPr>
        <w:fldChar w:fldCharType="separate"/>
      </w:r>
      <w:r w:rsidR="00733C70" w:rsidRPr="005E53E2">
        <w:rPr>
          <w:strike/>
          <w:lang w:val="en-US"/>
          <w:rPrChange w:id="860" w:author="Tim Hallett" w:date="2015-01-28T09:33:00Z">
            <w:rPr>
              <w:lang w:val="en-US"/>
            </w:rPr>
          </w:rPrChange>
        </w:rPr>
        <w:t>Govindasamy:2014fa}</w:t>
      </w:r>
      <w:r w:rsidR="00733C70" w:rsidRPr="005E53E2">
        <w:rPr>
          <w:strike/>
          <w:rPrChange w:id="861" w:author="Tim Hallett" w:date="2015-01-28T09:33:00Z">
            <w:rPr/>
          </w:rPrChange>
        </w:rPr>
        <w:fldChar w:fldCharType="end"/>
      </w:r>
      <w:r w:rsidR="005343A7" w:rsidRPr="005E53E2">
        <w:rPr>
          <w:strike/>
          <w:rPrChange w:id="862" w:author="Tim Hallett" w:date="2015-01-28T09:33:00Z">
            <w:rPr/>
          </w:rPrChange>
        </w:rPr>
        <w:t>.</w:t>
      </w:r>
    </w:p>
    <w:p w14:paraId="68F344C8" w14:textId="77777777" w:rsidR="00615625" w:rsidRDefault="00615625" w:rsidP="00615625">
      <w:pPr>
        <w:pStyle w:val="normal0"/>
        <w:ind w:firstLine="720"/>
      </w:pPr>
    </w:p>
    <w:p w14:paraId="57A2A4D7" w14:textId="4A0D4421" w:rsidR="005F2329" w:rsidRPr="00270CC0" w:rsidRDefault="005151F0" w:rsidP="005F2329">
      <w:pPr>
        <w:pStyle w:val="normal0"/>
        <w:ind w:firstLine="359"/>
        <w:rPr>
          <w:strike/>
          <w:rPrChange w:id="863" w:author="Tim Hallett" w:date="2015-01-29T09:35:00Z">
            <w:rPr/>
          </w:rPrChange>
        </w:rPr>
      </w:pPr>
      <w:r w:rsidRPr="00270CC0">
        <w:rPr>
          <w:strike/>
          <w:rPrChange w:id="864" w:author="Tim Hallett" w:date="2015-01-29T09:35:00Z">
            <w:rPr/>
          </w:rPrChange>
        </w:rPr>
        <w:t xml:space="preserve">This model was predominantly calibrated using a longitudinal dataset provided by AMPATH of western Kenya. However, only the </w:t>
      </w:r>
      <w:r w:rsidR="0011508B" w:rsidRPr="00270CC0">
        <w:rPr>
          <w:strike/>
          <w:rPrChange w:id="865" w:author="Tim Hallett" w:date="2015-01-29T09:35:00Z">
            <w:rPr/>
          </w:rPrChange>
        </w:rPr>
        <w:t>clinic</w:t>
      </w:r>
      <w:r w:rsidR="00DB1747" w:rsidRPr="00270CC0">
        <w:rPr>
          <w:strike/>
          <w:rPrChange w:id="866" w:author="Tim Hallett" w:date="2015-01-29T09:35:00Z">
            <w:rPr/>
          </w:rPrChange>
        </w:rPr>
        <w:t>al</w:t>
      </w:r>
      <w:r w:rsidR="0011508B" w:rsidRPr="00270CC0">
        <w:rPr>
          <w:strike/>
          <w:rPrChange w:id="867" w:author="Tim Hallett" w:date="2015-01-29T09:35:00Z">
            <w:rPr/>
          </w:rPrChange>
        </w:rPr>
        <w:t xml:space="preserve"> </w:t>
      </w:r>
      <w:r w:rsidRPr="00270CC0">
        <w:rPr>
          <w:strike/>
          <w:rPrChange w:id="868" w:author="Tim Hallett" w:date="2015-01-29T09:35:00Z">
            <w:rPr/>
          </w:rPrChange>
        </w:rPr>
        <w:t>elements of HIV care wer</w:t>
      </w:r>
      <w:r w:rsidR="002A743D" w:rsidRPr="00270CC0">
        <w:rPr>
          <w:strike/>
          <w:rPrChange w:id="869" w:author="Tim Hallett" w:date="2015-01-29T09:35:00Z">
            <w:rPr/>
          </w:rPrChange>
        </w:rPr>
        <w:t>e calibrated to AMPATH data. N</w:t>
      </w:r>
      <w:r w:rsidRPr="00270CC0">
        <w:rPr>
          <w:strike/>
          <w:rPrChange w:id="870" w:author="Tim Hallett" w:date="2015-01-29T09:35:00Z">
            <w:rPr/>
          </w:rPrChange>
        </w:rPr>
        <w:t>ational estimates o</w:t>
      </w:r>
      <w:r w:rsidR="002A743D" w:rsidRPr="00270CC0">
        <w:rPr>
          <w:strike/>
          <w:rPrChange w:id="871" w:author="Tim Hallett" w:date="2015-01-29T09:35:00Z">
            <w:rPr/>
          </w:rPrChange>
        </w:rPr>
        <w:t>f incidence were used to drive and replicate the epidemic before model results were then validated against further national estimates of prevalence, AIDS-related deaths and ART coverage</w:t>
      </w:r>
      <w:r w:rsidR="002A743D" w:rsidRPr="00270CC0">
        <w:rPr>
          <w:strike/>
          <w:rPrChange w:id="872" w:author="Tim Hallett" w:date="2015-01-29T09:35:00Z">
            <w:rPr/>
          </w:rPrChange>
        </w:rPr>
        <w:fldChar w:fldCharType="begin"/>
      </w:r>
      <w:r w:rsidR="0011631F">
        <w:rPr>
          <w:strike/>
        </w:rPr>
        <w:instrText xml:space="preserve"> ADDIN PAPERS2_CITATIONS &lt;citation&gt;&lt;uuid&gt;DB2281FA-2840-4287-A39E-C46B746A2514&lt;/uuid&gt;&lt;priority&gt;33&lt;/priority&gt;&lt;publications&gt;&lt;publication&gt;&lt;accepted_date&gt;99201400001200000000200000&lt;/accepted_date&gt;&lt;title&gt;Spectrum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270CC0">
        <w:rPr>
          <w:strike/>
          <w:rPrChange w:id="873" w:author="Tim Hallett" w:date="2015-01-29T09:35:00Z">
            <w:rPr/>
          </w:rPrChange>
        </w:rPr>
        <w:fldChar w:fldCharType="separate"/>
      </w:r>
      <w:r w:rsidR="002A743D" w:rsidRPr="00270CC0">
        <w:rPr>
          <w:strike/>
          <w:lang w:val="en-US"/>
          <w:rPrChange w:id="874" w:author="Tim Hallett" w:date="2015-01-29T09:35:00Z">
            <w:rPr>
              <w:lang w:val="en-US"/>
            </w:rPr>
          </w:rPrChange>
        </w:rPr>
        <w:t>{Spectrum:tl, KAIS:2014ux, NASCOP:2012tp}</w:t>
      </w:r>
      <w:r w:rsidR="002A743D" w:rsidRPr="00270CC0">
        <w:rPr>
          <w:strike/>
          <w:rPrChange w:id="875" w:author="Tim Hallett" w:date="2015-01-29T09:35:00Z">
            <w:rPr/>
          </w:rPrChange>
        </w:rPr>
        <w:fldChar w:fldCharType="end"/>
      </w:r>
      <w:r w:rsidR="002A743D" w:rsidRPr="00270CC0">
        <w:rPr>
          <w:strike/>
          <w:rPrChange w:id="876" w:author="Tim Hallett" w:date="2015-01-29T09:35:00Z">
            <w:rPr/>
          </w:rPrChange>
        </w:rPr>
        <w:t>.</w:t>
      </w:r>
      <w:r w:rsidR="0035788B" w:rsidRPr="00270CC0">
        <w:rPr>
          <w:strike/>
          <w:rPrChange w:id="877" w:author="Tim Hallett" w:date="2015-01-29T09:35:00Z">
            <w:rPr/>
          </w:rPrChange>
        </w:rPr>
        <w:t xml:space="preserve"> Additionally, our baseline scenario does not include a HBCT component unlike the current programme at AMPATH.</w:t>
      </w:r>
      <w:r w:rsidR="002A743D" w:rsidRPr="00270CC0">
        <w:rPr>
          <w:strike/>
          <w:rPrChange w:id="878" w:author="Tim Hallett" w:date="2015-01-29T09:35:00Z">
            <w:rPr/>
          </w:rPrChange>
        </w:rPr>
        <w:t xml:space="preserve"> Consequently, </w:t>
      </w:r>
      <w:r w:rsidR="0035788B" w:rsidRPr="00270CC0">
        <w:rPr>
          <w:strike/>
          <w:rPrChange w:id="879" w:author="Tim Hallett" w:date="2015-01-29T09:35:00Z">
            <w:rPr/>
          </w:rPrChange>
        </w:rPr>
        <w:t>this</w:t>
      </w:r>
      <w:r w:rsidR="002A743D" w:rsidRPr="00270CC0">
        <w:rPr>
          <w:strike/>
          <w:rPrChange w:id="880" w:author="Tim Hallett" w:date="2015-01-29T09:35:00Z">
            <w:rPr/>
          </w:rPrChange>
        </w:rPr>
        <w:t xml:space="preserve"> model deviates from directly describing the state of care at AMPATH</w:t>
      </w:r>
      <w:r w:rsidR="0035788B" w:rsidRPr="00270CC0">
        <w:rPr>
          <w:strike/>
          <w:rPrChange w:id="881" w:author="Tim Hallett" w:date="2015-01-29T09:35:00Z">
            <w:rPr/>
          </w:rPrChange>
        </w:rPr>
        <w:t xml:space="preserve"> to more broadly capturing the probable state of care in Kenya</w:t>
      </w:r>
      <w:r w:rsidR="002A743D" w:rsidRPr="00270CC0">
        <w:rPr>
          <w:strike/>
          <w:rPrChange w:id="882" w:author="Tim Hallett" w:date="2015-01-29T09:35:00Z">
            <w:rPr/>
          </w:rPrChange>
        </w:rPr>
        <w:t>.</w:t>
      </w:r>
      <w:r w:rsidR="00230CBA" w:rsidRPr="00270CC0">
        <w:rPr>
          <w:strike/>
          <w:rPrChange w:id="883" w:author="Tim Hallett" w:date="2015-01-29T09:35:00Z">
            <w:rPr/>
          </w:rPrChange>
        </w:rPr>
        <w:t xml:space="preserve"> </w:t>
      </w:r>
      <w:r w:rsidR="00C3101D" w:rsidRPr="00270CC0">
        <w:rPr>
          <w:strike/>
          <w:rPrChange w:id="884" w:author="Tim Hallett" w:date="2015-01-29T09:35:00Z">
            <w:rPr/>
          </w:rPrChange>
        </w:rPr>
        <w:t>Thus, t</w:t>
      </w:r>
      <w:r w:rsidR="00221D4E" w:rsidRPr="00270CC0">
        <w:rPr>
          <w:strike/>
          <w:rPrChange w:id="885" w:author="Tim Hallett" w:date="2015-01-29T09:35:00Z">
            <w:rPr/>
          </w:rPrChange>
        </w:rPr>
        <w:t xml:space="preserve">he generalisability of these results to other ART programmes and elsewhere in sub-Saharan Africa remains open to debate. </w:t>
      </w:r>
      <w:r w:rsidR="00C3101D" w:rsidRPr="00270CC0">
        <w:rPr>
          <w:strike/>
          <w:rPrChange w:id="886" w:author="Tim Hallett" w:date="2015-01-29T09:35:00Z">
            <w:rPr/>
          </w:rPrChange>
        </w:rPr>
        <w:t>With</w:t>
      </w:r>
      <w:r w:rsidR="00B324E9" w:rsidRPr="00270CC0">
        <w:rPr>
          <w:strike/>
          <w:rPrChange w:id="887" w:author="Tim Hallett" w:date="2015-01-29T09:35:00Z">
            <w:rPr/>
          </w:rPrChange>
        </w:rPr>
        <w:t xml:space="preserve"> limited data of this type currently available, insight </w:t>
      </w:r>
      <w:r w:rsidR="003202C5" w:rsidRPr="00270CC0">
        <w:rPr>
          <w:strike/>
          <w:rPrChange w:id="888" w:author="Tim Hallett" w:date="2015-01-29T09:35:00Z">
            <w:rPr/>
          </w:rPrChange>
        </w:rPr>
        <w:t xml:space="preserve">into </w:t>
      </w:r>
      <w:r w:rsidR="00B324E9" w:rsidRPr="00270CC0">
        <w:rPr>
          <w:strike/>
          <w:rPrChange w:id="889" w:author="Tim Hallett" w:date="2015-01-29T09:35:00Z">
            <w:rPr/>
          </w:rPrChange>
        </w:rPr>
        <w:t>the state of care in other sub</w:t>
      </w:r>
      <w:r w:rsidR="009D1961" w:rsidRPr="00270CC0">
        <w:rPr>
          <w:strike/>
          <w:rPrChange w:id="890" w:author="Tim Hallett" w:date="2015-01-29T09:35:00Z">
            <w:rPr/>
          </w:rPrChange>
        </w:rPr>
        <w:t>-Saharan countries</w:t>
      </w:r>
      <w:r w:rsidR="003202C5" w:rsidRPr="00270CC0">
        <w:rPr>
          <w:strike/>
          <w:rPrChange w:id="891" w:author="Tim Hallett" w:date="2015-01-29T09:35:00Z">
            <w:rPr/>
          </w:rPrChange>
        </w:rPr>
        <w:t xml:space="preserve"> is restricted</w:t>
      </w:r>
      <w:r w:rsidR="009D1961" w:rsidRPr="00270CC0">
        <w:rPr>
          <w:strike/>
          <w:rPrChange w:id="892" w:author="Tim Hallett" w:date="2015-01-29T09:35:00Z">
            <w:rPr/>
          </w:rPrChange>
        </w:rPr>
        <w:t xml:space="preserve">. </w:t>
      </w:r>
      <w:r w:rsidR="00B324E9" w:rsidRPr="00270CC0">
        <w:rPr>
          <w:strike/>
          <w:rPrChange w:id="893" w:author="Tim Hallett" w:date="2015-01-29T09:35:00Z">
            <w:rPr/>
          </w:rPrChange>
        </w:rPr>
        <w:t xml:space="preserve">A similar </w:t>
      </w:r>
      <w:r w:rsidR="00DD041D" w:rsidRPr="00270CC0">
        <w:rPr>
          <w:strike/>
          <w:rPrChange w:id="894" w:author="Tim Hallett" w:date="2015-01-29T09:35:00Z">
            <w:rPr/>
          </w:rPrChange>
        </w:rPr>
        <w:t xml:space="preserve">modelling study </w:t>
      </w:r>
      <w:r w:rsidR="00B324E9" w:rsidRPr="00270CC0">
        <w:rPr>
          <w:strike/>
          <w:rPrChange w:id="895" w:author="Tim Hallett" w:date="2015-01-29T09:35:00Z">
            <w:rPr/>
          </w:rPrChange>
        </w:rPr>
        <w:t xml:space="preserve">recently </w:t>
      </w:r>
      <w:r w:rsidR="00DD041D" w:rsidRPr="00270CC0">
        <w:rPr>
          <w:strike/>
          <w:rPrChange w:id="896" w:author="Tim Hallett" w:date="2015-01-29T09:35:00Z">
            <w:rPr/>
          </w:rPrChange>
        </w:rPr>
        <w:t xml:space="preserve">found that improving the re-initiation of ART in a treatment programme </w:t>
      </w:r>
      <w:r w:rsidR="00FA7950" w:rsidRPr="00270CC0">
        <w:rPr>
          <w:strike/>
          <w:rPrChange w:id="897" w:author="Tim Hallett" w:date="2015-01-29T09:35:00Z">
            <w:rPr/>
          </w:rPrChange>
        </w:rPr>
        <w:t xml:space="preserve">in South Africa </w:t>
      </w:r>
      <w:r w:rsidR="00DD041D" w:rsidRPr="00270CC0">
        <w:rPr>
          <w:strike/>
          <w:rPrChange w:id="898" w:author="Tim Hallett" w:date="2015-01-29T09:35:00Z">
            <w:rPr/>
          </w:rPrChange>
        </w:rPr>
        <w:t>was a highly cost-effective intervention</w:t>
      </w:r>
      <w:r w:rsidR="00DD041D" w:rsidRPr="00270CC0">
        <w:rPr>
          <w:strike/>
          <w:rPrChange w:id="899" w:author="Tim Hallett" w:date="2015-01-29T09:35:00Z">
            <w:rPr/>
          </w:rPrChange>
        </w:rPr>
        <w:fldChar w:fldCharType="begin"/>
      </w:r>
      <w:r w:rsidR="0011631F">
        <w:rPr>
          <w:strike/>
        </w:rPr>
        <w:instrText xml:space="preserve"> ADDIN PAPERS2_CITATIONS &lt;citation&gt;&lt;uuid&gt;B316F7BF-045F-4774-8C03-F34432F21D00&lt;/uuid&gt;&lt;priority&gt;34&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270CC0">
        <w:rPr>
          <w:strike/>
          <w:rPrChange w:id="900" w:author="Tim Hallett" w:date="2015-01-29T09:35:00Z">
            <w:rPr/>
          </w:rPrChange>
        </w:rPr>
        <w:fldChar w:fldCharType="separate"/>
      </w:r>
      <w:r w:rsidR="00DD041D" w:rsidRPr="00270CC0">
        <w:rPr>
          <w:strike/>
          <w:lang w:val="en-US"/>
          <w:rPrChange w:id="901" w:author="Tim Hallett" w:date="2015-01-29T09:35:00Z">
            <w:rPr>
              <w:lang w:val="en-US"/>
            </w:rPr>
          </w:rPrChange>
        </w:rPr>
        <w:t>{Klein:2014ho}</w:t>
      </w:r>
      <w:r w:rsidR="00DD041D" w:rsidRPr="00270CC0">
        <w:rPr>
          <w:strike/>
          <w:rPrChange w:id="902" w:author="Tim Hallett" w:date="2015-01-29T09:35:00Z">
            <w:rPr/>
          </w:rPrChange>
        </w:rPr>
        <w:fldChar w:fldCharType="end"/>
      </w:r>
      <w:r w:rsidR="00DD041D" w:rsidRPr="00270CC0">
        <w:rPr>
          <w:strike/>
          <w:rPrChange w:id="903" w:author="Tim Hallett" w:date="2015-01-29T09:35:00Z">
            <w:rPr/>
          </w:rPrChange>
        </w:rPr>
        <w:t xml:space="preserve">. </w:t>
      </w:r>
      <w:r w:rsidR="00AF3BF7" w:rsidRPr="00270CC0">
        <w:rPr>
          <w:strike/>
          <w:rPrChange w:id="904" w:author="Tim Hallett" w:date="2015-01-29T09:35:00Z">
            <w:rPr/>
          </w:rPrChange>
        </w:rPr>
        <w:t xml:space="preserve">This leads us to speculate that a larger proportion of individuals are initiating ART in </w:t>
      </w:r>
      <w:r w:rsidR="00510929" w:rsidRPr="00270CC0">
        <w:rPr>
          <w:strike/>
          <w:rPrChange w:id="905" w:author="Tim Hallett" w:date="2015-01-29T09:35:00Z">
            <w:rPr/>
          </w:rPrChange>
        </w:rPr>
        <w:t xml:space="preserve">South Africa as our model results indicate that </w:t>
      </w:r>
      <w:r w:rsidR="000067A3" w:rsidRPr="00270CC0">
        <w:rPr>
          <w:strike/>
          <w:rPrChange w:id="906" w:author="Tim Hallett" w:date="2015-01-29T09:35:00Z">
            <w:rPr/>
          </w:rPrChange>
        </w:rPr>
        <w:t xml:space="preserve">a similar intervention was not particularly impactful. </w:t>
      </w:r>
      <w:r w:rsidR="003846CE" w:rsidRPr="00270CC0">
        <w:rPr>
          <w:strike/>
          <w:rPrChange w:id="907" w:author="Tim Hallett" w:date="2015-01-29T09:35:00Z">
            <w:rPr/>
          </w:rPrChange>
        </w:rPr>
        <w:t>However</w:t>
      </w:r>
      <w:r w:rsidR="000067A3" w:rsidRPr="00270CC0">
        <w:rPr>
          <w:strike/>
          <w:rPrChange w:id="908" w:author="Tim Hallett" w:date="2015-01-29T09:35:00Z">
            <w:rPr/>
          </w:rPrChange>
        </w:rPr>
        <w:t xml:space="preserve">, this type of intervention becomes </w:t>
      </w:r>
      <w:r w:rsidR="007776EC" w:rsidRPr="00270CC0">
        <w:rPr>
          <w:strike/>
          <w:rPrChange w:id="909" w:author="Tim Hallett" w:date="2015-01-29T09:35:00Z">
            <w:rPr/>
          </w:rPrChange>
        </w:rPr>
        <w:t xml:space="preserve">nearly 5-fold </w:t>
      </w:r>
      <w:r w:rsidR="000067A3" w:rsidRPr="00270CC0">
        <w:rPr>
          <w:strike/>
          <w:rPrChange w:id="910" w:author="Tim Hallett" w:date="2015-01-29T09:35:00Z">
            <w:rPr/>
          </w:rPrChange>
        </w:rPr>
        <w:t xml:space="preserve">more powerful if upstream care </w:t>
      </w:r>
      <w:r w:rsidR="0063146D" w:rsidRPr="00270CC0">
        <w:rPr>
          <w:strike/>
          <w:rPrChange w:id="911" w:author="Tim Hallett" w:date="2015-01-29T09:35:00Z">
            <w:rPr/>
          </w:rPrChange>
        </w:rPr>
        <w:t>is</w:t>
      </w:r>
      <w:r w:rsidR="007776EC" w:rsidRPr="00270CC0">
        <w:rPr>
          <w:strike/>
          <w:rPrChange w:id="912" w:author="Tim Hallett" w:date="2015-01-29T09:35:00Z">
            <w:rPr/>
          </w:rPrChange>
        </w:rPr>
        <w:t xml:space="preserve"> </w:t>
      </w:r>
      <w:r w:rsidR="005C322F" w:rsidRPr="00270CC0">
        <w:rPr>
          <w:strike/>
          <w:rPrChange w:id="913" w:author="Tim Hallett" w:date="2015-01-29T09:35:00Z">
            <w:rPr/>
          </w:rPrChange>
        </w:rPr>
        <w:t>flawless</w:t>
      </w:r>
      <w:r w:rsidR="000067A3" w:rsidRPr="00270CC0">
        <w:rPr>
          <w:strike/>
          <w:rPrChange w:id="914" w:author="Tim Hallett" w:date="2015-01-29T09:35:00Z">
            <w:rPr/>
          </w:rPrChange>
        </w:rPr>
        <w:t>[</w:t>
      </w:r>
      <w:r w:rsidR="000067A3" w:rsidRPr="00270CC0">
        <w:rPr>
          <w:i/>
          <w:strike/>
          <w:rPrChange w:id="915" w:author="Tim Hallett" w:date="2015-01-29T09:35:00Z">
            <w:rPr>
              <w:i/>
            </w:rPr>
          </w:rPrChange>
        </w:rPr>
        <w:t xml:space="preserve">results </w:t>
      </w:r>
      <w:r w:rsidR="00C41D38" w:rsidRPr="00270CC0">
        <w:rPr>
          <w:i/>
          <w:strike/>
          <w:rPrChange w:id="916" w:author="Tim Hallett" w:date="2015-01-29T09:35:00Z">
            <w:rPr>
              <w:i/>
            </w:rPr>
          </w:rPrChange>
        </w:rPr>
        <w:t>not</w:t>
      </w:r>
      <w:r w:rsidR="000067A3" w:rsidRPr="00270CC0">
        <w:rPr>
          <w:i/>
          <w:strike/>
          <w:rPrChange w:id="917" w:author="Tim Hallett" w:date="2015-01-29T09:35:00Z">
            <w:rPr>
              <w:i/>
            </w:rPr>
          </w:rPrChange>
        </w:rPr>
        <w:t xml:space="preserve"> shown (in Leaks.docx)</w:t>
      </w:r>
      <w:r w:rsidR="000067A3" w:rsidRPr="00270CC0">
        <w:rPr>
          <w:strike/>
          <w:rPrChange w:id="918" w:author="Tim Hallett" w:date="2015-01-29T09:35:00Z">
            <w:rPr/>
          </w:rPrChange>
        </w:rPr>
        <w:t>].</w:t>
      </w:r>
      <w:r w:rsidR="002D7F02" w:rsidRPr="00270CC0">
        <w:rPr>
          <w:strike/>
          <w:rPrChange w:id="919" w:author="Tim Hallett" w:date="2015-01-29T09:35:00Z">
            <w:rPr/>
          </w:rPrChange>
        </w:rPr>
        <w:t xml:space="preserve"> In another mathematical model investigating</w:t>
      </w:r>
      <w:r w:rsidR="00DD041D" w:rsidRPr="00270CC0">
        <w:rPr>
          <w:strike/>
          <w:rPrChange w:id="920" w:author="Tim Hallett" w:date="2015-01-29T09:35:00Z">
            <w:rPr/>
          </w:rPrChange>
        </w:rPr>
        <w:t xml:space="preserve"> HIV testing strategies in South Africa, Bendavid </w:t>
      </w:r>
      <w:r w:rsidR="00DD041D" w:rsidRPr="00270CC0">
        <w:rPr>
          <w:i/>
          <w:strike/>
          <w:rPrChange w:id="921" w:author="Tim Hallett" w:date="2015-01-29T09:35:00Z">
            <w:rPr>
              <w:i/>
            </w:rPr>
          </w:rPrChange>
        </w:rPr>
        <w:t>et al</w:t>
      </w:r>
      <w:r w:rsidR="002D7F02" w:rsidRPr="00270CC0">
        <w:rPr>
          <w:strike/>
          <w:rPrChange w:id="922" w:author="Tim Hallett" w:date="2015-01-29T09:35:00Z">
            <w:rPr/>
          </w:rPrChange>
        </w:rPr>
        <w:t>. demonstrate</w:t>
      </w:r>
      <w:r w:rsidR="00DD041D" w:rsidRPr="00270CC0">
        <w:rPr>
          <w:strike/>
          <w:rPrChange w:id="923" w:author="Tim Hallett" w:date="2015-01-29T09:35:00Z">
            <w:rPr/>
          </w:rPrChange>
        </w:rPr>
        <w:t xml:space="preserve"> that implementing a universal test and treat strategy with enhanced linkage and retention in care would nearly double the survival benefits of a strategy with current linkage and retention rates</w:t>
      </w:r>
      <w:r w:rsidR="00DD041D" w:rsidRPr="00270CC0">
        <w:rPr>
          <w:strike/>
          <w:rPrChange w:id="924" w:author="Tim Hallett" w:date="2015-01-29T09:35:00Z">
            <w:rPr/>
          </w:rPrChange>
        </w:rPr>
        <w:fldChar w:fldCharType="begin"/>
      </w:r>
      <w:r w:rsidR="0011631F">
        <w:rPr>
          <w:strike/>
        </w:rPr>
        <w:instrText xml:space="preserve"> ADDIN PAPERS2_CITATIONS &lt;citation&gt;&lt;uuid&gt;A9D23F4C-9AF1-4C13-B2B4-91E6FF921CD6&lt;/uuid&gt;&lt;priority&gt;35&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925" w:author="Tim Hallett" w:date="2015-01-29T09:35:00Z">
            <w:rPr/>
          </w:rPrChange>
        </w:rPr>
        <w:fldChar w:fldCharType="separate"/>
      </w:r>
      <w:r w:rsidR="00DD041D" w:rsidRPr="00270CC0">
        <w:rPr>
          <w:strike/>
          <w:lang w:val="en-US"/>
          <w:rPrChange w:id="926" w:author="Tim Hallett" w:date="2015-01-29T09:35:00Z">
            <w:rPr>
              <w:lang w:val="en-US"/>
            </w:rPr>
          </w:rPrChange>
        </w:rPr>
        <w:t>{Bendavid:2010gu}</w:t>
      </w:r>
      <w:r w:rsidR="00DD041D" w:rsidRPr="00270CC0">
        <w:rPr>
          <w:strike/>
          <w:rPrChange w:id="927" w:author="Tim Hallett" w:date="2015-01-29T09:35:00Z">
            <w:rPr/>
          </w:rPrChange>
        </w:rPr>
        <w:fldChar w:fldCharType="end"/>
      </w:r>
      <w:r w:rsidR="00DD041D" w:rsidRPr="00270CC0">
        <w:rPr>
          <w:strike/>
          <w:rPrChange w:id="928" w:author="Tim Hallett" w:date="2015-01-29T09:35:00Z">
            <w:rPr/>
          </w:rPrChange>
        </w:rPr>
        <w:t xml:space="preserve">. Status quo linkage rates were 67% compared to 60% in </w:t>
      </w:r>
      <w:r w:rsidR="002D7F02" w:rsidRPr="00270CC0">
        <w:rPr>
          <w:strike/>
          <w:rPrChange w:id="929" w:author="Tim Hallett" w:date="2015-01-29T09:35:00Z">
            <w:rPr/>
          </w:rPrChange>
        </w:rPr>
        <w:t>our</w:t>
      </w:r>
      <w:r w:rsidR="00DD041D" w:rsidRPr="00270CC0">
        <w:rPr>
          <w:strike/>
          <w:rPrChange w:id="930" w:author="Tim Hallett" w:date="2015-01-29T09:35:00Z">
            <w:rPr/>
          </w:rPrChange>
        </w:rPr>
        <w:t xml:space="preserve"> results, further illustrating the importance of successfully linking patients to care</w:t>
      </w:r>
      <w:r w:rsidR="00DD041D" w:rsidRPr="00270CC0">
        <w:rPr>
          <w:strike/>
          <w:rPrChange w:id="931" w:author="Tim Hallett" w:date="2015-01-29T09:35:00Z">
            <w:rPr/>
          </w:rPrChange>
        </w:rPr>
        <w:fldChar w:fldCharType="begin"/>
      </w:r>
      <w:r w:rsidR="0011631F">
        <w:rPr>
          <w:strike/>
        </w:rPr>
        <w:instrText xml:space="preserve"> ADDIN PAPERS2_CITATIONS &lt;citation&gt;&lt;uuid&gt;439E0B8F-008C-4FEF-ABF1-C24FB5C59CBF&lt;/uuid&gt;&lt;priority&gt;36&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932" w:author="Tim Hallett" w:date="2015-01-29T09:35:00Z">
            <w:rPr/>
          </w:rPrChange>
        </w:rPr>
        <w:fldChar w:fldCharType="separate"/>
      </w:r>
      <w:r w:rsidR="00DD041D" w:rsidRPr="00270CC0">
        <w:rPr>
          <w:strike/>
          <w:lang w:val="en-US"/>
          <w:rPrChange w:id="933" w:author="Tim Hallett" w:date="2015-01-29T09:35:00Z">
            <w:rPr>
              <w:lang w:val="en-US"/>
            </w:rPr>
          </w:rPrChange>
        </w:rPr>
        <w:t>{Bendavid:2010gu}</w:t>
      </w:r>
      <w:r w:rsidR="00DD041D" w:rsidRPr="00270CC0">
        <w:rPr>
          <w:strike/>
          <w:rPrChange w:id="934" w:author="Tim Hallett" w:date="2015-01-29T09:35:00Z">
            <w:rPr/>
          </w:rPrChange>
        </w:rPr>
        <w:fldChar w:fldCharType="end"/>
      </w:r>
      <w:r w:rsidR="00DD041D" w:rsidRPr="00270CC0">
        <w:rPr>
          <w:strike/>
          <w:rPrChange w:id="935" w:author="Tim Hallett" w:date="2015-01-29T09:35:00Z">
            <w:rPr/>
          </w:rPrChange>
        </w:rPr>
        <w:t>.</w:t>
      </w:r>
    </w:p>
    <w:p w14:paraId="159AB36F" w14:textId="77777777" w:rsidR="00272A02" w:rsidRDefault="00272A02" w:rsidP="0086036A">
      <w:pPr>
        <w:pStyle w:val="normal0"/>
      </w:pPr>
    </w:p>
    <w:p w14:paraId="6AE26F4E" w14:textId="57643462" w:rsidR="006618DD" w:rsidRPr="005E53E2" w:rsidRDefault="00C224AE" w:rsidP="00615625">
      <w:pPr>
        <w:pStyle w:val="normal0"/>
        <w:ind w:firstLine="359"/>
        <w:rPr>
          <w:strike/>
          <w:rPrChange w:id="936" w:author="Tim Hallett" w:date="2015-01-28T09:34:00Z">
            <w:rPr/>
          </w:rPrChange>
        </w:rPr>
      </w:pPr>
      <w:r w:rsidRPr="005E53E2">
        <w:rPr>
          <w:strike/>
          <w:rPrChange w:id="937" w:author="Tim Hallett" w:date="2015-01-28T09:34:00Z">
            <w:rPr/>
          </w:rPrChange>
        </w:rPr>
        <w:t>While t</w:t>
      </w:r>
      <w:r w:rsidR="003867BA" w:rsidRPr="005E53E2">
        <w:rPr>
          <w:strike/>
          <w:rPrChange w:id="938" w:author="Tim Hallett" w:date="2015-01-28T09:34:00Z">
            <w:rPr/>
          </w:rPrChange>
        </w:rPr>
        <w:t xml:space="preserve">his work discusses individual interventions </w:t>
      </w:r>
      <w:r w:rsidR="0042504D" w:rsidRPr="005E53E2">
        <w:rPr>
          <w:strike/>
          <w:rPrChange w:id="939" w:author="Tim Hallett" w:date="2015-01-28T09:34:00Z">
            <w:rPr/>
          </w:rPrChange>
        </w:rPr>
        <w:t>targe</w:t>
      </w:r>
      <w:r w:rsidR="00E45EF5" w:rsidRPr="005E53E2">
        <w:rPr>
          <w:strike/>
          <w:rPrChange w:id="940" w:author="Tim Hallett" w:date="2015-01-28T09:34:00Z">
            <w:rPr/>
          </w:rPrChange>
        </w:rPr>
        <w:t>ting specific aspects of care</w:t>
      </w:r>
      <w:r w:rsidR="003867BA" w:rsidRPr="005E53E2">
        <w:rPr>
          <w:strike/>
          <w:rPrChange w:id="941" w:author="Tim Hallett" w:date="2015-01-28T09:34:00Z">
            <w:rPr/>
          </w:rPrChange>
        </w:rPr>
        <w:t xml:space="preserve">, there are often </w:t>
      </w:r>
      <w:r w:rsidR="00E45EF5" w:rsidRPr="005E53E2">
        <w:rPr>
          <w:strike/>
          <w:rPrChange w:id="942" w:author="Tim Hallett" w:date="2015-01-28T09:34:00Z">
            <w:rPr/>
          </w:rPrChange>
        </w:rPr>
        <w:t xml:space="preserve">substantial </w:t>
      </w:r>
      <w:r w:rsidR="003867BA" w:rsidRPr="005E53E2">
        <w:rPr>
          <w:strike/>
          <w:rPrChange w:id="943" w:author="Tim Hallett" w:date="2015-01-28T09:34:00Z">
            <w:rPr/>
          </w:rPrChange>
        </w:rPr>
        <w:t xml:space="preserve">differences </w:t>
      </w:r>
      <w:r w:rsidR="008531DE" w:rsidRPr="005E53E2">
        <w:rPr>
          <w:strike/>
          <w:rPrChange w:id="944" w:author="Tim Hallett" w:date="2015-01-28T09:34:00Z">
            <w:rPr/>
          </w:rPrChange>
        </w:rPr>
        <w:t>between two interventions of the same, or similar, name</w:t>
      </w:r>
      <w:r w:rsidR="008D77D6" w:rsidRPr="005E53E2">
        <w:rPr>
          <w:strike/>
          <w:rPrChange w:id="945" w:author="Tim Hallett" w:date="2015-01-28T09:34:00Z">
            <w:rPr/>
          </w:rPrChange>
        </w:rPr>
        <w:fldChar w:fldCharType="begin"/>
      </w:r>
      <w:r w:rsidR="0011631F">
        <w:rPr>
          <w:strike/>
        </w:rPr>
        <w:instrText xml:space="preserve"> ADDIN PAPERS2_CITATIONS &lt;citation&gt;&lt;uuid&gt;F8419761-FD7C-4171-9066-29C598F82937&lt;/uuid&gt;&lt;priority&gt;37&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5E53E2">
        <w:rPr>
          <w:strike/>
          <w:rPrChange w:id="946" w:author="Tim Hallett" w:date="2015-01-28T09:34:00Z">
            <w:rPr/>
          </w:rPrChange>
        </w:rPr>
        <w:fldChar w:fldCharType="separate"/>
      </w:r>
      <w:r w:rsidR="008D77D6" w:rsidRPr="005E53E2">
        <w:rPr>
          <w:strike/>
          <w:lang w:val="en-US"/>
          <w:rPrChange w:id="947" w:author="Tim Hallett" w:date="2015-01-28T09:34:00Z">
            <w:rPr>
              <w:lang w:val="en-US"/>
            </w:rPr>
          </w:rPrChange>
        </w:rPr>
        <w:t>{Barnighausen:2011cb}</w:t>
      </w:r>
      <w:r w:rsidR="008D77D6" w:rsidRPr="005E53E2">
        <w:rPr>
          <w:strike/>
          <w:rPrChange w:id="948" w:author="Tim Hallett" w:date="2015-01-28T09:34:00Z">
            <w:rPr/>
          </w:rPrChange>
        </w:rPr>
        <w:fldChar w:fldCharType="end"/>
      </w:r>
      <w:r w:rsidR="003867BA" w:rsidRPr="005E53E2">
        <w:rPr>
          <w:strike/>
          <w:rPrChange w:id="949" w:author="Tim Hallett" w:date="2015-01-28T09:34:00Z">
            <w:rPr/>
          </w:rPrChange>
        </w:rPr>
        <w:t>.</w:t>
      </w:r>
      <w:r w:rsidRPr="005E53E2">
        <w:rPr>
          <w:strike/>
          <w:rPrChange w:id="950" w:author="Tim Hallett" w:date="2015-01-28T09:34:00Z">
            <w:rPr/>
          </w:rPrChange>
        </w:rPr>
        <w:t xml:space="preserve"> For </w:t>
      </w:r>
      <w:r w:rsidR="003759E8" w:rsidRPr="005E53E2">
        <w:rPr>
          <w:strike/>
          <w:rPrChange w:id="951" w:author="Tim Hallett" w:date="2015-01-28T09:34:00Z">
            <w:rPr/>
          </w:rPrChange>
        </w:rPr>
        <w:t>example</w:t>
      </w:r>
      <w:r w:rsidRPr="005E53E2">
        <w:rPr>
          <w:strike/>
          <w:rPrChange w:id="952" w:author="Tim Hallett" w:date="2015-01-28T09:34:00Z">
            <w:rPr/>
          </w:rPrChange>
        </w:rPr>
        <w:t>,</w:t>
      </w:r>
      <w:r w:rsidR="003759E8" w:rsidRPr="005E53E2">
        <w:rPr>
          <w:strike/>
          <w:rPrChange w:id="953" w:author="Tim Hallett" w:date="2015-01-28T09:34:00Z">
            <w:rPr/>
          </w:rPrChange>
        </w:rPr>
        <w:t xml:space="preserve"> </w:t>
      </w:r>
      <w:r w:rsidR="00525D24" w:rsidRPr="005E53E2">
        <w:rPr>
          <w:strike/>
          <w:rPrChange w:id="954" w:author="Tim Hallett" w:date="2015-01-28T09:34:00Z">
            <w:rPr/>
          </w:rPrChange>
        </w:rPr>
        <w:t xml:space="preserve">in regard to </w:t>
      </w:r>
      <w:r w:rsidR="003759E8" w:rsidRPr="005E53E2">
        <w:rPr>
          <w:strike/>
          <w:rPrChange w:id="955" w:author="Tim Hallett" w:date="2015-01-28T09:34:00Z">
            <w:rPr/>
          </w:rPrChange>
        </w:rPr>
        <w:t xml:space="preserve">HBCT, two such interventions have been trialled in different locations in sub-Saharan Africa with </w:t>
      </w:r>
      <w:r w:rsidR="00525D24" w:rsidRPr="005E53E2">
        <w:rPr>
          <w:strike/>
          <w:rPrChange w:id="956" w:author="Tim Hallett" w:date="2015-01-28T09:34:00Z">
            <w:rPr/>
          </w:rPrChange>
        </w:rPr>
        <w:t xml:space="preserve">contrasting </w:t>
      </w:r>
      <w:r w:rsidR="003759E8" w:rsidRPr="005E53E2">
        <w:rPr>
          <w:strike/>
          <w:rPrChange w:id="957" w:author="Tim Hallett" w:date="2015-01-28T09:34:00Z">
            <w:rPr/>
          </w:rPrChange>
        </w:rPr>
        <w:t>results.</w:t>
      </w:r>
      <w:r w:rsidR="00582AB8" w:rsidRPr="005E53E2">
        <w:rPr>
          <w:strike/>
          <w:rPrChange w:id="958" w:author="Tim Hallett" w:date="2015-01-28T09:34:00Z">
            <w:rPr/>
          </w:rPrChange>
        </w:rPr>
        <w:t xml:space="preserve"> </w:t>
      </w:r>
      <w:r w:rsidR="00B7641A" w:rsidRPr="005E53E2">
        <w:rPr>
          <w:strike/>
          <w:rPrChange w:id="959" w:author="Tim Hallett" w:date="2015-01-28T09:34:00Z">
            <w:rPr/>
          </w:rPrChange>
        </w:rPr>
        <w:t>An intense HBCT intervention was tested in Kwazulu-Natal involving home-based HIV-testing followed by immediate POC CD4 testing and follow-up visits to facilitate linkage and adherence to care</w:t>
      </w:r>
      <w:r w:rsidR="002454A8" w:rsidRPr="005E53E2">
        <w:rPr>
          <w:strike/>
          <w:rPrChange w:id="960" w:author="Tim Hallett" w:date="2015-01-28T09:34:00Z">
            <w:rPr/>
          </w:rPrChange>
        </w:rPr>
        <w:fldChar w:fldCharType="begin"/>
      </w:r>
      <w:r w:rsidR="0011631F">
        <w:rPr>
          <w:strike/>
        </w:rPr>
        <w:instrText xml:space="preserve"> ADDIN PAPERS2_CITATIONS &lt;citation&gt;&lt;uuid&gt;53A6260C-FF6B-4BCB-9ABC-EC87472162F8&lt;/uuid&gt;&lt;priority&gt;38&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5E53E2">
        <w:rPr>
          <w:strike/>
          <w:rPrChange w:id="961" w:author="Tim Hallett" w:date="2015-01-28T09:34:00Z">
            <w:rPr/>
          </w:rPrChange>
        </w:rPr>
        <w:fldChar w:fldCharType="separate"/>
      </w:r>
      <w:r w:rsidR="002454A8" w:rsidRPr="005E53E2">
        <w:rPr>
          <w:strike/>
          <w:lang w:val="en-US"/>
          <w:rPrChange w:id="962" w:author="Tim Hallett" w:date="2015-01-28T09:34:00Z">
            <w:rPr>
              <w:lang w:val="en-US"/>
            </w:rPr>
          </w:rPrChange>
        </w:rPr>
        <w:t>{vanRooyen:2013gy}</w:t>
      </w:r>
      <w:r w:rsidR="002454A8" w:rsidRPr="005E53E2">
        <w:rPr>
          <w:strike/>
          <w:rPrChange w:id="963" w:author="Tim Hallett" w:date="2015-01-28T09:34:00Z">
            <w:rPr/>
          </w:rPrChange>
        </w:rPr>
        <w:fldChar w:fldCharType="end"/>
      </w:r>
      <w:r w:rsidR="00B7641A" w:rsidRPr="005E53E2">
        <w:rPr>
          <w:strike/>
          <w:rPrChange w:id="964" w:author="Tim Hallett" w:date="2015-01-28T09:34:00Z">
            <w:rPr/>
          </w:rPrChange>
        </w:rPr>
        <w:t>.</w:t>
      </w:r>
      <w:r w:rsidR="00427583" w:rsidRPr="005E53E2">
        <w:rPr>
          <w:strike/>
          <w:rPrChange w:id="965" w:author="Tim Hallett" w:date="2015-01-28T09:34:00Z">
            <w:rPr/>
          </w:rPrChange>
        </w:rPr>
        <w:t xml:space="preserve"> This intervention achieved 91% coverage of the community and within six months, 96% of newly diagnosed individuals had been linked to care</w:t>
      </w:r>
      <w:r w:rsidR="00427583" w:rsidRPr="005E53E2">
        <w:rPr>
          <w:strike/>
          <w:rPrChange w:id="966" w:author="Tim Hallett" w:date="2015-01-28T09:34:00Z">
            <w:rPr/>
          </w:rPrChange>
        </w:rPr>
        <w:fldChar w:fldCharType="begin"/>
      </w:r>
      <w:r w:rsidR="0011631F">
        <w:rPr>
          <w:strike/>
        </w:rPr>
        <w:instrText xml:space="preserve"> ADDIN PAPERS2_CITATIONS &lt;citation&gt;&lt;uuid&gt;5CD9A569-85D3-42E0-ADF5-94FE05F33F6C&lt;/uuid&gt;&lt;priority&gt;39&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5E53E2">
        <w:rPr>
          <w:strike/>
          <w:rPrChange w:id="967" w:author="Tim Hallett" w:date="2015-01-28T09:34:00Z">
            <w:rPr/>
          </w:rPrChange>
        </w:rPr>
        <w:fldChar w:fldCharType="separate"/>
      </w:r>
      <w:r w:rsidR="00427583" w:rsidRPr="005E53E2">
        <w:rPr>
          <w:strike/>
          <w:lang w:val="en-US"/>
          <w:rPrChange w:id="968" w:author="Tim Hallett" w:date="2015-01-28T09:34:00Z">
            <w:rPr>
              <w:lang w:val="en-US"/>
            </w:rPr>
          </w:rPrChange>
        </w:rPr>
        <w:t>{vanRooyen:2013gy}</w:t>
      </w:r>
      <w:r w:rsidR="00427583" w:rsidRPr="005E53E2">
        <w:rPr>
          <w:strike/>
          <w:rPrChange w:id="969" w:author="Tim Hallett" w:date="2015-01-28T09:34:00Z">
            <w:rPr/>
          </w:rPrChange>
        </w:rPr>
        <w:fldChar w:fldCharType="end"/>
      </w:r>
      <w:r w:rsidR="00427583" w:rsidRPr="005E53E2">
        <w:rPr>
          <w:strike/>
          <w:rPrChange w:id="970" w:author="Tim Hallett" w:date="2015-01-28T09:34:00Z">
            <w:rPr/>
          </w:rPrChange>
        </w:rPr>
        <w:t xml:space="preserve">. In </w:t>
      </w:r>
      <w:r w:rsidR="00427583" w:rsidRPr="005E53E2">
        <w:rPr>
          <w:strike/>
          <w:rPrChange w:id="971" w:author="Tim Hallett" w:date="2015-01-28T09:34:00Z">
            <w:rPr/>
          </w:rPrChange>
        </w:rPr>
        <w:lastRenderedPageBreak/>
        <w:t xml:space="preserve">contrast, </w:t>
      </w:r>
      <w:r w:rsidR="005E5D58" w:rsidRPr="005E53E2">
        <w:rPr>
          <w:strike/>
          <w:rPrChange w:id="972" w:author="Tim Hallett" w:date="2015-01-28T09:34:00Z">
            <w:rPr/>
          </w:rPrChange>
        </w:rPr>
        <w:t>an HBCT intervention trialled at another AMPATH site in Kenya, achieved coverage of 88% of the population</w:t>
      </w:r>
      <w:r w:rsidR="00810A95" w:rsidRPr="005E53E2">
        <w:rPr>
          <w:strike/>
          <w:rPrChange w:id="973" w:author="Tim Hallett" w:date="2015-01-28T09:34:00Z">
            <w:rPr/>
          </w:rPrChange>
        </w:rPr>
        <w:t>,</w:t>
      </w:r>
      <w:r w:rsidR="005E5D58" w:rsidRPr="005E53E2">
        <w:rPr>
          <w:strike/>
          <w:rPrChange w:id="974" w:author="Tim Hallett" w:date="2015-01-28T09:34:00Z">
            <w:rPr/>
          </w:rPrChange>
        </w:rPr>
        <w:t xml:space="preserve"> but among newly diagnosed individuals only 15% had been linked to care over a median of 3.4 years since diagnosis</w:t>
      </w:r>
      <w:r w:rsidR="00810A95" w:rsidRPr="005E53E2">
        <w:rPr>
          <w:strike/>
          <w:rPrChange w:id="975" w:author="Tim Hallett" w:date="2015-01-28T09:34:00Z">
            <w:rPr/>
          </w:rPrChange>
        </w:rPr>
        <w:fldChar w:fldCharType="begin"/>
      </w:r>
      <w:r w:rsidR="0011631F">
        <w:rPr>
          <w:strike/>
        </w:rPr>
        <w:instrText xml:space="preserve"> ADDIN PAPERS2_CITATIONS &lt;citation&gt;&lt;uuid&gt;88D185FA-2F76-4A0A-B1AB-B4BF6912FEC5&lt;/uuid&gt;&lt;priority&gt;40&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5E53E2">
        <w:rPr>
          <w:strike/>
          <w:rPrChange w:id="976" w:author="Tim Hallett" w:date="2015-01-28T09:34:00Z">
            <w:rPr/>
          </w:rPrChange>
        </w:rPr>
        <w:fldChar w:fldCharType="separate"/>
      </w:r>
      <w:r w:rsidR="00810A95" w:rsidRPr="005E53E2">
        <w:rPr>
          <w:strike/>
          <w:lang w:val="en-US"/>
          <w:rPrChange w:id="977" w:author="Tim Hallett" w:date="2015-01-28T09:34:00Z">
            <w:rPr>
              <w:lang w:val="en-US"/>
            </w:rPr>
          </w:rPrChange>
        </w:rPr>
        <w:t>{Genberg:2015cd}</w:t>
      </w:r>
      <w:r w:rsidR="00810A95" w:rsidRPr="005E53E2">
        <w:rPr>
          <w:strike/>
          <w:rPrChange w:id="978" w:author="Tim Hallett" w:date="2015-01-28T09:34:00Z">
            <w:rPr/>
          </w:rPrChange>
        </w:rPr>
        <w:fldChar w:fldCharType="end"/>
      </w:r>
      <w:r w:rsidR="005E5D58" w:rsidRPr="005E53E2">
        <w:rPr>
          <w:strike/>
          <w:rPrChange w:id="979" w:author="Tim Hallett" w:date="2015-01-28T09:34:00Z">
            <w:rPr/>
          </w:rPrChange>
        </w:rPr>
        <w:t>.</w:t>
      </w:r>
      <w:r w:rsidR="009A32A8" w:rsidRPr="005E53E2">
        <w:rPr>
          <w:strike/>
          <w:rPrChange w:id="980" w:author="Tim Hallett" w:date="2015-01-28T09:34:00Z">
            <w:rPr/>
          </w:rPrChange>
        </w:rPr>
        <w:t xml:space="preserve"> The difference in linkage rates between the two interventions is likely a result of the former involving</w:t>
      </w:r>
      <w:r w:rsidR="0029787C" w:rsidRPr="005E53E2">
        <w:rPr>
          <w:strike/>
          <w:rPrChange w:id="981" w:author="Tim Hallett" w:date="2015-01-28T09:34:00Z">
            <w:rPr/>
          </w:rPrChange>
        </w:rPr>
        <w:t xml:space="preserve"> a combination of</w:t>
      </w:r>
      <w:r w:rsidR="009A32A8" w:rsidRPr="005E53E2">
        <w:rPr>
          <w:strike/>
          <w:rPrChange w:id="982" w:author="Tim Hallett" w:date="2015-01-28T09:34:00Z">
            <w:rPr/>
          </w:rPrChange>
        </w:rPr>
        <w:t xml:space="preserve"> POC CD4 testing and follow-up visits to motivate indiv</w:t>
      </w:r>
      <w:r w:rsidR="00997A22" w:rsidRPr="005E53E2">
        <w:rPr>
          <w:strike/>
          <w:rPrChange w:id="983" w:author="Tim Hallett" w:date="2015-01-28T09:34:00Z">
            <w:rPr/>
          </w:rPrChange>
        </w:rPr>
        <w:t>iduals to link</w:t>
      </w:r>
      <w:r w:rsidR="006739CB" w:rsidRPr="005E53E2">
        <w:rPr>
          <w:strike/>
          <w:rPrChange w:id="984" w:author="Tim Hallett" w:date="2015-01-28T09:34:00Z">
            <w:rPr/>
          </w:rPrChange>
        </w:rPr>
        <w:t xml:space="preserve">. </w:t>
      </w:r>
      <w:r w:rsidR="00217349" w:rsidRPr="005E53E2">
        <w:rPr>
          <w:strike/>
          <w:rPrChange w:id="985" w:author="Tim Hallett" w:date="2015-01-28T09:34:00Z">
            <w:rPr/>
          </w:rPrChange>
        </w:rPr>
        <w:t>Together with our results</w:t>
      </w:r>
      <w:r w:rsidR="00C309E6" w:rsidRPr="005E53E2">
        <w:rPr>
          <w:strike/>
          <w:rPrChange w:id="986" w:author="Tim Hallett" w:date="2015-01-28T09:34:00Z">
            <w:rPr/>
          </w:rPrChange>
        </w:rPr>
        <w:t>,</w:t>
      </w:r>
      <w:r w:rsidR="00217349" w:rsidRPr="005E53E2">
        <w:rPr>
          <w:strike/>
          <w:rPrChange w:id="987" w:author="Tim Hallett" w:date="2015-01-28T09:34:00Z">
            <w:rPr/>
          </w:rPrChange>
        </w:rPr>
        <w:t xml:space="preserve"> </w:t>
      </w:r>
      <w:r w:rsidR="009715C0" w:rsidRPr="005E53E2">
        <w:rPr>
          <w:strike/>
          <w:rPrChange w:id="988" w:author="Tim Hallett" w:date="2015-01-28T09:34:00Z">
            <w:rPr/>
          </w:rPrChange>
        </w:rPr>
        <w:t>demonstrating the limited impact of HBCT in the absence of POC CD4 or perfect linkage</w:t>
      </w:r>
      <w:r w:rsidR="00E52388" w:rsidRPr="005E53E2">
        <w:rPr>
          <w:strike/>
          <w:rPrChange w:id="989" w:author="Tim Hallett" w:date="2015-01-28T09:34:00Z">
            <w:rPr/>
          </w:rPrChange>
        </w:rPr>
        <w:t>, this</w:t>
      </w:r>
      <w:r w:rsidR="009715C0" w:rsidRPr="005E53E2">
        <w:rPr>
          <w:strike/>
          <w:rPrChange w:id="990" w:author="Tim Hallett" w:date="2015-01-28T09:34:00Z">
            <w:rPr/>
          </w:rPrChange>
        </w:rPr>
        <w:t xml:space="preserve"> provide</w:t>
      </w:r>
      <w:r w:rsidR="00E52388" w:rsidRPr="005E53E2">
        <w:rPr>
          <w:strike/>
          <w:rPrChange w:id="991" w:author="Tim Hallett" w:date="2015-01-28T09:34:00Z">
            <w:rPr/>
          </w:rPrChange>
        </w:rPr>
        <w:t>s</w:t>
      </w:r>
      <w:r w:rsidR="009715C0" w:rsidRPr="005E53E2">
        <w:rPr>
          <w:strike/>
          <w:rPrChange w:id="992" w:author="Tim Hallett" w:date="2015-01-28T09:34:00Z">
            <w:rPr/>
          </w:rPrChange>
        </w:rPr>
        <w:t xml:space="preserve"> evidence to suggest that</w:t>
      </w:r>
      <w:r w:rsidR="005B38E1" w:rsidRPr="005E53E2">
        <w:rPr>
          <w:strike/>
          <w:rPrChange w:id="993" w:author="Tim Hallett" w:date="2015-01-28T09:34:00Z">
            <w:rPr/>
          </w:rPrChange>
        </w:rPr>
        <w:t xml:space="preserve"> </w:t>
      </w:r>
      <w:r w:rsidR="009715C0" w:rsidRPr="005E53E2">
        <w:rPr>
          <w:strike/>
          <w:rPrChange w:id="994" w:author="Tim Hallett" w:date="2015-01-28T09:34:00Z">
            <w:rPr/>
          </w:rPrChange>
        </w:rPr>
        <w:t>HBCT alone is</w:t>
      </w:r>
      <w:r w:rsidR="00641DA0" w:rsidRPr="005E53E2">
        <w:rPr>
          <w:strike/>
          <w:rPrChange w:id="995" w:author="Tim Hallett" w:date="2015-01-28T09:34:00Z">
            <w:rPr/>
          </w:rPrChange>
        </w:rPr>
        <w:t xml:space="preserve"> </w:t>
      </w:r>
      <w:r w:rsidR="009715C0" w:rsidRPr="005E53E2">
        <w:rPr>
          <w:strike/>
          <w:rPrChange w:id="996" w:author="Tim Hallett" w:date="2015-01-28T09:34:00Z">
            <w:rPr/>
          </w:rPrChange>
        </w:rPr>
        <w:t xml:space="preserve">not capable of generating the impact that it was </w:t>
      </w:r>
      <w:r w:rsidR="005F310F" w:rsidRPr="005E53E2">
        <w:rPr>
          <w:strike/>
          <w:rPrChange w:id="997" w:author="Tim Hallett" w:date="2015-01-28T09:34:00Z">
            <w:rPr/>
          </w:rPrChange>
        </w:rPr>
        <w:t>designed</w:t>
      </w:r>
      <w:r w:rsidR="009715C0" w:rsidRPr="005E53E2">
        <w:rPr>
          <w:strike/>
          <w:rPrChange w:id="998" w:author="Tim Hallett" w:date="2015-01-28T09:34:00Z">
            <w:rPr/>
          </w:rPrChange>
        </w:rPr>
        <w:t xml:space="preserve"> to achieve.</w:t>
      </w:r>
    </w:p>
    <w:p w14:paraId="0BD4F634" w14:textId="77777777" w:rsidR="006618DD" w:rsidRPr="005E53E2" w:rsidRDefault="006618DD" w:rsidP="00A60C56">
      <w:pPr>
        <w:pStyle w:val="normal0"/>
        <w:ind w:firstLine="720"/>
        <w:rPr>
          <w:strike/>
          <w:rPrChange w:id="999" w:author="Tim Hallett" w:date="2015-01-28T09:34:00Z">
            <w:rPr/>
          </w:rPrChange>
        </w:rPr>
      </w:pPr>
    </w:p>
    <w:p w14:paraId="03F5EDE7" w14:textId="77777777" w:rsidR="002C6106" w:rsidRPr="005E53E2" w:rsidRDefault="0059185C" w:rsidP="00A60C56">
      <w:pPr>
        <w:pStyle w:val="normal0"/>
        <w:ind w:firstLine="720"/>
        <w:rPr>
          <w:strike/>
          <w:rPrChange w:id="1000" w:author="Tim Hallett" w:date="2015-01-28T09:34:00Z">
            <w:rPr/>
          </w:rPrChange>
        </w:rPr>
      </w:pPr>
      <w:r w:rsidRPr="005E53E2">
        <w:rPr>
          <w:strike/>
          <w:rPrChange w:id="1001" w:author="Tim Hallett" w:date="2015-01-28T09:34:00Z">
            <w:rPr/>
          </w:rPrChange>
        </w:rPr>
        <w:t>Overall</w:t>
      </w:r>
      <w:r w:rsidR="005928FC" w:rsidRPr="005E53E2">
        <w:rPr>
          <w:strike/>
          <w:rPrChange w:id="1002" w:author="Tim Hallett" w:date="2015-01-28T09:34:00Z">
            <w:rPr/>
          </w:rPrChange>
        </w:rPr>
        <w:t>, the</w:t>
      </w:r>
      <w:r w:rsidR="006618DD" w:rsidRPr="005E53E2">
        <w:rPr>
          <w:strike/>
          <w:rPrChange w:id="1003" w:author="Tim Hallett" w:date="2015-01-28T09:34:00Z">
            <w:rPr/>
          </w:rPrChange>
        </w:rPr>
        <w:t xml:space="preserve"> results of these analyses resonate with the health losses reported in many ART-programmes and thus reaffirm the link between patient outcomes and suboptimal care.</w:t>
      </w:r>
      <w:r w:rsidR="005C000A" w:rsidRPr="005E53E2">
        <w:rPr>
          <w:strike/>
          <w:rPrChange w:id="1004" w:author="Tim Hallett" w:date="2015-01-28T09:34:00Z">
            <w:rPr/>
          </w:rPrChange>
        </w:rPr>
        <w:t xml:space="preserve"> When c</w:t>
      </w:r>
      <w:r w:rsidR="00A60C56" w:rsidRPr="005E53E2">
        <w:rPr>
          <w:strike/>
          <w:rPrChange w:id="1005" w:author="Tim Hallett" w:date="2015-01-28T09:34:00Z">
            <w:rPr/>
          </w:rPrChange>
        </w:rPr>
        <w:t xml:space="preserve">onsidering the distribution of care experience among </w:t>
      </w:r>
      <w:r w:rsidR="005C000A" w:rsidRPr="005E53E2">
        <w:rPr>
          <w:strike/>
          <w:rPrChange w:id="1006" w:author="Tim Hallett" w:date="2015-01-28T09:34:00Z">
            <w:rPr/>
          </w:rPrChange>
        </w:rPr>
        <w:t>HIV-related deaths in the entire population</w:t>
      </w:r>
      <w:r w:rsidR="0025030B" w:rsidRPr="005E53E2">
        <w:rPr>
          <w:strike/>
          <w:rPrChange w:id="1007" w:author="Tim Hallett" w:date="2015-01-28T09:34:00Z">
            <w:rPr/>
          </w:rPrChange>
        </w:rPr>
        <w:t>(figure 2</w:t>
      </w:r>
      <w:r w:rsidR="005C000A" w:rsidRPr="005E53E2">
        <w:rPr>
          <w:strike/>
          <w:rPrChange w:id="1008" w:author="Tim Hallett" w:date="2015-01-28T09:34:00Z">
            <w:rPr/>
          </w:rPrChange>
        </w:rPr>
        <w:t>, left</w:t>
      </w:r>
      <w:r w:rsidR="0025030B" w:rsidRPr="005E53E2">
        <w:rPr>
          <w:strike/>
          <w:rPrChange w:id="1009" w:author="Tim Hallett" w:date="2015-01-28T09:34:00Z">
            <w:rPr/>
          </w:rPrChange>
        </w:rPr>
        <w:t>), 19% of individuals were never diagnosed and 57% failed to initiate ART before death.</w:t>
      </w:r>
      <w:r w:rsidR="00A56CFF" w:rsidRPr="005E53E2">
        <w:rPr>
          <w:strike/>
          <w:rPrChange w:id="1010" w:author="Tim Hallett" w:date="2015-01-28T09:34:00Z">
            <w:rPr/>
          </w:rPrChange>
        </w:rPr>
        <w:t xml:space="preserve"> These results are in agreement with data from ALPHA sites in Rakai, Uganda, which indicate that around ~20% of deaths in 2011 </w:t>
      </w:r>
      <w:r w:rsidR="00E97007" w:rsidRPr="005E53E2">
        <w:rPr>
          <w:strike/>
          <w:rPrChange w:id="1011" w:author="Tim Hallett" w:date="2015-01-28T09:34:00Z">
            <w:rPr/>
          </w:rPrChange>
        </w:rPr>
        <w:t>were among undiagnosed individua</w:t>
      </w:r>
      <w:r w:rsidR="00A56CFF" w:rsidRPr="005E53E2">
        <w:rPr>
          <w:strike/>
          <w:rPrChange w:id="1012" w:author="Tim Hallett" w:date="2015-01-28T09:34:00Z">
            <w:rPr/>
          </w:rPrChange>
        </w:rPr>
        <w:t>ls and ~50% were among individuals tested but who never initiated ART[</w:t>
      </w:r>
      <w:r w:rsidR="00A56CFF" w:rsidRPr="005E53E2">
        <w:rPr>
          <w:i/>
          <w:strike/>
          <w:color w:val="0000FF"/>
          <w:rPrChange w:id="1013" w:author="Tim Hallett" w:date="2015-01-28T09:34:00Z">
            <w:rPr>
              <w:i/>
              <w:color w:val="0000FF"/>
            </w:rPr>
          </w:rPrChange>
        </w:rPr>
        <w:t>Slaymaker (only going off the Paris slides here – can’t find the relevant paper)</w:t>
      </w:r>
      <w:r w:rsidR="00A56CFF" w:rsidRPr="005E53E2">
        <w:rPr>
          <w:strike/>
          <w:rPrChange w:id="1014" w:author="Tim Hallett" w:date="2015-01-28T09:34:00Z">
            <w:rPr/>
          </w:rPrChange>
        </w:rPr>
        <w:t>].</w:t>
      </w:r>
      <w:r w:rsidR="005C000A" w:rsidRPr="005E53E2">
        <w:rPr>
          <w:strike/>
          <w:rPrChange w:id="1015" w:author="Tim Hallett" w:date="2015-01-28T09:34:00Z">
            <w:rPr/>
          </w:rPrChange>
        </w:rPr>
        <w:t xml:space="preserve"> This reinforces our results, indicating </w:t>
      </w:r>
      <w:r w:rsidR="0004292E" w:rsidRPr="005E53E2">
        <w:rPr>
          <w:strike/>
          <w:rPrChange w:id="1016" w:author="Tim Hallett" w:date="2015-01-28T09:34:00Z">
            <w:rPr/>
          </w:rPrChange>
        </w:rPr>
        <w:t>that mortality is</w:t>
      </w:r>
      <w:r w:rsidR="005C000A" w:rsidRPr="005E53E2">
        <w:rPr>
          <w:strike/>
          <w:rPrChange w:id="1017" w:author="Tim Hallett" w:date="2015-01-28T09:34:00Z">
            <w:rPr/>
          </w:rPrChange>
        </w:rPr>
        <w:t xml:space="preserve"> chiefly</w:t>
      </w:r>
      <w:r w:rsidR="0004292E" w:rsidRPr="005E53E2">
        <w:rPr>
          <w:strike/>
          <w:rPrChange w:id="1018" w:author="Tim Hallett" w:date="2015-01-28T09:34:00Z">
            <w:rPr/>
          </w:rPrChange>
        </w:rPr>
        <w:t xml:space="preserve"> occurring outside the clinic.</w:t>
      </w:r>
    </w:p>
    <w:p w14:paraId="0CB47590" w14:textId="77777777" w:rsidR="0004292E" w:rsidRPr="005E53E2" w:rsidRDefault="0004292E" w:rsidP="00A60C56">
      <w:pPr>
        <w:pStyle w:val="normal0"/>
        <w:ind w:firstLine="720"/>
        <w:rPr>
          <w:strike/>
          <w:rPrChange w:id="1019" w:author="Tim Hallett" w:date="2015-01-28T09:34:00Z">
            <w:rPr/>
          </w:rPrChange>
        </w:rPr>
      </w:pPr>
    </w:p>
    <w:p w14:paraId="020EC319" w14:textId="77777777" w:rsidR="00686B32" w:rsidRPr="005E53E2" w:rsidRDefault="0004292E" w:rsidP="0079710C">
      <w:pPr>
        <w:pStyle w:val="normal0"/>
        <w:ind w:firstLine="720"/>
        <w:rPr>
          <w:strike/>
          <w:rPrChange w:id="1020" w:author="Tim Hallett" w:date="2015-01-28T09:34:00Z">
            <w:rPr/>
          </w:rPrChange>
        </w:rPr>
      </w:pPr>
      <w:r w:rsidRPr="005E53E2">
        <w:rPr>
          <w:strike/>
          <w:rPrChange w:id="1021" w:author="Tim Hallett" w:date="2015-01-28T09:34:00Z">
            <w:rPr/>
          </w:rPrChange>
        </w:rPr>
        <w:t xml:space="preserve">Additionally, we illustrated that </w:t>
      </w:r>
      <w:r w:rsidR="009E3B14" w:rsidRPr="005E53E2">
        <w:rPr>
          <w:strike/>
          <w:rPrChange w:id="1022" w:author="Tim Hallett" w:date="2015-01-28T09:34:00Z">
            <w:rPr/>
          </w:rPrChange>
        </w:rPr>
        <w:t xml:space="preserve">no single </w:t>
      </w:r>
      <w:r w:rsidR="003A5024" w:rsidRPr="005E53E2">
        <w:rPr>
          <w:strike/>
          <w:rPrChange w:id="1023" w:author="Tim Hallett" w:date="2015-01-28T09:34:00Z">
            <w:rPr/>
          </w:rPrChange>
        </w:rPr>
        <w:t>intervention provide</w:t>
      </w:r>
      <w:r w:rsidR="009F20C8" w:rsidRPr="005E53E2">
        <w:rPr>
          <w:strike/>
          <w:rPrChange w:id="1024" w:author="Tim Hallett" w:date="2015-01-28T09:34:00Z">
            <w:rPr/>
          </w:rPrChange>
        </w:rPr>
        <w:t>d</w:t>
      </w:r>
      <w:r w:rsidR="003A5024" w:rsidRPr="005E53E2">
        <w:rPr>
          <w:strike/>
          <w:rPrChange w:id="1025" w:author="Tim Hallett" w:date="2015-01-28T09:34:00Z">
            <w:rPr/>
          </w:rPrChange>
        </w:rPr>
        <w:t xml:space="preserve"> </w:t>
      </w:r>
      <w:r w:rsidR="003F292F" w:rsidRPr="005E53E2">
        <w:rPr>
          <w:strike/>
          <w:rPrChange w:id="1026" w:author="Tim Hallett" w:date="2015-01-28T09:34:00Z">
            <w:rPr/>
          </w:rPrChange>
        </w:rPr>
        <w:t xml:space="preserve">large </w:t>
      </w:r>
      <w:r w:rsidR="003A5024" w:rsidRPr="005E53E2">
        <w:rPr>
          <w:strike/>
          <w:rPrChange w:id="1027" w:author="Tim Hallett" w:date="2015-01-28T09:34:00Z">
            <w:rPr/>
          </w:rPrChange>
        </w:rPr>
        <w:t>gains in patient outcomes without incurring significant costs.</w:t>
      </w:r>
      <w:r w:rsidR="00DD7CD7" w:rsidRPr="005E53E2">
        <w:rPr>
          <w:strike/>
          <w:rPrChange w:id="1028" w:author="Tim Hallett" w:date="2015-01-28T09:34:00Z">
            <w:rPr/>
          </w:rPrChange>
        </w:rPr>
        <w:t xml:space="preserve"> </w:t>
      </w:r>
      <w:r w:rsidR="00BC595A" w:rsidRPr="005E53E2">
        <w:rPr>
          <w:strike/>
          <w:rPrChange w:id="1029" w:author="Tim Hallett" w:date="2015-01-28T09:34:00Z">
            <w:rPr/>
          </w:rPrChange>
        </w:rPr>
        <w:t xml:space="preserve">The most impactful intervention, Universal Test &amp; Treat, </w:t>
      </w:r>
      <w:r w:rsidR="009F20C8" w:rsidRPr="005E53E2">
        <w:rPr>
          <w:strike/>
          <w:rPrChange w:id="1030" w:author="Tim Hallett" w:date="2015-01-28T09:34:00Z">
            <w:rPr/>
          </w:rPrChange>
        </w:rPr>
        <w:t xml:space="preserve">averted </w:t>
      </w:r>
      <w:r w:rsidR="00BC595A" w:rsidRPr="005E53E2">
        <w:rPr>
          <w:strike/>
          <w:rPrChange w:id="1031" w:author="Tim Hallett" w:date="2015-01-28T09:34:00Z">
            <w:rPr/>
          </w:rPrChange>
        </w:rPr>
        <w:t xml:space="preserve">5.59m DALYS </w:t>
      </w:r>
      <w:r w:rsidR="00E931F3" w:rsidRPr="005E53E2">
        <w:rPr>
          <w:strike/>
          <w:rPrChange w:id="1032" w:author="Tim Hallett" w:date="2015-01-28T09:34:00Z">
            <w:rPr/>
          </w:rPrChange>
        </w:rPr>
        <w:t xml:space="preserve">at a cost of $4.27b </w:t>
      </w:r>
      <w:r w:rsidR="00D73630" w:rsidRPr="005E53E2">
        <w:rPr>
          <w:strike/>
          <w:rPrChange w:id="1033" w:author="Tim Hallett" w:date="2015-01-28T09:34:00Z">
            <w:rPr/>
          </w:rPrChange>
        </w:rPr>
        <w:t xml:space="preserve">($763.86 per DALY averted). However, when compared to the maximum attainable impact scenario, in which all infected individuals are placed onto ART from 2010 onwards with perfect </w:t>
      </w:r>
      <w:r w:rsidR="0042504D" w:rsidRPr="005E53E2">
        <w:rPr>
          <w:strike/>
          <w:rPrChange w:id="1034" w:author="Tim Hallett" w:date="2015-01-28T09:34:00Z">
            <w:rPr/>
          </w:rPrChange>
        </w:rPr>
        <w:t>adherence</w:t>
      </w:r>
      <w:r w:rsidR="00D73630" w:rsidRPr="005E53E2">
        <w:rPr>
          <w:strike/>
          <w:rPrChange w:id="1035" w:author="Tim Hallett" w:date="2015-01-28T09:34:00Z">
            <w:rPr/>
          </w:rPrChange>
        </w:rPr>
        <w:t xml:space="preserve"> and retention in care, the Universal Test &amp; Treat intervention </w:t>
      </w:r>
      <w:r w:rsidR="009F20C8" w:rsidRPr="005E53E2">
        <w:rPr>
          <w:strike/>
          <w:rPrChange w:id="1036" w:author="Tim Hallett" w:date="2015-01-28T09:34:00Z">
            <w:rPr/>
          </w:rPrChange>
        </w:rPr>
        <w:t>averted</w:t>
      </w:r>
      <w:r w:rsidR="00D73630" w:rsidRPr="005E53E2">
        <w:rPr>
          <w:strike/>
          <w:rPrChange w:id="1037" w:author="Tim Hallett" w:date="2015-01-28T09:34:00Z">
            <w:rPr/>
          </w:rPrChange>
        </w:rPr>
        <w:t xml:space="preserve"> 50% of the MAI. This scenario illustrates the lowest number of DALYs that will accrue given baseline care </w:t>
      </w:r>
      <w:r w:rsidR="0029685A" w:rsidRPr="005E53E2">
        <w:rPr>
          <w:strike/>
          <w:rPrChange w:id="1038" w:author="Tim Hallett" w:date="2015-01-28T09:34:00Z">
            <w:rPr/>
          </w:rPrChange>
        </w:rPr>
        <w:t xml:space="preserve">prior to </w:t>
      </w:r>
      <w:r w:rsidR="00D73630" w:rsidRPr="005E53E2">
        <w:rPr>
          <w:strike/>
          <w:rPrChange w:id="1039" w:author="Tim Hallett" w:date="2015-01-28T09:34:00Z">
            <w:rPr/>
          </w:rPrChange>
        </w:rPr>
        <w:t>2010</w:t>
      </w:r>
      <w:r w:rsidR="007F7C15" w:rsidRPr="005E53E2">
        <w:rPr>
          <w:strike/>
          <w:rPrChange w:id="1040" w:author="Tim Hallett" w:date="2015-01-28T09:34:00Z">
            <w:rPr/>
          </w:rPrChange>
        </w:rPr>
        <w:t>, as averting 100% of DALYs accrued between 2010 and 2030 at baseline is an impossibility.</w:t>
      </w:r>
      <w:r w:rsidR="001C702B" w:rsidRPr="005E53E2">
        <w:rPr>
          <w:strike/>
          <w:rPrChange w:id="1041" w:author="Tim Hallett" w:date="2015-01-28T09:34:00Z">
            <w:rPr/>
          </w:rPrChange>
        </w:rPr>
        <w:t xml:space="preserve"> </w:t>
      </w:r>
      <w:r w:rsidR="00892F40" w:rsidRPr="005E53E2">
        <w:rPr>
          <w:strike/>
          <w:rPrChange w:id="1042" w:author="Tim Hallett" w:date="2015-01-28T09:34:00Z">
            <w:rPr/>
          </w:rPrChange>
        </w:rPr>
        <w:t>Obtaining an MAI value higher than 50% would require the combination of a Universal Test &amp; Treat strategy with ART adherence and outreach interventions to prevent long-term losses from ART care.</w:t>
      </w:r>
      <w:r w:rsidR="0059185C" w:rsidRPr="005E53E2">
        <w:rPr>
          <w:strike/>
          <w:rPrChange w:id="1043" w:author="Tim Hallett" w:date="2015-01-28T09:34:00Z">
            <w:rPr/>
          </w:rPrChange>
        </w:rPr>
        <w:t xml:space="preserve"> </w:t>
      </w:r>
      <w:r w:rsidR="001C702B" w:rsidRPr="005E53E2">
        <w:rPr>
          <w:strike/>
          <w:rPrChange w:id="1044" w:author="Tim Hallett" w:date="2015-01-28T09:34:00Z">
            <w:rPr/>
          </w:rPrChange>
        </w:rPr>
        <w:t>However</w:t>
      </w:r>
      <w:r w:rsidR="00005D41" w:rsidRPr="005E53E2">
        <w:rPr>
          <w:strike/>
          <w:rPrChange w:id="1045" w:author="Tim Hallett" w:date="2015-01-28T09:34:00Z">
            <w:rPr/>
          </w:rPrChange>
        </w:rPr>
        <w:t xml:space="preserve">, through the use of a combination of interventions </w:t>
      </w:r>
      <w:r w:rsidR="0042504D" w:rsidRPr="005E53E2">
        <w:rPr>
          <w:strike/>
          <w:rPrChange w:id="1046" w:author="Tim Hallett" w:date="2015-01-28T09:34:00Z">
            <w:rPr/>
          </w:rPrChange>
        </w:rPr>
        <w:t>targeting</w:t>
      </w:r>
      <w:r w:rsidR="00005D41" w:rsidRPr="005E53E2">
        <w:rPr>
          <w:strike/>
          <w:rPrChange w:id="1047" w:author="Tim Hallett" w:date="2015-01-28T09:34:00Z">
            <w:rPr/>
          </w:rPrChange>
        </w:rPr>
        <w:t xml:space="preserve"> </w:t>
      </w:r>
      <w:r w:rsidR="00546B4A" w:rsidRPr="005E53E2">
        <w:rPr>
          <w:strike/>
          <w:rPrChange w:id="1048" w:author="Tim Hallett" w:date="2015-01-28T09:34:00Z">
            <w:rPr/>
          </w:rPrChange>
        </w:rPr>
        <w:t xml:space="preserve">both </w:t>
      </w:r>
      <w:r w:rsidR="00005D41" w:rsidRPr="005E53E2">
        <w:rPr>
          <w:strike/>
          <w:rPrChange w:id="1049" w:author="Tim Hallett" w:date="2015-01-28T09:34:00Z">
            <w:rPr/>
          </w:rPrChange>
        </w:rPr>
        <w:t>pre-ART and ART care</w:t>
      </w:r>
      <w:r w:rsidR="00546B4A" w:rsidRPr="005E53E2">
        <w:rPr>
          <w:strike/>
          <w:rPrChange w:id="1050" w:author="Tim Hallett" w:date="2015-01-28T09:34:00Z">
            <w:rPr/>
          </w:rPrChange>
        </w:rPr>
        <w:t>, 88% of the DALYs averted by the Universal Test and Treat intervention can be achieved at 44% of the cost per DALY averted (</w:t>
      </w:r>
      <w:r w:rsidR="004F314A" w:rsidRPr="005E53E2">
        <w:rPr>
          <w:strike/>
          <w:rPrChange w:id="1051" w:author="Tim Hallett" w:date="2015-01-28T09:34:00Z">
            <w:rPr/>
          </w:rPrChange>
        </w:rPr>
        <w:t>table 3</w:t>
      </w:r>
      <w:r w:rsidR="0059185C" w:rsidRPr="005E53E2">
        <w:rPr>
          <w:strike/>
          <w:rPrChange w:id="1052" w:author="Tim Hallett" w:date="2015-01-28T09:34:00Z">
            <w:rPr/>
          </w:rPrChange>
        </w:rPr>
        <w:t>)</w:t>
      </w:r>
      <w:r w:rsidR="00255586" w:rsidRPr="005E53E2">
        <w:rPr>
          <w:strike/>
          <w:rPrChange w:id="1053" w:author="Tim Hallett" w:date="2015-01-28T09:34:00Z">
            <w:rPr/>
          </w:rPrChange>
        </w:rPr>
        <w:t>.</w:t>
      </w:r>
      <w:r w:rsidR="00D6526B" w:rsidRPr="005E53E2">
        <w:rPr>
          <w:strike/>
          <w:rPrChange w:id="1054" w:author="Tim Hallett" w:date="2015-01-28T09:34:00Z">
            <w:rPr/>
          </w:rPrChange>
        </w:rPr>
        <w:t xml:space="preserve"> Yet, this combination of interventions </w:t>
      </w:r>
      <w:r w:rsidR="00FB5948" w:rsidRPr="005E53E2">
        <w:rPr>
          <w:strike/>
          <w:rPrChange w:id="1055" w:author="Tim Hallett" w:date="2015-01-28T09:34:00Z">
            <w:rPr/>
          </w:rPrChange>
        </w:rPr>
        <w:t>was</w:t>
      </w:r>
      <w:r w:rsidR="00D6526B" w:rsidRPr="005E53E2">
        <w:rPr>
          <w:strike/>
          <w:rPrChange w:id="1056" w:author="Tim Hallett" w:date="2015-01-28T09:34:00Z">
            <w:rPr/>
          </w:rPrChange>
        </w:rPr>
        <w:t xml:space="preserve"> only able to avert 39% o</w:t>
      </w:r>
      <w:r w:rsidR="00E91FA6" w:rsidRPr="005E53E2">
        <w:rPr>
          <w:strike/>
          <w:rPrChange w:id="1057" w:author="Tim Hallett" w:date="2015-01-28T09:34:00Z">
            <w:rPr/>
          </w:rPrChange>
        </w:rPr>
        <w:t>f the maximum attainable impact;</w:t>
      </w:r>
      <w:r w:rsidR="00D6526B" w:rsidRPr="005E53E2">
        <w:rPr>
          <w:strike/>
          <w:rPrChange w:id="1058" w:author="Tim Hallett" w:date="2015-01-28T09:34:00Z">
            <w:rPr/>
          </w:rPrChange>
        </w:rPr>
        <w:t xml:space="preserve"> due to the lack of any interventions </w:t>
      </w:r>
      <w:r w:rsidR="0042504D" w:rsidRPr="005E53E2">
        <w:rPr>
          <w:strike/>
          <w:rPrChange w:id="1059" w:author="Tim Hallett" w:date="2015-01-28T09:34:00Z">
            <w:rPr/>
          </w:rPrChange>
        </w:rPr>
        <w:t>targeting</w:t>
      </w:r>
      <w:r w:rsidR="00D6526B" w:rsidRPr="005E53E2">
        <w:rPr>
          <w:strike/>
          <w:rPrChange w:id="1060" w:author="Tim Hallett" w:date="2015-01-28T09:34:00Z">
            <w:rPr/>
          </w:rPrChange>
        </w:rPr>
        <w:t xml:space="preserve"> HIV-testing</w:t>
      </w:r>
      <w:r w:rsidR="00355C53" w:rsidRPr="005E53E2">
        <w:rPr>
          <w:strike/>
          <w:rPrChange w:id="1061" w:author="Tim Hallett" w:date="2015-01-28T09:34:00Z">
            <w:rPr/>
          </w:rPrChange>
        </w:rPr>
        <w:t xml:space="preserve">, </w:t>
      </w:r>
      <w:r w:rsidR="00D6526B" w:rsidRPr="005E53E2">
        <w:rPr>
          <w:strike/>
          <w:rPrChange w:id="1062" w:author="Tim Hallett" w:date="2015-01-28T09:34:00Z">
            <w:rPr/>
          </w:rPrChange>
        </w:rPr>
        <w:t>as these ha</w:t>
      </w:r>
      <w:r w:rsidR="00355C53" w:rsidRPr="005E53E2">
        <w:rPr>
          <w:strike/>
          <w:rPrChange w:id="1063" w:author="Tim Hallett" w:date="2015-01-28T09:34:00Z">
            <w:rPr/>
          </w:rPrChange>
        </w:rPr>
        <w:t>ve a high cost per DALY averted (table 3)</w:t>
      </w:r>
      <w:r w:rsidR="00D6526B" w:rsidRPr="005E53E2">
        <w:rPr>
          <w:strike/>
          <w:rPrChange w:id="1064" w:author="Tim Hallett" w:date="2015-01-28T09:34:00Z">
            <w:rPr/>
          </w:rPrChange>
        </w:rPr>
        <w:t>. Consequently, t</w:t>
      </w:r>
      <w:r w:rsidRPr="005E53E2">
        <w:rPr>
          <w:strike/>
          <w:rPrChange w:id="1065" w:author="Tim Hallett" w:date="2015-01-28T09:34:00Z">
            <w:rPr/>
          </w:rPrChange>
        </w:rPr>
        <w:t>his indicates that intervening at multiple points to strengthen care is almost as effective as removing pre-ART care in its entirety</w:t>
      </w:r>
      <w:r w:rsidR="000D2A31" w:rsidRPr="005E53E2">
        <w:rPr>
          <w:strike/>
          <w:rPrChange w:id="1066" w:author="Tim Hallett" w:date="2015-01-28T09:34:00Z">
            <w:rPr/>
          </w:rPrChange>
        </w:rPr>
        <w:t xml:space="preserve">, such as in the Immediate ART or Universal Test &amp; Treat </w:t>
      </w:r>
      <w:r w:rsidR="0059185C" w:rsidRPr="005E53E2">
        <w:rPr>
          <w:strike/>
          <w:rPrChange w:id="1067" w:author="Tim Hallett" w:date="2015-01-28T09:34:00Z">
            <w:rPr/>
          </w:rPrChange>
        </w:rPr>
        <w:t xml:space="preserve">strategies, but without depriving patients of the ancillary benefits </w:t>
      </w:r>
      <w:r w:rsidR="00043932" w:rsidRPr="005E53E2">
        <w:rPr>
          <w:strike/>
          <w:rPrChange w:id="1068" w:author="Tim Hallett" w:date="2015-01-28T09:34:00Z">
            <w:rPr/>
          </w:rPrChange>
        </w:rPr>
        <w:t>provided by</w:t>
      </w:r>
      <w:r w:rsidR="0059185C" w:rsidRPr="005E53E2">
        <w:rPr>
          <w:strike/>
          <w:rPrChange w:id="1069" w:author="Tim Hallett" w:date="2015-01-28T09:34:00Z">
            <w:rPr/>
          </w:rPrChange>
        </w:rPr>
        <w:t xml:space="preserve"> pre-ART care</w:t>
      </w:r>
      <w:r w:rsidR="000D2A31" w:rsidRPr="005E53E2">
        <w:rPr>
          <w:strike/>
          <w:rPrChange w:id="1070" w:author="Tim Hallett" w:date="2015-01-28T09:34:00Z">
            <w:rPr/>
          </w:rPrChange>
        </w:rPr>
        <w:t>.</w:t>
      </w:r>
      <w:r w:rsidR="00E52B39" w:rsidRPr="005E53E2">
        <w:rPr>
          <w:strike/>
          <w:rPrChange w:id="1071" w:author="Tim Hallett" w:date="2015-01-28T09:34:00Z">
            <w:rPr/>
          </w:rPrChange>
        </w:rPr>
        <w:t xml:space="preserve"> However, little is known about the long-term impacts of immediate ART on patient retention and adherence; but the recently published early results of the RapIT trial in South Africa evaluating the effect of immediate ART initiation on ART uptake illustrate that 88% of enrolled patients were virally suppressed six months after treatment initiation[</w:t>
      </w:r>
      <w:r w:rsidR="00E52B39" w:rsidRPr="005E53E2">
        <w:rPr>
          <w:i/>
          <w:strike/>
          <w:color w:val="FF0000"/>
          <w:rPrChange w:id="1072" w:author="Tim Hallett" w:date="2015-01-28T09:34:00Z">
            <w:rPr>
              <w:i/>
              <w:color w:val="FF0000"/>
            </w:rPr>
          </w:rPrChange>
        </w:rPr>
        <w:t>Rosen et al.</w:t>
      </w:r>
      <w:r w:rsidR="00DE2511" w:rsidRPr="005E53E2">
        <w:rPr>
          <w:i/>
          <w:strike/>
          <w:color w:val="FF0000"/>
          <w:rPrChange w:id="1073" w:author="Tim Hallett" w:date="2015-01-28T09:34:00Z">
            <w:rPr>
              <w:i/>
              <w:color w:val="FF0000"/>
            </w:rPr>
          </w:rPrChange>
        </w:rPr>
        <w:t xml:space="preserve"> (2015).</w:t>
      </w:r>
      <w:r w:rsidR="00E52B39" w:rsidRPr="005E53E2">
        <w:rPr>
          <w:i/>
          <w:strike/>
          <w:color w:val="FF0000"/>
          <w:rPrChange w:id="1074" w:author="Tim Hallett" w:date="2015-01-28T09:34:00Z">
            <w:rPr>
              <w:i/>
              <w:color w:val="FF0000"/>
            </w:rPr>
          </w:rPrChange>
        </w:rPr>
        <w:t xml:space="preserve"> Confidential. Unpublished</w:t>
      </w:r>
      <w:r w:rsidR="00E52B39" w:rsidRPr="005E53E2">
        <w:rPr>
          <w:strike/>
          <w:rPrChange w:id="1075" w:author="Tim Hallett" w:date="2015-01-28T09:34:00Z">
            <w:rPr/>
          </w:rPrChange>
        </w:rPr>
        <w:t>].</w:t>
      </w:r>
    </w:p>
    <w:p w14:paraId="0B5F48E3" w14:textId="77777777" w:rsidR="00C22FA6" w:rsidRPr="005E53E2" w:rsidRDefault="00C22FA6" w:rsidP="00686B32">
      <w:pPr>
        <w:pStyle w:val="normal0"/>
        <w:ind w:firstLine="720"/>
        <w:rPr>
          <w:strike/>
          <w:rPrChange w:id="1076" w:author="Tim Hallett" w:date="2015-01-28T09:34:00Z">
            <w:rPr/>
          </w:rPrChange>
        </w:rPr>
      </w:pPr>
    </w:p>
    <w:p w14:paraId="617BE5C9" w14:textId="680716BD" w:rsidR="00E104C3" w:rsidRPr="005E53E2" w:rsidRDefault="00C22FA6" w:rsidP="00C04CD1">
      <w:pPr>
        <w:pStyle w:val="normal0"/>
        <w:ind w:firstLine="720"/>
        <w:rPr>
          <w:strike/>
          <w:rPrChange w:id="1077" w:author="Tim Hallett" w:date="2015-01-28T09:34:00Z">
            <w:rPr/>
          </w:rPrChange>
        </w:rPr>
      </w:pPr>
      <w:r w:rsidRPr="005E53E2">
        <w:rPr>
          <w:strike/>
          <w:rPrChange w:id="1078" w:author="Tim Hallett" w:date="2015-01-28T09:34:00Z">
            <w:rPr/>
          </w:rPrChange>
        </w:rPr>
        <w:t xml:space="preserve">Interestingly, the distribution of care experience among deceased individuals when </w:t>
      </w:r>
      <w:r w:rsidR="00ED536F" w:rsidRPr="005E53E2">
        <w:rPr>
          <w:strike/>
          <w:rPrChange w:id="1079" w:author="Tim Hallett" w:date="2015-01-28T09:34:00Z">
            <w:rPr/>
          </w:rPrChange>
        </w:rPr>
        <w:t xml:space="preserve">the combination </w:t>
      </w:r>
      <w:r w:rsidRPr="005E53E2">
        <w:rPr>
          <w:strike/>
          <w:rPrChange w:id="1080" w:author="Tim Hallett" w:date="2015-01-28T09:34:00Z">
            <w:rPr/>
          </w:rPrChange>
        </w:rPr>
        <w:t xml:space="preserve">of interventions </w:t>
      </w:r>
      <w:r w:rsidR="00745D86" w:rsidRPr="005E53E2">
        <w:rPr>
          <w:strike/>
          <w:rPrChange w:id="1081" w:author="Tim Hallett" w:date="2015-01-28T09:34:00Z">
            <w:rPr/>
          </w:rPrChange>
        </w:rPr>
        <w:t xml:space="preserve">was </w:t>
      </w:r>
      <w:r w:rsidR="00E9309E" w:rsidRPr="005E53E2">
        <w:rPr>
          <w:strike/>
          <w:rPrChange w:id="1082" w:author="Tim Hallett" w:date="2015-01-28T09:34:00Z">
            <w:rPr/>
          </w:rPrChange>
        </w:rPr>
        <w:t xml:space="preserve">compared </w:t>
      </w:r>
      <w:r w:rsidR="00ED536F" w:rsidRPr="005E53E2">
        <w:rPr>
          <w:strike/>
          <w:rPrChange w:id="1083" w:author="Tim Hallett" w:date="2015-01-28T09:34:00Z">
            <w:rPr/>
          </w:rPrChange>
        </w:rPr>
        <w:t>to</w:t>
      </w:r>
      <w:r w:rsidRPr="005E53E2">
        <w:rPr>
          <w:strike/>
          <w:rPrChange w:id="1084" w:author="Tim Hallett" w:date="2015-01-28T09:34:00Z">
            <w:rPr/>
          </w:rPrChange>
        </w:rPr>
        <w:t xml:space="preserve"> </w:t>
      </w:r>
      <w:r w:rsidR="00E9309E" w:rsidRPr="005E53E2">
        <w:rPr>
          <w:strike/>
          <w:rPrChange w:id="1085" w:author="Tim Hallett" w:date="2015-01-28T09:34:00Z">
            <w:rPr/>
          </w:rPrChange>
        </w:rPr>
        <w:t xml:space="preserve">a </w:t>
      </w:r>
      <w:r w:rsidRPr="005E53E2">
        <w:rPr>
          <w:strike/>
          <w:rPrChange w:id="1086" w:author="Tim Hallett" w:date="2015-01-28T09:34:00Z">
            <w:rPr/>
          </w:rPrChange>
        </w:rPr>
        <w:t xml:space="preserve">Universal Test &amp; Treat </w:t>
      </w:r>
      <w:r w:rsidR="00E9309E" w:rsidRPr="005E53E2">
        <w:rPr>
          <w:strike/>
          <w:rPrChange w:id="1087" w:author="Tim Hallett" w:date="2015-01-28T09:34:00Z">
            <w:rPr/>
          </w:rPrChange>
        </w:rPr>
        <w:t xml:space="preserve">strategy </w:t>
      </w:r>
      <w:r w:rsidRPr="005E53E2">
        <w:rPr>
          <w:strike/>
          <w:rPrChange w:id="1088" w:author="Tim Hallett" w:date="2015-01-28T09:34:00Z">
            <w:rPr/>
          </w:rPrChange>
        </w:rPr>
        <w:t>highlights</w:t>
      </w:r>
      <w:r w:rsidR="00E9309E" w:rsidRPr="005E53E2">
        <w:rPr>
          <w:strike/>
          <w:rPrChange w:id="1089" w:author="Tim Hallett" w:date="2015-01-28T09:34:00Z">
            <w:rPr/>
          </w:rPrChange>
        </w:rPr>
        <w:t>,</w:t>
      </w:r>
      <w:r w:rsidRPr="005E53E2">
        <w:rPr>
          <w:strike/>
          <w:rPrChange w:id="1090" w:author="Tim Hallett" w:date="2015-01-28T09:34:00Z">
            <w:rPr/>
          </w:rPrChange>
        </w:rPr>
        <w:t xml:space="preserve"> how both strategies significantly reduce</w:t>
      </w:r>
      <w:r w:rsidR="00745D86" w:rsidRPr="005E53E2">
        <w:rPr>
          <w:strike/>
          <w:rPrChange w:id="1091" w:author="Tim Hallett" w:date="2015-01-28T09:34:00Z">
            <w:rPr/>
          </w:rPrChange>
        </w:rPr>
        <w:t>d</w:t>
      </w:r>
      <w:r w:rsidRPr="005E53E2">
        <w:rPr>
          <w:strike/>
          <w:rPrChange w:id="1092" w:author="Tim Hallett" w:date="2015-01-28T09:34:00Z">
            <w:rPr/>
          </w:rPrChange>
        </w:rPr>
        <w:t xml:space="preserve"> HIV mortality</w:t>
      </w:r>
      <w:r w:rsidR="00347F2E" w:rsidRPr="005E53E2">
        <w:rPr>
          <w:strike/>
          <w:rPrChange w:id="1093" w:author="Tim Hallett" w:date="2015-01-28T09:34:00Z">
            <w:rPr/>
          </w:rPrChange>
        </w:rPr>
        <w:t xml:space="preserve"> in comparison to baseline,</w:t>
      </w:r>
      <w:r w:rsidRPr="005E53E2">
        <w:rPr>
          <w:strike/>
          <w:rPrChange w:id="1094" w:author="Tim Hallett" w:date="2015-01-28T09:34:00Z">
            <w:rPr/>
          </w:rPrChange>
        </w:rPr>
        <w:t xml:space="preserve"> but </w:t>
      </w:r>
      <w:r w:rsidR="00770CB9" w:rsidRPr="005E53E2">
        <w:rPr>
          <w:strike/>
          <w:rPrChange w:id="1095" w:author="Tim Hallett" w:date="2015-01-28T09:34:00Z">
            <w:rPr/>
          </w:rPrChange>
        </w:rPr>
        <w:t xml:space="preserve">through different </w:t>
      </w:r>
      <w:r w:rsidR="003A3FD3" w:rsidRPr="005E53E2">
        <w:rPr>
          <w:strike/>
          <w:rPrChange w:id="1096" w:author="Tim Hallett" w:date="2015-01-28T09:34:00Z">
            <w:rPr/>
          </w:rPrChange>
        </w:rPr>
        <w:t>mechanisms</w:t>
      </w:r>
      <w:r w:rsidR="00770CB9" w:rsidRPr="005E53E2">
        <w:rPr>
          <w:strike/>
          <w:rPrChange w:id="1097" w:author="Tim Hallett" w:date="2015-01-28T09:34:00Z">
            <w:rPr/>
          </w:rPrChange>
        </w:rPr>
        <w:t xml:space="preserve">(figure </w:t>
      </w:r>
      <w:r w:rsidR="00DE71B5" w:rsidRPr="005E53E2">
        <w:rPr>
          <w:strike/>
          <w:rPrChange w:id="1098" w:author="Tim Hallett" w:date="2015-01-28T09:34:00Z">
            <w:rPr/>
          </w:rPrChange>
        </w:rPr>
        <w:t>4</w:t>
      </w:r>
      <w:r w:rsidR="00770CB9" w:rsidRPr="005E53E2">
        <w:rPr>
          <w:strike/>
          <w:rPrChange w:id="1099" w:author="Tim Hallett" w:date="2015-01-28T09:34:00Z">
            <w:rPr/>
          </w:rPrChange>
        </w:rPr>
        <w:t>).</w:t>
      </w:r>
      <w:r w:rsidR="000701E1" w:rsidRPr="005E53E2">
        <w:rPr>
          <w:strike/>
          <w:rPrChange w:id="1100" w:author="Tim Hallett" w:date="2015-01-28T09:34:00Z">
            <w:rPr/>
          </w:rPrChange>
        </w:rPr>
        <w:t xml:space="preserve"> We see that the combination of interventions </w:t>
      </w:r>
      <w:r w:rsidR="009B6972" w:rsidRPr="005E53E2">
        <w:rPr>
          <w:strike/>
          <w:rPrChange w:id="1101" w:author="Tim Hallett" w:date="2015-01-28T09:34:00Z">
            <w:rPr/>
          </w:rPrChange>
        </w:rPr>
        <w:t>was</w:t>
      </w:r>
      <w:r w:rsidR="000701E1" w:rsidRPr="005E53E2">
        <w:rPr>
          <w:strike/>
          <w:rPrChange w:id="1102" w:author="Tim Hallett" w:date="2015-01-28T09:34:00Z">
            <w:rPr/>
          </w:rPrChange>
        </w:rPr>
        <w:t xml:space="preserve"> able to reduce the proportion of HIV-related deaths among individuals who were diagnosed but never initiated ART, but as none of the interventions enhance HIV-testing a similar proportion of individuals decease</w:t>
      </w:r>
      <w:r w:rsidR="002246D7" w:rsidRPr="005E53E2">
        <w:rPr>
          <w:strike/>
          <w:rPrChange w:id="1103" w:author="Tim Hallett" w:date="2015-01-28T09:34:00Z">
            <w:rPr/>
          </w:rPrChange>
        </w:rPr>
        <w:t>,</w:t>
      </w:r>
      <w:r w:rsidR="000701E1" w:rsidRPr="005E53E2">
        <w:rPr>
          <w:strike/>
          <w:rPrChange w:id="1104" w:author="Tim Hallett" w:date="2015-01-28T09:34:00Z">
            <w:rPr/>
          </w:rPrChange>
        </w:rPr>
        <w:t xml:space="preserve"> without being diagnosed</w:t>
      </w:r>
      <w:r w:rsidR="002246D7" w:rsidRPr="005E53E2">
        <w:rPr>
          <w:strike/>
          <w:rPrChange w:id="1105" w:author="Tim Hallett" w:date="2015-01-28T09:34:00Z">
            <w:rPr/>
          </w:rPrChange>
        </w:rPr>
        <w:t>,</w:t>
      </w:r>
      <w:r w:rsidR="000701E1" w:rsidRPr="005E53E2">
        <w:rPr>
          <w:strike/>
          <w:rPrChange w:id="1106" w:author="Tim Hallett" w:date="2015-01-28T09:34:00Z">
            <w:rPr/>
          </w:rPrChange>
        </w:rPr>
        <w:t xml:space="preserve"> to the baseline scenario.</w:t>
      </w:r>
      <w:r w:rsidR="0022518A" w:rsidRPr="005E53E2">
        <w:rPr>
          <w:strike/>
          <w:rPrChange w:id="1107" w:author="Tim Hallett" w:date="2015-01-28T09:34:00Z">
            <w:rPr/>
          </w:rPrChange>
        </w:rPr>
        <w:t xml:space="preserve"> In contrast, in the Universal Test &amp; Treat intervention only 13% of individuals who suffered an HIV-related death never initiated ART</w:t>
      </w:r>
      <w:r w:rsidR="00677BF5" w:rsidRPr="005E53E2">
        <w:rPr>
          <w:strike/>
          <w:rPrChange w:id="1108" w:author="Tim Hallett" w:date="2015-01-28T09:34:00Z">
            <w:rPr/>
          </w:rPrChange>
        </w:rPr>
        <w:t>;</w:t>
      </w:r>
      <w:r w:rsidR="00327F22" w:rsidRPr="005E53E2">
        <w:rPr>
          <w:strike/>
          <w:rPrChange w:id="1109" w:author="Tim Hallett" w:date="2015-01-28T09:34:00Z">
            <w:rPr/>
          </w:rPrChange>
        </w:rPr>
        <w:t xml:space="preserve"> with the vast majority (51%) lost from ART care before death.</w:t>
      </w:r>
      <w:r w:rsidR="00975BB8" w:rsidRPr="005E53E2">
        <w:rPr>
          <w:strike/>
          <w:rPrChange w:id="1110" w:author="Tim Hallett" w:date="2015-01-28T09:34:00Z">
            <w:rPr/>
          </w:rPrChange>
        </w:rPr>
        <w:t xml:space="preserve"> Therefore, the total person-time spent on ART</w:t>
      </w:r>
      <w:r w:rsidR="00B119F2" w:rsidRPr="005E53E2">
        <w:rPr>
          <w:strike/>
          <w:rPrChange w:id="1111" w:author="Tim Hallett" w:date="2015-01-28T09:34:00Z">
            <w:rPr/>
          </w:rPrChange>
        </w:rPr>
        <w:t xml:space="preserve"> </w:t>
      </w:r>
      <w:r w:rsidR="00975BB8" w:rsidRPr="005E53E2">
        <w:rPr>
          <w:strike/>
          <w:rPrChange w:id="1112" w:author="Tim Hallett" w:date="2015-01-28T09:34:00Z">
            <w:rPr/>
          </w:rPrChange>
        </w:rPr>
        <w:t>by individuals in the Universal Test &amp; Treat intervention exceed</w:t>
      </w:r>
      <w:r w:rsidR="00920268" w:rsidRPr="005E53E2">
        <w:rPr>
          <w:strike/>
          <w:rPrChange w:id="1113" w:author="Tim Hallett" w:date="2015-01-28T09:34:00Z">
            <w:rPr/>
          </w:rPrChange>
        </w:rPr>
        <w:t>ed</w:t>
      </w:r>
      <w:r w:rsidR="00975BB8" w:rsidRPr="005E53E2">
        <w:rPr>
          <w:strike/>
          <w:rPrChange w:id="1114" w:author="Tim Hallett" w:date="2015-01-28T09:34:00Z">
            <w:rPr/>
          </w:rPrChange>
        </w:rPr>
        <w:t xml:space="preserve"> that of individuals in the combination intervention </w:t>
      </w:r>
      <w:r w:rsidR="00975BB8" w:rsidRPr="005E53E2">
        <w:rPr>
          <w:strike/>
          <w:rPrChange w:id="1115" w:author="Tim Hallett" w:date="2015-01-28T09:34:00Z">
            <w:rPr/>
          </w:rPrChange>
        </w:rPr>
        <w:lastRenderedPageBreak/>
        <w:t>scenario, this is reflected by the increased cost of Universal Test &amp; Treat and the larger proportion of cost t</w:t>
      </w:r>
      <w:r w:rsidR="009C303D" w:rsidRPr="005E53E2">
        <w:rPr>
          <w:strike/>
          <w:rPrChange w:id="1116" w:author="Tim Hallett" w:date="2015-01-28T09:34:00Z">
            <w:rPr/>
          </w:rPrChange>
        </w:rPr>
        <w:t>hat is attributable to ART care. Consequently, the combination of interventions results in fewer person-years on ART, reducing the likelihood of resistance through failure to adhere to treatment</w:t>
      </w:r>
      <w:r w:rsidR="009C303D" w:rsidRPr="005E53E2">
        <w:rPr>
          <w:strike/>
          <w:rPrChange w:id="1117" w:author="Tim Hallett" w:date="2015-01-28T09:34:00Z">
            <w:rPr/>
          </w:rPrChange>
        </w:rPr>
        <w:fldChar w:fldCharType="begin"/>
      </w:r>
      <w:r w:rsidR="0011631F">
        <w:rPr>
          <w:strike/>
        </w:rPr>
        <w:instrText xml:space="preserve"> ADDIN PAPERS2_CITATIONS &lt;citation&gt;&lt;uuid&gt;5AE397C7-48AC-4CE5-9C66-7CDFCDBF39F8&lt;/uuid&gt;&lt;priority&gt;41&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5E53E2">
        <w:rPr>
          <w:strike/>
          <w:rPrChange w:id="1118" w:author="Tim Hallett" w:date="2015-01-28T09:34:00Z">
            <w:rPr/>
          </w:rPrChange>
        </w:rPr>
        <w:fldChar w:fldCharType="separate"/>
      </w:r>
      <w:r w:rsidR="009C303D" w:rsidRPr="005E53E2">
        <w:rPr>
          <w:strike/>
          <w:lang w:val="en-US"/>
          <w:rPrChange w:id="1119" w:author="Tim Hallett" w:date="2015-01-28T09:34:00Z">
            <w:rPr>
              <w:lang w:val="en-US"/>
            </w:rPr>
          </w:rPrChange>
        </w:rPr>
        <w:t>{Oyugi:2007fs}</w:t>
      </w:r>
      <w:r w:rsidR="009C303D" w:rsidRPr="005E53E2">
        <w:rPr>
          <w:strike/>
          <w:rPrChange w:id="1120" w:author="Tim Hallett" w:date="2015-01-28T09:34:00Z">
            <w:rPr/>
          </w:rPrChange>
        </w:rPr>
        <w:fldChar w:fldCharType="end"/>
      </w:r>
      <w:r w:rsidR="009C303D" w:rsidRPr="005E53E2">
        <w:rPr>
          <w:strike/>
          <w:rPrChange w:id="1121" w:author="Tim Hallett" w:date="2015-01-28T09:34:00Z">
            <w:rPr/>
          </w:rPrChange>
        </w:rPr>
        <w:t xml:space="preserve">. </w:t>
      </w:r>
      <w:r w:rsidR="00817A72" w:rsidRPr="005E53E2">
        <w:rPr>
          <w:strike/>
          <w:rPrChange w:id="1122" w:author="Tim Hallett" w:date="2015-01-28T09:34:00Z">
            <w:rPr/>
          </w:rPrChange>
        </w:rPr>
        <w:t>An alternative category of interventions recently hypothesised</w:t>
      </w:r>
      <w:r w:rsidR="00D92572" w:rsidRPr="005E53E2">
        <w:rPr>
          <w:strike/>
          <w:rPrChange w:id="1123" w:author="Tim Hallett" w:date="2015-01-28T09:34:00Z">
            <w:rPr/>
          </w:rPrChange>
        </w:rPr>
        <w:t xml:space="preserve"> to improve patient outcomes and reduce costs,</w:t>
      </w:r>
      <w:r w:rsidR="00817A72" w:rsidRPr="005E53E2">
        <w:rPr>
          <w:strike/>
          <w:rPrChange w:id="1124" w:author="Tim Hallett" w:date="2015-01-28T09:34:00Z">
            <w:rPr/>
          </w:rPrChange>
        </w:rPr>
        <w:t xml:space="preserve"> is that of tiered care, </w:t>
      </w:r>
      <w:r w:rsidR="00DF1288" w:rsidRPr="005E53E2">
        <w:rPr>
          <w:strike/>
          <w:rPrChange w:id="1125" w:author="Tim Hallett" w:date="2015-01-28T09:34:00Z">
            <w:rPr/>
          </w:rPrChange>
        </w:rPr>
        <w:t>using patient strata to determine the provision of care services</w:t>
      </w:r>
      <w:r w:rsidR="008735E2" w:rsidRPr="005E53E2">
        <w:rPr>
          <w:strike/>
          <w:rPrChange w:id="1126" w:author="Tim Hallett" w:date="2015-01-28T09:34:00Z">
            <w:rPr/>
          </w:rPrChange>
        </w:rPr>
        <w:t>.</w:t>
      </w:r>
      <w:r w:rsidR="006C0DB6" w:rsidRPr="005E53E2">
        <w:rPr>
          <w:strike/>
          <w:rPrChange w:id="1127" w:author="Tim Hallett" w:date="2015-01-28T09:34:00Z">
            <w:rPr/>
          </w:rPrChange>
        </w:rPr>
        <w:t xml:space="preserve"> </w:t>
      </w:r>
      <w:r w:rsidR="003D7107" w:rsidRPr="005E53E2">
        <w:rPr>
          <w:strike/>
          <w:rPrChange w:id="1128" w:author="Tim Hallett" w:date="2015-01-28T09:34:00Z">
            <w:rPr/>
          </w:rPrChange>
        </w:rPr>
        <w:t xml:space="preserve">For example, </w:t>
      </w:r>
      <w:r w:rsidR="00DF1288" w:rsidRPr="005E53E2">
        <w:rPr>
          <w:strike/>
          <w:rPrChange w:id="1129" w:author="Tim Hallett" w:date="2015-01-28T09:34:00Z">
            <w:rPr/>
          </w:rPrChange>
        </w:rPr>
        <w:t xml:space="preserve">Babigumira </w:t>
      </w:r>
      <w:r w:rsidR="00DF1288" w:rsidRPr="005E53E2">
        <w:rPr>
          <w:i/>
          <w:strike/>
          <w:rPrChange w:id="1130" w:author="Tim Hallett" w:date="2015-01-28T09:34:00Z">
            <w:rPr>
              <w:i/>
            </w:rPr>
          </w:rPrChange>
        </w:rPr>
        <w:t>et al.</w:t>
      </w:r>
      <w:r w:rsidR="00DF1288" w:rsidRPr="005E53E2">
        <w:rPr>
          <w:strike/>
          <w:rPrChange w:id="1131" w:author="Tim Hallett" w:date="2015-01-28T09:34:00Z">
            <w:rPr/>
          </w:rPrChange>
        </w:rPr>
        <w:t xml:space="preserve"> (2011), </w:t>
      </w:r>
      <w:r w:rsidR="003D7107" w:rsidRPr="005E53E2">
        <w:rPr>
          <w:strike/>
          <w:rPrChange w:id="1132" w:author="Tim Hallett" w:date="2015-01-28T09:34:00Z">
            <w:rPr/>
          </w:rPrChange>
        </w:rPr>
        <w:t xml:space="preserve">implementing a </w:t>
      </w:r>
      <w:r w:rsidR="00DF1288" w:rsidRPr="005E53E2">
        <w:rPr>
          <w:strike/>
          <w:rPrChange w:id="1133" w:author="Tim Hallett" w:date="2015-01-28T09:34:00Z">
            <w:rPr/>
          </w:rPrChange>
        </w:rPr>
        <w:t>task-shifting intervention for eligible patients at an HIV clinic in Kampala, Uganda</w:t>
      </w:r>
      <w:r w:rsidR="00DF1288" w:rsidRPr="005E53E2">
        <w:rPr>
          <w:strike/>
          <w:rPrChange w:id="1134" w:author="Tim Hallett" w:date="2015-01-28T09:34:00Z">
            <w:rPr/>
          </w:rPrChange>
        </w:rPr>
        <w:fldChar w:fldCharType="begin"/>
      </w:r>
      <w:r w:rsidR="0011631F">
        <w:rPr>
          <w:strike/>
        </w:rPr>
        <w:instrText xml:space="preserve"> ADDIN PAPERS2_CITATIONS &lt;citation&gt;&lt;uuid&gt;7629D181-19E3-4732-9878-D98F4D6C6EF7&lt;/uuid&gt;&lt;priority&gt;42&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1135" w:author="Tim Hallett" w:date="2015-01-28T09:34:00Z">
            <w:rPr/>
          </w:rPrChange>
        </w:rPr>
        <w:fldChar w:fldCharType="separate"/>
      </w:r>
      <w:r w:rsidR="00DF1288" w:rsidRPr="005E53E2">
        <w:rPr>
          <w:strike/>
          <w:lang w:val="en-US"/>
          <w:rPrChange w:id="1136" w:author="Tim Hallett" w:date="2015-01-28T09:34:00Z">
            <w:rPr>
              <w:lang w:val="en-US"/>
            </w:rPr>
          </w:rPrChange>
        </w:rPr>
        <w:t>{Babigumira:2011gg}</w:t>
      </w:r>
      <w:r w:rsidR="00DF1288" w:rsidRPr="005E53E2">
        <w:rPr>
          <w:strike/>
          <w:rPrChange w:id="1137" w:author="Tim Hallett" w:date="2015-01-28T09:34:00Z">
            <w:rPr/>
          </w:rPrChange>
        </w:rPr>
        <w:fldChar w:fldCharType="end"/>
      </w:r>
      <w:r w:rsidR="00DF1288" w:rsidRPr="005E53E2">
        <w:rPr>
          <w:strike/>
          <w:rPrChange w:id="1138" w:author="Tim Hallett" w:date="2015-01-28T09:34:00Z">
            <w:rPr/>
          </w:rPrChange>
        </w:rPr>
        <w:t>. Eligibility criteria</w:t>
      </w:r>
      <w:r w:rsidR="00D92572" w:rsidRPr="005E53E2">
        <w:rPr>
          <w:strike/>
          <w:rPrChange w:id="1139" w:author="Tim Hallett" w:date="2015-01-28T09:34:00Z">
            <w:rPr/>
          </w:rPrChange>
        </w:rPr>
        <w:t xml:space="preserve"> </w:t>
      </w:r>
      <w:r w:rsidR="00DF1288" w:rsidRPr="005E53E2">
        <w:rPr>
          <w:strike/>
          <w:rPrChange w:id="1140" w:author="Tim Hallett" w:date="2015-01-28T09:34:00Z">
            <w:rPr/>
          </w:rPrChange>
        </w:rPr>
        <w:t xml:space="preserve">selected adherent, healthy </w:t>
      </w:r>
      <w:r w:rsidR="00D92572" w:rsidRPr="005E53E2">
        <w:rPr>
          <w:strike/>
          <w:rPrChange w:id="1141" w:author="Tim Hallett" w:date="2015-01-28T09:34:00Z">
            <w:rPr/>
          </w:rPrChange>
        </w:rPr>
        <w:t xml:space="preserve">randomised </w:t>
      </w:r>
      <w:r w:rsidR="00DF1288" w:rsidRPr="005E53E2">
        <w:rPr>
          <w:strike/>
          <w:rPrChange w:id="1142" w:author="Tim Hallett" w:date="2015-01-28T09:34:00Z">
            <w:rPr/>
          </w:rPrChange>
        </w:rPr>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5E53E2">
        <w:rPr>
          <w:strike/>
          <w:rPrChange w:id="1143" w:author="Tim Hallett" w:date="2015-01-28T09:34:00Z">
            <w:rPr/>
          </w:rPrChange>
        </w:rPr>
        <w:fldChar w:fldCharType="begin"/>
      </w:r>
      <w:r w:rsidR="0011631F">
        <w:rPr>
          <w:strike/>
        </w:rPr>
        <w:instrText xml:space="preserve"> ADDIN PAPERS2_CITATIONS &lt;citation&gt;&lt;uuid&gt;F4AF3E4E-78FD-4DFA-A30C-3228C6C5E7BC&lt;/uuid&gt;&lt;priority&gt;43&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1144" w:author="Tim Hallett" w:date="2015-01-28T09:34:00Z">
            <w:rPr/>
          </w:rPrChange>
        </w:rPr>
        <w:fldChar w:fldCharType="separate"/>
      </w:r>
      <w:r w:rsidR="00DF1288" w:rsidRPr="005E53E2">
        <w:rPr>
          <w:strike/>
          <w:lang w:val="en-US"/>
          <w:rPrChange w:id="1145" w:author="Tim Hallett" w:date="2015-01-28T09:34:00Z">
            <w:rPr>
              <w:lang w:val="en-US"/>
            </w:rPr>
          </w:rPrChange>
        </w:rPr>
        <w:t>{Babigumira:2011gg}</w:t>
      </w:r>
      <w:r w:rsidR="00DF1288" w:rsidRPr="005E53E2">
        <w:rPr>
          <w:strike/>
          <w:rPrChange w:id="1146" w:author="Tim Hallett" w:date="2015-01-28T09:34:00Z">
            <w:rPr/>
          </w:rPrChange>
        </w:rPr>
        <w:fldChar w:fldCharType="end"/>
      </w:r>
      <w:r w:rsidR="00DF1288" w:rsidRPr="005E53E2">
        <w:rPr>
          <w:strike/>
          <w:rPrChange w:id="1147" w:author="Tim Hallett" w:date="2015-01-28T09:34:00Z">
            <w:rPr/>
          </w:rPrChange>
        </w:rPr>
        <w:t xml:space="preserve">. This type of tiered intervention, selecting adherent patients to be monitored more infrequently, illustrates how care can </w:t>
      </w:r>
      <w:r w:rsidR="00D92572" w:rsidRPr="005E53E2">
        <w:rPr>
          <w:strike/>
          <w:rPrChange w:id="1148" w:author="Tim Hallett" w:date="2015-01-28T09:34:00Z">
            <w:rPr/>
          </w:rPrChange>
        </w:rPr>
        <w:t>be stratified between patients.</w:t>
      </w:r>
    </w:p>
    <w:p w14:paraId="692B3F20" w14:textId="77777777" w:rsidR="00727013" w:rsidRPr="005E53E2" w:rsidRDefault="00727013" w:rsidP="0086036A">
      <w:pPr>
        <w:pStyle w:val="normal0"/>
        <w:rPr>
          <w:strike/>
          <w:rPrChange w:id="1149" w:author="Tim Hallett" w:date="2015-01-28T09:34:00Z">
            <w:rPr/>
          </w:rPrChange>
        </w:rPr>
      </w:pPr>
    </w:p>
    <w:p w14:paraId="3B21ADDB" w14:textId="77777777" w:rsidR="001363E9" w:rsidRPr="005E53E2" w:rsidRDefault="00D17502" w:rsidP="009F1741">
      <w:pPr>
        <w:pStyle w:val="normal0"/>
        <w:rPr>
          <w:strike/>
          <w:rPrChange w:id="1150" w:author="Tim Hallett" w:date="2015-01-28T09:34:00Z">
            <w:rPr/>
          </w:rPrChange>
        </w:rPr>
      </w:pPr>
      <w:commentRangeStart w:id="1151"/>
      <w:r w:rsidRPr="005E53E2">
        <w:rPr>
          <w:strike/>
          <w:rPrChange w:id="1152" w:author="Tim Hallett" w:date="2015-01-28T09:34:00Z">
            <w:rPr/>
          </w:rPrChange>
        </w:rPr>
        <w:tab/>
        <w:t xml:space="preserve">The motivating stimuli </w:t>
      </w:r>
      <w:r w:rsidR="0005462D" w:rsidRPr="005E53E2">
        <w:rPr>
          <w:strike/>
          <w:rPrChange w:id="1153" w:author="Tim Hallett" w:date="2015-01-28T09:34:00Z">
            <w:rPr/>
          </w:rPrChange>
        </w:rPr>
        <w:t>driving</w:t>
      </w:r>
      <w:r w:rsidRPr="005E53E2">
        <w:rPr>
          <w:strike/>
          <w:rPrChange w:id="1154" w:author="Tim Hallett" w:date="2015-01-28T09:34:00Z">
            <w:rPr/>
          </w:rPrChange>
        </w:rPr>
        <w:t xml:space="preserve"> </w:t>
      </w:r>
      <w:r w:rsidR="00D22909" w:rsidRPr="005E53E2">
        <w:rPr>
          <w:strike/>
          <w:rPrChange w:id="1155" w:author="Tim Hallett" w:date="2015-01-28T09:34:00Z">
            <w:rPr/>
          </w:rPrChange>
        </w:rPr>
        <w:t>HIV-infected individuals</w:t>
      </w:r>
      <w:r w:rsidRPr="005E53E2">
        <w:rPr>
          <w:strike/>
          <w:rPrChange w:id="1156" w:author="Tim Hallett" w:date="2015-01-28T09:34:00Z">
            <w:rPr/>
          </w:rPrChange>
        </w:rPr>
        <w:t xml:space="preserve"> to seek care are not </w:t>
      </w:r>
      <w:r w:rsidR="00D22909" w:rsidRPr="005E53E2">
        <w:rPr>
          <w:strike/>
          <w:rPrChange w:id="1157" w:author="Tim Hallett" w:date="2015-01-28T09:34:00Z">
            <w:rPr/>
          </w:rPrChange>
        </w:rPr>
        <w:t xml:space="preserve">yet </w:t>
      </w:r>
      <w:r w:rsidRPr="005E53E2">
        <w:rPr>
          <w:strike/>
          <w:rPrChange w:id="1158" w:author="Tim Hallett" w:date="2015-01-28T09:34:00Z">
            <w:rPr/>
          </w:rPrChange>
        </w:rPr>
        <w:t>fully understood.</w:t>
      </w:r>
      <w:r w:rsidR="00D22909" w:rsidRPr="005E53E2">
        <w:rPr>
          <w:strike/>
          <w:rPrChange w:id="1159" w:author="Tim Hallett" w:date="2015-01-28T09:34:00Z">
            <w:rPr/>
          </w:rPrChange>
        </w:rPr>
        <w:t xml:space="preserve"> </w:t>
      </w:r>
      <w:r w:rsidR="00F62E51" w:rsidRPr="005E53E2">
        <w:rPr>
          <w:strike/>
          <w:rPrChange w:id="1160" w:author="Tim Hallett" w:date="2015-01-28T09:34:00Z">
            <w:rPr/>
          </w:rPrChange>
        </w:rPr>
        <w:t>With</w:t>
      </w:r>
      <w:r w:rsidR="00D22909" w:rsidRPr="005E53E2">
        <w:rPr>
          <w:strike/>
          <w:rPrChange w:id="1161" w:author="Tim Hallett" w:date="2015-01-28T09:34:00Z">
            <w:rPr/>
          </w:rPrChange>
        </w:rPr>
        <w:t xml:space="preserve"> progress </w:t>
      </w:r>
      <w:r w:rsidR="00F62E51" w:rsidRPr="005E53E2">
        <w:rPr>
          <w:strike/>
          <w:rPrChange w:id="1162" w:author="Tim Hallett" w:date="2015-01-28T09:34:00Z">
            <w:rPr/>
          </w:rPrChange>
        </w:rPr>
        <w:t xml:space="preserve">being </w:t>
      </w:r>
      <w:r w:rsidR="00D22909" w:rsidRPr="005E53E2">
        <w:rPr>
          <w:strike/>
          <w:rPrChange w:id="1163" w:author="Tim Hallett" w:date="2015-01-28T09:34:00Z">
            <w:rPr/>
          </w:rPrChange>
        </w:rPr>
        <w:t>made in other fields{Buregyeya:2011fi, Salaniponi:2000tc, Pronyk:2001uk},</w:t>
      </w:r>
      <w:r w:rsidR="00F62E51" w:rsidRPr="005E53E2">
        <w:rPr>
          <w:strike/>
          <w:rPrChange w:id="1164" w:author="Tim Hallett" w:date="2015-01-28T09:34:00Z">
            <w:rPr/>
          </w:rPrChange>
        </w:rPr>
        <w:t xml:space="preserve"> it is hoped that new insights into HIV health-care seeking behaviour will follow</w:t>
      </w:r>
      <w:r w:rsidR="009A1BF9" w:rsidRPr="005E53E2">
        <w:rPr>
          <w:strike/>
          <w:rPrChange w:id="1165" w:author="Tim Hallett" w:date="2015-01-28T09:34:00Z">
            <w:rPr/>
          </w:rPrChange>
        </w:rPr>
        <w:t>{Burns:2014jz}</w:t>
      </w:r>
      <w:r w:rsidR="00F62E51" w:rsidRPr="005E53E2">
        <w:rPr>
          <w:strike/>
          <w:rPrChange w:id="1166" w:author="Tim Hallett" w:date="2015-01-28T09:34:00Z">
            <w:rPr/>
          </w:rPrChange>
        </w:rPr>
        <w:t>.</w:t>
      </w:r>
      <w:commentRangeEnd w:id="1151"/>
      <w:r w:rsidR="00D91055" w:rsidRPr="005E53E2">
        <w:rPr>
          <w:rStyle w:val="CommentReference"/>
          <w:strike/>
          <w:rPrChange w:id="1167" w:author="Tim Hallett" w:date="2015-01-28T09:34:00Z">
            <w:rPr>
              <w:rStyle w:val="CommentReference"/>
            </w:rPr>
          </w:rPrChange>
        </w:rPr>
        <w:commentReference w:id="1151"/>
      </w:r>
      <w:r w:rsidR="00AE1406" w:rsidRPr="005E53E2">
        <w:rPr>
          <w:strike/>
          <w:rPrChange w:id="1168" w:author="Tim Hallett" w:date="2015-01-28T09:34:00Z">
            <w:rPr/>
          </w:rPrChange>
        </w:rPr>
        <w:t xml:space="preserve"> </w:t>
      </w:r>
      <w:r w:rsidR="009C6E59" w:rsidRPr="005E53E2">
        <w:rPr>
          <w:strike/>
          <w:rPrChange w:id="1169" w:author="Tim Hallett" w:date="2015-01-28T09:34:00Z">
            <w:rPr/>
          </w:rPrChange>
        </w:rPr>
        <w:t>Furthermore, the generalisability of these results to other settings remains undetermined; but for progress to be made in assessing the current state of care along with strategies to resolve deficiencies, individual-level longitudinal data</w:t>
      </w:r>
      <w:r w:rsidR="009A1BF9" w:rsidRPr="005E53E2">
        <w:rPr>
          <w:strike/>
          <w:rPrChange w:id="1170" w:author="Tim Hallett" w:date="2015-01-28T09:34:00Z">
            <w:rPr/>
          </w:rPrChange>
        </w:rPr>
        <w:t xml:space="preserve"> similar to data provided by AMPATH will be required.</w:t>
      </w:r>
      <w:r w:rsidR="00F31908" w:rsidRPr="005E53E2">
        <w:rPr>
          <w:strike/>
          <w:rPrChange w:id="1171" w:author="Tim Hallett" w:date="2015-01-28T09:34:00Z">
            <w:rPr/>
          </w:rPrChange>
        </w:rPr>
        <w:t xml:space="preserve"> </w:t>
      </w:r>
      <w:r w:rsidR="001363E9" w:rsidRPr="005E53E2">
        <w:rPr>
          <w:strike/>
          <w:rPrChange w:id="1172" w:author="Tim Hallett" w:date="2015-01-28T09:34:00Z">
            <w:rPr/>
          </w:rPrChange>
        </w:rPr>
        <w:t>While a mathematical model can demonstrate the impact of a combination of interventions, it remains to be seen how such a strategy would be implemented by a real-world ART programme. For instance, it may be preferable</w:t>
      </w:r>
      <w:r w:rsidR="00646197" w:rsidRPr="005E53E2">
        <w:rPr>
          <w:strike/>
          <w:rPrChange w:id="1173" w:author="Tim Hallett" w:date="2015-01-28T09:34:00Z">
            <w:rPr/>
          </w:rPrChange>
        </w:rPr>
        <w:t xml:space="preserve"> to distribute intervention implementation over time </w:t>
      </w:r>
      <w:r w:rsidR="00F31908" w:rsidRPr="005E53E2">
        <w:rPr>
          <w:strike/>
          <w:rPrChange w:id="1174" w:author="Tim Hallett" w:date="2015-01-28T09:34:00Z">
            <w:rPr/>
          </w:rPrChange>
        </w:rPr>
        <w:t xml:space="preserve">as part of a </w:t>
      </w:r>
      <w:r w:rsidR="00646197" w:rsidRPr="005E53E2">
        <w:rPr>
          <w:strike/>
          <w:rPrChange w:id="1175" w:author="Tim Hallett" w:date="2015-01-28T09:34:00Z">
            <w:rPr/>
          </w:rPrChange>
        </w:rPr>
        <w:t>graded response.</w:t>
      </w:r>
      <w:r w:rsidR="00F31908" w:rsidRPr="005E53E2">
        <w:rPr>
          <w:strike/>
          <w:rPrChange w:id="1176" w:author="Tim Hallett" w:date="2015-01-28T09:34:00Z">
            <w:rPr/>
          </w:rPrChange>
        </w:rPr>
        <w:t xml:space="preserve"> Finally, </w:t>
      </w:r>
      <w:r w:rsidR="00AD609A" w:rsidRPr="005E53E2">
        <w:rPr>
          <w:strike/>
          <w:rPrChange w:id="1177" w:author="Tim Hallett" w:date="2015-01-28T09:34:00Z">
            <w:rPr/>
          </w:rPrChange>
        </w:rPr>
        <w:t xml:space="preserve">the estimates of costs used in this model are predominantly based on findings from a large-scale multi-country analysis, but the true scalability of these costs and their representation of the cost of intervention execution are debatable. </w:t>
      </w:r>
    </w:p>
    <w:p w14:paraId="16176E5F" w14:textId="77777777" w:rsidR="004833E2" w:rsidRPr="005E53E2" w:rsidRDefault="004833E2" w:rsidP="004833E2">
      <w:pPr>
        <w:pStyle w:val="normal0"/>
        <w:rPr>
          <w:strike/>
          <w:rPrChange w:id="1178" w:author="Tim Hallett" w:date="2015-01-28T09:34:00Z">
            <w:rPr/>
          </w:rPrChange>
        </w:rPr>
      </w:pPr>
    </w:p>
    <w:p w14:paraId="1BF1F4C0" w14:textId="77777777" w:rsidR="004833E2" w:rsidRPr="005E53E2" w:rsidRDefault="004833E2" w:rsidP="004833E2">
      <w:pPr>
        <w:pStyle w:val="normal0"/>
        <w:ind w:firstLine="720"/>
        <w:rPr>
          <w:strike/>
          <w:rPrChange w:id="1179" w:author="Tim Hallett" w:date="2015-01-28T09:34:00Z">
            <w:rPr/>
          </w:rPrChange>
        </w:rPr>
      </w:pPr>
      <w:r w:rsidRPr="005E53E2">
        <w:rPr>
          <w:strike/>
          <w:rPrChange w:id="1180" w:author="Tim Hallett" w:date="2015-01-28T09:34:00Z">
            <w:rPr/>
          </w:rPrChange>
        </w:rPr>
        <w:t xml:space="preserve">Our results indicate that in Kenya, the effectiveness of current ART-programmes can be improved. While interventions targeting HIV testing and pre-ART retention </w:t>
      </w:r>
      <w:r w:rsidR="00920268" w:rsidRPr="005E53E2">
        <w:rPr>
          <w:strike/>
          <w:rPrChange w:id="1181" w:author="Tim Hallett" w:date="2015-01-28T09:34:00Z">
            <w:rPr/>
          </w:rPrChange>
        </w:rPr>
        <w:t>were</w:t>
      </w:r>
      <w:r w:rsidRPr="005E53E2">
        <w:rPr>
          <w:strike/>
          <w:rPrChange w:id="1182" w:author="Tim Hallett" w:date="2015-01-28T09:34:00Z">
            <w:rPr/>
          </w:rPrChange>
        </w:rPr>
        <w:t xml:space="preserve"> highly impactful, losses from care </w:t>
      </w:r>
      <w:r w:rsidR="00F64F4D" w:rsidRPr="005E53E2">
        <w:rPr>
          <w:strike/>
          <w:rPrChange w:id="1183" w:author="Tim Hallett" w:date="2015-01-28T09:34:00Z">
            <w:rPr/>
          </w:rPrChange>
        </w:rPr>
        <w:t>occurred</w:t>
      </w:r>
      <w:r w:rsidRPr="005E53E2">
        <w:rPr>
          <w:strike/>
          <w:rPrChange w:id="1184" w:author="Tim Hallett" w:date="2015-01-28T09:34:00Z">
            <w:rPr/>
          </w:rPrChange>
        </w:rPr>
        <w:t xml:space="preserve"> throughout</w:t>
      </w:r>
      <w:r w:rsidR="005E690B" w:rsidRPr="005E53E2">
        <w:rPr>
          <w:strike/>
          <w:rPrChange w:id="1185" w:author="Tim Hallett" w:date="2015-01-28T09:34:00Z">
            <w:rPr/>
          </w:rPrChange>
        </w:rPr>
        <w:t>,</w:t>
      </w:r>
      <w:r w:rsidRPr="005E53E2">
        <w:rPr>
          <w:strike/>
          <w:rPrChange w:id="1186" w:author="Tim Hallett" w:date="2015-01-28T09:34:00Z">
            <w:rPr/>
          </w:rPrChange>
        </w:rPr>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2C47331B" w14:textId="77777777" w:rsidR="00B63212" w:rsidRDefault="00B63212">
      <w:pPr>
        <w:pStyle w:val="Heading1"/>
        <w:contextualSpacing w:val="0"/>
      </w:pPr>
    </w:p>
    <w:p w14:paraId="428065FB" w14:textId="77777777" w:rsidR="00B63212" w:rsidRDefault="00B63212">
      <w:pPr>
        <w:pStyle w:val="Heading1"/>
        <w:contextualSpacing w:val="0"/>
      </w:pPr>
    </w:p>
    <w:p w14:paraId="52D5197C" w14:textId="77777777" w:rsidR="00B63212" w:rsidRDefault="00B63212">
      <w:pPr>
        <w:pStyle w:val="Heading1"/>
        <w:contextualSpacing w:val="0"/>
      </w:pPr>
    </w:p>
    <w:p w14:paraId="543F98F1" w14:textId="77777777" w:rsidR="00B63212" w:rsidRDefault="00B63212">
      <w:pPr>
        <w:pStyle w:val="Heading1"/>
        <w:contextualSpacing w:val="0"/>
      </w:pPr>
    </w:p>
    <w:p w14:paraId="26DB28CC" w14:textId="77777777" w:rsidR="00B63212" w:rsidRDefault="00B63212">
      <w:pPr>
        <w:pStyle w:val="Heading1"/>
        <w:contextualSpacing w:val="0"/>
      </w:pPr>
    </w:p>
    <w:p w14:paraId="40B8EC62" w14:textId="77777777" w:rsidR="00354BF3" w:rsidRDefault="0004446E">
      <w:pPr>
        <w:pStyle w:val="Heading1"/>
        <w:contextualSpacing w:val="0"/>
      </w:pPr>
      <w:r>
        <w:t>Acknowledgements</w:t>
      </w:r>
      <w:bookmarkStart w:id="1187" w:name="h.pbwlevpo3yu5" w:colFirst="0" w:colLast="0"/>
      <w:bookmarkEnd w:id="1187"/>
    </w:p>
    <w:p w14:paraId="11513004" w14:textId="77777777" w:rsidR="00354BF3" w:rsidRDefault="0004446E">
      <w:pPr>
        <w:pStyle w:val="Heading1"/>
        <w:contextualSpacing w:val="0"/>
      </w:pPr>
      <w:r>
        <w:t>References</w:t>
      </w:r>
      <w:bookmarkStart w:id="1188" w:name="h.i9jxy126drmb" w:colFirst="0" w:colLast="0"/>
      <w:bookmarkEnd w:id="1188"/>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lastRenderedPageBreak/>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DALYs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A520E1" w:rsidRPr="00A520E1">
        <w:rPr>
          <w:i/>
          <w:sz w:val="16"/>
          <w:szCs w:val="16"/>
        </w:rPr>
        <w:t>DALYs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DALYs averted and additional cost of implementing a combination of interventions between 2010 and 2030.</w:t>
      </w:r>
    </w:p>
    <w:p w14:paraId="1DAD465A" w14:textId="77777777" w:rsidR="00C07325" w:rsidRDefault="0004446E">
      <w:pPr>
        <w:pStyle w:val="Heading1"/>
        <w:contextualSpacing w:val="0"/>
      </w:pPr>
      <w:bookmarkStart w:id="1189" w:name="h.n9mfvkja78ix" w:colFirst="0" w:colLast="0"/>
      <w:bookmarkEnd w:id="1189"/>
      <w:r>
        <w:t>Supporting Information</w:t>
      </w:r>
    </w:p>
    <w:p w14:paraId="1B70BCBF" w14:textId="77777777" w:rsidR="00842F3E" w:rsidRPr="00156A8A" w:rsidRDefault="00E3215F" w:rsidP="00156A8A">
      <w:pPr>
        <w:pStyle w:val="normal0"/>
      </w:pPr>
      <w:r>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im Hallett" w:date="2015-01-26T15:02:00Z" w:initials="TH">
    <w:p w14:paraId="516BDDA4" w14:textId="77777777" w:rsidR="00CE743E" w:rsidRDefault="00CE743E">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6" w:author="Tim Hallett" w:date="2015-01-26T15:40:00Z" w:initials="TH">
    <w:p w14:paraId="7E478828" w14:textId="77777777" w:rsidR="00CE743E" w:rsidRDefault="00CE743E">
      <w:pPr>
        <w:pStyle w:val="CommentText"/>
      </w:pPr>
      <w:r>
        <w:rPr>
          <w:rStyle w:val="CommentReference"/>
        </w:rPr>
        <w:annotationRef/>
      </w:r>
      <w:r>
        <w:t>Rough edits to reshape this. See what you think. Original version had a lot of dense detail that I think the reader doesn't need to fully know about in order to understand where we are coming from. The introductiono doesn't always need to be a review and I tihnk for PloS Med, this style might be more eye-catching.</w:t>
      </w:r>
    </w:p>
  </w:comment>
  <w:comment w:id="7" w:author="Jack Olney" w:date="2015-02-09T13:16:00Z" w:initials="JO">
    <w:p w14:paraId="305B0427" w14:textId="3A882616" w:rsidR="00CE743E" w:rsidRDefault="00CE743E">
      <w:pPr>
        <w:pStyle w:val="CommentText"/>
      </w:pPr>
      <w:r>
        <w:rPr>
          <w:rStyle w:val="CommentReference"/>
        </w:rPr>
        <w:annotationRef/>
      </w:r>
      <w:r>
        <w:rPr>
          <w:rStyle w:val="CommentReference"/>
        </w:rPr>
        <w:t>I have only limited evidence of poorly performing interventions. We want to illustrate how interventions don’t achieve maximum impact due to upstream/downstream constrictions but that is difficult to demonstrate without a model.</w:t>
      </w:r>
    </w:p>
  </w:comment>
  <w:comment w:id="9" w:author="Jack Olney" w:date="2015-02-09T16:32:00Z" w:initials="JO">
    <w:p w14:paraId="3CFDBE1B" w14:textId="7A12C2EF" w:rsidR="00CE743E" w:rsidRDefault="00CE743E">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4" w:author="Jack Olney" w:date="2015-02-11T10:13:00Z" w:initials="JO">
    <w:p w14:paraId="312D73DA" w14:textId="73DD34B8" w:rsidR="00CE743E" w:rsidRDefault="00CE743E">
      <w:pPr>
        <w:pStyle w:val="CommentText"/>
      </w:pPr>
      <w:r>
        <w:rPr>
          <w:rStyle w:val="CommentReference"/>
        </w:rPr>
        <w:annotationRef/>
      </w:r>
      <w:r>
        <w:t>Don’t have coverage estimate here. Wachira (2013) HBCT paper says 96% HBCT coverage but catchment is not solely port victoria.</w:t>
      </w:r>
    </w:p>
  </w:comment>
  <w:comment w:id="18" w:author="Tim Hallett" w:date="2015-01-07T12:26:00Z" w:initials="TH">
    <w:p w14:paraId="784A3A0E" w14:textId="77777777" w:rsidR="00CE743E" w:rsidRDefault="00CE743E">
      <w:pPr>
        <w:pStyle w:val="CommentText"/>
      </w:pPr>
      <w:r>
        <w:rPr>
          <w:rStyle w:val="CommentReference"/>
        </w:rPr>
        <w:annotationRef/>
      </w:r>
      <w:r>
        <w:t>Is it possible to add references to the table? Or notes on the source?</w:t>
      </w:r>
    </w:p>
  </w:comment>
  <w:comment w:id="19" w:author="Jack Olney" w:date="2015-01-08T12:19:00Z" w:initials="JO">
    <w:p w14:paraId="52A2182E" w14:textId="77777777" w:rsidR="00CE743E" w:rsidRDefault="00CE743E">
      <w:pPr>
        <w:pStyle w:val="CommentText"/>
      </w:pPr>
      <w:r>
        <w:rPr>
          <w:rStyle w:val="CommentReference"/>
        </w:rPr>
        <w:annotationRef/>
      </w:r>
      <w:r>
        <w:t>I’ve added references for the costs and their breakdown. I haven’t included references for each intervention as we moved away from tailoring the interventions to a specific paper. I can add references giving examples of each type of intervention where possible if you would prefer?</w:t>
      </w:r>
    </w:p>
  </w:comment>
  <w:comment w:id="21" w:author="Tim Hallett" w:date="2015-01-28T08:33:00Z" w:initials="TH">
    <w:p w14:paraId="2F868889" w14:textId="77777777" w:rsidR="00CE743E" w:rsidRDefault="00CE743E">
      <w:pPr>
        <w:pStyle w:val="CommentText"/>
      </w:pPr>
      <w:r>
        <w:rPr>
          <w:rStyle w:val="CommentReference"/>
        </w:rPr>
        <w:annotationRef/>
      </w:r>
      <w:r>
        <w:t>I see your point about references in the table. But somewhere we need to defend that these effects sizes are credible. Would it be possible to construct a table for the supplement which demonstrates that?</w:t>
      </w:r>
    </w:p>
  </w:comment>
  <w:comment w:id="35" w:author="Tim Hallett" w:date="2015-01-28T08:35:00Z" w:initials="TH">
    <w:p w14:paraId="5730B1DB" w14:textId="77777777" w:rsidR="00CE743E" w:rsidRDefault="00CE743E">
      <w:pPr>
        <w:pStyle w:val="CommentText"/>
      </w:pPr>
      <w:r>
        <w:rPr>
          <w:rStyle w:val="CommentReference"/>
        </w:rPr>
        <w:annotationRef/>
      </w:r>
      <w:r>
        <w:t>WITHIN what time ofdiagnosis.?</w:t>
      </w:r>
    </w:p>
  </w:comment>
  <w:comment w:id="36" w:author="Tim Hallett" w:date="2015-01-08T11:48:00Z" w:initials="TH">
    <w:p w14:paraId="02240058" w14:textId="77777777" w:rsidR="00CE743E" w:rsidRDefault="00CE743E" w:rsidP="00260E0F">
      <w:pPr>
        <w:pStyle w:val="CommentText"/>
      </w:pPr>
      <w:r>
        <w:rPr>
          <w:rStyle w:val="CommentReference"/>
        </w:rPr>
        <w:annotationRef/>
      </w:r>
      <w:r>
        <w:t>How can we justify this? The work of Jenny and Ruanne suggest some cost here, doesn’t it?</w:t>
      </w:r>
    </w:p>
  </w:comment>
  <w:comment w:id="37" w:author="Jack Olney" w:date="2015-01-08T12:33:00Z" w:initials="JO">
    <w:p w14:paraId="3A2DE505" w14:textId="77777777" w:rsidR="00CE743E" w:rsidRDefault="00CE743E">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38" w:author="Tim Hallett" w:date="2015-01-08T11:48:00Z" w:initials="TH">
    <w:p w14:paraId="0DB7BB60" w14:textId="77777777" w:rsidR="00CE743E" w:rsidRDefault="00CE743E" w:rsidP="00260E0F">
      <w:pPr>
        <w:pStyle w:val="CommentText"/>
      </w:pPr>
      <w:r>
        <w:rPr>
          <w:rStyle w:val="CommentReference"/>
        </w:rPr>
        <w:annotationRef/>
      </w:r>
      <w:r>
        <w:t>Seem to me like we need two scenarios in this one now. 0% would be best. What can say about what is realistic?</w:t>
      </w:r>
    </w:p>
  </w:comment>
  <w:comment w:id="39" w:author="Jack Olney" w:date="2015-01-08T13:38:00Z" w:initials="JO">
    <w:p w14:paraId="5C9C1216" w14:textId="77777777" w:rsidR="00CE743E" w:rsidRDefault="00CE743E">
      <w:pPr>
        <w:pStyle w:val="CommentText"/>
      </w:pPr>
      <w:r>
        <w:rPr>
          <w:rStyle w:val="CommentReference"/>
        </w:rPr>
        <w:annotationRef/>
      </w:r>
      <w:r>
        <w:t>As we are assuming that at a VCT appointment, HIV-testing is immediately followed by being bled for a CD4 test then I’m not sure how a POC CD4 intervention here would have a realistic scenario? I would think that patients would either link immediately through POC CD4 or if they didn't get a POC CD4 test at VCT they would link at their baseline rate of 60%. However, if there was some sort of resource constraint we could limit the number of people who get a POC CD4 test at entry through VCT or expanding this into some sort of tiering intervention whereby we give the POC CD4 test to people who are symptomatic at VCT? (perhaps getting ahead of myself here).</w:t>
      </w:r>
    </w:p>
  </w:comment>
  <w:comment w:id="54" w:author="Tim Hallett" w:date="2015-01-08T11:48:00Z" w:initials="TH">
    <w:p w14:paraId="6A6EC961" w14:textId="77777777" w:rsidR="00CE743E" w:rsidRDefault="00CE743E" w:rsidP="00260E0F">
      <w:pPr>
        <w:pStyle w:val="CommentText"/>
      </w:pPr>
      <w:r>
        <w:rPr>
          <w:rStyle w:val="CommentReference"/>
        </w:rPr>
        <w:annotationRef/>
      </w:r>
      <w:r>
        <w:t>Shouldn’t this have the same assumption as “maximum HBCT” for comparison.</w:t>
      </w:r>
    </w:p>
  </w:comment>
  <w:comment w:id="57" w:author="Tim Hallett" w:date="2015-01-28T08:38:00Z" w:initials="TH">
    <w:p w14:paraId="373083F4" w14:textId="77777777" w:rsidR="00CE743E" w:rsidRDefault="00CE743E">
      <w:pPr>
        <w:pStyle w:val="CommentText"/>
      </w:pPr>
      <w:r>
        <w:rPr>
          <w:rStyle w:val="CommentReference"/>
        </w:rPr>
        <w:annotationRef/>
      </w:r>
      <w:r>
        <w:t>Jack, I think the maximum UT intervention should use the maximum HBCT assumption for the testing componet.</w:t>
      </w:r>
    </w:p>
  </w:comment>
  <w:comment w:id="55" w:author="Jack Olney" w:date="2015-01-08T13:43:00Z" w:initials="JO">
    <w:p w14:paraId="5B42E8D4" w14:textId="77777777" w:rsidR="00CE743E" w:rsidRDefault="00CE743E">
      <w:pPr>
        <w:pStyle w:val="CommentText"/>
      </w:pPr>
      <w:r>
        <w:rPr>
          <w:rStyle w:val="CommentReference"/>
        </w:rPr>
        <w:annotationRef/>
      </w:r>
      <w:r>
        <w:t>Currently uses the realistic HBCT intervention here.</w:t>
      </w:r>
    </w:p>
  </w:comment>
  <w:comment w:id="59" w:author="Tim Hallett" w:date="2015-01-28T08:41:00Z" w:initials="TH">
    <w:p w14:paraId="30EAE7E8" w14:textId="77777777" w:rsidR="00CE743E" w:rsidRDefault="00CE743E">
      <w:pPr>
        <w:pStyle w:val="CommentText"/>
      </w:pPr>
      <w:r>
        <w:rPr>
          <w:rStyle w:val="CommentReference"/>
        </w:rPr>
        <w:annotationRef/>
      </w:r>
      <w:r>
        <w:t>Correct as written?</w:t>
      </w:r>
    </w:p>
    <w:p w14:paraId="3ECF6F6C" w14:textId="77777777" w:rsidR="00CE743E" w:rsidRDefault="00CE743E">
      <w:pPr>
        <w:pStyle w:val="CommentText"/>
      </w:pPr>
    </w:p>
  </w:comment>
  <w:comment w:id="61" w:author="Tim Hallett" w:date="2015-01-08T11:48:00Z" w:initials="TH">
    <w:p w14:paraId="36F2484B" w14:textId="77777777" w:rsidR="00CE743E" w:rsidRDefault="00CE743E" w:rsidP="00260E0F">
      <w:pPr>
        <w:pStyle w:val="CommentText"/>
      </w:pPr>
      <w:r>
        <w:rPr>
          <w:rStyle w:val="CommentReference"/>
        </w:rPr>
        <w:annotationRef/>
      </w:r>
      <w:r>
        <w:t>Don’t understand these two separate processes. Is the 20% failure to start Art that they decline to start ART.</w:t>
      </w:r>
    </w:p>
    <w:p w14:paraId="07CC38B8" w14:textId="77777777" w:rsidR="00CE743E" w:rsidRDefault="00CE743E" w:rsidP="00260E0F">
      <w:pPr>
        <w:pStyle w:val="CommentText"/>
      </w:pPr>
      <w:r>
        <w:t>Shouldn’t the ‘realistic impact’ here have the same assumptions as the “realistic impact” HBCT about those components?</w:t>
      </w:r>
    </w:p>
    <w:p w14:paraId="40A8ABA8" w14:textId="77777777" w:rsidR="00CE743E" w:rsidRDefault="00CE743E" w:rsidP="00260E0F">
      <w:pPr>
        <w:pStyle w:val="CommentText"/>
      </w:pPr>
    </w:p>
    <w:p w14:paraId="21CE2A71" w14:textId="77777777" w:rsidR="00CE743E" w:rsidRDefault="00CE743E" w:rsidP="00260E0F">
      <w:pPr>
        <w:pStyle w:val="CommentText"/>
      </w:pPr>
      <w:r>
        <w:t xml:space="preserve"> </w:t>
      </w:r>
    </w:p>
  </w:comment>
  <w:comment w:id="60" w:author="Jack Olney" w:date="2015-01-08T14:02:00Z" w:initials="JO">
    <w:p w14:paraId="7D3F05CB" w14:textId="77777777" w:rsidR="00CE743E" w:rsidRDefault="00CE743E">
      <w:pPr>
        <w:pStyle w:val="CommentText"/>
      </w:pPr>
      <w:r>
        <w:rPr>
          <w:rStyle w:val="CommentReference"/>
        </w:rPr>
        <w:annotationRef/>
      </w:r>
      <w:r>
        <w:t>This was a ‘pre-paris’ decision to describe people who refuse treatment or fail to link to a clinic. As UTT does away with pre-ART care, we thought that some patients being offered ART at diagnosis would refuse. So we decided on 20% of people would be diagnosed but fail to 'link' to ART so are lost from care and additionally 20% of people are diagnosed but refuse to initiate ART at that time so are retained in pre-ART care until they become eligible for treatment at which point they initiate. I see your point about comparing UTT to HBCT (max vs realistic) though so can alter this intervention?</w:t>
      </w:r>
    </w:p>
  </w:comment>
  <w:comment w:id="108" w:author="Tim Hallett" w:date="2015-01-31T11:07:00Z" w:initials="TH">
    <w:p w14:paraId="75CE274B" w14:textId="77777777" w:rsidR="00CE743E" w:rsidRDefault="00CE743E">
      <w:pPr>
        <w:pStyle w:val="CommentText"/>
      </w:pPr>
      <w:ins w:id="112" w:author="Tim Hallett" w:date="2015-01-31T11:07:00Z">
        <w:r>
          <w:rPr>
            <w:rStyle w:val="CommentReference"/>
          </w:rPr>
          <w:annotationRef/>
        </w:r>
      </w:ins>
      <w:r>
        <w:t>Correct?</w:t>
      </w:r>
    </w:p>
  </w:comment>
  <w:comment w:id="120" w:author="Tim Hallett" w:date="2015-01-26T16:41:00Z" w:initials="TH">
    <w:p w14:paraId="00C64D7A" w14:textId="77777777" w:rsidR="00CE743E" w:rsidRDefault="00CE743E">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121" w:author="Tim Hallett" w:date="2015-01-26T16:44:00Z" w:initials="TH">
    <w:p w14:paraId="52970415" w14:textId="77777777" w:rsidR="00CE743E" w:rsidRDefault="00CE743E">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132" w:author="Tim Hallett" w:date="2015-01-26T16:48:00Z" w:initials="TH">
    <w:p w14:paraId="06846D67" w14:textId="77777777" w:rsidR="00CE743E" w:rsidRDefault="00CE743E">
      <w:pPr>
        <w:pStyle w:val="CommentText"/>
      </w:pPr>
      <w:r>
        <w:rPr>
          <w:rStyle w:val="CommentReference"/>
        </w:rPr>
        <w:annotationRef/>
      </w:r>
      <w:r>
        <w:t>Add your nice colour coding to this table.</w:t>
      </w:r>
    </w:p>
  </w:comment>
  <w:comment w:id="193" w:author="Tim Hallett" w:date="2015-01-26T17:14:00Z" w:initials="TH">
    <w:p w14:paraId="2165CA35" w14:textId="77777777" w:rsidR="00CE743E" w:rsidRDefault="00CE743E">
      <w:pPr>
        <w:pStyle w:val="CommentText"/>
      </w:pPr>
      <w:r>
        <w:rPr>
          <w:rStyle w:val="CommentReference"/>
        </w:rPr>
        <w:annotationRef/>
      </w:r>
      <w:r>
        <w:t>I found these sections really dense and I felt like all the information is right there in the table and figure. If I have missed a plotline in there, let me know though.</w:t>
      </w:r>
    </w:p>
  </w:comment>
  <w:comment w:id="492" w:author="Tim Hallett" w:date="2015-01-28T08:43:00Z" w:initials="TH">
    <w:p w14:paraId="590B1929" w14:textId="77777777" w:rsidR="00CE743E" w:rsidRDefault="00CE743E">
      <w:pPr>
        <w:pStyle w:val="CommentText"/>
      </w:pPr>
      <w:r>
        <w:rPr>
          <w:rStyle w:val="CommentReference"/>
        </w:rPr>
        <w:annotationRef/>
      </w:r>
      <w:r>
        <w:t>Please add “Immidiate ART” into Figure 4.</w:t>
      </w:r>
    </w:p>
  </w:comment>
  <w:comment w:id="493" w:author="Tim Hallett" w:date="2015-01-29T09:40:00Z" w:initials="TH">
    <w:p w14:paraId="19D125CB" w14:textId="77777777" w:rsidR="00CE743E" w:rsidRDefault="00CE743E">
      <w:pPr>
        <w:pStyle w:val="CommentText"/>
      </w:pPr>
      <w:r>
        <w:rPr>
          <w:rStyle w:val="CommentReference"/>
        </w:rPr>
        <w:annotationRef/>
      </w:r>
      <w:r>
        <w:t xml:space="preserve">Lots of good thoughts and nice points in here. </w:t>
      </w:r>
    </w:p>
    <w:p w14:paraId="07A3A5CE" w14:textId="77777777" w:rsidR="00CE743E" w:rsidRDefault="00CE743E">
      <w:pPr>
        <w:pStyle w:val="CommentText"/>
      </w:pPr>
    </w:p>
    <w:p w14:paraId="2C1C8722" w14:textId="77777777" w:rsidR="00CE743E" w:rsidRDefault="00CE743E">
      <w:pPr>
        <w:pStyle w:val="CommentText"/>
      </w:pPr>
      <w:r>
        <w:t>I have porposed a organisation of  paragraphs an give the bullet points. Please coud you develop the language –bring in some of the details you have below but keeping it concise. Again, any big plots points that you think I have missed, add back in. And the references of course! But, I think I am happy with the overall structure.</w:t>
      </w:r>
    </w:p>
  </w:comment>
  <w:comment w:id="548" w:author="Tim Hallett" w:date="2015-01-31T11:12:00Z" w:initials="TH">
    <w:p w14:paraId="5D78FF23" w14:textId="77777777" w:rsidR="00CE743E" w:rsidRDefault="00CE743E">
      <w:pPr>
        <w:pStyle w:val="CommentText"/>
      </w:pPr>
      <w:ins w:id="550" w:author="Tim Hallett" w:date="2015-01-28T09:31:00Z">
        <w:r>
          <w:rPr>
            <w:rStyle w:val="CommentReference"/>
          </w:rPr>
          <w:annotationRef/>
        </w:r>
      </w:ins>
      <w:r>
        <w:t>This is why I was asking for the simulation where we turn of transmission benefits and we can still see if Immiidate ART comes out well. (I don’t think we have clinicl benefits for starting abov 350 anyway). I think that would be an additional analysis to do and talk about in the result section (but not add a whole graph for).</w:t>
      </w:r>
    </w:p>
  </w:comment>
  <w:comment w:id="750" w:author="Jack Olney" w:date="2015-01-13T14:52:00Z" w:initials="JO">
    <w:p w14:paraId="05E0CF1D" w14:textId="77777777" w:rsidR="00CE743E" w:rsidRDefault="00CE743E">
      <w:pPr>
        <w:pStyle w:val="CommentText"/>
      </w:pPr>
      <w:r>
        <w:rPr>
          <w:rStyle w:val="CommentReference"/>
        </w:rPr>
        <w:annotationRef/>
      </w:r>
      <w:r>
        <w:t>From Jeff’s earlier comment: do we have a threshold for “high-impact” and “low-cost” or should I be choosing one based on the results?</w:t>
      </w:r>
    </w:p>
  </w:comment>
  <w:comment w:id="1151" w:author="Jack Olney" w:date="2015-01-14T13:34:00Z" w:initials="JO">
    <w:p w14:paraId="1C764682" w14:textId="77777777" w:rsidR="00CE743E" w:rsidRDefault="00CE743E">
      <w:pPr>
        <w:pStyle w:val="CommentText"/>
      </w:pPr>
      <w:r>
        <w:rPr>
          <w:rStyle w:val="CommentReference"/>
        </w:rPr>
        <w:annotationRef/>
      </w:r>
      <w:r>
        <w:t>Thinking we could insert a few sentences here on tx-seeking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CE743E" w:rsidRDefault="00CE743E">
      <w:pPr>
        <w:spacing w:line="240" w:lineRule="auto"/>
      </w:pPr>
      <w:r>
        <w:separator/>
      </w:r>
    </w:p>
  </w:endnote>
  <w:endnote w:type="continuationSeparator" w:id="0">
    <w:p w14:paraId="5C5D240A" w14:textId="77777777" w:rsidR="00CE743E" w:rsidRDefault="00CE7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CE743E" w:rsidRDefault="00CE743E">
    <w:pPr>
      <w:pStyle w:val="normal0"/>
      <w:contextualSpacing w:val="0"/>
      <w:jc w:val="right"/>
    </w:pPr>
    <w:r>
      <w:fldChar w:fldCharType="begin"/>
    </w:r>
    <w:r>
      <w:instrText>PAGE</w:instrText>
    </w:r>
    <w:r>
      <w:fldChar w:fldCharType="separate"/>
    </w:r>
    <w:r w:rsidR="00B2491B">
      <w:rPr>
        <w:noProof/>
      </w:rPr>
      <w:t>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CE743E" w:rsidRDefault="00CE743E">
      <w:pPr>
        <w:spacing w:line="240" w:lineRule="auto"/>
      </w:pPr>
      <w:r>
        <w:separator/>
      </w:r>
    </w:p>
  </w:footnote>
  <w:footnote w:type="continuationSeparator" w:id="0">
    <w:p w14:paraId="30EC218D" w14:textId="77777777" w:rsidR="00CE743E" w:rsidRDefault="00CE743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2FA5"/>
    <w:rsid w:val="000131FE"/>
    <w:rsid w:val="000142F0"/>
    <w:rsid w:val="000163BB"/>
    <w:rsid w:val="00020169"/>
    <w:rsid w:val="00020CAB"/>
    <w:rsid w:val="00021165"/>
    <w:rsid w:val="00022076"/>
    <w:rsid w:val="0002399E"/>
    <w:rsid w:val="00025076"/>
    <w:rsid w:val="00025424"/>
    <w:rsid w:val="00025528"/>
    <w:rsid w:val="000272A0"/>
    <w:rsid w:val="0002793C"/>
    <w:rsid w:val="00027CF8"/>
    <w:rsid w:val="00030752"/>
    <w:rsid w:val="0003444E"/>
    <w:rsid w:val="00034DA7"/>
    <w:rsid w:val="00037A7A"/>
    <w:rsid w:val="00040C91"/>
    <w:rsid w:val="00042244"/>
    <w:rsid w:val="0004292E"/>
    <w:rsid w:val="00043932"/>
    <w:rsid w:val="0004446E"/>
    <w:rsid w:val="00050041"/>
    <w:rsid w:val="00050EEC"/>
    <w:rsid w:val="00054429"/>
    <w:rsid w:val="0005462D"/>
    <w:rsid w:val="000561EF"/>
    <w:rsid w:val="000568D2"/>
    <w:rsid w:val="00056AEA"/>
    <w:rsid w:val="000579C4"/>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36CC"/>
    <w:rsid w:val="0008374E"/>
    <w:rsid w:val="000849D0"/>
    <w:rsid w:val="00084F40"/>
    <w:rsid w:val="00085684"/>
    <w:rsid w:val="00092AF9"/>
    <w:rsid w:val="000930CF"/>
    <w:rsid w:val="00093701"/>
    <w:rsid w:val="00094B15"/>
    <w:rsid w:val="00094F4B"/>
    <w:rsid w:val="00095110"/>
    <w:rsid w:val="00096253"/>
    <w:rsid w:val="000975E0"/>
    <w:rsid w:val="00097F4A"/>
    <w:rsid w:val="000A17A4"/>
    <w:rsid w:val="000A1D6D"/>
    <w:rsid w:val="000A32D1"/>
    <w:rsid w:val="000A34EF"/>
    <w:rsid w:val="000A4E60"/>
    <w:rsid w:val="000A5C17"/>
    <w:rsid w:val="000A5E0A"/>
    <w:rsid w:val="000A7B97"/>
    <w:rsid w:val="000A7EBA"/>
    <w:rsid w:val="000B3728"/>
    <w:rsid w:val="000B5114"/>
    <w:rsid w:val="000B6F6D"/>
    <w:rsid w:val="000B7D47"/>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482F"/>
    <w:rsid w:val="000E7443"/>
    <w:rsid w:val="000E7B35"/>
    <w:rsid w:val="000E7F28"/>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508B"/>
    <w:rsid w:val="00115A1A"/>
    <w:rsid w:val="0011631F"/>
    <w:rsid w:val="00116B57"/>
    <w:rsid w:val="00122C70"/>
    <w:rsid w:val="00123199"/>
    <w:rsid w:val="00123640"/>
    <w:rsid w:val="00123D9B"/>
    <w:rsid w:val="00125444"/>
    <w:rsid w:val="00125660"/>
    <w:rsid w:val="00125F41"/>
    <w:rsid w:val="001266DD"/>
    <w:rsid w:val="001268B7"/>
    <w:rsid w:val="00126B36"/>
    <w:rsid w:val="00126F8A"/>
    <w:rsid w:val="001306C1"/>
    <w:rsid w:val="001327D0"/>
    <w:rsid w:val="00132863"/>
    <w:rsid w:val="00132E94"/>
    <w:rsid w:val="0013403D"/>
    <w:rsid w:val="0013591A"/>
    <w:rsid w:val="001363E9"/>
    <w:rsid w:val="0013673B"/>
    <w:rsid w:val="00137AD9"/>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5D56"/>
    <w:rsid w:val="001672BD"/>
    <w:rsid w:val="00167999"/>
    <w:rsid w:val="00170691"/>
    <w:rsid w:val="00170B8A"/>
    <w:rsid w:val="00170F02"/>
    <w:rsid w:val="00172D15"/>
    <w:rsid w:val="00173ACA"/>
    <w:rsid w:val="0017493E"/>
    <w:rsid w:val="00175503"/>
    <w:rsid w:val="0017595E"/>
    <w:rsid w:val="0017631F"/>
    <w:rsid w:val="00176F5B"/>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69CF"/>
    <w:rsid w:val="001E7E5D"/>
    <w:rsid w:val="001F1BA6"/>
    <w:rsid w:val="001F2381"/>
    <w:rsid w:val="001F29F6"/>
    <w:rsid w:val="001F402A"/>
    <w:rsid w:val="001F4337"/>
    <w:rsid w:val="001F452B"/>
    <w:rsid w:val="001F5128"/>
    <w:rsid w:val="001F64AD"/>
    <w:rsid w:val="001F69B3"/>
    <w:rsid w:val="001F7766"/>
    <w:rsid w:val="0020005E"/>
    <w:rsid w:val="0020238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5B"/>
    <w:rsid w:val="00223ED9"/>
    <w:rsid w:val="002246D7"/>
    <w:rsid w:val="0022518A"/>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473D"/>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7B2"/>
    <w:rsid w:val="00270CC0"/>
    <w:rsid w:val="002716E1"/>
    <w:rsid w:val="00272A02"/>
    <w:rsid w:val="0027347F"/>
    <w:rsid w:val="0027485B"/>
    <w:rsid w:val="0027665A"/>
    <w:rsid w:val="002769C8"/>
    <w:rsid w:val="002769F6"/>
    <w:rsid w:val="00281945"/>
    <w:rsid w:val="00284B34"/>
    <w:rsid w:val="00285061"/>
    <w:rsid w:val="002860EE"/>
    <w:rsid w:val="00286A2A"/>
    <w:rsid w:val="00287FD3"/>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43B4"/>
    <w:rsid w:val="002C514D"/>
    <w:rsid w:val="002C5287"/>
    <w:rsid w:val="002C6106"/>
    <w:rsid w:val="002C7B61"/>
    <w:rsid w:val="002D0219"/>
    <w:rsid w:val="002D123B"/>
    <w:rsid w:val="002D3EF0"/>
    <w:rsid w:val="002D4305"/>
    <w:rsid w:val="002D47C2"/>
    <w:rsid w:val="002D52B3"/>
    <w:rsid w:val="002D5362"/>
    <w:rsid w:val="002D5BC2"/>
    <w:rsid w:val="002D5E18"/>
    <w:rsid w:val="002D5E1F"/>
    <w:rsid w:val="002D671B"/>
    <w:rsid w:val="002D7F02"/>
    <w:rsid w:val="002E0C47"/>
    <w:rsid w:val="002E37E0"/>
    <w:rsid w:val="002E3DB5"/>
    <w:rsid w:val="002E5D8F"/>
    <w:rsid w:val="002E66D9"/>
    <w:rsid w:val="002F08AC"/>
    <w:rsid w:val="002F1D75"/>
    <w:rsid w:val="002F46BE"/>
    <w:rsid w:val="002F54A4"/>
    <w:rsid w:val="002F73E8"/>
    <w:rsid w:val="002F76C4"/>
    <w:rsid w:val="002F77C0"/>
    <w:rsid w:val="002F7974"/>
    <w:rsid w:val="002F7DE8"/>
    <w:rsid w:val="0030017E"/>
    <w:rsid w:val="0030084D"/>
    <w:rsid w:val="003017E1"/>
    <w:rsid w:val="0030371A"/>
    <w:rsid w:val="00306122"/>
    <w:rsid w:val="00306244"/>
    <w:rsid w:val="00306347"/>
    <w:rsid w:val="00306FCC"/>
    <w:rsid w:val="003070A9"/>
    <w:rsid w:val="00307A9A"/>
    <w:rsid w:val="00307B44"/>
    <w:rsid w:val="00310935"/>
    <w:rsid w:val="00310F86"/>
    <w:rsid w:val="003127C8"/>
    <w:rsid w:val="003129D0"/>
    <w:rsid w:val="00312FF8"/>
    <w:rsid w:val="00313C77"/>
    <w:rsid w:val="003149AB"/>
    <w:rsid w:val="003151FE"/>
    <w:rsid w:val="0031542D"/>
    <w:rsid w:val="00316690"/>
    <w:rsid w:val="003178D4"/>
    <w:rsid w:val="00317BD5"/>
    <w:rsid w:val="003202C5"/>
    <w:rsid w:val="00321465"/>
    <w:rsid w:val="0032296A"/>
    <w:rsid w:val="0032451F"/>
    <w:rsid w:val="00327729"/>
    <w:rsid w:val="00327F22"/>
    <w:rsid w:val="00327F8B"/>
    <w:rsid w:val="00331EA3"/>
    <w:rsid w:val="00333989"/>
    <w:rsid w:val="00333BE0"/>
    <w:rsid w:val="00334432"/>
    <w:rsid w:val="003346D4"/>
    <w:rsid w:val="00334A51"/>
    <w:rsid w:val="00336896"/>
    <w:rsid w:val="003408E0"/>
    <w:rsid w:val="00341091"/>
    <w:rsid w:val="00341D62"/>
    <w:rsid w:val="00342F86"/>
    <w:rsid w:val="00343D00"/>
    <w:rsid w:val="00343FC7"/>
    <w:rsid w:val="00347F2E"/>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D17"/>
    <w:rsid w:val="00366A02"/>
    <w:rsid w:val="003700D0"/>
    <w:rsid w:val="00371B21"/>
    <w:rsid w:val="00371D8A"/>
    <w:rsid w:val="00373DFD"/>
    <w:rsid w:val="00374EF6"/>
    <w:rsid w:val="003750F6"/>
    <w:rsid w:val="003759E8"/>
    <w:rsid w:val="00376AC0"/>
    <w:rsid w:val="00380A3E"/>
    <w:rsid w:val="00383A3C"/>
    <w:rsid w:val="003846CE"/>
    <w:rsid w:val="003855F4"/>
    <w:rsid w:val="003867BA"/>
    <w:rsid w:val="00393086"/>
    <w:rsid w:val="0039619B"/>
    <w:rsid w:val="00396BFC"/>
    <w:rsid w:val="003A149C"/>
    <w:rsid w:val="003A1A60"/>
    <w:rsid w:val="003A3FD3"/>
    <w:rsid w:val="003A4313"/>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202E"/>
    <w:rsid w:val="003D30D0"/>
    <w:rsid w:val="003D6534"/>
    <w:rsid w:val="003D7107"/>
    <w:rsid w:val="003E0A20"/>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CB8"/>
    <w:rsid w:val="00414BA8"/>
    <w:rsid w:val="00416625"/>
    <w:rsid w:val="00417A12"/>
    <w:rsid w:val="00420B7E"/>
    <w:rsid w:val="0042172B"/>
    <w:rsid w:val="004218CB"/>
    <w:rsid w:val="00421D0D"/>
    <w:rsid w:val="0042504D"/>
    <w:rsid w:val="00427583"/>
    <w:rsid w:val="0042767A"/>
    <w:rsid w:val="00432B64"/>
    <w:rsid w:val="00433B30"/>
    <w:rsid w:val="0043408B"/>
    <w:rsid w:val="00434293"/>
    <w:rsid w:val="004379FC"/>
    <w:rsid w:val="004401D1"/>
    <w:rsid w:val="00441BE0"/>
    <w:rsid w:val="00445954"/>
    <w:rsid w:val="00450E1D"/>
    <w:rsid w:val="004530C8"/>
    <w:rsid w:val="004556D6"/>
    <w:rsid w:val="0045606F"/>
    <w:rsid w:val="00461FC2"/>
    <w:rsid w:val="00464315"/>
    <w:rsid w:val="00466802"/>
    <w:rsid w:val="004706DF"/>
    <w:rsid w:val="004711ED"/>
    <w:rsid w:val="004716A3"/>
    <w:rsid w:val="00475760"/>
    <w:rsid w:val="00475FFF"/>
    <w:rsid w:val="00477795"/>
    <w:rsid w:val="00480626"/>
    <w:rsid w:val="00480FDA"/>
    <w:rsid w:val="004810CF"/>
    <w:rsid w:val="00481592"/>
    <w:rsid w:val="004833E2"/>
    <w:rsid w:val="004858C4"/>
    <w:rsid w:val="00485C99"/>
    <w:rsid w:val="004866F2"/>
    <w:rsid w:val="00486743"/>
    <w:rsid w:val="0049009F"/>
    <w:rsid w:val="004939A3"/>
    <w:rsid w:val="00496A39"/>
    <w:rsid w:val="00496CFC"/>
    <w:rsid w:val="004A0375"/>
    <w:rsid w:val="004A07F2"/>
    <w:rsid w:val="004A136A"/>
    <w:rsid w:val="004A3A3B"/>
    <w:rsid w:val="004A59FC"/>
    <w:rsid w:val="004A6FC4"/>
    <w:rsid w:val="004A75A5"/>
    <w:rsid w:val="004B0BC1"/>
    <w:rsid w:val="004B226E"/>
    <w:rsid w:val="004B3C80"/>
    <w:rsid w:val="004B488C"/>
    <w:rsid w:val="004B4A15"/>
    <w:rsid w:val="004B54D1"/>
    <w:rsid w:val="004C000F"/>
    <w:rsid w:val="004C03E5"/>
    <w:rsid w:val="004C0ADF"/>
    <w:rsid w:val="004C2572"/>
    <w:rsid w:val="004C326F"/>
    <w:rsid w:val="004D0BCA"/>
    <w:rsid w:val="004D2013"/>
    <w:rsid w:val="004D21DE"/>
    <w:rsid w:val="004D3BDD"/>
    <w:rsid w:val="004D3CC9"/>
    <w:rsid w:val="004D3F34"/>
    <w:rsid w:val="004D698E"/>
    <w:rsid w:val="004D6F89"/>
    <w:rsid w:val="004E02B2"/>
    <w:rsid w:val="004E074A"/>
    <w:rsid w:val="004E1258"/>
    <w:rsid w:val="004E6BA3"/>
    <w:rsid w:val="004F0DA8"/>
    <w:rsid w:val="004F15AD"/>
    <w:rsid w:val="004F314A"/>
    <w:rsid w:val="004F6DEA"/>
    <w:rsid w:val="004F6E4D"/>
    <w:rsid w:val="004F739D"/>
    <w:rsid w:val="004F7A14"/>
    <w:rsid w:val="00501AD9"/>
    <w:rsid w:val="005022FA"/>
    <w:rsid w:val="005050FE"/>
    <w:rsid w:val="0050562A"/>
    <w:rsid w:val="00505EA7"/>
    <w:rsid w:val="005067F2"/>
    <w:rsid w:val="00507E9F"/>
    <w:rsid w:val="00510929"/>
    <w:rsid w:val="0051143C"/>
    <w:rsid w:val="00512474"/>
    <w:rsid w:val="005143BB"/>
    <w:rsid w:val="005151F0"/>
    <w:rsid w:val="00517DDF"/>
    <w:rsid w:val="005200C7"/>
    <w:rsid w:val="00520EB9"/>
    <w:rsid w:val="005218F7"/>
    <w:rsid w:val="00522CC2"/>
    <w:rsid w:val="005230D1"/>
    <w:rsid w:val="00523478"/>
    <w:rsid w:val="0052356D"/>
    <w:rsid w:val="0052453F"/>
    <w:rsid w:val="00525D24"/>
    <w:rsid w:val="00530514"/>
    <w:rsid w:val="00530DBA"/>
    <w:rsid w:val="00531E22"/>
    <w:rsid w:val="005324B1"/>
    <w:rsid w:val="005325F8"/>
    <w:rsid w:val="00533DB5"/>
    <w:rsid w:val="005343A7"/>
    <w:rsid w:val="00535F88"/>
    <w:rsid w:val="005375D6"/>
    <w:rsid w:val="00537652"/>
    <w:rsid w:val="00537A46"/>
    <w:rsid w:val="00540227"/>
    <w:rsid w:val="00541F0D"/>
    <w:rsid w:val="00546659"/>
    <w:rsid w:val="00546B4A"/>
    <w:rsid w:val="005523D4"/>
    <w:rsid w:val="00552800"/>
    <w:rsid w:val="0055480B"/>
    <w:rsid w:val="00554D45"/>
    <w:rsid w:val="00555157"/>
    <w:rsid w:val="005554A3"/>
    <w:rsid w:val="00555EB7"/>
    <w:rsid w:val="005561CF"/>
    <w:rsid w:val="00557B8F"/>
    <w:rsid w:val="005601F1"/>
    <w:rsid w:val="0056081D"/>
    <w:rsid w:val="00560F58"/>
    <w:rsid w:val="0056226B"/>
    <w:rsid w:val="00562710"/>
    <w:rsid w:val="00565AAF"/>
    <w:rsid w:val="00570832"/>
    <w:rsid w:val="0057217D"/>
    <w:rsid w:val="00576CB8"/>
    <w:rsid w:val="0057784F"/>
    <w:rsid w:val="0058085E"/>
    <w:rsid w:val="00582AB8"/>
    <w:rsid w:val="0058601E"/>
    <w:rsid w:val="00587E47"/>
    <w:rsid w:val="0059161B"/>
    <w:rsid w:val="0059185C"/>
    <w:rsid w:val="00592529"/>
    <w:rsid w:val="005926DE"/>
    <w:rsid w:val="005928FC"/>
    <w:rsid w:val="00593816"/>
    <w:rsid w:val="00597A76"/>
    <w:rsid w:val="00597C4F"/>
    <w:rsid w:val="005A14B3"/>
    <w:rsid w:val="005A1D2B"/>
    <w:rsid w:val="005A20F7"/>
    <w:rsid w:val="005A278E"/>
    <w:rsid w:val="005A49AF"/>
    <w:rsid w:val="005A580B"/>
    <w:rsid w:val="005A6820"/>
    <w:rsid w:val="005B38E1"/>
    <w:rsid w:val="005B464A"/>
    <w:rsid w:val="005B609B"/>
    <w:rsid w:val="005B715B"/>
    <w:rsid w:val="005B723F"/>
    <w:rsid w:val="005C000A"/>
    <w:rsid w:val="005C16F2"/>
    <w:rsid w:val="005C2C89"/>
    <w:rsid w:val="005C322F"/>
    <w:rsid w:val="005C3BD1"/>
    <w:rsid w:val="005C3DDE"/>
    <w:rsid w:val="005C3FB9"/>
    <w:rsid w:val="005C7644"/>
    <w:rsid w:val="005D0911"/>
    <w:rsid w:val="005D0D15"/>
    <w:rsid w:val="005D2BA8"/>
    <w:rsid w:val="005D2F86"/>
    <w:rsid w:val="005D6B13"/>
    <w:rsid w:val="005E1B0C"/>
    <w:rsid w:val="005E1FB5"/>
    <w:rsid w:val="005E22E8"/>
    <w:rsid w:val="005E2ED4"/>
    <w:rsid w:val="005E4B54"/>
    <w:rsid w:val="005E53E2"/>
    <w:rsid w:val="005E5713"/>
    <w:rsid w:val="005E5D58"/>
    <w:rsid w:val="005E690B"/>
    <w:rsid w:val="005E6959"/>
    <w:rsid w:val="005F2329"/>
    <w:rsid w:val="005F25F9"/>
    <w:rsid w:val="005F310F"/>
    <w:rsid w:val="005F423B"/>
    <w:rsid w:val="005F5B67"/>
    <w:rsid w:val="005F5DBF"/>
    <w:rsid w:val="005F6614"/>
    <w:rsid w:val="00602EC9"/>
    <w:rsid w:val="006047BC"/>
    <w:rsid w:val="00606123"/>
    <w:rsid w:val="006071CB"/>
    <w:rsid w:val="00613E5B"/>
    <w:rsid w:val="00614004"/>
    <w:rsid w:val="006141FF"/>
    <w:rsid w:val="00615625"/>
    <w:rsid w:val="00616568"/>
    <w:rsid w:val="00617337"/>
    <w:rsid w:val="00617BBE"/>
    <w:rsid w:val="00621D75"/>
    <w:rsid w:val="0062304C"/>
    <w:rsid w:val="00623179"/>
    <w:rsid w:val="00623F65"/>
    <w:rsid w:val="0062659A"/>
    <w:rsid w:val="00627D30"/>
    <w:rsid w:val="0063026B"/>
    <w:rsid w:val="0063067F"/>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E21"/>
    <w:rsid w:val="00655C47"/>
    <w:rsid w:val="00655F42"/>
    <w:rsid w:val="00656E57"/>
    <w:rsid w:val="00660A72"/>
    <w:rsid w:val="006611E3"/>
    <w:rsid w:val="00661890"/>
    <w:rsid w:val="006618DD"/>
    <w:rsid w:val="00662242"/>
    <w:rsid w:val="006648E5"/>
    <w:rsid w:val="00667D91"/>
    <w:rsid w:val="00670078"/>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A0974"/>
    <w:rsid w:val="006A1983"/>
    <w:rsid w:val="006A27D9"/>
    <w:rsid w:val="006A404E"/>
    <w:rsid w:val="006A4A37"/>
    <w:rsid w:val="006A4EB5"/>
    <w:rsid w:val="006A5827"/>
    <w:rsid w:val="006A5D56"/>
    <w:rsid w:val="006A63B2"/>
    <w:rsid w:val="006A74F6"/>
    <w:rsid w:val="006A7F50"/>
    <w:rsid w:val="006B075B"/>
    <w:rsid w:val="006B0F3B"/>
    <w:rsid w:val="006B2C19"/>
    <w:rsid w:val="006B3430"/>
    <w:rsid w:val="006B54AF"/>
    <w:rsid w:val="006B558F"/>
    <w:rsid w:val="006B5C43"/>
    <w:rsid w:val="006B7962"/>
    <w:rsid w:val="006C0DB6"/>
    <w:rsid w:val="006C1277"/>
    <w:rsid w:val="006C5AAE"/>
    <w:rsid w:val="006C7349"/>
    <w:rsid w:val="006C7A41"/>
    <w:rsid w:val="006D081F"/>
    <w:rsid w:val="006D17ED"/>
    <w:rsid w:val="006D49FE"/>
    <w:rsid w:val="006D5C1A"/>
    <w:rsid w:val="006D7990"/>
    <w:rsid w:val="006E02E3"/>
    <w:rsid w:val="006E0775"/>
    <w:rsid w:val="006E1625"/>
    <w:rsid w:val="006E177A"/>
    <w:rsid w:val="006E29A5"/>
    <w:rsid w:val="006E3BBA"/>
    <w:rsid w:val="006E4A55"/>
    <w:rsid w:val="006E5160"/>
    <w:rsid w:val="006E641A"/>
    <w:rsid w:val="006E6D28"/>
    <w:rsid w:val="006E71B4"/>
    <w:rsid w:val="006F08E1"/>
    <w:rsid w:val="006F0F8D"/>
    <w:rsid w:val="006F18A9"/>
    <w:rsid w:val="006F38DD"/>
    <w:rsid w:val="006F5F24"/>
    <w:rsid w:val="00700E14"/>
    <w:rsid w:val="00703151"/>
    <w:rsid w:val="00704298"/>
    <w:rsid w:val="00704A3E"/>
    <w:rsid w:val="007105E8"/>
    <w:rsid w:val="00710658"/>
    <w:rsid w:val="00711528"/>
    <w:rsid w:val="00711586"/>
    <w:rsid w:val="007118E0"/>
    <w:rsid w:val="00712178"/>
    <w:rsid w:val="007125CC"/>
    <w:rsid w:val="00712AD7"/>
    <w:rsid w:val="0071355C"/>
    <w:rsid w:val="00714162"/>
    <w:rsid w:val="00716EFA"/>
    <w:rsid w:val="007268DB"/>
    <w:rsid w:val="00727013"/>
    <w:rsid w:val="00730026"/>
    <w:rsid w:val="007300B5"/>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6C6C"/>
    <w:rsid w:val="0077069E"/>
    <w:rsid w:val="00770CB9"/>
    <w:rsid w:val="007712A1"/>
    <w:rsid w:val="007723F5"/>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B0187"/>
    <w:rsid w:val="007B3010"/>
    <w:rsid w:val="007B37CF"/>
    <w:rsid w:val="007B4ADA"/>
    <w:rsid w:val="007B60A3"/>
    <w:rsid w:val="007C1410"/>
    <w:rsid w:val="007C2956"/>
    <w:rsid w:val="007C44B8"/>
    <w:rsid w:val="007C51E8"/>
    <w:rsid w:val="007C68EC"/>
    <w:rsid w:val="007C6DC7"/>
    <w:rsid w:val="007D1DD9"/>
    <w:rsid w:val="007D2470"/>
    <w:rsid w:val="007D3E7A"/>
    <w:rsid w:val="007D52B1"/>
    <w:rsid w:val="007D5472"/>
    <w:rsid w:val="007D5486"/>
    <w:rsid w:val="007D5D94"/>
    <w:rsid w:val="007D6AFD"/>
    <w:rsid w:val="007D79B4"/>
    <w:rsid w:val="007E11C5"/>
    <w:rsid w:val="007E1DF4"/>
    <w:rsid w:val="007E2B59"/>
    <w:rsid w:val="007E2C2C"/>
    <w:rsid w:val="007E311F"/>
    <w:rsid w:val="007E3CA9"/>
    <w:rsid w:val="007E4669"/>
    <w:rsid w:val="007E5075"/>
    <w:rsid w:val="007E648F"/>
    <w:rsid w:val="007F02EC"/>
    <w:rsid w:val="007F0D88"/>
    <w:rsid w:val="007F0DE3"/>
    <w:rsid w:val="007F1979"/>
    <w:rsid w:val="007F2149"/>
    <w:rsid w:val="007F33D1"/>
    <w:rsid w:val="007F3A8F"/>
    <w:rsid w:val="007F4A1A"/>
    <w:rsid w:val="007F5D46"/>
    <w:rsid w:val="007F6458"/>
    <w:rsid w:val="007F7C15"/>
    <w:rsid w:val="00802DB7"/>
    <w:rsid w:val="00804528"/>
    <w:rsid w:val="00805411"/>
    <w:rsid w:val="008054EE"/>
    <w:rsid w:val="00805A46"/>
    <w:rsid w:val="00806273"/>
    <w:rsid w:val="00810040"/>
    <w:rsid w:val="00810A95"/>
    <w:rsid w:val="00811619"/>
    <w:rsid w:val="0081488A"/>
    <w:rsid w:val="00816109"/>
    <w:rsid w:val="0081693F"/>
    <w:rsid w:val="00816B98"/>
    <w:rsid w:val="008170B2"/>
    <w:rsid w:val="00817A72"/>
    <w:rsid w:val="00817B46"/>
    <w:rsid w:val="008217F5"/>
    <w:rsid w:val="00822607"/>
    <w:rsid w:val="00822C85"/>
    <w:rsid w:val="008230DA"/>
    <w:rsid w:val="00823189"/>
    <w:rsid w:val="00823F2E"/>
    <w:rsid w:val="00824C31"/>
    <w:rsid w:val="00825171"/>
    <w:rsid w:val="008265E2"/>
    <w:rsid w:val="00827D20"/>
    <w:rsid w:val="0083146C"/>
    <w:rsid w:val="00831663"/>
    <w:rsid w:val="00832B1B"/>
    <w:rsid w:val="00836859"/>
    <w:rsid w:val="008403D4"/>
    <w:rsid w:val="008413C4"/>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585"/>
    <w:rsid w:val="00872D3A"/>
    <w:rsid w:val="008735E2"/>
    <w:rsid w:val="00873E21"/>
    <w:rsid w:val="00874A1F"/>
    <w:rsid w:val="00875403"/>
    <w:rsid w:val="00876C31"/>
    <w:rsid w:val="0087707C"/>
    <w:rsid w:val="0088011B"/>
    <w:rsid w:val="00882069"/>
    <w:rsid w:val="00882F43"/>
    <w:rsid w:val="00883152"/>
    <w:rsid w:val="00883C0A"/>
    <w:rsid w:val="00886737"/>
    <w:rsid w:val="00886C5B"/>
    <w:rsid w:val="0089031F"/>
    <w:rsid w:val="00892F40"/>
    <w:rsid w:val="0089303D"/>
    <w:rsid w:val="00893E6A"/>
    <w:rsid w:val="0089420B"/>
    <w:rsid w:val="00894DB3"/>
    <w:rsid w:val="008963DB"/>
    <w:rsid w:val="008A2DDA"/>
    <w:rsid w:val="008A6055"/>
    <w:rsid w:val="008A70DF"/>
    <w:rsid w:val="008A7247"/>
    <w:rsid w:val="008B0834"/>
    <w:rsid w:val="008B1D49"/>
    <w:rsid w:val="008B1D5C"/>
    <w:rsid w:val="008B1F84"/>
    <w:rsid w:val="008B2B8C"/>
    <w:rsid w:val="008B35C5"/>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5663"/>
    <w:rsid w:val="00916969"/>
    <w:rsid w:val="0092026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3332"/>
    <w:rsid w:val="009441FF"/>
    <w:rsid w:val="009446EC"/>
    <w:rsid w:val="009450D2"/>
    <w:rsid w:val="00946D0B"/>
    <w:rsid w:val="009479F3"/>
    <w:rsid w:val="0095084A"/>
    <w:rsid w:val="0095197A"/>
    <w:rsid w:val="00955623"/>
    <w:rsid w:val="00955B6E"/>
    <w:rsid w:val="009613B4"/>
    <w:rsid w:val="00962A36"/>
    <w:rsid w:val="00963ABF"/>
    <w:rsid w:val="00964ACA"/>
    <w:rsid w:val="00965EF7"/>
    <w:rsid w:val="0096628B"/>
    <w:rsid w:val="00971178"/>
    <w:rsid w:val="009715C0"/>
    <w:rsid w:val="00972879"/>
    <w:rsid w:val="009735FA"/>
    <w:rsid w:val="00975133"/>
    <w:rsid w:val="00975BB8"/>
    <w:rsid w:val="0097628D"/>
    <w:rsid w:val="00977CEA"/>
    <w:rsid w:val="009802AC"/>
    <w:rsid w:val="009807F0"/>
    <w:rsid w:val="00983C8D"/>
    <w:rsid w:val="00984261"/>
    <w:rsid w:val="009864F5"/>
    <w:rsid w:val="00986C14"/>
    <w:rsid w:val="0098759A"/>
    <w:rsid w:val="0099021A"/>
    <w:rsid w:val="00991531"/>
    <w:rsid w:val="00995FFC"/>
    <w:rsid w:val="009974AE"/>
    <w:rsid w:val="00997A22"/>
    <w:rsid w:val="009A1BF9"/>
    <w:rsid w:val="009A32A8"/>
    <w:rsid w:val="009A3304"/>
    <w:rsid w:val="009A349B"/>
    <w:rsid w:val="009A3AF0"/>
    <w:rsid w:val="009A41EC"/>
    <w:rsid w:val="009A4A35"/>
    <w:rsid w:val="009A5760"/>
    <w:rsid w:val="009A799E"/>
    <w:rsid w:val="009B233A"/>
    <w:rsid w:val="009B2545"/>
    <w:rsid w:val="009B31EA"/>
    <w:rsid w:val="009B5221"/>
    <w:rsid w:val="009B6972"/>
    <w:rsid w:val="009B6EF3"/>
    <w:rsid w:val="009C0116"/>
    <w:rsid w:val="009C1FEE"/>
    <w:rsid w:val="009C303D"/>
    <w:rsid w:val="009C3563"/>
    <w:rsid w:val="009C37D2"/>
    <w:rsid w:val="009C3D53"/>
    <w:rsid w:val="009C4A17"/>
    <w:rsid w:val="009C5095"/>
    <w:rsid w:val="009C55F2"/>
    <w:rsid w:val="009C6BD8"/>
    <w:rsid w:val="009C6E59"/>
    <w:rsid w:val="009D10F5"/>
    <w:rsid w:val="009D1961"/>
    <w:rsid w:val="009D42F3"/>
    <w:rsid w:val="009D52D5"/>
    <w:rsid w:val="009D68C5"/>
    <w:rsid w:val="009E098E"/>
    <w:rsid w:val="009E09A3"/>
    <w:rsid w:val="009E1FCE"/>
    <w:rsid w:val="009E2775"/>
    <w:rsid w:val="009E3B14"/>
    <w:rsid w:val="009E4CC4"/>
    <w:rsid w:val="009E514A"/>
    <w:rsid w:val="009E57DC"/>
    <w:rsid w:val="009F1741"/>
    <w:rsid w:val="009F20C8"/>
    <w:rsid w:val="009F2D5B"/>
    <w:rsid w:val="009F4271"/>
    <w:rsid w:val="009F534E"/>
    <w:rsid w:val="009F57AE"/>
    <w:rsid w:val="009F6605"/>
    <w:rsid w:val="009F6EC2"/>
    <w:rsid w:val="009F7BE1"/>
    <w:rsid w:val="00A00DC5"/>
    <w:rsid w:val="00A01E96"/>
    <w:rsid w:val="00A024D8"/>
    <w:rsid w:val="00A03FAA"/>
    <w:rsid w:val="00A04275"/>
    <w:rsid w:val="00A05B2C"/>
    <w:rsid w:val="00A07127"/>
    <w:rsid w:val="00A07B3E"/>
    <w:rsid w:val="00A10D5C"/>
    <w:rsid w:val="00A12333"/>
    <w:rsid w:val="00A12A18"/>
    <w:rsid w:val="00A20A7D"/>
    <w:rsid w:val="00A23F0E"/>
    <w:rsid w:val="00A27213"/>
    <w:rsid w:val="00A3168C"/>
    <w:rsid w:val="00A319B9"/>
    <w:rsid w:val="00A31BBF"/>
    <w:rsid w:val="00A333AF"/>
    <w:rsid w:val="00A33B2C"/>
    <w:rsid w:val="00A34923"/>
    <w:rsid w:val="00A34BC5"/>
    <w:rsid w:val="00A37390"/>
    <w:rsid w:val="00A414EC"/>
    <w:rsid w:val="00A43C59"/>
    <w:rsid w:val="00A44243"/>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6476"/>
    <w:rsid w:val="00A67220"/>
    <w:rsid w:val="00A672DF"/>
    <w:rsid w:val="00A67774"/>
    <w:rsid w:val="00A67C82"/>
    <w:rsid w:val="00A67FE9"/>
    <w:rsid w:val="00A70AB2"/>
    <w:rsid w:val="00A73558"/>
    <w:rsid w:val="00A73F62"/>
    <w:rsid w:val="00A745BE"/>
    <w:rsid w:val="00A7693A"/>
    <w:rsid w:val="00A81102"/>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59F4"/>
    <w:rsid w:val="00AA64A7"/>
    <w:rsid w:val="00AA6FCC"/>
    <w:rsid w:val="00AB0E2B"/>
    <w:rsid w:val="00AB15F7"/>
    <w:rsid w:val="00AB273A"/>
    <w:rsid w:val="00AB5856"/>
    <w:rsid w:val="00AB5A03"/>
    <w:rsid w:val="00AB633C"/>
    <w:rsid w:val="00AB6C8F"/>
    <w:rsid w:val="00AB71EF"/>
    <w:rsid w:val="00AC062C"/>
    <w:rsid w:val="00AC3D6E"/>
    <w:rsid w:val="00AC4055"/>
    <w:rsid w:val="00AC5CFC"/>
    <w:rsid w:val="00AC5D06"/>
    <w:rsid w:val="00AC6D3C"/>
    <w:rsid w:val="00AD0662"/>
    <w:rsid w:val="00AD2A29"/>
    <w:rsid w:val="00AD367A"/>
    <w:rsid w:val="00AD4F28"/>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4E4D"/>
    <w:rsid w:val="00B07EAE"/>
    <w:rsid w:val="00B10991"/>
    <w:rsid w:val="00B118F3"/>
    <w:rsid w:val="00B119AB"/>
    <w:rsid w:val="00B119F2"/>
    <w:rsid w:val="00B123B8"/>
    <w:rsid w:val="00B12760"/>
    <w:rsid w:val="00B13C0C"/>
    <w:rsid w:val="00B13D43"/>
    <w:rsid w:val="00B155F3"/>
    <w:rsid w:val="00B15622"/>
    <w:rsid w:val="00B1707F"/>
    <w:rsid w:val="00B17BC3"/>
    <w:rsid w:val="00B2068A"/>
    <w:rsid w:val="00B20888"/>
    <w:rsid w:val="00B20A26"/>
    <w:rsid w:val="00B20CF4"/>
    <w:rsid w:val="00B2391B"/>
    <w:rsid w:val="00B246DB"/>
    <w:rsid w:val="00B2491B"/>
    <w:rsid w:val="00B25FEF"/>
    <w:rsid w:val="00B2600C"/>
    <w:rsid w:val="00B266C0"/>
    <w:rsid w:val="00B27764"/>
    <w:rsid w:val="00B30876"/>
    <w:rsid w:val="00B31A7A"/>
    <w:rsid w:val="00B31F8B"/>
    <w:rsid w:val="00B324E9"/>
    <w:rsid w:val="00B347CC"/>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C08"/>
    <w:rsid w:val="00B65BFD"/>
    <w:rsid w:val="00B66A30"/>
    <w:rsid w:val="00B66DAA"/>
    <w:rsid w:val="00B71067"/>
    <w:rsid w:val="00B73B3D"/>
    <w:rsid w:val="00B7451F"/>
    <w:rsid w:val="00B7495C"/>
    <w:rsid w:val="00B74C63"/>
    <w:rsid w:val="00B7641A"/>
    <w:rsid w:val="00B76A09"/>
    <w:rsid w:val="00B77C83"/>
    <w:rsid w:val="00B77D1E"/>
    <w:rsid w:val="00B80D12"/>
    <w:rsid w:val="00B831E9"/>
    <w:rsid w:val="00B83DD4"/>
    <w:rsid w:val="00B8471C"/>
    <w:rsid w:val="00B852AE"/>
    <w:rsid w:val="00B86568"/>
    <w:rsid w:val="00B90493"/>
    <w:rsid w:val="00B91B97"/>
    <w:rsid w:val="00B92F5C"/>
    <w:rsid w:val="00B94220"/>
    <w:rsid w:val="00B960EE"/>
    <w:rsid w:val="00BA097D"/>
    <w:rsid w:val="00BA195A"/>
    <w:rsid w:val="00BA2DFC"/>
    <w:rsid w:val="00BA31FF"/>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08A9"/>
    <w:rsid w:val="00BC1782"/>
    <w:rsid w:val="00BC249D"/>
    <w:rsid w:val="00BC3639"/>
    <w:rsid w:val="00BC595A"/>
    <w:rsid w:val="00BD2421"/>
    <w:rsid w:val="00BD3B57"/>
    <w:rsid w:val="00BD48BE"/>
    <w:rsid w:val="00BE19DA"/>
    <w:rsid w:val="00BE1AC9"/>
    <w:rsid w:val="00BE1B57"/>
    <w:rsid w:val="00BE1FFF"/>
    <w:rsid w:val="00BE303D"/>
    <w:rsid w:val="00BE5BA0"/>
    <w:rsid w:val="00BE6800"/>
    <w:rsid w:val="00BE6FB5"/>
    <w:rsid w:val="00BF022B"/>
    <w:rsid w:val="00BF0B23"/>
    <w:rsid w:val="00BF2B13"/>
    <w:rsid w:val="00BF311B"/>
    <w:rsid w:val="00BF66CB"/>
    <w:rsid w:val="00C012F1"/>
    <w:rsid w:val="00C04CD1"/>
    <w:rsid w:val="00C050B1"/>
    <w:rsid w:val="00C07325"/>
    <w:rsid w:val="00C10061"/>
    <w:rsid w:val="00C10848"/>
    <w:rsid w:val="00C10CE0"/>
    <w:rsid w:val="00C12616"/>
    <w:rsid w:val="00C12B4D"/>
    <w:rsid w:val="00C12B56"/>
    <w:rsid w:val="00C13972"/>
    <w:rsid w:val="00C14A51"/>
    <w:rsid w:val="00C20F04"/>
    <w:rsid w:val="00C212CF"/>
    <w:rsid w:val="00C224AE"/>
    <w:rsid w:val="00C22FA6"/>
    <w:rsid w:val="00C24BC0"/>
    <w:rsid w:val="00C261F3"/>
    <w:rsid w:val="00C2662C"/>
    <w:rsid w:val="00C26C56"/>
    <w:rsid w:val="00C26C9B"/>
    <w:rsid w:val="00C300C6"/>
    <w:rsid w:val="00C309E6"/>
    <w:rsid w:val="00C30C3A"/>
    <w:rsid w:val="00C3101D"/>
    <w:rsid w:val="00C31328"/>
    <w:rsid w:val="00C31F36"/>
    <w:rsid w:val="00C32E12"/>
    <w:rsid w:val="00C33EF9"/>
    <w:rsid w:val="00C35F0E"/>
    <w:rsid w:val="00C36161"/>
    <w:rsid w:val="00C376C4"/>
    <w:rsid w:val="00C4070D"/>
    <w:rsid w:val="00C41D38"/>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46EA"/>
    <w:rsid w:val="00C54A27"/>
    <w:rsid w:val="00C56971"/>
    <w:rsid w:val="00C57BAD"/>
    <w:rsid w:val="00C6065D"/>
    <w:rsid w:val="00C60BF7"/>
    <w:rsid w:val="00C60CF2"/>
    <w:rsid w:val="00C61321"/>
    <w:rsid w:val="00C62D36"/>
    <w:rsid w:val="00C6316C"/>
    <w:rsid w:val="00C640F5"/>
    <w:rsid w:val="00C6643D"/>
    <w:rsid w:val="00C70ECD"/>
    <w:rsid w:val="00C74596"/>
    <w:rsid w:val="00C7745D"/>
    <w:rsid w:val="00C7791E"/>
    <w:rsid w:val="00C80B22"/>
    <w:rsid w:val="00C81A26"/>
    <w:rsid w:val="00C829F0"/>
    <w:rsid w:val="00C83274"/>
    <w:rsid w:val="00C8345E"/>
    <w:rsid w:val="00C848F2"/>
    <w:rsid w:val="00C8562C"/>
    <w:rsid w:val="00C8583B"/>
    <w:rsid w:val="00C9034E"/>
    <w:rsid w:val="00C90535"/>
    <w:rsid w:val="00C90A81"/>
    <w:rsid w:val="00C90B09"/>
    <w:rsid w:val="00C90C94"/>
    <w:rsid w:val="00C91AD7"/>
    <w:rsid w:val="00C93972"/>
    <w:rsid w:val="00C93FD7"/>
    <w:rsid w:val="00C94EC6"/>
    <w:rsid w:val="00C95470"/>
    <w:rsid w:val="00C95C8A"/>
    <w:rsid w:val="00C966BB"/>
    <w:rsid w:val="00CA15E4"/>
    <w:rsid w:val="00CA26FC"/>
    <w:rsid w:val="00CA6639"/>
    <w:rsid w:val="00CA6B3E"/>
    <w:rsid w:val="00CB12F5"/>
    <w:rsid w:val="00CB1A4B"/>
    <w:rsid w:val="00CB2595"/>
    <w:rsid w:val="00CB2B80"/>
    <w:rsid w:val="00CB7064"/>
    <w:rsid w:val="00CC2846"/>
    <w:rsid w:val="00CC4678"/>
    <w:rsid w:val="00CD08A6"/>
    <w:rsid w:val="00CD1852"/>
    <w:rsid w:val="00CD36DC"/>
    <w:rsid w:val="00CD4136"/>
    <w:rsid w:val="00CD4CA2"/>
    <w:rsid w:val="00CD4E2F"/>
    <w:rsid w:val="00CD4FEF"/>
    <w:rsid w:val="00CD599C"/>
    <w:rsid w:val="00CD67BC"/>
    <w:rsid w:val="00CE154D"/>
    <w:rsid w:val="00CE24C7"/>
    <w:rsid w:val="00CE50C8"/>
    <w:rsid w:val="00CE743E"/>
    <w:rsid w:val="00CE7DA8"/>
    <w:rsid w:val="00CE7ECB"/>
    <w:rsid w:val="00CF3A9F"/>
    <w:rsid w:val="00CF43BE"/>
    <w:rsid w:val="00CF5154"/>
    <w:rsid w:val="00CF5AC3"/>
    <w:rsid w:val="00CF7B3E"/>
    <w:rsid w:val="00D000F2"/>
    <w:rsid w:val="00D06617"/>
    <w:rsid w:val="00D06E7D"/>
    <w:rsid w:val="00D10AB5"/>
    <w:rsid w:val="00D13971"/>
    <w:rsid w:val="00D13E7C"/>
    <w:rsid w:val="00D1473D"/>
    <w:rsid w:val="00D14C58"/>
    <w:rsid w:val="00D1596C"/>
    <w:rsid w:val="00D15A02"/>
    <w:rsid w:val="00D162C7"/>
    <w:rsid w:val="00D16AC2"/>
    <w:rsid w:val="00D16C7C"/>
    <w:rsid w:val="00D17502"/>
    <w:rsid w:val="00D17D28"/>
    <w:rsid w:val="00D21063"/>
    <w:rsid w:val="00D225D0"/>
    <w:rsid w:val="00D22909"/>
    <w:rsid w:val="00D22B70"/>
    <w:rsid w:val="00D23EF9"/>
    <w:rsid w:val="00D3021A"/>
    <w:rsid w:val="00D31246"/>
    <w:rsid w:val="00D31466"/>
    <w:rsid w:val="00D32D6D"/>
    <w:rsid w:val="00D35A95"/>
    <w:rsid w:val="00D36F26"/>
    <w:rsid w:val="00D37554"/>
    <w:rsid w:val="00D4071A"/>
    <w:rsid w:val="00D417EC"/>
    <w:rsid w:val="00D42EC2"/>
    <w:rsid w:val="00D43662"/>
    <w:rsid w:val="00D44CCB"/>
    <w:rsid w:val="00D45337"/>
    <w:rsid w:val="00D4591C"/>
    <w:rsid w:val="00D46ED4"/>
    <w:rsid w:val="00D51A6F"/>
    <w:rsid w:val="00D544CC"/>
    <w:rsid w:val="00D55C44"/>
    <w:rsid w:val="00D5677F"/>
    <w:rsid w:val="00D610B9"/>
    <w:rsid w:val="00D6349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0E05"/>
    <w:rsid w:val="00D91055"/>
    <w:rsid w:val="00D92572"/>
    <w:rsid w:val="00D92CEC"/>
    <w:rsid w:val="00D93832"/>
    <w:rsid w:val="00D977D0"/>
    <w:rsid w:val="00DA2FFD"/>
    <w:rsid w:val="00DA48FC"/>
    <w:rsid w:val="00DA5FEE"/>
    <w:rsid w:val="00DA7062"/>
    <w:rsid w:val="00DA76E5"/>
    <w:rsid w:val="00DB1747"/>
    <w:rsid w:val="00DB26C3"/>
    <w:rsid w:val="00DB2702"/>
    <w:rsid w:val="00DB4040"/>
    <w:rsid w:val="00DB43BF"/>
    <w:rsid w:val="00DB5092"/>
    <w:rsid w:val="00DB606C"/>
    <w:rsid w:val="00DB6AE2"/>
    <w:rsid w:val="00DC0292"/>
    <w:rsid w:val="00DC26BC"/>
    <w:rsid w:val="00DC3546"/>
    <w:rsid w:val="00DC69AB"/>
    <w:rsid w:val="00DC6D09"/>
    <w:rsid w:val="00DC71C7"/>
    <w:rsid w:val="00DD041D"/>
    <w:rsid w:val="00DD0ED8"/>
    <w:rsid w:val="00DD19A4"/>
    <w:rsid w:val="00DD50AD"/>
    <w:rsid w:val="00DD50D7"/>
    <w:rsid w:val="00DD6E18"/>
    <w:rsid w:val="00DD6F48"/>
    <w:rsid w:val="00DD7CD7"/>
    <w:rsid w:val="00DE0084"/>
    <w:rsid w:val="00DE1736"/>
    <w:rsid w:val="00DE20FA"/>
    <w:rsid w:val="00DE2511"/>
    <w:rsid w:val="00DE29DA"/>
    <w:rsid w:val="00DE5773"/>
    <w:rsid w:val="00DE5BDE"/>
    <w:rsid w:val="00DE6731"/>
    <w:rsid w:val="00DE71B5"/>
    <w:rsid w:val="00DE7875"/>
    <w:rsid w:val="00DF1288"/>
    <w:rsid w:val="00DF1540"/>
    <w:rsid w:val="00DF27F5"/>
    <w:rsid w:val="00DF34CA"/>
    <w:rsid w:val="00DF58DC"/>
    <w:rsid w:val="00DF6639"/>
    <w:rsid w:val="00DF7A95"/>
    <w:rsid w:val="00E002D5"/>
    <w:rsid w:val="00E019FB"/>
    <w:rsid w:val="00E020A7"/>
    <w:rsid w:val="00E0392E"/>
    <w:rsid w:val="00E04C0C"/>
    <w:rsid w:val="00E104C3"/>
    <w:rsid w:val="00E1075D"/>
    <w:rsid w:val="00E1150C"/>
    <w:rsid w:val="00E13411"/>
    <w:rsid w:val="00E1353D"/>
    <w:rsid w:val="00E14801"/>
    <w:rsid w:val="00E149A7"/>
    <w:rsid w:val="00E1524C"/>
    <w:rsid w:val="00E201C6"/>
    <w:rsid w:val="00E214D3"/>
    <w:rsid w:val="00E216EC"/>
    <w:rsid w:val="00E2195F"/>
    <w:rsid w:val="00E21A23"/>
    <w:rsid w:val="00E22649"/>
    <w:rsid w:val="00E22793"/>
    <w:rsid w:val="00E233F1"/>
    <w:rsid w:val="00E237A5"/>
    <w:rsid w:val="00E25017"/>
    <w:rsid w:val="00E259EF"/>
    <w:rsid w:val="00E309E3"/>
    <w:rsid w:val="00E30A03"/>
    <w:rsid w:val="00E30EDE"/>
    <w:rsid w:val="00E3164B"/>
    <w:rsid w:val="00E3215F"/>
    <w:rsid w:val="00E33FD4"/>
    <w:rsid w:val="00E34FC2"/>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6179"/>
    <w:rsid w:val="00EA6B9A"/>
    <w:rsid w:val="00EA7FA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51CA"/>
    <w:rsid w:val="00F06617"/>
    <w:rsid w:val="00F069F9"/>
    <w:rsid w:val="00F07DCD"/>
    <w:rsid w:val="00F07DE8"/>
    <w:rsid w:val="00F11115"/>
    <w:rsid w:val="00F11B24"/>
    <w:rsid w:val="00F12271"/>
    <w:rsid w:val="00F13940"/>
    <w:rsid w:val="00F14A22"/>
    <w:rsid w:val="00F1568F"/>
    <w:rsid w:val="00F20709"/>
    <w:rsid w:val="00F20DD0"/>
    <w:rsid w:val="00F24045"/>
    <w:rsid w:val="00F24371"/>
    <w:rsid w:val="00F24705"/>
    <w:rsid w:val="00F257E8"/>
    <w:rsid w:val="00F2745C"/>
    <w:rsid w:val="00F3008D"/>
    <w:rsid w:val="00F30180"/>
    <w:rsid w:val="00F305F5"/>
    <w:rsid w:val="00F30E57"/>
    <w:rsid w:val="00F31908"/>
    <w:rsid w:val="00F32B96"/>
    <w:rsid w:val="00F34684"/>
    <w:rsid w:val="00F37011"/>
    <w:rsid w:val="00F4012B"/>
    <w:rsid w:val="00F40A60"/>
    <w:rsid w:val="00F40FB4"/>
    <w:rsid w:val="00F42244"/>
    <w:rsid w:val="00F425A0"/>
    <w:rsid w:val="00F4283D"/>
    <w:rsid w:val="00F4371A"/>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93973"/>
    <w:rsid w:val="00F961AA"/>
    <w:rsid w:val="00F97CD8"/>
    <w:rsid w:val="00FA201D"/>
    <w:rsid w:val="00FA295E"/>
    <w:rsid w:val="00FA2EC4"/>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2629"/>
    <w:rsid w:val="00FC323A"/>
    <w:rsid w:val="00FC3A05"/>
    <w:rsid w:val="00FC3D79"/>
    <w:rsid w:val="00FC45D6"/>
    <w:rsid w:val="00FC5D0C"/>
    <w:rsid w:val="00FC61AF"/>
    <w:rsid w:val="00FC637B"/>
    <w:rsid w:val="00FC6E36"/>
    <w:rsid w:val="00FC7103"/>
    <w:rsid w:val="00FD0D6F"/>
    <w:rsid w:val="00FD1119"/>
    <w:rsid w:val="00FD1474"/>
    <w:rsid w:val="00FD3F56"/>
    <w:rsid w:val="00FD5E65"/>
    <w:rsid w:val="00FD6BAE"/>
    <w:rsid w:val="00FD78CE"/>
    <w:rsid w:val="00FE0150"/>
    <w:rsid w:val="00FE0E4E"/>
    <w:rsid w:val="00FE2262"/>
    <w:rsid w:val="00FE38BD"/>
    <w:rsid w:val="00FE50EC"/>
    <w:rsid w:val="00FE5942"/>
    <w:rsid w:val="00FE5E1E"/>
    <w:rsid w:val="00FF056D"/>
    <w:rsid w:val="00FF060A"/>
    <w:rsid w:val="00FF1D10"/>
    <w:rsid w:val="00FF3126"/>
    <w:rsid w:val="00FF3D99"/>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E2F6D-AA68-594A-AE98-AB86E9FAD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3739</TotalTime>
  <Pages>20</Pages>
  <Words>30347</Words>
  <Characters>172980</Characters>
  <Application>Microsoft Macintosh Word</Application>
  <DocSecurity>0</DocSecurity>
  <Lines>1441</Lines>
  <Paragraphs>405</Paragraphs>
  <ScaleCrop>false</ScaleCrop>
  <Company/>
  <LinksUpToDate>false</LinksUpToDate>
  <CharactersWithSpaces>202922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1125</cp:revision>
  <cp:lastPrinted>2015-01-15T09:08:00Z</cp:lastPrinted>
  <dcterms:created xsi:type="dcterms:W3CDTF">2015-01-06T10:07:00Z</dcterms:created>
  <dcterms:modified xsi:type="dcterms:W3CDTF">2015-02-11T13:04:00Z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citations="46" publications="34"/&gt;&lt;/info&gt;PAPERS2_INFO_END</vt:lpwstr>
  </property>
</Properties>
</file>