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30F63F02"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$497</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e outreach as an integral part of a treatment intervention, and encourage country program</w:t>
      </w:r>
      <w:r w:rsidR="00FC2629">
        <w:rPr>
          <w:lang w:val="en-US"/>
        </w:rPr>
        <w:t>me</w:t>
      </w:r>
      <w:r w:rsidR="00DF1540">
        <w:rPr>
          <w:lang w:val="en-US"/>
        </w:rPr>
        <w:t xml:space="preserve">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67AD7A66"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therapy</w:t>
      </w:r>
      <w:r w:rsidR="00A86169">
        <w:t xml:space="preserve">{UNAIDS:2014ta}. With </w:t>
      </w:r>
      <w:r w:rsidR="00221079">
        <w:t>timely diagnosis</w:t>
      </w:r>
      <w:r w:rsidR="00A86169">
        <w:t xml:space="preserve">, treatment can increase life-expectancy such that it approaches that of an HIV-negative individual{Nakagawa:2013cv}.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5C3DDE">
        <w:instrText xml:space="preserve"> ADDIN PAPERS2_CITATIONS &lt;citation&gt;&lt;uuid&gt;6195161A-53D8-4411-B8AA-C590B05CD980&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11631F">
        <w:instrText xml:space="preserve"> ADDIN PAPERS2_CITATIONS &lt;citation&gt;&lt;uuid&gt;CFCC61D1-1C25-4997-B638-40AE907F1D78&lt;/uuid&gt;&lt;priority&gt;1&lt;/priority&gt;&lt;publications&gt;&lt;publication&gt;&lt;publication_date&gt;99201400001200000000200000&lt;/publication_date&gt;&lt;title&gt;The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11631F">
        <w:instrText xml:space="preserve"> ADDIN PAPERS2_CITATIONS &lt;citation&gt;&lt;uuid&gt;448F0272-486E-4963-B2FA-18B09FFF6107&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378BBE31"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11631F">
        <w:instrText xml:space="preserve"> ADDIN PAPERS2_CITATIONS &lt;citation&gt;&lt;uuid&gt;8352F537-5541-4A9F-AA3C-84F938D4F5FE&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11631F">
        <w:instrText xml:space="preserve"> ADDIN PAPERS2_CITATIONS &lt;citation&gt;&lt;uuid&gt;1EC46605-B91C-4666-AAC8-8119D3E7820F&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11631F">
        <w:instrText xml:space="preserve"> ADDIN PAPERS2_CITATIONS &lt;citation&gt;&lt;uuid&gt;DCE94ECF-4F18-4E85-8F2B-CE02CC4FFB70&lt;/uuid&gt;&lt;priority&gt;5&lt;/priority&gt;&lt;publications&gt;&lt;publication&gt;&lt;uuid&gt;556A3C57-9CF5-4285-AEC3-1DCA3BFDCF12&lt;/uuid&gt;&lt;volume&gt;59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5A0B0DC7"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et al. trialed a home-based counselling and testing (HBCT) intervention achieving 91% coverage of the community and 96% of newly diagnosed individuals linked to care within six months</w:t>
      </w:r>
      <w:r w:rsidR="006F5F24">
        <w:fldChar w:fldCharType="begin"/>
      </w:r>
      <w:r w:rsidR="0011631F">
        <w:instrText xml:space="preserve"> ADDIN PAPERS2_CITATIONS &lt;citation&gt;&lt;uuid&gt;2495DC40-D60A-41D7-83F7-EF0AF70DD97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872585">
        <w:t>Jani et al. were able to reduce pre-ART loss to follow up from 64% to 33% through the use of a POC CD4 intervention</w:t>
      </w:r>
      <w:r w:rsidR="00872585">
        <w:fldChar w:fldCharType="begin"/>
      </w:r>
      <w:r w:rsidR="0011631F">
        <w:instrText xml:space="preserve"> ADDIN PAPERS2_CITATIONS &lt;citation&gt;&lt;uuid&gt;69FC5243-E975-455D-9CCC-3383375DDE6E&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11631F">
        <w:instrText xml:space="preserve"> ADDIN PAPERS2_CITATIONS &lt;citation&gt;&lt;uuid&gt;10650E03-9F59-4DD8-AAA8-438DF724858D&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followup</w:t>
      </w:r>
      <w:r w:rsidR="00C90B09">
        <w:fldChar w:fldCharType="begin"/>
      </w:r>
      <w:r w:rsidR="0011631F">
        <w:instrText xml:space="preserve"> ADDIN PAPERS2_CITATIONS &lt;citation&gt;&lt;uuid&gt;2FE36CAB-5C15-4CFD-9DE8-02C703BA0403&lt;/uuid&gt;&lt;priority&gt;9&lt;/priority&gt;&lt;publications&gt;&lt;publication&gt;&lt;type&gt;300&lt;/type&gt;&lt;publication_date&gt;99201000001200000000200000&lt;/publication_date&gt;&lt;title&gt;Group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r w:rsidR="00B31A7A">
        <w:lastRenderedPageBreak/>
        <w:t>active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16B44919" w14:textId="77777777" w:rsidR="0011631F"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11631F">
        <w:instrText xml:space="preserve"> ADDIN PAPERS2_CITATIONS &lt;citation&gt;&lt;uuid&gt;46780E81-9314-47AD-83CC-315CF175E9E2&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7A4EA6F9" w:rsidR="00D90E05" w:rsidRDefault="0011631F"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We are then able to use the model to estimate the cost and and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r w:rsidR="00946D0B">
        <w:t xml:space="preserve">progammes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(i)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microsimulaton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0CCFD56D"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reconstituation </w:t>
      </w:r>
      <w:r w:rsidR="00CD4CA2">
        <w:t>rates</w:t>
      </w:r>
      <w:r w:rsidR="0011631F">
        <w:fldChar w:fldCharType="begin"/>
      </w:r>
      <w:r w:rsidR="0011631F">
        <w:instrText xml:space="preserve"> ADDIN PAPERS2_CITATIONS &lt;citation&gt;&lt;uuid&gt;D35BBD99-A482-4796-B0EF-88EC73FDF011&lt;/uuid&gt;&lt;priority&gt;0&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IeDEA </w:t>
      </w:r>
      <w:r w:rsidR="007D5D94">
        <w:t>Southern Africa</w:t>
      </w:r>
      <w:r w:rsidR="0011631F">
        <w:fldChar w:fldCharType="begin"/>
      </w:r>
      <w:r w:rsidR="0011631F">
        <w:instrText xml:space="preserve"> ADDIN PAPERS2_CITATIONS &lt;citation&gt;&lt;uuid&gt;86A0C1C4-27C9-4F48-BD76-2F60F1B0D92A&lt;/uuid&gt;&lt;priority&gt;0&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746200A7" w:rsidR="00485C99" w:rsidRDefault="00485C99" w:rsidP="00505EA7">
      <w:pPr>
        <w:pStyle w:val="normal0"/>
        <w:ind w:firstLine="720"/>
        <w:contextualSpacing w:val="0"/>
      </w:pPr>
      <w:r>
        <w:t xml:space="preserve">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0" w:name="h.qp08777c4239" w:colFirst="0" w:colLast="0"/>
      <w:bookmarkEnd w:id="10"/>
    </w:p>
    <w:p w14:paraId="76213C15" w14:textId="77777777" w:rsidR="00C10848" w:rsidRPr="000A32D1" w:rsidRDefault="00C10848" w:rsidP="000A32D1">
      <w:pPr>
        <w:pStyle w:val="normal0"/>
        <w:contextualSpacing w:val="0"/>
      </w:pPr>
    </w:p>
    <w:p w14:paraId="145A87D2" w14:textId="7BF242EA" w:rsidR="00D3021A" w:rsidRDefault="00AD5751" w:rsidP="00AD5751">
      <w:pPr>
        <w:pStyle w:val="normal0"/>
      </w:pPr>
      <w:r>
        <w:rPr>
          <w:noProof/>
          <w:lang w:val="en-US"/>
        </w:rPr>
        <mc:AlternateContent>
          <mc:Choice Requires="wpg">
            <w:drawing>
              <wp:anchor distT="0" distB="0" distL="114300" distR="114300" simplePos="0" relativeHeight="251688960" behindDoc="0" locked="0" layoutInCell="1" allowOverlap="1" wp14:anchorId="087A6813" wp14:editId="0456A909">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5075C0" w:rsidRDefault="005075C0"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075C0" w:rsidRPr="00B7495C" w:rsidRDefault="005075C0"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8960;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5075C0" w:rsidRDefault="005075C0"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075C0" w:rsidRPr="00B7495C" w:rsidRDefault="005075C0"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616568">
        <w:t xml:space="preserve"> for each HIV-infected person</w:t>
      </w:r>
      <w:r w:rsidR="00781129">
        <w:t xml:space="preserve"> (</w:t>
      </w:r>
      <w:r w:rsidR="004C326F">
        <w:t>figure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1" w:name="h.iogg3anz8zdv" w:colFirst="0" w:colLast="0"/>
      <w:bookmarkStart w:id="12" w:name="h.hslqb1xxus50" w:colFirst="0" w:colLast="0"/>
      <w:bookmarkEnd w:id="11"/>
      <w:bookmarkEnd w:id="12"/>
    </w:p>
    <w:p w14:paraId="05428430" w14:textId="6171AF3A"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he AMPATH Medical Record System (AMRS) has been collecting individual-level data on the AMPATH AIDS-control system</w:t>
      </w:r>
      <w:r w:rsidR="0027485B">
        <w:t xml:space="preserve"> since 2007</w:t>
      </w:r>
      <w:r w:rsidR="00F24045">
        <w:t xml:space="preserve">{Einterz:2007js,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Ministry of Health</w:t>
      </w:r>
      <w:r w:rsidR="006141FF">
        <w:t>{Wachira:2013dc}</w:t>
      </w:r>
      <w:r w:rsidR="00F24045">
        <w:t xml:space="preserve">. </w:t>
      </w:r>
      <w:r w:rsidR="005D6B13">
        <w:t xml:space="preserve">Building on well established VCT and PICT programmes, the use of HBCT was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{Wachira:2013dc}.</w:t>
      </w:r>
    </w:p>
    <w:p w14:paraId="2E2EA9C8" w14:textId="77777777" w:rsidR="00660A72" w:rsidRDefault="00660A72" w:rsidP="00AD5751">
      <w:pPr>
        <w:pStyle w:val="normal0"/>
        <w:contextualSpacing w:val="0"/>
      </w:pPr>
    </w:p>
    <w:p w14:paraId="6D2D7A93" w14:textId="45A1464F"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3"/>
      <w:r>
        <w:t xml:space="preserve">In the area of Bunyala, there have additionally been multiple rounds of household-based testing campaigns </w:t>
      </w:r>
      <w:r w:rsidR="00D000F2">
        <w:t>since 2010</w:t>
      </w:r>
      <w:commentRangeEnd w:id="13"/>
      <w:r w:rsidR="00D000F2">
        <w:rPr>
          <w:rStyle w:val="CommentReference"/>
        </w:rPr>
        <w:commentReference w:id="13"/>
      </w:r>
      <w:r>
        <w:t>. We used these data to fully</w:t>
      </w:r>
      <w:r w:rsidR="0093097C">
        <w:t xml:space="preserve"> charactersize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1BD78ED8" w:rsidR="0095084A" w:rsidRDefault="0093097C" w:rsidP="00B27764">
      <w:pPr>
        <w:pStyle w:val="normal0"/>
        <w:ind w:firstLine="720"/>
        <w:contextualSpacing w:val="0"/>
      </w:pPr>
      <w:r w:rsidRPr="00027CF8">
        <w:t xml:space="preserve">The cost of the ART </w:t>
      </w:r>
      <w:r w:rsidR="00496A39">
        <w:t>programme</w:t>
      </w:r>
      <w:r w:rsidRPr="00027CF8">
        <w:t xml:space="preserve"> at baseline is 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and assumed to be comprised of cost of ART care, the cost of pre-ART clinic visits and CD4 lab-based tests</w:t>
      </w:r>
      <w:r w:rsidR="00D42EC2">
        <w:fldChar w:fldCharType="begin"/>
      </w:r>
      <w:r w:rsidR="0011631F">
        <w:instrText xml:space="preserve"> ADDIN PAPERS2_CITATIONS &lt;citation&gt;&lt;uuid&gt;16ED0DAA-DA8A-4423-9F34-82C678F67C63&lt;/uuid&gt;&lt;priority&gt;12&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4" w:name="h.wvtuqq7mpsy1" w:colFirst="0" w:colLast="0"/>
      <w:bookmarkStart w:id="15" w:name="h.zedl01pfmy8z" w:colFirst="0" w:colLast="0"/>
      <w:bookmarkStart w:id="16" w:name="h.rl97lz7j3hfn" w:colFirst="0" w:colLast="0"/>
      <w:bookmarkEnd w:id="14"/>
      <w:bookmarkEnd w:id="15"/>
      <w:bookmarkEnd w:id="16"/>
    </w:p>
    <w:p w14:paraId="256D55D6" w14:textId="77777777" w:rsidR="00B27764" w:rsidRDefault="00B27764" w:rsidP="00B27764">
      <w:pPr>
        <w:pStyle w:val="normal0"/>
        <w:ind w:firstLine="720"/>
        <w:contextualSpacing w:val="0"/>
      </w:pPr>
    </w:p>
    <w:p w14:paraId="2B17171A" w14:textId="2893DB8A" w:rsidR="00766C6C" w:rsidRPr="006E0775" w:rsidRDefault="00DE5773" w:rsidP="006E0775">
      <w:pPr>
        <w:pStyle w:val="normal0"/>
        <w:numPr>
          <w:ilvl w:val="0"/>
          <w:numId w:val="26"/>
        </w:numPr>
        <w:contextualSpacing w:val="0"/>
        <w:rPr>
          <w:b/>
          <w:i/>
          <w:noProof/>
          <w:lang w:val="en-US"/>
        </w:rPr>
      </w:pPr>
      <w:r w:rsidRPr="006E0775">
        <w:rPr>
          <w:b/>
          <w:i/>
        </w:rPr>
        <w:t>Interventions on the care cascade</w:t>
      </w:r>
    </w:p>
    <w:p w14:paraId="24A7F0C7" w14:textId="77777777" w:rsidR="00B27764" w:rsidRDefault="00B27764" w:rsidP="00766C6C">
      <w:pPr>
        <w:pStyle w:val="normal0"/>
        <w:contextualSpacing w:val="0"/>
      </w:pPr>
    </w:p>
    <w:p w14:paraId="73EE735B" w14:textId="02BAF24C" w:rsidR="00FB00B3" w:rsidRDefault="00FB00B3" w:rsidP="00B27764">
      <w:pPr>
        <w:pStyle w:val="normal0"/>
        <w:ind w:firstLine="720"/>
        <w:contextualSpacing w:val="0"/>
      </w:pPr>
      <w:r>
        <w:t xml:space="preserve">Interventions in the care cascade can be divided into those that </w:t>
      </w:r>
      <w:r w:rsidR="007F33D1">
        <w:t>aim to increase testing, linkage and</w:t>
      </w:r>
      <w:r>
        <w:t xml:space="preserve"> retention in pre-ART care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different trials, and that which would arguably be attainable,</w:t>
      </w:r>
      <w:r w:rsidR="00CD4136">
        <w:t xml:space="preserve"> differed</w:t>
      </w:r>
      <w:r>
        <w:t xml:space="preserve"> </w:t>
      </w:r>
      <w:r w:rsidR="0051143C">
        <w:t>two assumptions for the effect size (a ‘maximum’ and a ‘realistic’) are used.</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Pr>
                <w:rFonts w:ascii="Calibri" w:hAnsi="Calibri"/>
              </w:rPr>
              <w:instrText xml:space="preserve"> ADDIN PAPERS2_CITATIONS &lt;citation&gt;&lt;uuid&gt;6146849F-BBEB-4A78-B323-CD61AFE6D033&lt;/uuid&gt;&lt;priority&gt;13&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Pr>
                <w:rFonts w:ascii="Calibri" w:hAnsi="Calibri"/>
              </w:rPr>
              <w:instrText xml:space="preserve"> ADDIN PAPERS2_CITATIONS &lt;citation&gt;&lt;uuid&gt;6C8007C7-A3DE-45FC-A661-477042C09F82&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63510598" w14:textId="53B3AADA" w:rsidR="00BE303D" w:rsidRDefault="00CE743E" w:rsidP="00BE303D">
      <w:pPr>
        <w:pStyle w:val="normal0"/>
        <w:ind w:firstLine="720"/>
        <w:contextualSpacing w:val="0"/>
      </w:pPr>
      <w:r>
        <w:rPr>
          <w:noProof/>
          <w:lang w:val="en-US"/>
        </w:rPr>
        <mc:AlternateContent>
          <mc:Choice Requires="wps">
            <w:drawing>
              <wp:anchor distT="0" distB="0" distL="114300" distR="114300" simplePos="0" relativeHeight="251691008" behindDoc="0" locked="0" layoutInCell="1" allowOverlap="1" wp14:anchorId="1FD67A62" wp14:editId="7069249C">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5075C0" w:rsidRPr="00B7495C" w:rsidRDefault="005075C0"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75C0" w:rsidRPr="00B7495C" w:rsidRDefault="005075C0"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To assess the impact of individual interventions, each intervention was implemented in turn from 2010 onwards and the impact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in which a </w:t>
      </w:r>
      <w:r w:rsidR="00FD1119">
        <w:t>programme</w:t>
      </w:r>
      <w:r w:rsidR="0051143C">
        <w:t xml:space="preserve"> similar to AMPATH before the launch </w:t>
      </w:r>
      <w:r w:rsidR="00FD1119">
        <w:t>househld</w:t>
      </w:r>
      <w:r w:rsidR="0051143C">
        <w:t xml:space="preserve"> testing </w:t>
      </w:r>
      <w:r w:rsidR="00FD1119">
        <w:t>programme</w:t>
      </w:r>
      <w:r w:rsidR="0051143C">
        <w:t>, is maintained indefinitely</w:t>
      </w:r>
      <w:r w:rsidR="00FD1119">
        <w:t>.</w:t>
      </w:r>
    </w:p>
    <w:p w14:paraId="23CACFED" w14:textId="77777777" w:rsidR="00CE743E" w:rsidRDefault="00CE743E">
      <w:pPr>
        <w:sectPr w:rsidR="00CE743E">
          <w:footerReference w:type="default" r:id="rId12"/>
          <w:pgSz w:w="11906" w:h="16838"/>
          <w:pgMar w:top="1440" w:right="1440" w:bottom="1440" w:left="1440" w:header="720" w:footer="720" w:gutter="0"/>
          <w:cols w:space="720"/>
        </w:sectPr>
      </w:pP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7B771997"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31DA1C1"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A81B14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7C79A17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3B3FE0B"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B258D7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DACBA7B"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567AC5F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5330EB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2C79504"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E436E3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BE83FA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CE74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hideMark/>
          </w:tcPr>
          <w:p w14:paraId="65B9A525"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hideMark/>
          </w:tcPr>
          <w:p w14:paraId="1E01723B"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hideMark/>
          </w:tcPr>
          <w:p w14:paraId="38880997"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hideMark/>
          </w:tcPr>
          <w:p w14:paraId="55E4BC9F"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hideMark/>
          </w:tcPr>
          <w:p w14:paraId="432506A3"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hideMark/>
          </w:tcPr>
          <w:p w14:paraId="7E7C841C"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hideMark/>
          </w:tcPr>
          <w:p w14:paraId="55A5735D"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hideMark/>
          </w:tcPr>
          <w:p w14:paraId="47478D0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hideMark/>
          </w:tcPr>
          <w:p w14:paraId="1EFA2202"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hideMark/>
          </w:tcPr>
          <w:p w14:paraId="7CF75FB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hideMark/>
          </w:tcPr>
          <w:p w14:paraId="392104F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hideMark/>
          </w:tcPr>
          <w:p w14:paraId="42C95F9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hideMark/>
          </w:tcPr>
          <w:p w14:paraId="0F989BFC"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hideMark/>
          </w:tcPr>
          <w:p w14:paraId="6CA4CC2A"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hideMark/>
          </w:tcPr>
          <w:p w14:paraId="09395B4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hideMark/>
          </w:tcPr>
          <w:p w14:paraId="786E609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hideMark/>
          </w:tcPr>
          <w:p w14:paraId="3D7D7A58"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hideMark/>
          </w:tcPr>
          <w:p w14:paraId="11CB600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hideMark/>
          </w:tcPr>
          <w:p w14:paraId="7A1C9A6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hideMark/>
          </w:tcPr>
          <w:p w14:paraId="365C381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hideMark/>
          </w:tcPr>
          <w:p w14:paraId="0AE16A2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hideMark/>
          </w:tcPr>
          <w:p w14:paraId="04B24E2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hideMark/>
          </w:tcPr>
          <w:p w14:paraId="476D3543"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hideMark/>
          </w:tcPr>
          <w:p w14:paraId="43A1384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CE74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hideMark/>
          </w:tcPr>
          <w:p w14:paraId="61F9CDBB"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hideMark/>
          </w:tcPr>
          <w:p w14:paraId="4756712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hideMark/>
          </w:tcPr>
          <w:p w14:paraId="5A3EAB9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hideMark/>
          </w:tcPr>
          <w:p w14:paraId="3148DCCD"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hideMark/>
          </w:tcPr>
          <w:p w14:paraId="534B795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hideMark/>
          </w:tcPr>
          <w:p w14:paraId="117BDD46"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hideMark/>
          </w:tcPr>
          <w:p w14:paraId="490CB3B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hideMark/>
          </w:tcPr>
          <w:p w14:paraId="07580EF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hideMark/>
          </w:tcPr>
          <w:p w14:paraId="5841C648"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hideMark/>
          </w:tcPr>
          <w:p w14:paraId="6E60A1BA"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hideMark/>
          </w:tcPr>
          <w:p w14:paraId="0C295A2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hideMark/>
          </w:tcPr>
          <w:p w14:paraId="29744E21"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hideMark/>
          </w:tcPr>
          <w:p w14:paraId="0C8C1C1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hideMark/>
          </w:tcPr>
          <w:p w14:paraId="761D8F9D"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hideMark/>
          </w:tcPr>
          <w:p w14:paraId="671B7943"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hideMark/>
          </w:tcPr>
          <w:p w14:paraId="2407E9AA"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hideMark/>
          </w:tcPr>
          <w:p w14:paraId="5E9BEEE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hideMark/>
          </w:tcPr>
          <w:p w14:paraId="1F2A07F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hideMark/>
          </w:tcPr>
          <w:p w14:paraId="31188B14"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hideMark/>
          </w:tcPr>
          <w:p w14:paraId="159C5988"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hideMark/>
          </w:tcPr>
          <w:p w14:paraId="2A23730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hideMark/>
          </w:tcPr>
          <w:p w14:paraId="2D0084FF"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hideMark/>
          </w:tcPr>
          <w:p w14:paraId="07FAFFF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hideMark/>
          </w:tcPr>
          <w:p w14:paraId="433B15C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CE743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97E8EE5"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73CAA07"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CE743E">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72D2D01"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5B245C7F"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CE743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6703A08"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A6F0546"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3056" behindDoc="0" locked="0" layoutInCell="1" allowOverlap="1" wp14:anchorId="736F8215" wp14:editId="0CAE654B">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5075C0" w:rsidRPr="00B7495C" w:rsidRDefault="005075C0"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0+NE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AX0+NECAAAVBgAADgAAAAAAAAAAAAAAAAAsAgAAZHJzL2Uyb0Rv&#10;Yy54bWxQSwECLQAUAAYACAAAACEAQT57neAAAAALAQAADwAAAAAAAAAAAAAAAAApBQAAZHJzL2Rv&#10;d25yZXYueG1sUEsFBgAAAAAEAAQA8wAAADYGAAAAAA==&#10;" filled="f" stroked="f">
                <v:textbox>
                  <w:txbxContent>
                    <w:p w14:paraId="35E40F49" w14:textId="781928F6" w:rsidR="005075C0" w:rsidRPr="00B7495C" w:rsidRDefault="005075C0"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21165">
        <w:tc>
          <w:tcPr>
            <w:tcW w:w="3402" w:type="dxa"/>
            <w:tcBorders>
              <w:bottom w:val="single" w:sz="8" w:space="0" w:color="000000"/>
            </w:tcBorders>
            <w:shd w:val="clear" w:color="auto" w:fill="B3B3B3"/>
            <w:tcMar>
              <w:top w:w="100" w:type="dxa"/>
              <w:left w:w="100" w:type="dxa"/>
              <w:bottom w:w="100" w:type="dxa"/>
              <w:right w:w="100" w:type="dxa"/>
            </w:tcMar>
          </w:tcPr>
          <w:p w14:paraId="0CCB139C" w14:textId="77777777" w:rsidR="00260E0F" w:rsidRPr="008D305E" w:rsidRDefault="00260E0F" w:rsidP="00B119AB">
            <w:pPr>
              <w:pStyle w:val="normal0"/>
              <w:spacing w:line="240" w:lineRule="auto"/>
              <w:contextualSpacing w:val="0"/>
              <w:jc w:val="center"/>
              <w:rPr>
                <w:color w:val="auto"/>
                <w:sz w:val="16"/>
                <w:szCs w:val="16"/>
              </w:rPr>
            </w:pPr>
            <w:bookmarkStart w:id="17" w:name="h.dos6ozntvgnl" w:colFirst="0" w:colLast="0"/>
            <w:bookmarkEnd w:id="17"/>
            <w:r>
              <w:rPr>
                <w:b/>
                <w:color w:val="auto"/>
                <w:sz w:val="16"/>
                <w:szCs w:val="16"/>
              </w:rPr>
              <w:lastRenderedPageBreak/>
              <w:t>Aspect of care to be addressed</w:t>
            </w:r>
          </w:p>
        </w:tc>
        <w:tc>
          <w:tcPr>
            <w:tcW w:w="1134" w:type="dxa"/>
            <w:tcBorders>
              <w:bottom w:val="single" w:sz="8" w:space="0" w:color="000000"/>
            </w:tcBorders>
            <w:shd w:val="clear" w:color="auto" w:fill="B3B3B3"/>
          </w:tcPr>
          <w:p w14:paraId="65BC0B41"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7A08B6A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14:paraId="3B54BA3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14:paraId="3C782EF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69AD83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40899012"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(2013 USD)</w:t>
            </w:r>
          </w:p>
        </w:tc>
      </w:tr>
      <w:tr w:rsidR="00260E0F" w14:paraId="4D7758CE" w14:textId="77777777" w:rsidTr="00021165">
        <w:trPr>
          <w:trHeight w:val="600"/>
        </w:trPr>
        <w:tc>
          <w:tcPr>
            <w:tcW w:w="3402" w:type="dxa"/>
            <w:vMerge w:val="restart"/>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13EEDBEA" w14:textId="517653E4"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11631F">
              <w:rPr>
                <w:sz w:val="12"/>
                <w:szCs w:val="12"/>
              </w:rPr>
              <w:instrText xml:space="preserve"> ADDIN PAPERS2_CITATIONS &lt;citation&gt;&lt;uuid&gt;14973B8F-936E-440E-9ACB-D061A6387288&lt;/uuid&gt;&lt;priority&gt;15&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5AC194EA"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11631F">
              <w:rPr>
                <w:sz w:val="12"/>
                <w:szCs w:val="12"/>
              </w:rPr>
              <w:instrText xml:space="preserve"> ADDIN PAPERS2_CITATIONS &lt;citation&gt;&lt;uuid&gt;70253850-2729-4602-988C-2DA7B43F6241&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11631F">
              <w:rPr>
                <w:sz w:val="12"/>
                <w:szCs w:val="12"/>
              </w:rPr>
              <w:instrText xml:space="preserve"> ADDIN PAPERS2_CITATIONS &lt;citation&gt;&lt;uuid&gt;C74E2C1B-4459-404F-A899-DE8712317065&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11631F">
              <w:rPr>
                <w:sz w:val="12"/>
                <w:szCs w:val="12"/>
              </w:rPr>
              <w:instrText xml:space="preserve"> ADDIN PAPERS2_CITATIONS &lt;citation&gt;&lt;uuid&gt;3A79E841-288D-49F4-BCB9-9EC77AF794C7&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0BA50A87"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DDDED47E-B0D3-485C-9171-26C0543172AB&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11631F">
              <w:rPr>
                <w:sz w:val="12"/>
                <w:szCs w:val="12"/>
              </w:rPr>
              <w:instrText xml:space="preserve"> ADDIN PAPERS2_CITATIONS &lt;citation&gt;&lt;uuid&gt;823DD128-6E44-4D99-A404-EA8FE8823D53&lt;/uuid&gt;&lt;priority&gt;20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18"/>
            <w:commentRangeStart w:id="19"/>
            <w:r w:rsidRPr="00EE6BE4">
              <w:rPr>
                <w:sz w:val="12"/>
                <w:szCs w:val="12"/>
              </w:rPr>
              <w:t>No additional costs applied.</w:t>
            </w:r>
            <w:commentRangeEnd w:id="18"/>
            <w:r w:rsidRPr="00EE6BE4">
              <w:rPr>
                <w:rStyle w:val="CommentReference"/>
                <w:sz w:val="12"/>
                <w:szCs w:val="12"/>
              </w:rPr>
              <w:commentReference w:id="18"/>
            </w:r>
            <w:commentRangeEnd w:id="19"/>
            <w:r w:rsidR="007D5486">
              <w:rPr>
                <w:rStyle w:val="CommentReference"/>
              </w:rPr>
              <w:commentReference w:id="19"/>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23F6D83B"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11631F">
              <w:rPr>
                <w:sz w:val="12"/>
                <w:szCs w:val="12"/>
              </w:rPr>
              <w:instrText xml:space="preserve"> ADDIN PAPERS2_CITATIONS &lt;citation&gt;&lt;uuid&gt;F02BE603-A7EF-4580-8366-0DE57F5E4F4E&lt;/uuid&gt;&lt;priority&gt;21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11631F">
              <w:rPr>
                <w:sz w:val="12"/>
                <w:szCs w:val="12"/>
              </w:rPr>
              <w:instrText xml:space="preserve"> ADDIN PAPERS2_CITATIONS &lt;citation&gt;&lt;uuid&gt;FCCD05BC-08DB-44DC-9253-39F956DD065A&lt;/uuid&gt;&lt;priority&gt;22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11631F">
              <w:rPr>
                <w:sz w:val="12"/>
                <w:szCs w:val="12"/>
              </w:rPr>
              <w:instrText xml:space="preserve"> ADDIN PAPERS2_CITATIONS &lt;citation&gt;&lt;uuid&gt;DCA1584A-1BA4-4D68-BFF4-3ADB3C81BDAA&lt;/uuid&gt;&lt;priority&gt;23&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722C6DE1"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&lt;citation&gt;&lt;uuid&gt;FF1A0C5E-38B1-4A07-90CE-C4B6D242DB33&lt;/uuid&gt;&lt;priority&gt;24&lt;/priority&gt;&lt;publications&gt;&lt;publication&gt;&lt;uuid&gt;4A882BF9-DB3B-4DCE-8BE7-D1CA4B2C940B&lt;/uuid&gt;&lt;volume&gt;15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24E2B756"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11631F">
              <w:rPr>
                <w:sz w:val="12"/>
                <w:szCs w:val="12"/>
              </w:rPr>
              <w:instrText xml:space="preserve"> ADDIN PAPERS2_CITATIONS &lt;citation&gt;&lt;uuid&gt;F4552EE2-57E0-4FC0-B7FD-694CC754CABE&lt;/uuid&gt;&lt;priority&gt;25&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11631F">
              <w:rPr>
                <w:sz w:val="12"/>
                <w:szCs w:val="12"/>
              </w:rPr>
              <w:instrText xml:space="preserve"> ADDIN PAPERS2_CITATIONS &lt;citation&gt;&lt;uuid&gt;8643BB79-4D40-4B86-841F-A3D5403826BB&lt;/uuid&gt;&lt;priority&gt;26&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362E0EEC"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1AF4ACEB"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&lt;citation&gt;&lt;uuid&gt;033E632F-ADDC-44B6-A55B-B67CF0C0F225&lt;/uuid&gt;&lt;priority&gt;27&lt;/priority&gt;&lt;publications&gt;&lt;publication&gt;&lt;uuid&gt;4A882BF9-DB3B-4DCE-8BE7-D1CA4B2C940B&lt;/uuid&gt;&lt;volume&gt;15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31BD9E0E"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11631F">
              <w:rPr>
                <w:sz w:val="12"/>
                <w:szCs w:val="12"/>
              </w:rPr>
              <w:instrText xml:space="preserve"> ADDIN PAPERS2_CITATIONS &lt;citation&gt;&lt;uuid&gt;4A344AE6-241F-4227-A269-CA87FD0D7F96&lt;/uuid&gt;&lt;priority&gt;28&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commentRangeStart w:id="20"/>
            <w:r w:rsidRPr="008D305E">
              <w:rPr>
                <w:sz w:val="16"/>
                <w:szCs w:val="16"/>
              </w:rPr>
              <w:t>Immediate ART &amp; HBCT</w:t>
            </w:r>
            <w:r w:rsidR="008403D4">
              <w:rPr>
                <w:sz w:val="16"/>
                <w:szCs w:val="16"/>
              </w:rPr>
              <w:t xml:space="preserve"> (every four years, 90% coverage. </w:t>
            </w:r>
            <w:r w:rsidR="005D6B7C">
              <w:rPr>
                <w:sz w:val="16"/>
                <w:szCs w:val="16"/>
              </w:rPr>
              <w:t>100% linked to care)</w:t>
            </w:r>
            <w:commentRangeEnd w:id="20"/>
            <w:r w:rsidR="00E80580">
              <w:rPr>
                <w:rStyle w:val="CommentReference"/>
              </w:rPr>
              <w:commentReference w:id="20"/>
            </w:r>
          </w:p>
        </w:tc>
        <w:tc>
          <w:tcPr>
            <w:tcW w:w="3544" w:type="dxa"/>
            <w:shd w:val="clear" w:color="auto" w:fill="auto"/>
            <w:tcMar>
              <w:top w:w="100" w:type="dxa"/>
              <w:left w:w="100" w:type="dxa"/>
              <w:bottom w:w="100" w:type="dxa"/>
              <w:right w:w="100" w:type="dxa"/>
            </w:tcMar>
          </w:tcPr>
          <w:p w14:paraId="47D15923" w14:textId="1F7B21FA" w:rsidR="00260E0F" w:rsidRPr="008D305E" w:rsidRDefault="00260E0F" w:rsidP="00B30B10">
            <w:pPr>
              <w:pStyle w:val="normal0"/>
              <w:spacing w:line="240" w:lineRule="auto"/>
              <w:contextualSpacing w:val="0"/>
              <w:jc w:val="left"/>
              <w:rPr>
                <w:sz w:val="16"/>
                <w:szCs w:val="16"/>
              </w:rPr>
            </w:pPr>
            <w:commentRangeStart w:id="21"/>
            <w:r w:rsidRPr="008D305E">
              <w:rPr>
                <w:sz w:val="16"/>
                <w:szCs w:val="16"/>
              </w:rPr>
              <w:t>Immediate ART &amp; HBCT</w:t>
            </w:r>
            <w:r w:rsidR="0063026B">
              <w:rPr>
                <w:sz w:val="16"/>
                <w:szCs w:val="16"/>
              </w:rPr>
              <w:t xml:space="preserve"> </w:t>
            </w:r>
            <w:r w:rsidRPr="008D305E">
              <w:rPr>
                <w:sz w:val="16"/>
                <w:szCs w:val="16"/>
              </w:rPr>
              <w:t>but</w:t>
            </w:r>
            <w:ins w:id="22" w:author="Tim Hallett" w:date="2015-01-28T08:40:00Z">
              <w:r w:rsidR="00E53362">
                <w:rPr>
                  <w:sz w:val="16"/>
                  <w:szCs w:val="16"/>
                </w:rPr>
                <w:t xml:space="preserve"> 20% </w:t>
              </w:r>
            </w:ins>
            <w:r w:rsidR="006604E0">
              <w:rPr>
                <w:sz w:val="16"/>
                <w:szCs w:val="16"/>
              </w:rPr>
              <w:t>fail to start ART immediately and</w:t>
            </w:r>
            <w:r w:rsidR="00170342">
              <w:rPr>
                <w:sz w:val="16"/>
                <w:szCs w:val="16"/>
              </w:rPr>
              <w:t xml:space="preserve"> a further </w:t>
            </w:r>
            <w:ins w:id="23" w:author="Tim Hallett" w:date="2015-01-28T08:40:00Z">
              <w:r w:rsidR="000D0A61">
                <w:rPr>
                  <w:sz w:val="16"/>
                  <w:szCs w:val="16"/>
                </w:rPr>
                <w:t xml:space="preserve">20% </w:t>
              </w:r>
            </w:ins>
            <w:r w:rsidR="006604E0">
              <w:rPr>
                <w:sz w:val="16"/>
                <w:szCs w:val="16"/>
              </w:rPr>
              <w:t xml:space="preserve">refuse ART, </w:t>
            </w:r>
            <w:r w:rsidR="00B30B10">
              <w:rPr>
                <w:sz w:val="16"/>
                <w:szCs w:val="16"/>
              </w:rPr>
              <w:t>and are lost from care.</w:t>
            </w:r>
            <w:commentRangeEnd w:id="21"/>
            <w:r w:rsidR="0061056F">
              <w:rPr>
                <w:rStyle w:val="CommentReference"/>
              </w:rPr>
              <w:commentReference w:id="21"/>
            </w:r>
          </w:p>
        </w:tc>
        <w:tc>
          <w:tcPr>
            <w:tcW w:w="2268" w:type="dxa"/>
            <w:shd w:val="clear" w:color="auto" w:fill="auto"/>
            <w:tcMar>
              <w:top w:w="100" w:type="dxa"/>
              <w:left w:w="100" w:type="dxa"/>
              <w:bottom w:w="100" w:type="dxa"/>
              <w:right w:w="100" w:type="dxa"/>
            </w:tcMar>
          </w:tcPr>
          <w:p w14:paraId="45557CEA" w14:textId="165BEB97"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A10717BB-45EB-4016-8FFD-911C84ACC5D2&lt;/uuid&gt;&lt;priority&gt;29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7216" behindDoc="0" locked="0" layoutInCell="1" allowOverlap="1" wp14:anchorId="1DF853A5" wp14:editId="7EA9E1D5">
                <wp:simplePos x="0" y="0"/>
                <wp:positionH relativeFrom="column">
                  <wp:posOffset>-685800</wp:posOffset>
                </wp:positionH>
                <wp:positionV relativeFrom="paragraph">
                  <wp:posOffset>183515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5075C0" w:rsidRPr="00B7495C" w:rsidRDefault="005075C0" w:rsidP="00B7495C">
                            <w:pPr>
                              <w:rPr>
                                <w:rFonts w:ascii="Trebuchet MS" w:hAnsi="Trebuchet MS"/>
                                <w:sz w:val="16"/>
                                <w:szCs w:val="16"/>
                              </w:rPr>
                            </w:pPr>
                            <w:r w:rsidRPr="00B7495C">
                              <w:rPr>
                                <w:rFonts w:ascii="Trebuchet MS" w:hAnsi="Trebuchet MS"/>
                                <w:sz w:val="16"/>
                                <w:szCs w:val="16"/>
                              </w:rPr>
                              <w:t xml:space="preserve">Table </w:t>
                            </w:r>
                            <w:r w:rsidR="001E181A">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left:0;text-align:left;margin-left:-53.95pt;margin-top:14.45pt;width:459pt;height:1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" filled="f" stroked="f">
                <v:textbox>
                  <w:txbxContent>
                    <w:p w14:paraId="73874196" w14:textId="6BACE84D" w:rsidR="005075C0" w:rsidRPr="00B7495C" w:rsidRDefault="005075C0" w:rsidP="00B7495C">
                      <w:pPr>
                        <w:rPr>
                          <w:rFonts w:ascii="Trebuchet MS" w:hAnsi="Trebuchet MS"/>
                          <w:sz w:val="16"/>
                          <w:szCs w:val="16"/>
                        </w:rPr>
                      </w:pPr>
                      <w:r w:rsidRPr="00B7495C">
                        <w:rPr>
                          <w:rFonts w:ascii="Trebuchet MS" w:hAnsi="Trebuchet MS"/>
                          <w:sz w:val="16"/>
                          <w:szCs w:val="16"/>
                        </w:rPr>
                        <w:t xml:space="preserve">Table </w:t>
                      </w:r>
                      <w:r w:rsidR="001E181A">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24" w:name="h.y4wfwt853tej" w:colFirst="0" w:colLast="0"/>
      <w:bookmarkStart w:id="25" w:name="h.t1c7wugpot58" w:colFirst="0" w:colLast="0"/>
      <w:bookmarkEnd w:id="24"/>
      <w:bookmarkEnd w:id="25"/>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7C3FDB1B" w:rsidR="001D6EB6" w:rsidRDefault="00FA46DC" w:rsidP="00CD1135">
      <w:pPr>
        <w:pStyle w:val="normal0"/>
        <w:ind w:firstLine="720"/>
      </w:pPr>
      <w:r>
        <w:t xml:space="preserve">We first projected the </w:t>
      </w:r>
      <w:r w:rsidR="00480FDA">
        <w:t>‘status quo’</w:t>
      </w:r>
      <w:r>
        <w:t xml:space="preserve"> model to 2030 and analysed the drivers of AIDS deaths in the period 2010-2030</w:t>
      </w:r>
      <w:r w:rsidR="00F37011">
        <w:t xml:space="preserve"> (Figure 2)</w:t>
      </w:r>
      <w:r>
        <w:t>. T</w:t>
      </w:r>
      <w:r w:rsidR="00DF58DC">
        <w:t>he model finds</w:t>
      </w:r>
      <w:r w:rsidR="005E1B0C">
        <w:t xml:space="preserve"> that among all HIV-related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F37011">
        <w:t xml:space="preserve"> (Figure 2(a))</w:t>
      </w:r>
      <w:r w:rsidR="00DF58DC">
        <w:t>. A further</w:t>
      </w:r>
      <w:r w:rsidR="005E1B0C">
        <w:t xml:space="preserve"> 19% of</w:t>
      </w:r>
      <w:r w:rsidR="00DF58DC">
        <w:t xml:space="preserve"> </w:t>
      </w:r>
      <w:r>
        <w:t xml:space="preserve">AIDS deaths are among persons who </w:t>
      </w:r>
      <w:r w:rsidR="005E1B0C">
        <w:t xml:space="preserve">never engaged with care prior to death. </w:t>
      </w:r>
      <w:r w:rsidR="00585EA9">
        <w:t>With t</w:t>
      </w:r>
      <w:r>
        <w:t>he remainder of AIDS deaths were among those who started ART</w:t>
      </w:r>
      <w:r w:rsidR="008E009C">
        <w:t>.</w:t>
      </w:r>
    </w:p>
    <w:p w14:paraId="78C30519" w14:textId="77777777" w:rsidR="008E009C" w:rsidRDefault="008E009C" w:rsidP="00CD1135">
      <w:pPr>
        <w:pStyle w:val="normal0"/>
      </w:pPr>
      <w:r>
        <w:tab/>
      </w:r>
    </w:p>
    <w:p w14:paraId="6FAB1C7A" w14:textId="56F804C9" w:rsidR="001D6EB6" w:rsidRDefault="008E009C" w:rsidP="003A4CF6">
      <w:pPr>
        <w:pStyle w:val="normal0"/>
        <w:ind w:firstLine="720"/>
      </w:pPr>
      <w:r>
        <w:t xml:space="preserve">Most data systems, however, do not benefit from such a holistic view of the population </w:t>
      </w:r>
      <w:r w:rsidR="00353E5D">
        <w:t xml:space="preserve">and </w:t>
      </w:r>
      <w:r>
        <w:t>are instead based upon only those who attend a clinic at least once</w:t>
      </w:r>
      <w:r w:rsidR="003D1B96">
        <w:t xml:space="preserve"> (Figure 2(b))</w:t>
      </w:r>
      <w:r>
        <w:t>.</w:t>
      </w:r>
      <w:r w:rsidR="003D1B96">
        <w:t xml:space="preserve"> </w:t>
      </w:r>
      <w:r w:rsidR="00977CEA">
        <w:t xml:space="preserve">In that case, </w:t>
      </w:r>
      <w:commentRangeStart w:id="26"/>
      <w:r w:rsidR="003D1B96">
        <w:t>33</w:t>
      </w:r>
      <w:r w:rsidR="00E20D19">
        <w:t>%</w:t>
      </w:r>
      <w:commentRangeEnd w:id="26"/>
      <w:r w:rsidR="00882B34">
        <w:rPr>
          <w:rStyle w:val="CommentReference"/>
        </w:rPr>
        <w:commentReference w:id="26"/>
      </w:r>
      <w:r w:rsidR="00E20D19">
        <w:t xml:space="preserve"> of all AIDS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xml:space="preserve">. It is therefore crucial that better systems of surveillance are developed that can include outcomes of patients who </w:t>
      </w:r>
      <w:r w:rsidR="004906B6">
        <w:t>never test or do not link to care at all.</w:t>
      </w:r>
    </w:p>
    <w:p w14:paraId="3CA4A965" w14:textId="7865E077" w:rsidR="009A349B" w:rsidRDefault="00190836" w:rsidP="003A4CF6">
      <w:pPr>
        <w:pStyle w:val="normal0"/>
      </w:pPr>
      <w:commentRangeStart w:id="27"/>
      <w:commentRangeStart w:id="28"/>
      <w:commentRangeStart w:id="29"/>
      <w:commentRangeStart w:id="30"/>
      <w:commentRangeStart w:id="31"/>
      <w:r>
        <w:rPr>
          <w:noProof/>
          <w:lang w:val="en-US"/>
        </w:rPr>
        <mc:AlternateContent>
          <mc:Choice Requires="wpg">
            <w:drawing>
              <wp:anchor distT="0" distB="0" distL="114300" distR="114300" simplePos="0" relativeHeight="251678720" behindDoc="0" locked="0" layoutInCell="1" allowOverlap="1" wp14:anchorId="51379220" wp14:editId="5BEDC963">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5075C0" w:rsidRPr="00BF66CB" w:rsidRDefault="005075C0" w:rsidP="00E80833">
                              <w:pPr>
                                <w:pStyle w:val="Subtitle"/>
                                <w:contextualSpacing w:val="0"/>
                              </w:pPr>
                              <w:r>
                                <w:t>Figure 2. Care experience of patients suffering HIV-related deaths between 2010 and 2030.</w:t>
                              </w:r>
                            </w:p>
                            <w:p w14:paraId="508388C1" w14:textId="77777777" w:rsidR="005075C0" w:rsidRDefault="005075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2" style="position:absolute;left:0;text-align:left;margin-left:-8.95pt;margin-top:15.95pt;width:459pt;height:234pt;z-index:251678720"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NQ99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JDUPfc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3"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5075C0" w:rsidRPr="00BF66CB" w:rsidRDefault="005075C0" w:rsidP="00E80833">
                        <w:pPr>
                          <w:pStyle w:val="Subtitle"/>
                          <w:contextualSpacing w:val="0"/>
                        </w:pPr>
                        <w:r>
                          <w:t>Figure 2. Care experience of patients suffering HIV-related deaths between 2010 and 2030.</w:t>
                        </w:r>
                      </w:p>
                      <w:p w14:paraId="508388C1" w14:textId="77777777" w:rsidR="005075C0" w:rsidRDefault="005075C0"/>
                    </w:txbxContent>
                  </v:textbox>
                </v:shape>
                <v:shape id="Picture 5" o:spid="_x0000_s1034"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27"/>
      <w:commentRangeEnd w:id="28"/>
      <w:commentRangeEnd w:id="29"/>
      <w:r w:rsidR="00353E5D">
        <w:rPr>
          <w:rStyle w:val="CommentReference"/>
        </w:rPr>
        <w:commentReference w:id="29"/>
      </w:r>
      <w:r w:rsidR="00BB5BF0">
        <w:rPr>
          <w:rStyle w:val="CommentReference"/>
        </w:rPr>
        <w:commentReference w:id="27"/>
      </w:r>
      <w:commentRangeEnd w:id="30"/>
      <w:r w:rsidR="00FD676C">
        <w:rPr>
          <w:rStyle w:val="CommentReference"/>
        </w:rPr>
        <w:commentReference w:id="30"/>
      </w:r>
      <w:r w:rsidR="00156166">
        <w:rPr>
          <w:rStyle w:val="CommentReference"/>
        </w:rPr>
        <w:commentReference w:id="28"/>
      </w:r>
      <w:commentRangeEnd w:id="31"/>
      <w:r w:rsidR="004F32FB">
        <w:rPr>
          <w:rStyle w:val="CommentReference"/>
        </w:rPr>
        <w:commentReference w:id="31"/>
      </w:r>
    </w:p>
    <w:p w14:paraId="61C9E42E" w14:textId="40721FA3" w:rsidR="006B3430" w:rsidRDefault="0056081D" w:rsidP="003A4CF6">
      <w:pPr>
        <w:pStyle w:val="Heading2"/>
        <w:contextualSpacing w:val="0"/>
      </w:pPr>
      <w:r>
        <w:t xml:space="preserve">The Impact of </w:t>
      </w:r>
      <w:r w:rsidR="00EF2D9F">
        <w:t xml:space="preserve">Cascade </w:t>
      </w:r>
      <w:r>
        <w:t>Interventions</w:t>
      </w:r>
    </w:p>
    <w:p w14:paraId="19439699" w14:textId="6828D644"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r w:rsidR="00E757ED">
        <w:rPr>
          <w:noProof/>
          <w:lang w:val="en-US"/>
        </w:rPr>
        <w:t xml:space="preserve"> </w:t>
      </w:r>
    </w:p>
    <w:p w14:paraId="50F535E9" w14:textId="77777777" w:rsidR="006B3430" w:rsidRDefault="006B3430" w:rsidP="00882B34">
      <w:pPr>
        <w:pStyle w:val="normal0"/>
        <w:rPr>
          <w:noProof/>
          <w:lang w:val="en-US"/>
        </w:rPr>
      </w:pPr>
    </w:p>
    <w:p w14:paraId="6A220CAD" w14:textId="01CDED16" w:rsidR="00E76998" w:rsidRDefault="00095110" w:rsidP="005075C0">
      <w:pPr>
        <w:pStyle w:val="normal0"/>
        <w:ind w:firstLine="720"/>
        <w:rPr>
          <w:noProof/>
          <w:lang w:val="en-US"/>
        </w:rPr>
      </w:pPr>
      <w:r>
        <w:rPr>
          <w:noProof/>
          <w:lang w:val="en-US"/>
        </w:rPr>
        <w:t xml:space="preserve">Broadly, the impact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307BF95D"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 other interventions</w:t>
      </w:r>
      <w:r w:rsidR="004401D1">
        <w:rPr>
          <w:noProof/>
          <w:lang w:val="en-US"/>
        </w:rPr>
        <w:t xml:space="preserve">. The </w:t>
      </w:r>
      <w:r w:rsidR="004401D1">
        <w:rPr>
          <w:noProof/>
          <w:lang w:val="en-US"/>
        </w:rPr>
        <w:lastRenderedPageBreak/>
        <w:t>intervention to provide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The UTT intervention is much more costly and somewhat more impactful </w:t>
      </w:r>
      <w:r w:rsidR="00BB50E4">
        <w:rPr>
          <w:noProof/>
          <w:lang w:val="en-US"/>
        </w:rPr>
        <w:t xml:space="preserve">because </w:t>
      </w:r>
      <w:r w:rsidR="00BB7331">
        <w:rPr>
          <w:noProof/>
          <w:lang w:val="en-US"/>
        </w:rPr>
        <w:t>the outreach costs are</w:t>
      </w:r>
      <w:r w:rsidR="00E1524C">
        <w:rPr>
          <w:noProof/>
          <w:lang w:val="en-US"/>
        </w:rPr>
        <w:t xml:space="preserve"> estimated to be</w:t>
      </w:r>
      <w:r w:rsidR="00BB7331">
        <w:rPr>
          <w:noProof/>
          <w:lang w:val="en-US"/>
        </w:rPr>
        <w:t xml:space="preserve"> very large but the population coverage of ART </w:t>
      </w:r>
      <w:r w:rsidR="006E02E3">
        <w:rPr>
          <w:noProof/>
          <w:lang w:val="en-US"/>
        </w:rPr>
        <w:t xml:space="preserve">can reach higher levels with </w:t>
      </w:r>
      <w:r w:rsidR="00B03809">
        <w:rPr>
          <w:noProof/>
          <w:lang w:val="en-US"/>
        </w:rPr>
        <w:t xml:space="preserve">an </w:t>
      </w:r>
      <w:r w:rsidR="006E02E3">
        <w:rPr>
          <w:noProof/>
          <w:lang w:val="en-US"/>
        </w:rPr>
        <w:t>outreach intervention such as HBCT.</w:t>
      </w:r>
    </w:p>
    <w:p w14:paraId="77832FD1" w14:textId="77777777" w:rsidR="007C6DC7" w:rsidRDefault="007C6DC7" w:rsidP="00882B34">
      <w:pPr>
        <w:pStyle w:val="normal0"/>
        <w:rPr>
          <w:noProof/>
          <w:lang w:val="en-US"/>
        </w:rPr>
      </w:pPr>
    </w:p>
    <w:p w14:paraId="7ECE602E" w14:textId="77777777" w:rsidR="007C6DC7" w:rsidRPr="00FD676C" w:rsidRDefault="007C6DC7" w:rsidP="00882B34">
      <w:pPr>
        <w:pStyle w:val="normal0"/>
        <w:rPr>
          <w:i/>
          <w:noProof/>
          <w:u w:val="single"/>
          <w:lang w:val="en-US"/>
        </w:rPr>
      </w:pPr>
      <w:r>
        <w:rPr>
          <w:i/>
          <w:noProof/>
          <w:u w:val="single"/>
          <w:lang w:val="en-US"/>
        </w:rPr>
        <w:t xml:space="preserve">// </w:t>
      </w:r>
      <w:r w:rsidRPr="00FD676C">
        <w:rPr>
          <w:i/>
          <w:noProof/>
          <w:u w:val="single"/>
          <w:lang w:val="en-US"/>
        </w:rPr>
        <w:t>Then a very quick canter through the results for the others. I had noted before that I thought the sensitivity analysis thing we did woud be a useful thing. We said we could have one model parameterisation with strong “health care seeking” and another “weaker”. (If possible to construct both in way that is consistent the data). And then to show how that strongly modulate the impact of each.</w:t>
      </w:r>
    </w:p>
    <w:p w14:paraId="4E4CCBA8" w14:textId="77777777" w:rsidR="006E02E3" w:rsidRDefault="006E02E3" w:rsidP="00882B34">
      <w:pPr>
        <w:pStyle w:val="normal0"/>
        <w:rPr>
          <w:noProof/>
          <w:lang w:val="en-US"/>
        </w:rPr>
      </w:pPr>
    </w:p>
    <w:p w14:paraId="4A533F26" w14:textId="77777777" w:rsidR="00BB4DB6" w:rsidRDefault="00BB4DB6" w:rsidP="00E216EC">
      <w:pPr>
        <w:pStyle w:val="normal0"/>
      </w:pPr>
    </w:p>
    <w:p w14:paraId="76AA7695" w14:textId="77777777" w:rsidR="00E216EC" w:rsidRPr="00C06B81" w:rsidRDefault="00BB0E0E" w:rsidP="00E216EC">
      <w:pPr>
        <w:pStyle w:val="normal0"/>
        <w:rPr>
          <w:strike/>
        </w:rPr>
      </w:pPr>
      <w:r>
        <w:tab/>
      </w:r>
      <w:commentRangeStart w:id="32"/>
      <w:r w:rsidR="00147C94" w:rsidRPr="00C06B81">
        <w:rPr>
          <w:strike/>
        </w:rPr>
        <w:t>Among the testing interventions,</w:t>
      </w:r>
      <w:r w:rsidR="007125CC" w:rsidRPr="00C06B81">
        <w:rPr>
          <w:strike/>
        </w:rPr>
        <w:t xml:space="preserve"> the maximum impact scenario of HBCT </w:t>
      </w:r>
      <w:r w:rsidR="00343D00" w:rsidRPr="00C06B81">
        <w:rPr>
          <w:strike/>
        </w:rPr>
        <w:t>was</w:t>
      </w:r>
      <w:r w:rsidR="007125CC" w:rsidRPr="00C06B81">
        <w:rPr>
          <w:strike/>
        </w:rPr>
        <w:t xml:space="preserve"> much more impactful than the VCT intervention</w:t>
      </w:r>
      <w:r w:rsidR="003A6AD8" w:rsidRPr="00C06B81">
        <w:rPr>
          <w:strike/>
        </w:rPr>
        <w:t xml:space="preserve"> (</w:t>
      </w:r>
      <w:r w:rsidR="0064237F" w:rsidRPr="00C06B81">
        <w:rPr>
          <w:strike/>
        </w:rPr>
        <w:t>1.8</w:t>
      </w:r>
      <w:r w:rsidR="00A34BC5" w:rsidRPr="00C06B81">
        <w:rPr>
          <w:strike/>
        </w:rPr>
        <w:t>8</w:t>
      </w:r>
      <w:r w:rsidR="0064237F" w:rsidRPr="00C06B81">
        <w:rPr>
          <w:strike/>
        </w:rPr>
        <w:t>m</w:t>
      </w:r>
      <w:r w:rsidR="003A6AD8" w:rsidRPr="00C06B81">
        <w:rPr>
          <w:strike/>
        </w:rPr>
        <w:t xml:space="preserve"> and</w:t>
      </w:r>
      <w:r w:rsidR="008C5FE3" w:rsidRPr="00C06B81">
        <w:rPr>
          <w:strike/>
        </w:rPr>
        <w:t xml:space="preserve"> </w:t>
      </w:r>
      <w:r w:rsidR="00A34BC5" w:rsidRPr="00C06B81">
        <w:rPr>
          <w:strike/>
        </w:rPr>
        <w:t>0.</w:t>
      </w:r>
      <w:r w:rsidR="008C5FE3" w:rsidRPr="00C06B81">
        <w:rPr>
          <w:strike/>
        </w:rPr>
        <w:t>6</w:t>
      </w:r>
      <w:r w:rsidR="00A34BC5" w:rsidRPr="00C06B81">
        <w:rPr>
          <w:strike/>
        </w:rPr>
        <w:t>2m</w:t>
      </w:r>
      <w:r w:rsidR="008C5FE3" w:rsidRPr="00C06B81">
        <w:rPr>
          <w:strike/>
        </w:rPr>
        <w:t xml:space="preserve"> DALYs averted</w:t>
      </w:r>
      <w:r w:rsidR="00C531C6" w:rsidRPr="00C06B81">
        <w:rPr>
          <w:strike/>
        </w:rPr>
        <w:t>, 17% and 5% MAI</w:t>
      </w:r>
      <w:r w:rsidR="008C5FE3" w:rsidRPr="00C06B81">
        <w:rPr>
          <w:strike/>
        </w:rPr>
        <w:t>, respecti</w:t>
      </w:r>
      <w:r w:rsidR="003A6AD8" w:rsidRPr="00C06B81">
        <w:rPr>
          <w:strike/>
        </w:rPr>
        <w:t>vely)</w:t>
      </w:r>
      <w:r w:rsidR="007125CC" w:rsidRPr="00C06B81">
        <w:rPr>
          <w:strike/>
        </w:rPr>
        <w:t xml:space="preserve">; however, the HBCT intervention </w:t>
      </w:r>
      <w:r w:rsidR="000A7B97" w:rsidRPr="00C06B81">
        <w:rPr>
          <w:strike/>
        </w:rPr>
        <w:t xml:space="preserve">with </w:t>
      </w:r>
      <w:r w:rsidR="007125CC" w:rsidRPr="00C06B81">
        <w:rPr>
          <w:strike/>
        </w:rPr>
        <w:t>imperfect linkage to care</w:t>
      </w:r>
      <w:r w:rsidR="000A7B97" w:rsidRPr="00C06B81">
        <w:rPr>
          <w:strike/>
        </w:rPr>
        <w:t xml:space="preserve"> (realistic scenario),</w:t>
      </w:r>
      <w:r w:rsidR="007125CC" w:rsidRPr="00C06B81">
        <w:rPr>
          <w:strike/>
        </w:rPr>
        <w:t xml:space="preserve"> highlights the importance of linkage after HBCT as this </w:t>
      </w:r>
      <w:r w:rsidR="00343D00" w:rsidRPr="00C06B81">
        <w:rPr>
          <w:strike/>
        </w:rPr>
        <w:t>was</w:t>
      </w:r>
      <w:r w:rsidR="007125CC" w:rsidRPr="00C06B81">
        <w:rPr>
          <w:strike/>
        </w:rPr>
        <w:t xml:space="preserve"> less impactful than the maximum impact VCT intervention</w:t>
      </w:r>
      <w:r w:rsidR="003A6AD8" w:rsidRPr="00C06B81">
        <w:rPr>
          <w:strike/>
        </w:rPr>
        <w:t xml:space="preserve"> (</w:t>
      </w:r>
      <w:r w:rsidR="001C0651" w:rsidRPr="00C06B81">
        <w:rPr>
          <w:strike/>
        </w:rPr>
        <w:t>0.</w:t>
      </w:r>
      <w:r w:rsidR="006C7A41" w:rsidRPr="00C06B81">
        <w:rPr>
          <w:strike/>
        </w:rPr>
        <w:t>43</w:t>
      </w:r>
      <w:r w:rsidR="001C0651" w:rsidRPr="00C06B81">
        <w:rPr>
          <w:strike/>
        </w:rPr>
        <w:t xml:space="preserve">m </w:t>
      </w:r>
      <w:r w:rsidR="006C7A41" w:rsidRPr="00C06B81">
        <w:rPr>
          <w:strike/>
        </w:rPr>
        <w:t xml:space="preserve">and </w:t>
      </w:r>
      <w:r w:rsidR="001C0651" w:rsidRPr="00C06B81">
        <w:rPr>
          <w:strike/>
        </w:rPr>
        <w:t>0.</w:t>
      </w:r>
      <w:r w:rsidR="006C7A41" w:rsidRPr="00C06B81">
        <w:rPr>
          <w:strike/>
        </w:rPr>
        <w:t>6</w:t>
      </w:r>
      <w:r w:rsidR="001C0651" w:rsidRPr="00C06B81">
        <w:rPr>
          <w:strike/>
        </w:rPr>
        <w:t>2m</w:t>
      </w:r>
      <w:r w:rsidR="006C7A41" w:rsidRPr="00C06B81">
        <w:rPr>
          <w:strike/>
        </w:rPr>
        <w:t xml:space="preserve"> DALYs averted</w:t>
      </w:r>
      <w:r w:rsidR="00C531C6" w:rsidRPr="00C06B81">
        <w:rPr>
          <w:strike/>
        </w:rPr>
        <w:t>, 4% and 5% of MAI</w:t>
      </w:r>
      <w:r w:rsidR="006C7A41" w:rsidRPr="00C06B81">
        <w:rPr>
          <w:strike/>
        </w:rPr>
        <w:t>, respectively)</w:t>
      </w:r>
      <w:r w:rsidR="007125CC" w:rsidRPr="00C06B81">
        <w:rPr>
          <w:strike/>
        </w:rPr>
        <w:t>.</w:t>
      </w:r>
      <w:r w:rsidR="009C4A17" w:rsidRPr="00C06B81">
        <w:rPr>
          <w:strike/>
        </w:rPr>
        <w:t xml:space="preserve"> </w:t>
      </w:r>
      <w:r w:rsidR="00F542BC" w:rsidRPr="00C06B81">
        <w:rPr>
          <w:strike/>
        </w:rPr>
        <w:t xml:space="preserve">Yet, both scenarios of the HBCT intervention </w:t>
      </w:r>
      <w:r w:rsidR="00343D00" w:rsidRPr="00C06B81">
        <w:rPr>
          <w:strike/>
        </w:rPr>
        <w:t>were</w:t>
      </w:r>
      <w:r w:rsidR="00F542BC" w:rsidRPr="00C06B81">
        <w:rPr>
          <w:strike/>
        </w:rPr>
        <w:t xml:space="preserve"> more than twice as expensive to implement than the VCT intervention</w:t>
      </w:r>
      <w:r w:rsidR="004D0BCA" w:rsidRPr="00C06B81">
        <w:rPr>
          <w:strike/>
        </w:rPr>
        <w:t xml:space="preserve"> ($2.62b, $2.06b and $898.44m (2013 USD), respectively)</w:t>
      </w:r>
      <w:r w:rsidR="00F542BC" w:rsidRPr="00C06B81">
        <w:rPr>
          <w:strike/>
        </w:rPr>
        <w:t>.</w:t>
      </w:r>
    </w:p>
    <w:p w14:paraId="049433E9" w14:textId="77777777" w:rsidR="00BB4DB6" w:rsidRPr="00C06B81" w:rsidRDefault="00BB4DB6" w:rsidP="00316690">
      <w:pPr>
        <w:pStyle w:val="normal0"/>
        <w:ind w:firstLine="720"/>
        <w:rPr>
          <w:strike/>
        </w:rPr>
      </w:pPr>
    </w:p>
    <w:p w14:paraId="449815D6" w14:textId="77777777" w:rsidR="00316690" w:rsidRPr="00C06B81" w:rsidRDefault="009C4A17" w:rsidP="00BB4DB6">
      <w:pPr>
        <w:pStyle w:val="normal0"/>
        <w:ind w:firstLine="720"/>
        <w:rPr>
          <w:strike/>
        </w:rPr>
      </w:pPr>
      <w:r w:rsidRPr="00C06B81">
        <w:rPr>
          <w:strike/>
        </w:rPr>
        <w:t xml:space="preserve">Among the linkage interventions, HBCT </w:t>
      </w:r>
      <w:r w:rsidR="001D6C96" w:rsidRPr="00C06B81">
        <w:rPr>
          <w:strike/>
        </w:rPr>
        <w:t xml:space="preserve">POC CD4 </w:t>
      </w:r>
      <w:r w:rsidR="00AA1A0E" w:rsidRPr="00C06B81">
        <w:rPr>
          <w:strike/>
        </w:rPr>
        <w:t>was</w:t>
      </w:r>
      <w:r w:rsidRPr="00C06B81">
        <w:rPr>
          <w:strike/>
        </w:rPr>
        <w:t xml:space="preserve"> the most impactful as it combines HBCT with a POC CD4 test to alert HIV-positive individuals of their eligibility for treatment</w:t>
      </w:r>
      <w:r w:rsidR="001D6C96" w:rsidRPr="00C06B81">
        <w:rPr>
          <w:strike/>
        </w:rPr>
        <w:t xml:space="preserve"> (3</w:t>
      </w:r>
      <w:r w:rsidR="002F7974" w:rsidRPr="00C06B81">
        <w:rPr>
          <w:strike/>
        </w:rPr>
        <w:t>.</w:t>
      </w:r>
      <w:r w:rsidR="001D6C96" w:rsidRPr="00C06B81">
        <w:rPr>
          <w:strike/>
        </w:rPr>
        <w:t>53</w:t>
      </w:r>
      <w:r w:rsidR="002F7974" w:rsidRPr="00C06B81">
        <w:rPr>
          <w:strike/>
        </w:rPr>
        <w:t xml:space="preserve">m </w:t>
      </w:r>
      <w:r w:rsidR="001D6C96" w:rsidRPr="00C06B81">
        <w:rPr>
          <w:strike/>
        </w:rPr>
        <w:t>DALYs averted</w:t>
      </w:r>
      <w:r w:rsidR="00034DA7" w:rsidRPr="00C06B81">
        <w:rPr>
          <w:strike/>
        </w:rPr>
        <w:t>, 31% MAI</w:t>
      </w:r>
      <w:r w:rsidR="001D6C96" w:rsidRPr="00C06B81">
        <w:rPr>
          <w:strike/>
        </w:rPr>
        <w:t>)</w:t>
      </w:r>
      <w:r w:rsidRPr="00C06B81">
        <w:rPr>
          <w:strike/>
        </w:rPr>
        <w:t>.</w:t>
      </w:r>
      <w:r w:rsidR="00450E1D" w:rsidRPr="00C06B81">
        <w:rPr>
          <w:strike/>
        </w:rPr>
        <w:t xml:space="preserve"> This </w:t>
      </w:r>
      <w:r w:rsidR="00AA1A0E" w:rsidRPr="00C06B81">
        <w:rPr>
          <w:strike/>
        </w:rPr>
        <w:t>was</w:t>
      </w:r>
      <w:r w:rsidR="00450E1D" w:rsidRPr="00C06B81">
        <w:rPr>
          <w:strike/>
        </w:rPr>
        <w:t xml:space="preserve"> the second most expensive intervention due to the cost of POC CD4 test kits and the cost of actively seeking individuals at home</w:t>
      </w:r>
      <w:r w:rsidR="001D6C96" w:rsidRPr="00C06B81">
        <w:rPr>
          <w:strike/>
        </w:rPr>
        <w:t xml:space="preserve"> ($3.13m between 2010 and 2030)</w:t>
      </w:r>
      <w:r w:rsidR="00450E1D" w:rsidRPr="00C06B81">
        <w:rPr>
          <w:strike/>
        </w:rPr>
        <w:t>.</w:t>
      </w:r>
      <w:r w:rsidR="00FA201D" w:rsidRPr="00C06B81">
        <w:rPr>
          <w:strike/>
        </w:rPr>
        <w:t xml:space="preserve"> Interestingly, the</w:t>
      </w:r>
      <w:r w:rsidR="0014426F" w:rsidRPr="00C06B81">
        <w:rPr>
          <w:strike/>
        </w:rPr>
        <w:t xml:space="preserve"> VCT POC CD4 intervention averted</w:t>
      </w:r>
      <w:r w:rsidR="00FA201D" w:rsidRPr="00C06B81">
        <w:rPr>
          <w:strike/>
        </w:rPr>
        <w:t xml:space="preserve"> more DALYs in the twenty-year period th</w:t>
      </w:r>
      <w:r w:rsidR="0077069E" w:rsidRPr="00C06B81">
        <w:rPr>
          <w:strike/>
        </w:rPr>
        <w:t>a</w:t>
      </w:r>
      <w:r w:rsidR="00FA201D" w:rsidRPr="00C06B81">
        <w:rPr>
          <w:strike/>
        </w:rPr>
        <w:t>n the Linkage intervention</w:t>
      </w:r>
      <w:r w:rsidR="002161BE" w:rsidRPr="00C06B81">
        <w:rPr>
          <w:strike/>
        </w:rPr>
        <w:t xml:space="preserve"> (1</w:t>
      </w:r>
      <w:r w:rsidR="00FA7322" w:rsidRPr="00C06B81">
        <w:rPr>
          <w:strike/>
        </w:rPr>
        <w:t>.</w:t>
      </w:r>
      <w:r w:rsidR="002161BE" w:rsidRPr="00C06B81">
        <w:rPr>
          <w:strike/>
        </w:rPr>
        <w:t>43</w:t>
      </w:r>
      <w:r w:rsidR="00FA7322" w:rsidRPr="00C06B81">
        <w:rPr>
          <w:strike/>
        </w:rPr>
        <w:t xml:space="preserve">m </w:t>
      </w:r>
      <w:r w:rsidR="002161BE" w:rsidRPr="00C06B81">
        <w:rPr>
          <w:strike/>
        </w:rPr>
        <w:t xml:space="preserve">vs. </w:t>
      </w:r>
      <w:r w:rsidR="00FA7322" w:rsidRPr="00C06B81">
        <w:rPr>
          <w:strike/>
        </w:rPr>
        <w:t>0.</w:t>
      </w:r>
      <w:r w:rsidR="002161BE" w:rsidRPr="00C06B81">
        <w:rPr>
          <w:strike/>
        </w:rPr>
        <w:t>8</w:t>
      </w:r>
      <w:r w:rsidR="00FA7322" w:rsidRPr="00C06B81">
        <w:rPr>
          <w:strike/>
        </w:rPr>
        <w:t>2m</w:t>
      </w:r>
      <w:r w:rsidR="002161BE" w:rsidRPr="00C06B81">
        <w:rPr>
          <w:strike/>
        </w:rPr>
        <w:t xml:space="preserve"> DALYs averted</w:t>
      </w:r>
      <w:r w:rsidR="001B3A5A" w:rsidRPr="00C06B81">
        <w:rPr>
          <w:strike/>
        </w:rPr>
        <w:t>, 13% vs. 7% of MAI</w:t>
      </w:r>
      <w:r w:rsidR="002161BE" w:rsidRPr="00C06B81">
        <w:rPr>
          <w:strike/>
        </w:rPr>
        <w:t>)</w:t>
      </w:r>
      <w:r w:rsidR="00FA201D" w:rsidRPr="00C06B81">
        <w:rPr>
          <w:strike/>
        </w:rPr>
        <w:t xml:space="preserve">. This is due to the VCT POC CD4 intervention providing perfect linkage to care with the addition of a POC CD4 test; </w:t>
      </w:r>
      <w:r w:rsidR="00094B15" w:rsidRPr="00C06B81">
        <w:rPr>
          <w:strike/>
        </w:rPr>
        <w:t xml:space="preserve">and </w:t>
      </w:r>
      <w:r w:rsidR="00FA201D" w:rsidRPr="00C06B81">
        <w:rPr>
          <w:strike/>
        </w:rPr>
        <w:t>also explains the difference in cost between the two interventions</w:t>
      </w:r>
      <w:r w:rsidR="00EB32B6" w:rsidRPr="00C06B81">
        <w:rPr>
          <w:strike/>
        </w:rPr>
        <w:t xml:space="preserve"> ($527.20m vs. $294.73m)</w:t>
      </w:r>
      <w:r w:rsidR="00FA201D" w:rsidRPr="00C06B81">
        <w:rPr>
          <w:strike/>
        </w:rPr>
        <w:t>.</w:t>
      </w:r>
    </w:p>
    <w:p w14:paraId="198A8252" w14:textId="77777777" w:rsidR="00BB4DB6" w:rsidRPr="00C06B81" w:rsidRDefault="00BB4DB6" w:rsidP="00BB4DB6">
      <w:pPr>
        <w:pStyle w:val="normal0"/>
        <w:ind w:firstLine="720"/>
        <w:rPr>
          <w:strike/>
        </w:rPr>
      </w:pPr>
    </w:p>
    <w:p w14:paraId="71B63384" w14:textId="77777777" w:rsidR="00181EEC" w:rsidRPr="00C06B81" w:rsidRDefault="00904E90" w:rsidP="00037A7A">
      <w:pPr>
        <w:pStyle w:val="normal0"/>
        <w:ind w:firstLine="720"/>
        <w:rPr>
          <w:strike/>
        </w:rPr>
      </w:pPr>
      <w:r w:rsidRPr="00C06B81">
        <w:rPr>
          <w:strike/>
        </w:rPr>
        <w:t>Each of t</w:t>
      </w:r>
      <w:r w:rsidR="00FF1D10" w:rsidRPr="00C06B81">
        <w:rPr>
          <w:strike/>
        </w:rPr>
        <w:t xml:space="preserve">he pre-ART retention interventions </w:t>
      </w:r>
      <w:r w:rsidR="00E63477" w:rsidRPr="00C06B81">
        <w:rPr>
          <w:strike/>
        </w:rPr>
        <w:t>had</w:t>
      </w:r>
      <w:r w:rsidR="00AC5CFC" w:rsidRPr="00C06B81">
        <w:rPr>
          <w:strike/>
        </w:rPr>
        <w:t xml:space="preserve"> a</w:t>
      </w:r>
      <w:r w:rsidR="00FF1D10" w:rsidRPr="00C06B81">
        <w:rPr>
          <w:strike/>
        </w:rPr>
        <w:t xml:space="preserve"> </w:t>
      </w:r>
      <w:r w:rsidRPr="00C06B81">
        <w:rPr>
          <w:strike/>
        </w:rPr>
        <w:t>considerable</w:t>
      </w:r>
      <w:r w:rsidR="00FF1D10" w:rsidRPr="00C06B81">
        <w:rPr>
          <w:strike/>
        </w:rPr>
        <w:t xml:space="preserve"> impact </w:t>
      </w:r>
      <w:r w:rsidRPr="00C06B81">
        <w:rPr>
          <w:strike/>
        </w:rPr>
        <w:t>on care</w:t>
      </w:r>
      <w:r w:rsidR="00FF1D10" w:rsidRPr="00C06B81">
        <w:rPr>
          <w:strike/>
        </w:rPr>
        <w:t>.</w:t>
      </w:r>
      <w:r w:rsidR="008B5425" w:rsidRPr="00C06B81">
        <w:rPr>
          <w:strike/>
        </w:rPr>
        <w:t xml:space="preserve"> Of these interventions, the maximum impact scenario of Improved Care, the intervention preventing </w:t>
      </w:r>
      <w:r w:rsidR="007354EE" w:rsidRPr="00C06B81">
        <w:rPr>
          <w:strike/>
        </w:rPr>
        <w:t xml:space="preserve">any </w:t>
      </w:r>
      <w:r w:rsidR="008B5425" w:rsidRPr="00C06B81">
        <w:rPr>
          <w:strike/>
        </w:rPr>
        <w:t>loss from pre-ART care was most impactful</w:t>
      </w:r>
      <w:r w:rsidR="007354EE" w:rsidRPr="00C06B81">
        <w:rPr>
          <w:strike/>
        </w:rPr>
        <w:t xml:space="preserve"> (1.</w:t>
      </w:r>
      <w:r w:rsidR="00805A46" w:rsidRPr="00C06B81">
        <w:rPr>
          <w:strike/>
        </w:rPr>
        <w:t>9</w:t>
      </w:r>
      <w:r w:rsidR="007354EE" w:rsidRPr="00C06B81">
        <w:rPr>
          <w:strike/>
        </w:rPr>
        <w:t>5m</w:t>
      </w:r>
      <w:r w:rsidR="00805A46" w:rsidRPr="00C06B81">
        <w:rPr>
          <w:strike/>
        </w:rPr>
        <w:t xml:space="preserve"> DALYs averted</w:t>
      </w:r>
      <w:r w:rsidR="00F30E57" w:rsidRPr="00C06B81">
        <w:rPr>
          <w:strike/>
        </w:rPr>
        <w:t>, 17% MAI</w:t>
      </w:r>
      <w:r w:rsidR="00805A46" w:rsidRPr="00C06B81">
        <w:rPr>
          <w:strike/>
        </w:rPr>
        <w:t>)</w:t>
      </w:r>
      <w:r w:rsidR="008B5425" w:rsidRPr="00C06B81">
        <w:rPr>
          <w:strike/>
        </w:rPr>
        <w:t>, followed closely by the maximum impact scenario of the Pre-ART Outreach intervention that re-engages anyone lost from pre-ART care</w:t>
      </w:r>
      <w:r w:rsidR="002A4AFB" w:rsidRPr="00C06B81">
        <w:rPr>
          <w:strike/>
        </w:rPr>
        <w:t xml:space="preserve"> (1.</w:t>
      </w:r>
      <w:r w:rsidR="00805A46" w:rsidRPr="00C06B81">
        <w:rPr>
          <w:strike/>
        </w:rPr>
        <w:t>8</w:t>
      </w:r>
      <w:r w:rsidR="002A4AFB" w:rsidRPr="00C06B81">
        <w:rPr>
          <w:strike/>
        </w:rPr>
        <w:t>3m</w:t>
      </w:r>
      <w:r w:rsidR="00805A46" w:rsidRPr="00C06B81">
        <w:rPr>
          <w:strike/>
        </w:rPr>
        <w:t xml:space="preserve"> DALYs averted</w:t>
      </w:r>
      <w:r w:rsidR="00F30E57" w:rsidRPr="00C06B81">
        <w:rPr>
          <w:strike/>
        </w:rPr>
        <w:t>, 16% MAI</w:t>
      </w:r>
      <w:r w:rsidR="00805A46" w:rsidRPr="00C06B81">
        <w:rPr>
          <w:strike/>
        </w:rPr>
        <w:t>)</w:t>
      </w:r>
      <w:r w:rsidR="008B5425" w:rsidRPr="00C06B81">
        <w:rPr>
          <w:strike/>
        </w:rPr>
        <w:t xml:space="preserve">. Interestingly, the maximum impact Improved Care intervention </w:t>
      </w:r>
      <w:r w:rsidR="00E63477" w:rsidRPr="00C06B81">
        <w:rPr>
          <w:strike/>
        </w:rPr>
        <w:t>was</w:t>
      </w:r>
      <w:r w:rsidR="008B5425" w:rsidRPr="00C06B81">
        <w:rPr>
          <w:strike/>
        </w:rPr>
        <w:t xml:space="preserve"> only slightly more expensive than the maximum impact Pre-ART Outreach intervention; this </w:t>
      </w:r>
      <w:r w:rsidR="00E149A7" w:rsidRPr="00C06B81">
        <w:rPr>
          <w:strike/>
        </w:rPr>
        <w:t>was</w:t>
      </w:r>
      <w:r w:rsidR="002A1595" w:rsidRPr="00C06B81">
        <w:rPr>
          <w:strike/>
        </w:rPr>
        <w:t xml:space="preserve"> </w:t>
      </w:r>
      <w:r w:rsidR="008B5425" w:rsidRPr="00C06B81">
        <w:rPr>
          <w:strike/>
        </w:rPr>
        <w:t xml:space="preserve">due to the cost of additional testing </w:t>
      </w:r>
      <w:r w:rsidR="00104667" w:rsidRPr="00C06B81">
        <w:rPr>
          <w:strike/>
        </w:rPr>
        <w:t xml:space="preserve">that </w:t>
      </w:r>
      <w:r w:rsidR="008B5425" w:rsidRPr="00C06B81">
        <w:rPr>
          <w:strike/>
        </w:rPr>
        <w:t>retaining individuals in pre-ART care incurs</w:t>
      </w:r>
      <w:r w:rsidR="0035786F" w:rsidRPr="00C06B81">
        <w:rPr>
          <w:strike/>
        </w:rPr>
        <w:t xml:space="preserve"> (</w:t>
      </w:r>
      <w:r w:rsidR="00BB3896" w:rsidRPr="00C06B81">
        <w:rPr>
          <w:strike/>
        </w:rPr>
        <w:t>$983.26m vs. $689.03m</w:t>
      </w:r>
      <w:r w:rsidR="0035786F" w:rsidRPr="00C06B81">
        <w:rPr>
          <w:strike/>
        </w:rPr>
        <w:t>)</w:t>
      </w:r>
      <w:r w:rsidR="008B5425" w:rsidRPr="00C06B81">
        <w:rPr>
          <w:strike/>
        </w:rPr>
        <w:t xml:space="preserve">. </w:t>
      </w:r>
      <w:r w:rsidR="00E149A7" w:rsidRPr="00C06B81">
        <w:rPr>
          <w:strike/>
        </w:rPr>
        <w:t>Comparing</w:t>
      </w:r>
      <w:r w:rsidR="008B5425" w:rsidRPr="00C06B81">
        <w:rPr>
          <w:strike/>
        </w:rPr>
        <w:t xml:space="preserve"> the POC CD4 intervention against the VCT POC CD4 intervention, the </w:t>
      </w:r>
      <w:r w:rsidR="009B233A" w:rsidRPr="00C06B81">
        <w:rPr>
          <w:strike/>
        </w:rPr>
        <w:t xml:space="preserve">former </w:t>
      </w:r>
      <w:r w:rsidR="00C10061" w:rsidRPr="00C06B81">
        <w:rPr>
          <w:strike/>
        </w:rPr>
        <w:t>was</w:t>
      </w:r>
      <w:r w:rsidR="008B5425" w:rsidRPr="00C06B81">
        <w:rPr>
          <w:strike/>
        </w:rPr>
        <w:t xml:space="preserve"> less impactful and also cheaper than the </w:t>
      </w:r>
      <w:r w:rsidR="009B233A" w:rsidRPr="00C06B81">
        <w:rPr>
          <w:strike/>
        </w:rPr>
        <w:t xml:space="preserve">latter </w:t>
      </w:r>
      <w:r w:rsidR="00E543C9" w:rsidRPr="00C06B81">
        <w:rPr>
          <w:strike/>
        </w:rPr>
        <w:t>(1</w:t>
      </w:r>
      <w:r w:rsidR="00A05B2C" w:rsidRPr="00C06B81">
        <w:rPr>
          <w:strike/>
        </w:rPr>
        <w:t>.</w:t>
      </w:r>
      <w:r w:rsidR="00E543C9" w:rsidRPr="00C06B81">
        <w:rPr>
          <w:strike/>
        </w:rPr>
        <w:t>35</w:t>
      </w:r>
      <w:r w:rsidR="00A05B2C" w:rsidRPr="00C06B81">
        <w:rPr>
          <w:strike/>
        </w:rPr>
        <w:t>m</w:t>
      </w:r>
      <w:r w:rsidR="00F30E57" w:rsidRPr="00C06B81">
        <w:rPr>
          <w:strike/>
        </w:rPr>
        <w:t xml:space="preserve"> DALYs averted, 12% MAI, </w:t>
      </w:r>
      <w:r w:rsidR="00E543C9" w:rsidRPr="00C06B81">
        <w:rPr>
          <w:strike/>
        </w:rPr>
        <w:t>at a cost of $498.27m vs. 1</w:t>
      </w:r>
      <w:r w:rsidR="00A05B2C" w:rsidRPr="00C06B81">
        <w:rPr>
          <w:strike/>
        </w:rPr>
        <w:t>.</w:t>
      </w:r>
      <w:r w:rsidR="00E543C9" w:rsidRPr="00C06B81">
        <w:rPr>
          <w:strike/>
        </w:rPr>
        <w:t>43</w:t>
      </w:r>
      <w:r w:rsidR="00A05B2C" w:rsidRPr="00C06B81">
        <w:rPr>
          <w:strike/>
        </w:rPr>
        <w:t>m</w:t>
      </w:r>
      <w:r w:rsidR="00E543C9" w:rsidRPr="00C06B81">
        <w:rPr>
          <w:strike/>
        </w:rPr>
        <w:t xml:space="preserve"> DALYs averted</w:t>
      </w:r>
      <w:r w:rsidR="00F30E57" w:rsidRPr="00C06B81">
        <w:rPr>
          <w:strike/>
        </w:rPr>
        <w:t>, 13% MAI,</w:t>
      </w:r>
      <w:r w:rsidR="00E543C9" w:rsidRPr="00C06B81">
        <w:rPr>
          <w:strike/>
        </w:rPr>
        <w:t xml:space="preserve"> at a cost of $527.20m)</w:t>
      </w:r>
      <w:r w:rsidR="008B5425" w:rsidRPr="00C06B81">
        <w:rPr>
          <w:strike/>
        </w:rPr>
        <w:t xml:space="preserve">. The reasoning behind this is that the VCT POC CD4 intervention immediately links all individuals testing through VCT and </w:t>
      </w:r>
      <w:r w:rsidR="006C5AAE" w:rsidRPr="00C06B81">
        <w:rPr>
          <w:strike/>
        </w:rPr>
        <w:t>provides them with a POC CD4 test; whereas, the POC CD4 intervention applies only to individuals who have entered pre-ART care. That is, patients that have successfully linked to care.</w:t>
      </w:r>
      <w:r w:rsidR="008170B2" w:rsidRPr="00C06B81">
        <w:rPr>
          <w:strike/>
        </w:rPr>
        <w:t xml:space="preserve"> Thus, without perfect linkage POC CD4 involves testing fewer individuals.</w:t>
      </w:r>
      <w:r w:rsidR="00037A7A" w:rsidRPr="00C06B81">
        <w:rPr>
          <w:strike/>
        </w:rPr>
        <w:t xml:space="preserve"> </w:t>
      </w:r>
      <w:r w:rsidR="00EC6B1C" w:rsidRPr="00C06B81">
        <w:rPr>
          <w:strike/>
        </w:rPr>
        <w:t>Furthermore</w:t>
      </w:r>
      <w:r w:rsidR="00C10061" w:rsidRPr="00C06B81">
        <w:rPr>
          <w:strike/>
        </w:rPr>
        <w:t xml:space="preserve">, </w:t>
      </w:r>
      <w:r w:rsidR="00AD4F28" w:rsidRPr="00C06B81">
        <w:rPr>
          <w:strike/>
        </w:rPr>
        <w:t xml:space="preserve">the ART retention interventions </w:t>
      </w:r>
      <w:r w:rsidR="00C10061" w:rsidRPr="00C06B81">
        <w:rPr>
          <w:strike/>
        </w:rPr>
        <w:t xml:space="preserve">were </w:t>
      </w:r>
      <w:r w:rsidR="00AA0E87" w:rsidRPr="00C06B81">
        <w:rPr>
          <w:strike/>
        </w:rPr>
        <w:t xml:space="preserve">constrained by the limited number of </w:t>
      </w:r>
      <w:r w:rsidR="00AD4F28" w:rsidRPr="00C06B81">
        <w:rPr>
          <w:strike/>
        </w:rPr>
        <w:t xml:space="preserve">individuals </w:t>
      </w:r>
      <w:r w:rsidR="00AA0E87" w:rsidRPr="00C06B81">
        <w:rPr>
          <w:strike/>
        </w:rPr>
        <w:t xml:space="preserve">whom </w:t>
      </w:r>
      <w:r w:rsidR="00AD4F28" w:rsidRPr="00C06B81">
        <w:rPr>
          <w:strike/>
        </w:rPr>
        <w:t>initiate</w:t>
      </w:r>
      <w:r w:rsidR="00C10061" w:rsidRPr="00C06B81">
        <w:rPr>
          <w:strike/>
        </w:rPr>
        <w:t>d</w:t>
      </w:r>
      <w:r w:rsidR="00AD4F28" w:rsidRPr="00C06B81">
        <w:rPr>
          <w:strike/>
        </w:rPr>
        <w:t xml:space="preserve"> ART. </w:t>
      </w:r>
      <w:r w:rsidR="003F7CFE" w:rsidRPr="00C06B81">
        <w:rPr>
          <w:strike/>
        </w:rPr>
        <w:t>Nonetheless</w:t>
      </w:r>
      <w:r w:rsidR="00AD4F28" w:rsidRPr="00C06B81">
        <w:rPr>
          <w:strike/>
        </w:rPr>
        <w:t xml:space="preserve">, both scenarios of the ART Outreach intervention </w:t>
      </w:r>
      <w:r w:rsidR="00AB15F7" w:rsidRPr="00C06B81">
        <w:rPr>
          <w:strike/>
        </w:rPr>
        <w:t xml:space="preserve">had a larger impact </w:t>
      </w:r>
      <w:r w:rsidR="00AD4F28" w:rsidRPr="00C06B81">
        <w:rPr>
          <w:strike/>
        </w:rPr>
        <w:t xml:space="preserve">and </w:t>
      </w:r>
      <w:r w:rsidR="00AB15F7" w:rsidRPr="00C06B81">
        <w:rPr>
          <w:strike/>
        </w:rPr>
        <w:t xml:space="preserve">were </w:t>
      </w:r>
      <w:r w:rsidR="00AD4F28" w:rsidRPr="00C06B81">
        <w:rPr>
          <w:strike/>
        </w:rPr>
        <w:t>more expensive (by increasing the total life-years spent on ART)</w:t>
      </w:r>
      <w:r w:rsidR="002D5BC2" w:rsidRPr="00C06B81">
        <w:rPr>
          <w:strike/>
        </w:rPr>
        <w:t xml:space="preserve"> than the </w:t>
      </w:r>
      <w:r w:rsidR="006D7990" w:rsidRPr="00C06B81">
        <w:rPr>
          <w:strike/>
        </w:rPr>
        <w:t>a</w:t>
      </w:r>
      <w:r w:rsidR="002D5BC2" w:rsidRPr="00C06B81">
        <w:rPr>
          <w:strike/>
        </w:rPr>
        <w:t>dherence interventions.</w:t>
      </w:r>
      <w:bookmarkStart w:id="33" w:name="_GoBack"/>
      <w:bookmarkEnd w:id="33"/>
    </w:p>
    <w:commentRangeEnd w:id="32"/>
    <w:p w14:paraId="75E343D7" w14:textId="77777777" w:rsidR="006B3430" w:rsidRDefault="00E1524C" w:rsidP="0056081D">
      <w:pPr>
        <w:pStyle w:val="Heading2"/>
        <w:contextualSpacing w:val="0"/>
        <w:rPr>
          <w:ins w:id="34" w:author="Tim Hallett" w:date="2015-01-26T16:48:00Z"/>
        </w:rPr>
      </w:pPr>
      <w:r>
        <w:rPr>
          <w:rStyle w:val="CommentReference"/>
          <w:i w:val="0"/>
        </w:rPr>
        <w:commentReference w:id="32"/>
      </w:r>
    </w:p>
    <w:p w14:paraId="2AAE76BC" w14:textId="77777777" w:rsidR="00181EEC" w:rsidRDefault="0056081D" w:rsidP="0056081D">
      <w:pPr>
        <w:pStyle w:val="Heading2"/>
        <w:contextualSpacing w:val="0"/>
      </w:pPr>
      <w:r>
        <w:lastRenderedPageBreak/>
        <w:t>The Impact of Bundles of Interventions</w:t>
      </w:r>
    </w:p>
    <w:p w14:paraId="020DC5DE" w14:textId="32D9EC50" w:rsidR="0045606F" w:rsidDel="00321465" w:rsidRDefault="003A4313">
      <w:pPr>
        <w:pStyle w:val="normal0"/>
        <w:ind w:firstLine="361"/>
        <w:rPr>
          <w:del w:id="35" w:author="Tim Hallett" w:date="2015-01-26T17:19:00Z"/>
        </w:rPr>
        <w:pPrChange w:id="36" w:author="Tim Hallett" w:date="2015-01-26T17:19:00Z">
          <w:pPr>
            <w:pStyle w:val="normal0"/>
            <w:ind w:firstLine="720"/>
          </w:pPr>
        </w:pPrChange>
      </w:pPr>
      <w:r>
        <w:t xml:space="preserve">An optimal combination of </w:t>
      </w:r>
      <w:ins w:id="37" w:author="Tim Hallett" w:date="2015-01-26T17:19:00Z">
        <w:r w:rsidR="00321465">
          <w:t xml:space="preserve">cascade </w:t>
        </w:r>
      </w:ins>
      <w:r>
        <w:t xml:space="preserve">interventions </w:t>
      </w:r>
      <w:del w:id="38" w:author="Tim Hallett" w:date="2015-01-26T17:19:00Z">
        <w:r w:rsidDel="00321465">
          <w:delText>can be</w:delText>
        </w:r>
      </w:del>
      <w:ins w:id="39" w:author="Tim Hallett" w:date="2015-01-26T17:19:00Z">
        <w:r w:rsidR="00321465">
          <w:t>was</w:t>
        </w:r>
      </w:ins>
      <w:r>
        <w:t xml:space="preserve"> found by simulati</w:t>
      </w:r>
      <w:r w:rsidR="002938A8">
        <w:t xml:space="preserve">ng all possible combinations </w:t>
      </w:r>
      <w:r>
        <w:t xml:space="preserve">and selecting those </w:t>
      </w:r>
      <w:r w:rsidR="00533DB5">
        <w:t>that</w:t>
      </w:r>
      <w:r>
        <w:t xml:space="preserve">, at each budget level, provide the greatest increase in health. </w:t>
      </w:r>
      <w:r w:rsidR="00E259EF">
        <w:t>We did this for all the ‘realistic’ interventions and imposed the additional constraint that, once an intervention ha</w:t>
      </w:r>
      <w:r w:rsidR="006B2C19">
        <w:t>d</w:t>
      </w:r>
      <w:r w:rsidR="00E259EF">
        <w:t xml:space="preserve"> been included in the combination at one budget level it cannot be removed at higher budget levels. </w:t>
      </w:r>
      <w:r w:rsidR="002938A8">
        <w:t>(</w:t>
      </w:r>
      <w:r w:rsidR="00D54BAB">
        <w:t>T</w:t>
      </w:r>
      <w:r w:rsidR="004F314A">
        <w:t>able</w:t>
      </w:r>
      <w:r w:rsidR="006444A3">
        <w:t xml:space="preserve"> </w:t>
      </w:r>
      <w:r w:rsidR="00F039DC">
        <w:t>4</w:t>
      </w:r>
      <w:r w:rsidR="002938A8">
        <w:t>)</w:t>
      </w:r>
      <w:r w:rsidR="006444A3">
        <w:t>.</w:t>
      </w:r>
      <w:ins w:id="40" w:author="Tim Hallett" w:date="2015-01-26T17:19:00Z">
        <w:r w:rsidR="00321465">
          <w:t xml:space="preserve"> </w:t>
        </w:r>
      </w:ins>
    </w:p>
    <w:p w14:paraId="656C98A2" w14:textId="77777777" w:rsidR="00321465" w:rsidRDefault="00321465" w:rsidP="003A4313">
      <w:pPr>
        <w:pStyle w:val="normal0"/>
        <w:ind w:firstLine="361"/>
        <w:rPr>
          <w:ins w:id="41" w:author="Tim Hallett" w:date="2015-01-26T17:19:00Z"/>
        </w:rPr>
      </w:pPr>
    </w:p>
    <w:p w14:paraId="12286788" w14:textId="77777777" w:rsidR="00321465" w:rsidRDefault="00321465" w:rsidP="003A4313">
      <w:pPr>
        <w:pStyle w:val="normal0"/>
        <w:ind w:firstLine="361"/>
        <w:rPr>
          <w:ins w:id="42" w:author="Tim Hallett" w:date="2015-01-26T17:19:00Z"/>
        </w:rPr>
      </w:pPr>
    </w:p>
    <w:p w14:paraId="33188D5F" w14:textId="77777777" w:rsidR="00903165" w:rsidDel="00321465" w:rsidRDefault="00331EA3" w:rsidP="00BE6FB5">
      <w:pPr>
        <w:pStyle w:val="normal0"/>
        <w:ind w:firstLine="720"/>
        <w:rPr>
          <w:del w:id="43" w:author="Tim Hallett" w:date="2015-01-26T17:19:00Z"/>
        </w:rPr>
      </w:pPr>
      <w:ins w:id="44" w:author="Tim Hallett" w:date="2015-01-26T17:19:00Z">
        <w:r>
          <w:t>This finds</w:t>
        </w:r>
        <w:r w:rsidR="00321465">
          <w:t xml:space="preserve"> that </w:t>
        </w:r>
      </w:ins>
    </w:p>
    <w:p w14:paraId="4FF43B7E" w14:textId="5DD2C5CE" w:rsidR="00D544CC" w:rsidRDefault="009B2545">
      <w:pPr>
        <w:pStyle w:val="normal0"/>
        <w:ind w:firstLine="361"/>
        <w:rPr>
          <w:ins w:id="45" w:author="Tim Hallett" w:date="2015-01-26T17:21:00Z"/>
        </w:rPr>
        <w:pPrChange w:id="46" w:author="Tim Hallett" w:date="2015-01-26T17:19:00Z">
          <w:pPr>
            <w:pStyle w:val="normal0"/>
            <w:ind w:firstLine="720"/>
          </w:pPr>
        </w:pPrChange>
      </w:pPr>
      <w:del w:id="47" w:author="Tim Hallett" w:date="2015-01-26T17:19:00Z">
        <w:r w:rsidDel="00321465">
          <w:delText>A</w:delText>
        </w:r>
      </w:del>
      <w:ins w:id="48" w:author="Tim Hallett" w:date="2015-01-26T17:19:00Z">
        <w:r w:rsidR="00321465">
          <w:t>a</w:t>
        </w:r>
      </w:ins>
      <w:r>
        <w:t xml:space="preserve"> combination of six interventions </w:t>
      </w:r>
      <w:ins w:id="49" w:author="Tim Hallett" w:date="2015-01-26T17:20:00Z">
        <w:r w:rsidR="00321465">
          <w:t>would be prioritise</w:t>
        </w:r>
      </w:ins>
      <w:ins w:id="50" w:author="Tim Hallett" w:date="2015-01-28T08:42:00Z">
        <w:r w:rsidR="00331EA3">
          <w:t>d</w:t>
        </w:r>
      </w:ins>
      <w:ins w:id="51" w:author="Tim Hallett" w:date="2015-01-26T17:20:00Z">
        <w:r w:rsidR="00321465">
          <w:t xml:space="preserve"> in this setting</w:t>
        </w:r>
        <w:r w:rsidR="00D544CC">
          <w:t xml:space="preserve"> (Table </w:t>
        </w:r>
      </w:ins>
      <w:r w:rsidR="00810B11">
        <w:t>4</w:t>
      </w:r>
      <w:ins w:id="52" w:author="Tim Hallett" w:date="2015-01-26T17:20:00Z">
        <w:r w:rsidR="00D544CC">
          <w:t>)</w:t>
        </w:r>
        <w:r w:rsidR="00321465">
          <w:t>.</w:t>
        </w:r>
        <w:r w:rsidR="00D544CC">
          <w:t xml:space="preserve"> </w:t>
        </w:r>
        <w:r w:rsidR="00321465">
          <w:t xml:space="preserve"> </w:t>
        </w:r>
      </w:ins>
      <w:del w:id="53" w:author="Tim Hallett" w:date="2015-01-26T17:20:00Z">
        <w:r w:rsidDel="00D544CC">
          <w:delText>averts 4.45m DALYs</w:delText>
        </w:r>
        <w:r w:rsidR="00EE1939" w:rsidDel="00D544CC">
          <w:delText xml:space="preserve"> (</w:delText>
        </w:r>
        <w:r w:rsidR="00661890" w:rsidDel="00D544CC">
          <w:delText>39% of MAI</w:delText>
        </w:r>
        <w:r w:rsidR="00EE1939" w:rsidDel="00D544CC">
          <w:delText>)</w:delText>
        </w:r>
        <w:r w:rsidR="00971178" w:rsidDel="00D544CC">
          <w:delText xml:space="preserve"> at a cost of $353 per DALY averted. </w:delText>
        </w:r>
      </w:del>
      <w:r w:rsidR="00971178">
        <w:t xml:space="preserve">The interventions </w:t>
      </w:r>
      <w:del w:id="54" w:author="Tim Hallett" w:date="2015-01-26T17:20:00Z">
        <w:r w:rsidR="00971178" w:rsidDel="00D544CC">
          <w:delText xml:space="preserve">used </w:delText>
        </w:r>
      </w:del>
      <w:r w:rsidR="00971178">
        <w:t xml:space="preserve">are </w:t>
      </w:r>
      <w:ins w:id="55" w:author="Tim Hallett" w:date="2015-01-26T17:22:00Z">
        <w:r w:rsidR="00C10CE0">
          <w:t>pre-</w:t>
        </w:r>
      </w:ins>
      <w:r w:rsidR="00BE6FB5">
        <w:t>ART Outreach, POC CD4, VCT POC CD4, Linkage</w:t>
      </w:r>
      <w:r w:rsidR="000D2531">
        <w:t>, Pre-ART Outreach</w:t>
      </w:r>
      <w:r w:rsidR="00BE6FB5">
        <w:t xml:space="preserve"> and Adherence (</w:t>
      </w:r>
      <w:r w:rsidR="00242D00">
        <w:t>table</w:t>
      </w:r>
      <w:r w:rsidR="00EC6711">
        <w:t xml:space="preserve"> </w:t>
      </w:r>
      <w:r w:rsidR="001F29F6">
        <w:t>3</w:t>
      </w:r>
      <w:r w:rsidR="00BE6FB5">
        <w:t>)</w:t>
      </w:r>
      <w:r w:rsidR="00971178">
        <w:t xml:space="preserve">. </w:t>
      </w:r>
      <w:ins w:id="56" w:author="Tim Hallett" w:date="2015-01-26T17:21:00Z">
        <w:r w:rsidR="00D544CC">
          <w:t xml:space="preserve">Importantly, this combination of intervention includes elements that act on each part of the cascade. </w:t>
        </w:r>
      </w:ins>
      <w:ins w:id="57" w:author="Tim Hallett" w:date="2015-01-26T17:22:00Z">
        <w:r w:rsidR="00C10CE0">
          <w:t xml:space="preserve">As the major driver of AIDS death in this </w:t>
        </w:r>
      </w:ins>
      <w:ins w:id="58" w:author="Tim Hallett" w:date="2015-01-26T17:23:00Z">
        <w:r w:rsidR="00C10CE0">
          <w:t>population</w:t>
        </w:r>
      </w:ins>
      <w:ins w:id="59" w:author="Tim Hallett" w:date="2015-01-26T17:22:00Z">
        <w:r w:rsidR="00C10CE0">
          <w:t xml:space="preserve"> </w:t>
        </w:r>
      </w:ins>
      <w:ins w:id="60" w:author="Tim Hallett" w:date="2015-01-26T17:23:00Z">
        <w:r w:rsidR="00C10CE0">
          <w:t>was found to be persons diagnosed but no linked to care, interventions that increase linkage and retention in pre-ART attract most investment.</w:t>
        </w:r>
      </w:ins>
    </w:p>
    <w:p w14:paraId="679B43A3" w14:textId="77777777" w:rsidR="00D544CC" w:rsidRDefault="00D544CC">
      <w:pPr>
        <w:pStyle w:val="normal0"/>
        <w:ind w:firstLine="361"/>
        <w:rPr>
          <w:ins w:id="61" w:author="Tim Hallett" w:date="2015-01-26T17:23:00Z"/>
        </w:rPr>
        <w:pPrChange w:id="62" w:author="Tim Hallett" w:date="2015-01-26T17:19:00Z">
          <w:pPr>
            <w:pStyle w:val="normal0"/>
            <w:ind w:firstLine="720"/>
          </w:pPr>
        </w:pPrChange>
      </w:pPr>
    </w:p>
    <w:p w14:paraId="4A7EAF83" w14:textId="77777777" w:rsidR="0030017E" w:rsidRDefault="00C10CE0">
      <w:pPr>
        <w:pStyle w:val="normal0"/>
        <w:ind w:firstLine="361"/>
        <w:rPr>
          <w:ins w:id="63" w:author="Tim Hallett" w:date="2015-01-26T17:25:00Z"/>
        </w:rPr>
        <w:pPrChange w:id="64" w:author="Tim Hallett" w:date="2015-01-26T17:19:00Z">
          <w:pPr>
            <w:pStyle w:val="normal0"/>
            <w:ind w:firstLine="720"/>
          </w:pPr>
        </w:pPrChange>
      </w:pPr>
      <w:ins w:id="65" w:author="Tim Hallett" w:date="2015-01-26T17:23:00Z">
        <w:r>
          <w:t>Collectively this combination interventions has the same impact on reduci</w:t>
        </w:r>
        <w:r w:rsidR="0030017E">
          <w:t>ng deaths and averting DALYs (</w:t>
        </w:r>
      </w:ins>
      <w:ins w:id="66" w:author="Tim Hallett" w:date="2015-01-26T17:24:00Z">
        <w:r w:rsidR="0030017E">
          <w:t>give the numbers</w:t>
        </w:r>
      </w:ins>
      <w:ins w:id="67" w:author="Tim Hallett" w:date="2015-01-26T17:23:00Z">
        <w:r w:rsidR="0030017E">
          <w:t>)</w:t>
        </w:r>
      </w:ins>
      <w:ins w:id="68" w:author="Tim Hallett" w:date="2015-01-26T17:24:00Z">
        <w:r w:rsidR="0030017E">
          <w:t xml:space="preserve"> as Universal Test and treat intervention but is estimated to cost </w:t>
        </w:r>
      </w:ins>
      <w:ins w:id="69" w:author="Tim Hallett" w:date="2015-01-26T17:25:00Z">
        <w:r w:rsidR="0030017E">
          <w:t xml:space="preserve">only approximayely 44% as much. The combination intervention of cascade intervention is a similar </w:t>
        </w:r>
      </w:ins>
      <w:ins w:id="70" w:author="Tim Hallett" w:date="2015-01-26T17:26:00Z">
        <w:r w:rsidR="0030017E">
          <w:t xml:space="preserve">cost as the </w:t>
        </w:r>
      </w:ins>
      <w:ins w:id="71" w:author="Tim Hallett" w:date="2015-01-28T08:42:00Z">
        <w:r w:rsidR="00331EA3">
          <w:t>Immediate</w:t>
        </w:r>
      </w:ins>
      <w:ins w:id="72" w:author="Tim Hallett" w:date="2015-01-26T17:26:00Z">
        <w:r w:rsidR="0030017E">
          <w:t xml:space="preserve"> ART intervention and is estimated to have a slightly greater impact.</w:t>
        </w:r>
      </w:ins>
    </w:p>
    <w:p w14:paraId="7920129F" w14:textId="77777777" w:rsidR="0030017E" w:rsidRDefault="0030017E">
      <w:pPr>
        <w:pStyle w:val="normal0"/>
        <w:ind w:firstLine="361"/>
        <w:rPr>
          <w:ins w:id="73" w:author="Tim Hallett" w:date="2015-01-26T17:25:00Z"/>
        </w:rPr>
        <w:pPrChange w:id="74" w:author="Tim Hallett" w:date="2015-01-26T17:19:00Z">
          <w:pPr>
            <w:pStyle w:val="normal0"/>
            <w:ind w:firstLine="720"/>
          </w:pPr>
        </w:pPrChange>
      </w:pPr>
    </w:p>
    <w:p w14:paraId="5E775C64" w14:textId="77777777" w:rsidR="0030017E" w:rsidRDefault="0030017E" w:rsidP="0062659A">
      <w:pPr>
        <w:pStyle w:val="normal0"/>
        <w:rPr>
          <w:ins w:id="75" w:author="Tim Hallett" w:date="2015-01-26T17:26:00Z"/>
        </w:rPr>
      </w:pPr>
      <w:ins w:id="76" w:author="Tim Hallett" w:date="2015-01-26T17:26:00Z">
        <w:r>
          <w:tab/>
          <w:t xml:space="preserve">The </w:t>
        </w:r>
      </w:ins>
      <w:ins w:id="77" w:author="Tim Hallett" w:date="2015-01-26T17:27:00Z">
        <w:r w:rsidR="00E523E5">
          <w:t xml:space="preserve">comparatively </w:t>
        </w:r>
      </w:ins>
      <w:ins w:id="78" w:author="Tim Hallett" w:date="2015-01-26T17:26:00Z">
        <w:r>
          <w:t xml:space="preserve">low cost </w:t>
        </w:r>
        <w:r w:rsidR="00E523E5">
          <w:t xml:space="preserve">and higher impact </w:t>
        </w:r>
        <w:r>
          <w:t xml:space="preserve">of the combination cascade interventions is a result of </w:t>
        </w:r>
        <w:r w:rsidR="00E523E5">
          <w:t>the collection of intervention operating synergistically</w:t>
        </w:r>
      </w:ins>
      <w:ins w:id="79" w:author="Tim Hallett" w:date="2015-01-26T17:27:00Z">
        <w:r w:rsidR="00331EA3">
          <w:t xml:space="preserve">, </w:t>
        </w:r>
      </w:ins>
      <w:ins w:id="80" w:author="Tim Hallett" w:date="2015-01-28T08:43:00Z">
        <w:r w:rsidR="00331EA3">
          <w:t>w</w:t>
        </w:r>
      </w:ins>
      <w:ins w:id="81" w:author="Tim Hallett" w:date="2015-01-26T17:27:00Z">
        <w:r w:rsidR="00E523E5">
          <w:t xml:space="preserve">hereas the UTT and </w:t>
        </w:r>
      </w:ins>
      <w:ins w:id="82" w:author="Tim Hallett" w:date="2015-01-26T17:28:00Z">
        <w:r w:rsidR="00E523E5">
          <w:t>Immediate</w:t>
        </w:r>
      </w:ins>
      <w:ins w:id="83" w:author="Tim Hallett" w:date="2015-01-26T17:27:00Z">
        <w:r w:rsidR="00E523E5">
          <w:t xml:space="preserve"> ART intervention operate with inefficiencies </w:t>
        </w:r>
      </w:ins>
      <w:ins w:id="84" w:author="Tim Hallett" w:date="2015-01-26T17:28:00Z">
        <w:r w:rsidR="00E523E5">
          <w:t xml:space="preserve">due to the </w:t>
        </w:r>
      </w:ins>
      <w:ins w:id="85" w:author="Tim Hallett" w:date="2015-01-28T08:43:00Z">
        <w:r w:rsidR="00331EA3">
          <w:t>remaining weakness</w:t>
        </w:r>
      </w:ins>
      <w:ins w:id="86" w:author="Tim Hallett" w:date="2015-01-26T17:28:00Z">
        <w:r w:rsidR="00E523E5">
          <w:t xml:space="preserve"> of some part of the cascade</w:t>
        </w:r>
      </w:ins>
      <w:ins w:id="87" w:author="Tim Hallett" w:date="2015-01-28T08:43:00Z">
        <w:r w:rsidR="00331EA3">
          <w:t>.</w:t>
        </w:r>
      </w:ins>
      <w:ins w:id="88" w:author="Tim Hallett" w:date="2015-01-26T17:29:00Z">
        <w:r w:rsidR="00F93973">
          <w:t xml:space="preserve"> </w:t>
        </w:r>
      </w:ins>
    </w:p>
    <w:p w14:paraId="24204145" w14:textId="77777777" w:rsidR="0030017E" w:rsidRDefault="0030017E" w:rsidP="0062659A">
      <w:pPr>
        <w:pStyle w:val="normal0"/>
        <w:rPr>
          <w:ins w:id="89" w:author="Tim Hallett" w:date="2015-01-28T08:43:00Z"/>
        </w:rPr>
      </w:pPr>
    </w:p>
    <w:p w14:paraId="0474BED9" w14:textId="77777777" w:rsidR="00331EA3" w:rsidRDefault="00331EA3" w:rsidP="0062659A">
      <w:pPr>
        <w:pStyle w:val="normal0"/>
        <w:rPr>
          <w:ins w:id="90" w:author="Tim Hallett" w:date="2015-01-26T17:26:00Z"/>
        </w:rPr>
      </w:pPr>
      <w:ins w:id="91" w:author="Tim Hallett" w:date="2015-01-28T08:43:00Z">
        <w:r>
          <w:tab/>
          <w:t xml:space="preserve">The alternative approaches for strengthening the care cascade exact their impact in different ways. The </w:t>
        </w:r>
      </w:ins>
      <w:ins w:id="92" w:author="Tim Hallett" w:date="2015-01-28T08:44:00Z">
        <w:r>
          <w:t xml:space="preserve">combination approach </w:t>
        </w:r>
      </w:ins>
      <w:ins w:id="93" w:author="Tim Hallett" w:date="2015-01-28T08:45:00Z">
        <w:r>
          <w:t xml:space="preserve">does not </w:t>
        </w:r>
      </w:ins>
      <w:ins w:id="94" w:author="Tim Hallett" w:date="2015-01-28T08:46:00Z">
        <w:r>
          <w:t>substantially</w:t>
        </w:r>
      </w:ins>
      <w:ins w:id="95" w:author="Tim Hallett" w:date="2015-01-28T08:45:00Z">
        <w:r>
          <w:t xml:space="preserve"> reduce deaths among those who do not naturally present for HIV testing, but does reduce deaths among those who have tested, linked and those on ART.</w:t>
        </w:r>
      </w:ins>
      <w:ins w:id="96" w:author="Tim Hallett" w:date="2015-01-28T08:46:00Z">
        <w:r>
          <w:t xml:space="preserve"> The immediate initiation approach…. In comparison, the UTT approach dramatically</w:t>
        </w:r>
      </w:ins>
      <w:ins w:id="97" w:author="Tim Hallett" w:date="2015-01-28T08:47:00Z">
        <w:r w:rsidR="00E505F9">
          <w:t xml:space="preserve"> reduces the number of persons that die from AIDS that were not diagnosed, due to the large outreach component of that intervention, but impact is moderated by the persisting large number of deaths among </w:t>
        </w:r>
      </w:ins>
      <w:ins w:id="98" w:author="Tim Hallett" w:date="2015-01-28T08:48:00Z">
        <w:r w:rsidR="00E505F9">
          <w:t>those that have started ART but who have since disengage from care.</w:t>
        </w:r>
      </w:ins>
    </w:p>
    <w:p w14:paraId="0DCA48F3" w14:textId="77777777" w:rsidR="006444A3" w:rsidDel="00C10CE0" w:rsidRDefault="000D2531">
      <w:pPr>
        <w:pStyle w:val="normal0"/>
        <w:ind w:firstLine="361"/>
        <w:rPr>
          <w:del w:id="99" w:author="Tim Hallett" w:date="2015-01-26T17:23:00Z"/>
        </w:rPr>
        <w:pPrChange w:id="100" w:author="Tim Hallett" w:date="2015-01-26T17:19:00Z">
          <w:pPr>
            <w:pStyle w:val="normal0"/>
            <w:ind w:firstLine="720"/>
          </w:pPr>
        </w:pPrChange>
      </w:pPr>
      <w:del w:id="101" w:author="Tim Hallett" w:date="2015-01-26T17:23:00Z">
        <w:r w:rsidDel="00C10CE0">
          <w:delText>This combination of</w:delText>
        </w:r>
        <w:r w:rsidR="00FB6A87" w:rsidDel="00C10CE0">
          <w:delText xml:space="preserve"> strengthening </w:delText>
        </w:r>
        <w:r w:rsidR="00971178" w:rsidDel="00C10CE0">
          <w:delText>linkage, pre-</w:delText>
        </w:r>
        <w:r w:rsidR="00FB6A87" w:rsidDel="00C10CE0">
          <w:delText>ART retention and ART retention, greatly improve</w:delText>
        </w:r>
        <w:r w:rsidR="00AC6D3C" w:rsidDel="00C10CE0">
          <w:delText>d</w:delText>
        </w:r>
        <w:r w:rsidR="00FB6A87" w:rsidDel="00C10CE0">
          <w:delText xml:space="preserve"> care and reduce</w:delText>
        </w:r>
        <w:r w:rsidR="00AC6D3C" w:rsidDel="00C10CE0">
          <w:delText>d</w:delText>
        </w:r>
        <w:r w:rsidR="00FB6A87" w:rsidDel="00C10CE0">
          <w:delText xml:space="preserve"> the total DALYs accrued by HIV-positive individuals.</w:delText>
        </w:r>
      </w:del>
    </w:p>
    <w:p w14:paraId="245D5C02" w14:textId="77777777" w:rsidR="006E02E3" w:rsidRDefault="006E02E3" w:rsidP="0062659A">
      <w:pPr>
        <w:pStyle w:val="normal0"/>
      </w:pPr>
    </w:p>
    <w:p w14:paraId="2C9F8860" w14:textId="77777777" w:rsidR="00617337" w:rsidRPr="00617337" w:rsidDel="00E505F9" w:rsidRDefault="00AC6D3C" w:rsidP="00617337">
      <w:pPr>
        <w:pStyle w:val="normal0"/>
        <w:ind w:firstLine="720"/>
        <w:rPr>
          <w:del w:id="102" w:author="Tim Hallett" w:date="2015-01-28T08:48:00Z"/>
        </w:rPr>
      </w:pPr>
      <w:del w:id="103" w:author="Tim Hallett" w:date="2015-01-28T08:48:00Z">
        <w:r w:rsidDel="00E505F9">
          <w:delText>Comparing</w:delText>
        </w:r>
        <w:r w:rsidR="004F7A14" w:rsidDel="00E505F9">
          <w:delText xml:space="preserve"> the cost and impact of </w:delText>
        </w:r>
        <w:r w:rsidDel="00E505F9">
          <w:delText>a</w:delText>
        </w:r>
        <w:r w:rsidR="004F7A14" w:rsidDel="00E505F9">
          <w:delText xml:space="preserve"> combination of </w:delText>
        </w:r>
        <w:r w:rsidR="00242D00" w:rsidDel="00E505F9">
          <w:delText>interventions</w:delText>
        </w:r>
        <w:r w:rsidR="004F7A14" w:rsidDel="00E505F9">
          <w:delText xml:space="preserve">, with the results of </w:delText>
        </w:r>
        <w:r w:rsidDel="00E505F9">
          <w:delText>the</w:delText>
        </w:r>
        <w:r w:rsidR="004F7A14" w:rsidDel="00E505F9">
          <w:delText xml:space="preserve"> univariate analysis (figure 3), </w:delText>
        </w:r>
        <w:r w:rsidDel="00E505F9">
          <w:delText>the</w:delText>
        </w:r>
        <w:r w:rsidR="004F7A14" w:rsidDel="00E505F9">
          <w:delText xml:space="preserve"> combination of interventions produces 88% of the impact of the realistic Universal</w:delText>
        </w:r>
        <w:r w:rsidR="00464315" w:rsidDel="00E505F9">
          <w:delText xml:space="preserve"> Test and Treat intervention (4.</w:delText>
        </w:r>
        <w:r w:rsidR="004F7A14" w:rsidDel="00E505F9">
          <w:delText>45</w:delText>
        </w:r>
        <w:r w:rsidR="00464315" w:rsidDel="00E505F9">
          <w:delText>m</w:delText>
        </w:r>
        <w:r w:rsidR="004F7A14" w:rsidDel="00E505F9">
          <w:delText xml:space="preserve"> vs. 5</w:delText>
        </w:r>
        <w:r w:rsidR="00464315" w:rsidDel="00E505F9">
          <w:delText>.08m</w:delText>
        </w:r>
        <w:r w:rsidR="004F7A14" w:rsidDel="00E505F9">
          <w:delText xml:space="preserve"> DALYs averted</w:delText>
        </w:r>
        <w:r w:rsidR="00AD6ADA" w:rsidDel="00E505F9">
          <w:delText>, 39% vs. 45% of MAI</w:delText>
        </w:r>
        <w:r w:rsidR="004F7A14" w:rsidDel="00E505F9">
          <w:delText xml:space="preserve">) at 44% of the cost per DALY </w:delText>
        </w:r>
        <w:r w:rsidR="00A57263" w:rsidDel="00E505F9">
          <w:delText>averted</w:delText>
        </w:r>
        <w:r w:rsidR="00DC3546" w:rsidDel="00E505F9">
          <w:delText xml:space="preserve"> ($35</w:delText>
        </w:r>
        <w:r w:rsidR="004F7A14" w:rsidDel="00E505F9">
          <w:delText>3 vs. $803 per DALY averted)</w:delText>
        </w:r>
        <w:r w:rsidR="004F314A" w:rsidDel="00E505F9">
          <w:delText xml:space="preserve">, shown in </w:delText>
        </w:r>
        <w:r w:rsidR="00617337" w:rsidDel="00E505F9">
          <w:delText xml:space="preserve">table </w:delText>
        </w:r>
        <w:r w:rsidR="00EC6711" w:rsidDel="00E505F9">
          <w:delText>3</w:delText>
        </w:r>
        <w:r w:rsidR="00617337" w:rsidDel="00E505F9">
          <w:delText xml:space="preserve"> illustrating </w:delText>
        </w:r>
        <w:r w:rsidR="00617337" w:rsidRPr="00617337" w:rsidDel="00E505F9">
          <w:rPr>
            <w:lang w:val="en-US"/>
          </w:rPr>
          <w:delText xml:space="preserve">ICERs as the incremental cost per DALY averted by </w:delText>
        </w:r>
        <w:r w:rsidR="00617337" w:rsidDel="00E505F9">
          <w:rPr>
            <w:lang w:val="en-US"/>
          </w:rPr>
          <w:delText>a combination of interventions</w:delText>
        </w:r>
        <w:r w:rsidR="00617337" w:rsidRPr="00617337" w:rsidDel="00E505F9">
          <w:rPr>
            <w:lang w:val="en-US"/>
          </w:rPr>
          <w:delText xml:space="preserve"> compared </w:delText>
        </w:r>
        <w:r w:rsidR="00617337" w:rsidDel="00E505F9">
          <w:rPr>
            <w:lang w:val="en-US"/>
          </w:rPr>
          <w:delText>to the previous combination and ACERs as the total cost per DALY averted compared to the baseline scenario.</w:delText>
        </w:r>
        <w:r w:rsidR="00617337" w:rsidRPr="00617337" w:rsidDel="00E505F9">
          <w:rPr>
            <w:lang w:val="en-US"/>
          </w:rPr>
          <w:delText xml:space="preserve"> </w:delText>
        </w:r>
      </w:del>
    </w:p>
    <w:p w14:paraId="7F3FA7EF" w14:textId="77777777" w:rsidR="00ED5EB8" w:rsidRDefault="00ED5EB8" w:rsidP="00ED5EB8">
      <w:pPr>
        <w:pStyle w:val="normal0"/>
        <w:jc w:val="left"/>
      </w:pPr>
    </w:p>
    <w:p w14:paraId="481A6C97" w14:textId="77777777" w:rsidR="00943332" w:rsidRPr="007F1979" w:rsidRDefault="00FB1953" w:rsidP="00943332">
      <w:pPr>
        <w:pStyle w:val="normal0"/>
        <w:rPr>
          <w:strike/>
          <w:rPrChange w:id="104" w:author="Tim Hallett" w:date="2015-01-28T08:49:00Z">
            <w:rPr/>
          </w:rPrChange>
        </w:rPr>
      </w:pPr>
      <w:r>
        <w:rPr>
          <w:noProof/>
          <w:lang w:val="en-US"/>
        </w:rPr>
        <w:lastRenderedPageBreak/>
        <mc:AlternateContent>
          <mc:Choice Requires="wpg">
            <w:drawing>
              <wp:anchor distT="0" distB="0" distL="114300" distR="114300" simplePos="0" relativeHeight="251679744" behindDoc="0" locked="0" layoutInCell="1" allowOverlap="1" wp14:anchorId="4C53CD28" wp14:editId="45F24A7A">
                <wp:simplePos x="0" y="0"/>
                <wp:positionH relativeFrom="column">
                  <wp:posOffset>-114300</wp:posOffset>
                </wp:positionH>
                <wp:positionV relativeFrom="paragraph">
                  <wp:posOffset>2198370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5075C0" w:rsidRPr="00B7495C" w:rsidRDefault="005075C0"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95pt;margin-top:173.1pt;width:459pt;height:349.9pt;z-index:251679744;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CQ86zw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">
                <v:shape id="Text Box 10" o:spid="_x0000_s1036"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5075C0" w:rsidRPr="00B7495C" w:rsidRDefault="005075C0"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11" o:spid="_x0000_s1037"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F8182E">
        <w:tab/>
      </w:r>
      <w:del w:id="105" w:author="Tim Hallett" w:date="2015-01-28T08:48:00Z">
        <w:r w:rsidR="004047B1" w:rsidRPr="00E505F9" w:rsidDel="00E505F9">
          <w:rPr>
            <w:strike/>
            <w:rPrChange w:id="106" w:author="Tim Hallett" w:date="2015-01-28T08:48:00Z">
              <w:rPr/>
            </w:rPrChange>
          </w:rPr>
          <w:delText>T</w:delText>
        </w:r>
        <w:r w:rsidR="00F8182E" w:rsidRPr="00E505F9" w:rsidDel="00E505F9">
          <w:rPr>
            <w:strike/>
            <w:rPrChange w:id="107" w:author="Tim Hallett" w:date="2015-01-28T08:48:00Z">
              <w:rPr/>
            </w:rPrChange>
          </w:rPr>
          <w:delText>he total number of HIV-related deaths between 2010 and 2030 for the combination of interventions</w:delText>
        </w:r>
        <w:r w:rsidRPr="00E505F9" w:rsidDel="00E505F9">
          <w:rPr>
            <w:strike/>
            <w:rPrChange w:id="108" w:author="Tim Hallett" w:date="2015-01-28T08:48:00Z">
              <w:rPr/>
            </w:rPrChange>
          </w:rPr>
          <w:delText xml:space="preserve"> </w:delText>
        </w:r>
        <w:r w:rsidR="00963ABF" w:rsidRPr="00E505F9" w:rsidDel="00E505F9">
          <w:rPr>
            <w:strike/>
            <w:rPrChange w:id="109" w:author="Tim Hallett" w:date="2015-01-28T08:48:00Z">
              <w:rPr/>
            </w:rPrChange>
          </w:rPr>
          <w:delText>was</w:delText>
        </w:r>
        <w:r w:rsidR="00257425" w:rsidRPr="00E505F9" w:rsidDel="00E505F9">
          <w:rPr>
            <w:strike/>
            <w:rPrChange w:id="110" w:author="Tim Hallett" w:date="2015-01-28T08:48:00Z">
              <w:rPr/>
            </w:rPrChange>
          </w:rPr>
          <w:delText xml:space="preserve"> substantially lower than </w:delText>
        </w:r>
        <w:r w:rsidR="004047B1" w:rsidRPr="00E505F9" w:rsidDel="00E505F9">
          <w:rPr>
            <w:strike/>
            <w:rPrChange w:id="111" w:author="Tim Hallett" w:date="2015-01-28T08:48:00Z">
              <w:rPr/>
            </w:rPrChange>
          </w:rPr>
          <w:delText xml:space="preserve">at </w:delText>
        </w:r>
        <w:r w:rsidR="00257425" w:rsidRPr="00E505F9" w:rsidDel="00E505F9">
          <w:rPr>
            <w:strike/>
            <w:rPrChange w:id="112" w:author="Tim Hallett" w:date="2015-01-28T08:48:00Z">
              <w:rPr/>
            </w:rPrChange>
          </w:rPr>
          <w:delText>baseline (</w:delText>
        </w:r>
        <w:r w:rsidR="000C105B" w:rsidRPr="00E505F9" w:rsidDel="00E505F9">
          <w:rPr>
            <w:strike/>
            <w:rPrChange w:id="113" w:author="Tim Hallett" w:date="2015-01-28T08:48:00Z">
              <w:rPr/>
            </w:rPrChange>
          </w:rPr>
          <w:delText>913</w:delText>
        </w:r>
        <w:r w:rsidR="00DE7875" w:rsidRPr="00E505F9" w:rsidDel="00E505F9">
          <w:rPr>
            <w:strike/>
            <w:rPrChange w:id="114" w:author="Tim Hallett" w:date="2015-01-28T08:48:00Z">
              <w:rPr/>
            </w:rPrChange>
          </w:rPr>
          <w:delText>,</w:delText>
        </w:r>
        <w:r w:rsidR="000C105B" w:rsidRPr="00E505F9" w:rsidDel="00E505F9">
          <w:rPr>
            <w:strike/>
            <w:rPrChange w:id="115" w:author="Tim Hallett" w:date="2015-01-28T08:48:00Z">
              <w:rPr/>
            </w:rPrChange>
          </w:rPr>
          <w:delText>256</w:delText>
        </w:r>
        <w:r w:rsidR="00257425" w:rsidRPr="00E505F9" w:rsidDel="00E505F9">
          <w:rPr>
            <w:strike/>
            <w:rPrChange w:id="116" w:author="Tim Hallett" w:date="2015-01-28T08:48:00Z">
              <w:rPr/>
            </w:rPrChange>
          </w:rPr>
          <w:delText xml:space="preserve"> vs. 1,466,458</w:delText>
        </w:r>
        <w:r w:rsidRPr="00E505F9" w:rsidDel="00E505F9">
          <w:rPr>
            <w:strike/>
            <w:rPrChange w:id="117" w:author="Tim Hallett" w:date="2015-01-28T08:48:00Z">
              <w:rPr/>
            </w:rPrChange>
          </w:rPr>
          <w:delText xml:space="preserve"> deaths</w:delText>
        </w:r>
        <w:r w:rsidR="00A84BA1" w:rsidRPr="00E505F9" w:rsidDel="00E505F9">
          <w:rPr>
            <w:strike/>
            <w:rPrChange w:id="118" w:author="Tim Hallett" w:date="2015-01-28T08:48:00Z">
              <w:rPr/>
            </w:rPrChange>
          </w:rPr>
          <w:delText>, respectively</w:delText>
        </w:r>
        <w:r w:rsidR="00257425" w:rsidRPr="00E505F9" w:rsidDel="00E505F9">
          <w:rPr>
            <w:strike/>
            <w:rPrChange w:id="119" w:author="Tim Hallett" w:date="2015-01-28T08:48:00Z">
              <w:rPr/>
            </w:rPrChange>
          </w:rPr>
          <w:delText>)</w:delText>
        </w:r>
        <w:r w:rsidR="008054EE" w:rsidRPr="00E505F9" w:rsidDel="00E505F9">
          <w:rPr>
            <w:strike/>
            <w:rPrChange w:id="120" w:author="Tim Hallett" w:date="2015-01-28T08:48:00Z">
              <w:rPr/>
            </w:rPrChange>
          </w:rPr>
          <w:delText>, and</w:delText>
        </w:r>
        <w:r w:rsidR="00F8182E" w:rsidRPr="00E505F9" w:rsidDel="00E505F9">
          <w:rPr>
            <w:strike/>
            <w:rPrChange w:id="121" w:author="Tim Hallett" w:date="2015-01-28T08:48:00Z">
              <w:rPr/>
            </w:rPrChange>
          </w:rPr>
          <w:delText xml:space="preserve"> </w:delText>
        </w:r>
        <w:r w:rsidR="008054EE" w:rsidRPr="00E505F9" w:rsidDel="00E505F9">
          <w:rPr>
            <w:strike/>
            <w:rPrChange w:id="122" w:author="Tim Hallett" w:date="2015-01-28T08:48:00Z">
              <w:rPr/>
            </w:rPrChange>
          </w:rPr>
          <w:delText>was</w:delText>
        </w:r>
        <w:r w:rsidR="00F8182E" w:rsidRPr="00E505F9" w:rsidDel="00E505F9">
          <w:rPr>
            <w:strike/>
            <w:rPrChange w:id="123" w:author="Tim Hallett" w:date="2015-01-28T08:48:00Z">
              <w:rPr/>
            </w:rPrChange>
          </w:rPr>
          <w:delText xml:space="preserve"> comparable to that of Universal Test and Treat (</w:delText>
        </w:r>
        <w:r w:rsidR="000C105B" w:rsidRPr="00E505F9" w:rsidDel="00E505F9">
          <w:rPr>
            <w:strike/>
            <w:rPrChange w:id="124" w:author="Tim Hallett" w:date="2015-01-28T08:48:00Z">
              <w:rPr/>
            </w:rPrChange>
          </w:rPr>
          <w:delText>913,256</w:delText>
        </w:r>
        <w:r w:rsidR="00F8182E" w:rsidRPr="00E505F9" w:rsidDel="00E505F9">
          <w:rPr>
            <w:strike/>
            <w:rPrChange w:id="125" w:author="Tim Hallett" w:date="2015-01-28T08:48:00Z">
              <w:rPr/>
            </w:rPrChange>
          </w:rPr>
          <w:delText xml:space="preserve"> vs. </w:delText>
        </w:r>
        <w:r w:rsidR="000C105B" w:rsidRPr="00E505F9" w:rsidDel="00E505F9">
          <w:rPr>
            <w:strike/>
            <w:rPrChange w:id="126" w:author="Tim Hallett" w:date="2015-01-28T08:48:00Z">
              <w:rPr/>
            </w:rPrChange>
          </w:rPr>
          <w:delText>907,011</w:delText>
        </w:r>
        <w:r w:rsidRPr="00E505F9" w:rsidDel="00E505F9">
          <w:rPr>
            <w:strike/>
            <w:rPrChange w:id="127" w:author="Tim Hallett" w:date="2015-01-28T08:48:00Z">
              <w:rPr/>
            </w:rPrChange>
          </w:rPr>
          <w:delText xml:space="preserve"> respectively); however, </w:delText>
        </w:r>
        <w:r w:rsidR="00F8182E" w:rsidRPr="00E505F9" w:rsidDel="00E505F9">
          <w:rPr>
            <w:strike/>
            <w:rPrChange w:id="128" w:author="Tim Hallett" w:date="2015-01-28T08:48:00Z">
              <w:rPr/>
            </w:rPrChange>
          </w:rPr>
          <w:delText>the distribution of care experience</w:delText>
        </w:r>
        <w:r w:rsidR="004047B1" w:rsidRPr="00E505F9" w:rsidDel="00E505F9">
          <w:rPr>
            <w:strike/>
            <w:rPrChange w:id="129" w:author="Tim Hallett" w:date="2015-01-28T08:48:00Z">
              <w:rPr/>
            </w:rPrChange>
          </w:rPr>
          <w:delText xml:space="preserve"> between the two strategies</w:delText>
        </w:r>
        <w:r w:rsidR="00F8182E" w:rsidRPr="00E505F9" w:rsidDel="00E505F9">
          <w:rPr>
            <w:strike/>
            <w:rPrChange w:id="130" w:author="Tim Hallett" w:date="2015-01-28T08:48:00Z">
              <w:rPr/>
            </w:rPrChange>
          </w:rPr>
          <w:delText xml:space="preserve"> </w:delText>
        </w:r>
        <w:r w:rsidR="00E4757E" w:rsidRPr="00E505F9" w:rsidDel="00E505F9">
          <w:rPr>
            <w:strike/>
            <w:rPrChange w:id="131" w:author="Tim Hallett" w:date="2015-01-28T08:48:00Z">
              <w:rPr/>
            </w:rPrChange>
          </w:rPr>
          <w:delText>differ</w:delText>
        </w:r>
        <w:r w:rsidR="00667D91" w:rsidRPr="00E505F9" w:rsidDel="00E505F9">
          <w:rPr>
            <w:strike/>
            <w:rPrChange w:id="132" w:author="Tim Hallett" w:date="2015-01-28T08:48:00Z">
              <w:rPr/>
            </w:rPrChange>
          </w:rPr>
          <w:delText>ed</w:delText>
        </w:r>
        <w:r w:rsidR="004F0DA8" w:rsidRPr="00E505F9" w:rsidDel="00E505F9">
          <w:rPr>
            <w:strike/>
            <w:rPrChange w:id="133" w:author="Tim Hallett" w:date="2015-01-28T08:48:00Z">
              <w:rPr/>
            </w:rPrChange>
          </w:rPr>
          <w:delText>(figure 4</w:delText>
        </w:r>
        <w:r w:rsidR="00137AD9" w:rsidRPr="00E505F9" w:rsidDel="00E505F9">
          <w:rPr>
            <w:strike/>
            <w:rPrChange w:id="134" w:author="Tim Hallett" w:date="2015-01-28T08:48:00Z">
              <w:rPr/>
            </w:rPrChange>
          </w:rPr>
          <w:delText>)</w:delText>
        </w:r>
        <w:r w:rsidR="00E4757E" w:rsidRPr="00E505F9" w:rsidDel="00E505F9">
          <w:rPr>
            <w:strike/>
            <w:rPrChange w:id="135" w:author="Tim Hallett" w:date="2015-01-28T08:48:00Z">
              <w:rPr/>
            </w:rPrChange>
          </w:rPr>
          <w:delText>.</w:delText>
        </w:r>
        <w:r w:rsidR="0076557A" w:rsidRPr="00E505F9" w:rsidDel="00E505F9">
          <w:rPr>
            <w:strike/>
            <w:rPrChange w:id="136" w:author="Tim Hallett" w:date="2015-01-28T08:48:00Z">
              <w:rPr/>
            </w:rPrChange>
          </w:rPr>
          <w:delText xml:space="preserve"> With the </w:delText>
        </w:r>
      </w:del>
      <w:r w:rsidR="0076557A" w:rsidRPr="00E505F9">
        <w:rPr>
          <w:strike/>
          <w:rPrChange w:id="137" w:author="Tim Hallett" w:date="2015-01-28T08:48:00Z">
            <w:rPr/>
          </w:rPrChange>
        </w:rPr>
        <w:t xml:space="preserve">combination of interventions, the majority of HIV-related deaths </w:t>
      </w:r>
      <w:r w:rsidR="00F3008D" w:rsidRPr="00E505F9">
        <w:rPr>
          <w:strike/>
          <w:rPrChange w:id="138" w:author="Tim Hallett" w:date="2015-01-28T08:48:00Z">
            <w:rPr/>
          </w:rPrChange>
        </w:rPr>
        <w:t>occurred</w:t>
      </w:r>
      <w:r w:rsidR="0076557A" w:rsidRPr="00E505F9">
        <w:rPr>
          <w:strike/>
          <w:rPrChange w:id="139" w:author="Tim Hallett" w:date="2015-01-28T08:48:00Z">
            <w:rPr/>
          </w:rPrChange>
        </w:rPr>
        <w:t xml:space="preserve"> among individuals who </w:t>
      </w:r>
      <w:r w:rsidR="00F3008D" w:rsidRPr="00E505F9">
        <w:rPr>
          <w:strike/>
          <w:rPrChange w:id="140" w:author="Tim Hallett" w:date="2015-01-28T08:48:00Z">
            <w:rPr/>
          </w:rPrChange>
        </w:rPr>
        <w:t>had</w:t>
      </w:r>
      <w:r w:rsidR="0076557A" w:rsidRPr="00E505F9">
        <w:rPr>
          <w:strike/>
          <w:rPrChange w:id="141" w:author="Tim Hallett" w:date="2015-01-28T08:48:00Z">
            <w:rPr/>
          </w:rPrChange>
        </w:rPr>
        <w:t xml:space="preserve"> not initiated ART, with </w:t>
      </w:r>
      <w:r w:rsidR="00137AD9" w:rsidRPr="00E505F9">
        <w:rPr>
          <w:strike/>
          <w:rPrChange w:id="142" w:author="Tim Hallett" w:date="2015-01-28T08:48:00Z">
            <w:rPr/>
          </w:rPrChange>
        </w:rPr>
        <w:t>24</w:t>
      </w:r>
      <w:r w:rsidR="0076557A" w:rsidRPr="00E505F9">
        <w:rPr>
          <w:strike/>
          <w:rPrChange w:id="143" w:author="Tim Hallett" w:date="2015-01-28T08:48:00Z">
            <w:rPr/>
          </w:rPrChange>
        </w:rPr>
        <w:t xml:space="preserve">% of individuals never tested and </w:t>
      </w:r>
      <w:r w:rsidR="00137AD9" w:rsidRPr="00E505F9">
        <w:rPr>
          <w:strike/>
          <w:rPrChange w:id="144" w:author="Tim Hallett" w:date="2015-01-28T08:48:00Z">
            <w:rPr/>
          </w:rPrChange>
        </w:rPr>
        <w:t>33</w:t>
      </w:r>
      <w:r w:rsidR="0076557A" w:rsidRPr="00E505F9">
        <w:rPr>
          <w:strike/>
          <w:rPrChange w:id="145" w:author="Tim Hallett" w:date="2015-01-28T08:48:00Z">
            <w:rPr/>
          </w:rPrChange>
        </w:rPr>
        <w:t xml:space="preserve">% of individuals </w:t>
      </w:r>
      <w:r w:rsidR="00F3008D" w:rsidRPr="00E505F9">
        <w:rPr>
          <w:strike/>
          <w:rPrChange w:id="146" w:author="Tim Hallett" w:date="2015-01-28T08:48:00Z">
            <w:rPr/>
          </w:rPrChange>
        </w:rPr>
        <w:t>diagnosed</w:t>
      </w:r>
      <w:r w:rsidR="0076557A">
        <w:t xml:space="preserve"> </w:t>
      </w:r>
      <w:r w:rsidR="0076557A" w:rsidRPr="007F1979">
        <w:rPr>
          <w:strike/>
          <w:rPrChange w:id="147" w:author="Tim Hallett" w:date="2015-01-28T08:49:00Z">
            <w:rPr/>
          </w:rPrChange>
        </w:rPr>
        <w:t xml:space="preserve">but never </w:t>
      </w:r>
      <w:r w:rsidR="00F3008D" w:rsidRPr="007F1979">
        <w:rPr>
          <w:strike/>
          <w:rPrChange w:id="148" w:author="Tim Hallett" w:date="2015-01-28T08:49:00Z">
            <w:rPr/>
          </w:rPrChange>
        </w:rPr>
        <w:t>initiated</w:t>
      </w:r>
      <w:r w:rsidR="0076557A" w:rsidRPr="007F1979">
        <w:rPr>
          <w:strike/>
          <w:rPrChange w:id="149" w:author="Tim Hallett" w:date="2015-01-28T08:49:00Z">
            <w:rPr/>
          </w:rPrChange>
        </w:rPr>
        <w:t xml:space="preserve"> ART. </w:t>
      </w:r>
      <w:r w:rsidR="0057217D" w:rsidRPr="007F1979">
        <w:rPr>
          <w:strike/>
          <w:rPrChange w:id="150" w:author="Tim Hallett" w:date="2015-01-28T08:49:00Z">
            <w:rPr/>
          </w:rPrChange>
        </w:rPr>
        <w:t xml:space="preserve">Yet, this is a </w:t>
      </w:r>
      <w:r w:rsidR="00E46413" w:rsidRPr="007F1979">
        <w:rPr>
          <w:strike/>
          <w:rPrChange w:id="151" w:author="Tim Hallett" w:date="2015-01-28T08:49:00Z">
            <w:rPr/>
          </w:rPrChange>
        </w:rPr>
        <w:t>reduction</w:t>
      </w:r>
      <w:r w:rsidR="0057217D" w:rsidRPr="007F1979">
        <w:rPr>
          <w:strike/>
          <w:rPrChange w:id="152" w:author="Tim Hallett" w:date="2015-01-28T08:49:00Z">
            <w:rPr/>
          </w:rPrChange>
        </w:rPr>
        <w:t xml:space="preserve"> from the baseline scenario where 57% of HIV-related deaths were among individuals who were tested but never initiated ART.</w:t>
      </w:r>
      <w:r w:rsidR="00E90FA6" w:rsidRPr="007F1979">
        <w:rPr>
          <w:strike/>
          <w:rPrChange w:id="153" w:author="Tim Hallett" w:date="2015-01-28T08:49:00Z">
            <w:rPr/>
          </w:rPrChange>
        </w:rPr>
        <w:t xml:space="preserve"> In contrast, HIV-related deaths when the Universal Test and Treat intervention </w:t>
      </w:r>
      <w:r w:rsidR="00D63496" w:rsidRPr="007F1979">
        <w:rPr>
          <w:strike/>
          <w:rPrChange w:id="154" w:author="Tim Hallett" w:date="2015-01-28T08:49:00Z">
            <w:rPr/>
          </w:rPrChange>
        </w:rPr>
        <w:t>was</w:t>
      </w:r>
      <w:r w:rsidR="000A34EF" w:rsidRPr="007F1979">
        <w:rPr>
          <w:strike/>
          <w:rPrChange w:id="155" w:author="Tim Hallett" w:date="2015-01-28T08:49:00Z">
            <w:rPr/>
          </w:rPrChange>
        </w:rPr>
        <w:t xml:space="preserve"> applied </w:t>
      </w:r>
      <w:r w:rsidR="00D63496" w:rsidRPr="007F1979">
        <w:rPr>
          <w:strike/>
          <w:rPrChange w:id="156" w:author="Tim Hallett" w:date="2015-01-28T08:49:00Z">
            <w:rPr/>
          </w:rPrChange>
        </w:rPr>
        <w:t>were</w:t>
      </w:r>
      <w:r w:rsidR="000A34EF" w:rsidRPr="007F1979">
        <w:rPr>
          <w:strike/>
          <w:rPrChange w:id="157" w:author="Tim Hallett" w:date="2015-01-28T08:49:00Z">
            <w:rPr/>
          </w:rPrChange>
        </w:rPr>
        <w:t xml:space="preserve"> predominantly </w:t>
      </w:r>
      <w:r w:rsidR="00E90FA6" w:rsidRPr="007F1979">
        <w:rPr>
          <w:strike/>
          <w:rPrChange w:id="158" w:author="Tim Hallett" w:date="2015-01-28T08:49:00Z">
            <w:rPr/>
          </w:rPrChange>
        </w:rPr>
        <w:t xml:space="preserve">among patients who </w:t>
      </w:r>
      <w:r w:rsidR="00D63496" w:rsidRPr="007F1979">
        <w:rPr>
          <w:strike/>
          <w:rPrChange w:id="159" w:author="Tim Hallett" w:date="2015-01-28T08:49:00Z">
            <w:rPr/>
          </w:rPrChange>
        </w:rPr>
        <w:t xml:space="preserve">had </w:t>
      </w:r>
      <w:r w:rsidR="00E90FA6" w:rsidRPr="007F1979">
        <w:rPr>
          <w:strike/>
          <w:rPrChange w:id="160" w:author="Tim Hallett" w:date="2015-01-28T08:49:00Z">
            <w:rPr/>
          </w:rPrChange>
        </w:rPr>
        <w:t>initiated ART</w:t>
      </w:r>
      <w:r w:rsidR="00177AC2" w:rsidRPr="007F1979">
        <w:rPr>
          <w:strike/>
          <w:rPrChange w:id="161" w:author="Tim Hallett" w:date="2015-01-28T08:49:00Z">
            <w:rPr/>
          </w:rPrChange>
        </w:rPr>
        <w:t xml:space="preserve"> (87%)</w:t>
      </w:r>
      <w:r w:rsidR="00E90FA6" w:rsidRPr="007F1979">
        <w:rPr>
          <w:strike/>
          <w:rPrChange w:id="162" w:author="Tim Hallett" w:date="2015-01-28T08:49:00Z">
            <w:rPr/>
          </w:rPrChange>
        </w:rPr>
        <w:t xml:space="preserve">, and in particular those who initiated ART </w:t>
      </w:r>
      <w:r w:rsidR="00137AD9" w:rsidRPr="007F1979">
        <w:rPr>
          <w:strike/>
          <w:rPrChange w:id="163" w:author="Tim Hallett" w:date="2015-01-28T08:49:00Z">
            <w:rPr/>
          </w:rPrChange>
        </w:rPr>
        <w:t>but were then lost from care (51</w:t>
      </w:r>
      <w:r w:rsidR="00E90FA6" w:rsidRPr="007F1979">
        <w:rPr>
          <w:strike/>
          <w:rPrChange w:id="164" w:author="Tim Hallett" w:date="2015-01-28T08:49:00Z">
            <w:rPr/>
          </w:rPrChange>
        </w:rPr>
        <w:t>%).</w:t>
      </w:r>
    </w:p>
    <w:p w14:paraId="38C4C4EE" w14:textId="77777777" w:rsidR="00943332" w:rsidRPr="007F1979" w:rsidRDefault="00943332" w:rsidP="00943332">
      <w:pPr>
        <w:pStyle w:val="normal0"/>
        <w:rPr>
          <w:strike/>
          <w:rPrChange w:id="165" w:author="Tim Hallett" w:date="2015-01-28T08:49:00Z">
            <w:rPr/>
          </w:rPrChange>
        </w:rPr>
      </w:pPr>
    </w:p>
    <w:p w14:paraId="6FC3C3C3" w14:textId="77777777" w:rsidR="00943332" w:rsidRPr="007F1979" w:rsidRDefault="00943332" w:rsidP="00943332">
      <w:pPr>
        <w:pStyle w:val="normal0"/>
        <w:rPr>
          <w:strike/>
          <w:rPrChange w:id="166" w:author="Tim Hallett" w:date="2015-01-28T08:49:00Z">
            <w:rPr/>
          </w:rPrChange>
        </w:rPr>
      </w:pP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167" w:name="h.l34fxr5ht8f5" w:colFirst="0" w:colLast="0"/>
      <w:bookmarkEnd w:id="167"/>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60B8B" w:rsidRDefault="00A70AB2" w:rsidP="00A70AB2">
            <w:pPr>
              <w:pStyle w:val="normal0"/>
              <w:rPr>
                <w:b w:val="0"/>
                <w:sz w:val="16"/>
                <w:szCs w:val="16"/>
              </w:rPr>
            </w:pPr>
            <w:r w:rsidRPr="00860B8B">
              <w:rPr>
                <w:b w:val="0"/>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60B8B" w:rsidRDefault="00A70AB2" w:rsidP="00A70AB2">
            <w:pPr>
              <w:pStyle w:val="normal0"/>
              <w:rPr>
                <w:b w:val="0"/>
                <w:sz w:val="16"/>
                <w:szCs w:val="16"/>
              </w:rPr>
            </w:pPr>
            <w:r w:rsidRPr="00860B8B">
              <w:rPr>
                <w:b w:val="0"/>
                <w:sz w:val="16"/>
                <w:szCs w:val="16"/>
              </w:rPr>
              <w:t xml:space="preserve">ART Outreach + </w:t>
            </w:r>
          </w:p>
          <w:p w14:paraId="5B1D9D58" w14:textId="77777777" w:rsidR="00A70AB2" w:rsidRPr="00860B8B" w:rsidRDefault="00A70AB2" w:rsidP="00A70AB2">
            <w:pPr>
              <w:pStyle w:val="normal0"/>
              <w:rPr>
                <w:b w:val="0"/>
                <w:sz w:val="16"/>
                <w:szCs w:val="16"/>
              </w:rPr>
            </w:pPr>
            <w:r w:rsidRPr="00860B8B">
              <w:rPr>
                <w:b w:val="0"/>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60B8B" w:rsidRDefault="00A70AB2" w:rsidP="00A70AB2">
            <w:pPr>
              <w:pStyle w:val="normal0"/>
              <w:rPr>
                <w:b w:val="0"/>
                <w:sz w:val="16"/>
                <w:szCs w:val="16"/>
              </w:rPr>
            </w:pPr>
            <w:r w:rsidRPr="00860B8B">
              <w:rPr>
                <w:b w:val="0"/>
                <w:sz w:val="16"/>
                <w:szCs w:val="16"/>
              </w:rPr>
              <w:t>ART Outreach +</w:t>
            </w:r>
          </w:p>
          <w:p w14:paraId="09D7CC44" w14:textId="77777777" w:rsidR="00A70AB2" w:rsidRPr="00860B8B" w:rsidRDefault="00A70AB2" w:rsidP="00A70AB2">
            <w:pPr>
              <w:pStyle w:val="normal0"/>
              <w:rPr>
                <w:b w:val="0"/>
                <w:sz w:val="16"/>
                <w:szCs w:val="16"/>
              </w:rPr>
            </w:pPr>
            <w:r w:rsidRPr="00860B8B">
              <w:rPr>
                <w:b w:val="0"/>
                <w:sz w:val="16"/>
                <w:szCs w:val="16"/>
              </w:rPr>
              <w:t xml:space="preserve">POC CD4 + </w:t>
            </w:r>
          </w:p>
          <w:p w14:paraId="36C3EFFF" w14:textId="77777777" w:rsidR="00A70AB2" w:rsidRPr="00860B8B" w:rsidRDefault="00A70AB2" w:rsidP="00A70AB2">
            <w:pPr>
              <w:pStyle w:val="normal0"/>
              <w:rPr>
                <w:b w:val="0"/>
                <w:sz w:val="16"/>
                <w:szCs w:val="16"/>
              </w:rPr>
            </w:pPr>
            <w:r w:rsidRPr="00860B8B">
              <w:rPr>
                <w:b w:val="0"/>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60B8B" w:rsidRDefault="00A70AB2" w:rsidP="00A70AB2">
            <w:pPr>
              <w:pStyle w:val="normal0"/>
              <w:rPr>
                <w:b w:val="0"/>
                <w:sz w:val="16"/>
                <w:szCs w:val="16"/>
              </w:rPr>
            </w:pPr>
            <w:r w:rsidRPr="00860B8B">
              <w:rPr>
                <w:b w:val="0"/>
                <w:sz w:val="16"/>
                <w:szCs w:val="16"/>
              </w:rPr>
              <w:t>ART Outreach +</w:t>
            </w:r>
          </w:p>
          <w:p w14:paraId="5311CD06" w14:textId="77777777" w:rsidR="00A70AB2" w:rsidRPr="00860B8B" w:rsidRDefault="00A70AB2" w:rsidP="00A70AB2">
            <w:pPr>
              <w:pStyle w:val="normal0"/>
              <w:rPr>
                <w:b w:val="0"/>
                <w:sz w:val="16"/>
                <w:szCs w:val="16"/>
              </w:rPr>
            </w:pPr>
            <w:r w:rsidRPr="00860B8B">
              <w:rPr>
                <w:b w:val="0"/>
                <w:sz w:val="16"/>
                <w:szCs w:val="16"/>
              </w:rPr>
              <w:t xml:space="preserve">POC CD4 + </w:t>
            </w:r>
          </w:p>
          <w:p w14:paraId="6CF33485" w14:textId="77777777" w:rsidR="00A70AB2" w:rsidRPr="00860B8B" w:rsidRDefault="00A70AB2" w:rsidP="00A70AB2">
            <w:pPr>
              <w:pStyle w:val="normal0"/>
              <w:rPr>
                <w:b w:val="0"/>
                <w:sz w:val="16"/>
                <w:szCs w:val="16"/>
              </w:rPr>
            </w:pPr>
            <w:r w:rsidRPr="00860B8B">
              <w:rPr>
                <w:b w:val="0"/>
                <w:sz w:val="16"/>
                <w:szCs w:val="16"/>
              </w:rPr>
              <w:t xml:space="preserve">VCT POC CD4 + </w:t>
            </w:r>
          </w:p>
          <w:p w14:paraId="4932CE3F" w14:textId="77777777" w:rsidR="00A70AB2" w:rsidRPr="00860B8B" w:rsidRDefault="00A70AB2" w:rsidP="00A70AB2">
            <w:pPr>
              <w:pStyle w:val="normal0"/>
              <w:rPr>
                <w:b w:val="0"/>
                <w:sz w:val="16"/>
                <w:szCs w:val="16"/>
              </w:rPr>
            </w:pPr>
            <w:r w:rsidRPr="00860B8B">
              <w:rPr>
                <w:b w:val="0"/>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60B8B" w:rsidRDefault="00A70AB2" w:rsidP="00A70AB2">
            <w:pPr>
              <w:pStyle w:val="normal0"/>
              <w:rPr>
                <w:b w:val="0"/>
                <w:sz w:val="16"/>
                <w:szCs w:val="16"/>
              </w:rPr>
            </w:pPr>
            <w:r w:rsidRPr="00860B8B">
              <w:rPr>
                <w:b w:val="0"/>
                <w:sz w:val="16"/>
                <w:szCs w:val="16"/>
              </w:rPr>
              <w:t xml:space="preserve">ART Outreach + </w:t>
            </w:r>
          </w:p>
          <w:p w14:paraId="53EF68CF" w14:textId="77777777" w:rsidR="00A70AB2" w:rsidRPr="00860B8B" w:rsidRDefault="00A70AB2" w:rsidP="00A70AB2">
            <w:pPr>
              <w:pStyle w:val="normal0"/>
              <w:rPr>
                <w:b w:val="0"/>
                <w:sz w:val="16"/>
                <w:szCs w:val="16"/>
              </w:rPr>
            </w:pPr>
            <w:r w:rsidRPr="00860B8B">
              <w:rPr>
                <w:b w:val="0"/>
                <w:sz w:val="16"/>
                <w:szCs w:val="16"/>
              </w:rPr>
              <w:t xml:space="preserve">POC CD4 + </w:t>
            </w:r>
          </w:p>
          <w:p w14:paraId="22949F06" w14:textId="77777777" w:rsidR="00A70AB2" w:rsidRPr="00860B8B" w:rsidRDefault="00A70AB2" w:rsidP="00A70AB2">
            <w:pPr>
              <w:pStyle w:val="normal0"/>
              <w:rPr>
                <w:b w:val="0"/>
                <w:sz w:val="16"/>
                <w:szCs w:val="16"/>
              </w:rPr>
            </w:pPr>
            <w:r w:rsidRPr="00860B8B">
              <w:rPr>
                <w:b w:val="0"/>
                <w:sz w:val="16"/>
                <w:szCs w:val="16"/>
              </w:rPr>
              <w:t xml:space="preserve">VCT POC CD4 + </w:t>
            </w:r>
          </w:p>
          <w:p w14:paraId="3AA56A25" w14:textId="77777777" w:rsidR="00A70AB2" w:rsidRPr="00860B8B" w:rsidRDefault="00A70AB2" w:rsidP="00A70AB2">
            <w:pPr>
              <w:pStyle w:val="normal0"/>
              <w:rPr>
                <w:b w:val="0"/>
                <w:sz w:val="16"/>
                <w:szCs w:val="16"/>
              </w:rPr>
            </w:pPr>
            <w:r w:rsidRPr="00860B8B">
              <w:rPr>
                <w:b w:val="0"/>
                <w:sz w:val="16"/>
                <w:szCs w:val="16"/>
              </w:rPr>
              <w:t xml:space="preserve">Linkage + </w:t>
            </w:r>
          </w:p>
          <w:p w14:paraId="76E5D36C" w14:textId="77777777" w:rsidR="00A70AB2" w:rsidRPr="00860B8B" w:rsidRDefault="00A70AB2" w:rsidP="00A70AB2">
            <w:pPr>
              <w:pStyle w:val="normal0"/>
              <w:rPr>
                <w:b w:val="0"/>
                <w:sz w:val="16"/>
                <w:szCs w:val="16"/>
              </w:rPr>
            </w:pPr>
            <w:r w:rsidRPr="00860B8B">
              <w:rPr>
                <w:b w:val="0"/>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60B8B" w:rsidRDefault="00A70AB2" w:rsidP="00A70AB2">
            <w:pPr>
              <w:pStyle w:val="normal0"/>
              <w:rPr>
                <w:b w:val="0"/>
                <w:sz w:val="16"/>
                <w:szCs w:val="16"/>
              </w:rPr>
            </w:pPr>
            <w:r w:rsidRPr="00860B8B">
              <w:rPr>
                <w:b w:val="0"/>
                <w:sz w:val="16"/>
                <w:szCs w:val="16"/>
              </w:rPr>
              <w:t xml:space="preserve">ART Outreach + </w:t>
            </w:r>
          </w:p>
          <w:p w14:paraId="12B8D870" w14:textId="77777777" w:rsidR="00A70AB2" w:rsidRPr="00860B8B" w:rsidRDefault="00A70AB2" w:rsidP="00A70AB2">
            <w:pPr>
              <w:pStyle w:val="normal0"/>
              <w:rPr>
                <w:b w:val="0"/>
                <w:sz w:val="16"/>
                <w:szCs w:val="16"/>
              </w:rPr>
            </w:pPr>
            <w:r w:rsidRPr="00860B8B">
              <w:rPr>
                <w:b w:val="0"/>
                <w:sz w:val="16"/>
                <w:szCs w:val="16"/>
              </w:rPr>
              <w:t xml:space="preserve">POC CD4 + </w:t>
            </w:r>
          </w:p>
          <w:p w14:paraId="585405C5" w14:textId="77777777" w:rsidR="00A70AB2" w:rsidRPr="00860B8B" w:rsidRDefault="00A70AB2" w:rsidP="00A70AB2">
            <w:pPr>
              <w:pStyle w:val="normal0"/>
              <w:rPr>
                <w:b w:val="0"/>
                <w:sz w:val="16"/>
                <w:szCs w:val="16"/>
              </w:rPr>
            </w:pPr>
            <w:r w:rsidRPr="00860B8B">
              <w:rPr>
                <w:b w:val="0"/>
                <w:sz w:val="16"/>
                <w:szCs w:val="16"/>
              </w:rPr>
              <w:t xml:space="preserve">VCT POC CD4 + </w:t>
            </w:r>
          </w:p>
          <w:p w14:paraId="2A6E428A" w14:textId="77777777" w:rsidR="00A70AB2" w:rsidRPr="00860B8B" w:rsidRDefault="00A70AB2" w:rsidP="00A70AB2">
            <w:pPr>
              <w:pStyle w:val="normal0"/>
              <w:rPr>
                <w:b w:val="0"/>
                <w:sz w:val="16"/>
                <w:szCs w:val="16"/>
              </w:rPr>
            </w:pPr>
            <w:r w:rsidRPr="00860B8B">
              <w:rPr>
                <w:b w:val="0"/>
                <w:sz w:val="16"/>
                <w:szCs w:val="16"/>
              </w:rPr>
              <w:t xml:space="preserve">Linkage + </w:t>
            </w:r>
          </w:p>
          <w:p w14:paraId="62FB7828" w14:textId="77777777" w:rsidR="00A70AB2" w:rsidRPr="00860B8B" w:rsidRDefault="00A70AB2" w:rsidP="00A70AB2">
            <w:pPr>
              <w:pStyle w:val="normal0"/>
              <w:rPr>
                <w:b w:val="0"/>
                <w:sz w:val="16"/>
                <w:szCs w:val="16"/>
              </w:rPr>
            </w:pPr>
            <w:r w:rsidRPr="00860B8B">
              <w:rPr>
                <w:b w:val="0"/>
                <w:sz w:val="16"/>
                <w:szCs w:val="16"/>
              </w:rPr>
              <w:t xml:space="preserve">Pre-ART Outreach + </w:t>
            </w:r>
          </w:p>
          <w:p w14:paraId="643D7012" w14:textId="77777777" w:rsidR="00A70AB2" w:rsidRPr="00860B8B" w:rsidRDefault="00A70AB2" w:rsidP="00A70AB2">
            <w:pPr>
              <w:pStyle w:val="normal0"/>
              <w:rPr>
                <w:b w:val="0"/>
                <w:sz w:val="16"/>
                <w:szCs w:val="16"/>
              </w:rPr>
            </w:pPr>
            <w:r w:rsidRPr="00860B8B">
              <w:rPr>
                <w:b w:val="0"/>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6BC1519C" w:rsidR="004D3BDD" w:rsidRDefault="004D3BDD" w:rsidP="007300B5">
      <w:pPr>
        <w:pStyle w:val="Heading1"/>
        <w:contextualSpacing w:val="0"/>
      </w:pPr>
    </w:p>
    <w:p w14:paraId="4DBC6929" w14:textId="061D370E" w:rsidR="002B3CC7" w:rsidRDefault="002B3CC7" w:rsidP="007300B5">
      <w:pPr>
        <w:pStyle w:val="Heading1"/>
        <w:contextualSpacing w:val="0"/>
      </w:pPr>
    </w:p>
    <w:p w14:paraId="501B2AC7" w14:textId="77777777" w:rsidR="00F93973" w:rsidRDefault="00F93973" w:rsidP="004047B1">
      <w:pPr>
        <w:pStyle w:val="Heading1"/>
        <w:contextualSpacing w:val="0"/>
        <w:rPr>
          <w:ins w:id="168" w:author="Tim Hallett" w:date="2015-01-26T17:29:00Z"/>
        </w:rPr>
      </w:pPr>
    </w:p>
    <w:p w14:paraId="3D44F673" w14:textId="29D5C098" w:rsidR="00F93973" w:rsidRDefault="003A4CF6" w:rsidP="004047B1">
      <w:pPr>
        <w:pStyle w:val="Heading1"/>
        <w:contextualSpacing w:val="0"/>
        <w:rPr>
          <w:ins w:id="169" w:author="Tim Hallett" w:date="2015-01-26T17:29:00Z"/>
        </w:rPr>
      </w:pPr>
      <w:r>
        <w:rPr>
          <w:noProof/>
          <w:lang w:val="en-US"/>
        </w:rPr>
        <mc:AlternateContent>
          <mc:Choice Requires="wps">
            <w:drawing>
              <wp:anchor distT="0" distB="0" distL="114300" distR="114300" simplePos="0" relativeHeight="251685888" behindDoc="0" locked="0" layoutInCell="1" allowOverlap="1" wp14:anchorId="595B37E0" wp14:editId="084A5D04">
                <wp:simplePos x="0" y="0"/>
                <wp:positionH relativeFrom="column">
                  <wp:posOffset>-228600</wp:posOffset>
                </wp:positionH>
                <wp:positionV relativeFrom="paragraph">
                  <wp:posOffset>6223000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5075C0" w:rsidRDefault="005075C0" w:rsidP="00A70AB2">
                            <w:pPr>
                              <w:pStyle w:val="Subtitle"/>
                              <w:contextualSpacing w:val="0"/>
                            </w:pPr>
                            <w:r>
                              <w:t>T</w:t>
                            </w:r>
                            <w:r w:rsidR="008A7EB0">
                              <w:t>able 5</w:t>
                            </w:r>
                            <w:r>
                              <w:t>. DALYs averted and additional cost of implementing a combination of interventions between 2010 and 2030.</w:t>
                            </w:r>
                          </w:p>
                          <w:p w14:paraId="282F6D2F" w14:textId="77777777" w:rsidR="005075C0" w:rsidRPr="00B7495C" w:rsidRDefault="005075C0"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left:0;text-align:left;margin-left:-17.95pt;margin-top:490pt;width:459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" filled="f" stroked="f">
                <v:textbox>
                  <w:txbxContent>
                    <w:p w14:paraId="19F6B2A0" w14:textId="31D83096" w:rsidR="005075C0" w:rsidRDefault="005075C0" w:rsidP="00A70AB2">
                      <w:pPr>
                        <w:pStyle w:val="Subtitle"/>
                        <w:contextualSpacing w:val="0"/>
                      </w:pPr>
                      <w:r>
                        <w:t>T</w:t>
                      </w:r>
                      <w:r w:rsidR="008A7EB0">
                        <w:t>able 5</w:t>
                      </w:r>
                      <w:r>
                        <w:t>. DALYs averted and additional cost of implementing a combination of interventions between 2010 and 2030.</w:t>
                      </w:r>
                    </w:p>
                    <w:p w14:paraId="282F6D2F" w14:textId="77777777" w:rsidR="005075C0" w:rsidRPr="00B7495C" w:rsidRDefault="005075C0" w:rsidP="00A70AB2">
                      <w:pPr>
                        <w:rPr>
                          <w:rFonts w:ascii="Trebuchet MS" w:hAnsi="Trebuchet MS"/>
                          <w:sz w:val="16"/>
                          <w:szCs w:val="16"/>
                        </w:rPr>
                      </w:pPr>
                    </w:p>
                  </w:txbxContent>
                </v:textbox>
                <w10:wrap type="through"/>
              </v:shape>
            </w:pict>
          </mc:Fallback>
        </mc:AlternateContent>
      </w:r>
      <w:r>
        <w:rPr>
          <w:noProof/>
          <w:lang w:val="en-US"/>
        </w:rPr>
        <mc:AlternateContent>
          <mc:Choice Requires="wps">
            <w:drawing>
              <wp:anchor distT="0" distB="0" distL="114300" distR="114300" simplePos="0" relativeHeight="251663360" behindDoc="0" locked="0" layoutInCell="1" allowOverlap="1" wp14:anchorId="7B200714" wp14:editId="1B8C3221">
                <wp:simplePos x="0" y="0"/>
                <wp:positionH relativeFrom="column">
                  <wp:posOffset>228600</wp:posOffset>
                </wp:positionH>
                <wp:positionV relativeFrom="paragraph">
                  <wp:posOffset>1993900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5075C0" w:rsidRDefault="005075C0" w:rsidP="00EF0A6D">
                            <w:pPr>
                              <w:pStyle w:val="Subtitle"/>
                              <w:contextualSpacing w:val="0"/>
                            </w:pPr>
                            <w:r>
                              <w:t>T</w:t>
                            </w:r>
                            <w:r w:rsidR="008A7EB0">
                              <w:t>able 4</w:t>
                            </w:r>
                            <w:r>
                              <w:t>. DALYs averted and additional cost of care for individual interventions between 2010 and 2030.</w:t>
                            </w:r>
                          </w:p>
                          <w:p w14:paraId="319BB6E2" w14:textId="77777777" w:rsidR="005075C0" w:rsidRPr="00B7495C" w:rsidRDefault="005075C0"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9" type="#_x0000_t202" style="position:absolute;left:0;text-align:left;margin-left:18pt;margin-top:157pt;width:38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" filled="f" stroked="f">
                <v:textbox>
                  <w:txbxContent>
                    <w:p w14:paraId="327E47F8" w14:textId="7370C502" w:rsidR="005075C0" w:rsidRDefault="005075C0" w:rsidP="00EF0A6D">
                      <w:pPr>
                        <w:pStyle w:val="Subtitle"/>
                        <w:contextualSpacing w:val="0"/>
                      </w:pPr>
                      <w:r>
                        <w:t>T</w:t>
                      </w:r>
                      <w:r w:rsidR="008A7EB0">
                        <w:t>able 4</w:t>
                      </w:r>
                      <w:r>
                        <w:t>. DALYs averted and additional cost of care for individual interventions between 2010 and 2030.</w:t>
                      </w:r>
                    </w:p>
                    <w:p w14:paraId="319BB6E2" w14:textId="77777777" w:rsidR="005075C0" w:rsidRPr="00B7495C" w:rsidRDefault="005075C0" w:rsidP="00EF0A6D">
                      <w:pPr>
                        <w:rPr>
                          <w:rFonts w:ascii="Trebuchet MS" w:hAnsi="Trebuchet MS"/>
                          <w:sz w:val="16"/>
                          <w:szCs w:val="16"/>
                        </w:rPr>
                      </w:pPr>
                    </w:p>
                  </w:txbxContent>
                </v:textbox>
                <w10:wrap type="through"/>
              </v:shape>
            </w:pict>
          </mc:Fallback>
        </mc:AlternateContent>
      </w:r>
    </w:p>
    <w:p w14:paraId="19AF71AC" w14:textId="77777777" w:rsidR="00185441" w:rsidRDefault="008B4C19" w:rsidP="004047B1">
      <w:pPr>
        <w:pStyle w:val="Heading1"/>
        <w:contextualSpacing w:val="0"/>
        <w:rPr>
          <w:ins w:id="170" w:author="Tim Hallett" w:date="2015-01-26T17:29:00Z"/>
        </w:rPr>
      </w:pPr>
      <w:commentRangeStart w:id="171"/>
      <w:commentRangeStart w:id="172"/>
      <w:r>
        <w:rPr>
          <w:noProof/>
          <w:lang w:val="en-US"/>
        </w:rPr>
        <w:lastRenderedPageBreak/>
        <mc:AlternateContent>
          <mc:Choice Requires="wpg">
            <w:drawing>
              <wp:anchor distT="0" distB="0" distL="114300" distR="114300" simplePos="0" relativeHeight="251687936" behindDoc="0" locked="0" layoutInCell="1" allowOverlap="1" wp14:anchorId="698B6C73" wp14:editId="24CC6C85">
                <wp:simplePos x="0" y="0"/>
                <wp:positionH relativeFrom="column">
                  <wp:posOffset>571500</wp:posOffset>
                </wp:positionH>
                <wp:positionV relativeFrom="paragraph">
                  <wp:posOffset>114300</wp:posOffset>
                </wp:positionV>
                <wp:extent cx="4288155" cy="5257800"/>
                <wp:effectExtent l="25400" t="25400" r="29845" b="0"/>
                <wp:wrapTopAndBottom/>
                <wp:docPr id="32" name="Group 32"/>
                <wp:cNvGraphicFramePr/>
                <a:graphic xmlns:a="http://schemas.openxmlformats.org/drawingml/2006/main">
                  <a:graphicData uri="http://schemas.microsoft.com/office/word/2010/wordprocessingGroup">
                    <wpg:wgp>
                      <wpg:cNvGrpSpPr/>
                      <wpg:grpSpPr>
                        <a:xfrm>
                          <a:off x="0" y="0"/>
                          <a:ext cx="4288155" cy="5257800"/>
                          <a:chOff x="0" y="0"/>
                          <a:chExt cx="4288155" cy="5257800"/>
                        </a:xfrm>
                      </wpg:grpSpPr>
                      <wps:wsp>
                        <wps:cNvPr id="15" name="Text Box 15"/>
                        <wps:cNvSpPr txBox="1"/>
                        <wps:spPr>
                          <a:xfrm>
                            <a:off x="0" y="49149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5075C0" w:rsidRDefault="005075C0" w:rsidP="00137AD9">
                              <w:pPr>
                                <w:pStyle w:val="Subtitle"/>
                                <w:contextualSpacing w:val="0"/>
                              </w:pPr>
                              <w:r>
                                <w:t>Figure 4. Care experience of deceased individuals who suffered an HIV-related death between 2010 and 2030.</w:t>
                              </w:r>
                            </w:p>
                            <w:p w14:paraId="3D527C01" w14:textId="77777777" w:rsidR="005075C0" w:rsidRPr="00B7495C" w:rsidRDefault="005075C0"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Macintosh HD:Users:jack:Dropbox:DIDE - HIVMC:Treatment Cascade:Paper:Figures:BigPie:BigPieBigBar.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155" cy="4914900"/>
                          </a:xfrm>
                          <a:prstGeom prst="rect">
                            <a:avLst/>
                          </a:prstGeom>
                          <a:noFill/>
                          <a:ln w="12700" cmpd="sng">
                            <a:solidFill>
                              <a:srgbClr val="000000"/>
                            </a:solidFill>
                          </a:ln>
                        </pic:spPr>
                      </pic:pic>
                    </wpg:wgp>
                  </a:graphicData>
                </a:graphic>
                <wp14:sizeRelV relativeFrom="margin">
                  <wp14:pctHeight>0</wp14:pctHeight>
                </wp14:sizeRelV>
              </wp:anchor>
            </w:drawing>
          </mc:Choice>
          <mc:Fallback>
            <w:pict>
              <v:group id="Group 32" o:spid="_x0000_s1040" style="position:absolute;left:0;text-align:left;margin-left:45pt;margin-top:9pt;width:337.65pt;height:414pt;z-index:251687936;mso-height-relative:margin" coordsize="4288155,5257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">
                <v:shape id="Text Box 15" o:spid="_x0000_s1041" type="#_x0000_t202" style="position:absolute;top:49149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5075C0" w:rsidRDefault="005075C0" w:rsidP="00137AD9">
                        <w:pPr>
                          <w:pStyle w:val="Subtitle"/>
                          <w:contextualSpacing w:val="0"/>
                        </w:pPr>
                        <w:r>
                          <w:t>Figure 4. Care experience of deceased individuals who suffered an HIV-related death between 2010 and 2030.</w:t>
                        </w:r>
                      </w:p>
                      <w:p w14:paraId="3D527C01" w14:textId="77777777" w:rsidR="005075C0" w:rsidRPr="00B7495C" w:rsidRDefault="005075C0" w:rsidP="00137AD9">
                        <w:pPr>
                          <w:rPr>
                            <w:rFonts w:ascii="Trebuchet MS" w:hAnsi="Trebuchet MS"/>
                            <w:sz w:val="16"/>
                            <w:szCs w:val="16"/>
                          </w:rPr>
                        </w:pPr>
                      </w:p>
                    </w:txbxContent>
                  </v:textbox>
                </v:shape>
                <v:shape id="Picture 31" o:spid="_x0000_s1042" type="#_x0000_t75" alt="Macintosh HD:Users:jack:Dropbox:DIDE - HIVMC:Treatment Cascade:Paper:Figures:BigPie:BigPieBigBar.pdf" style="position:absolute;width:4288155;height:4914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o&#10;h5XEAAAA2wAAAA8AAABkcnMvZG93bnJldi54bWxEj1uLwjAUhN8X/A/hCPu2JlpYpRpFxL2gsKyX&#10;F98OzbEtNielibX+eyMs7OMwM98ws0VnK9FS40vHGoYDBYI4c6bkXMPx8PE2AeEDssHKMWm4k4fF&#10;vPcyw9S4G++o3YdcRAj7FDUUIdSplD4ryKIfuJo4emfXWAxRNrk0Dd4i3FZypNS7tFhyXCiwplVB&#10;2WV/tRp+VbuefJUm+RzXamtX1c8p2Vy1fu13yymIQF34D/+1v42GZAjPL/EHy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uoh5XEAAAA2wAAAA8AAAAAAAAAAAAAAAAAnAIA&#10;AGRycy9kb3ducmV2LnhtbFBLBQYAAAAABAAEAPcAAACNAwAAAAA=&#10;" stroked="t" strokeweight="1pt">
                  <v:imagedata r:id="rId18" o:title="BigPieBigBar.pdf"/>
                  <v:path arrowok="t"/>
                </v:shape>
                <w10:wrap type="topAndBottom"/>
              </v:group>
            </w:pict>
          </mc:Fallback>
        </mc:AlternateContent>
      </w:r>
      <w:commentRangeEnd w:id="171"/>
      <w:r w:rsidR="00331EA3">
        <w:rPr>
          <w:rStyle w:val="CommentReference"/>
        </w:rPr>
        <w:commentReference w:id="171"/>
      </w:r>
      <w:r w:rsidR="00ED39DB">
        <w:t>D</w:t>
      </w:r>
      <w:r w:rsidR="00615625">
        <w:t>i</w:t>
      </w:r>
      <w:r w:rsidR="00ED39DB">
        <w:t>scussion</w:t>
      </w:r>
      <w:commentRangeEnd w:id="172"/>
      <w:r w:rsidR="00802DB7">
        <w:rPr>
          <w:rStyle w:val="CommentReference"/>
        </w:rPr>
        <w:commentReference w:id="172"/>
      </w:r>
    </w:p>
    <w:p w14:paraId="7AA8896E" w14:textId="77777777" w:rsidR="00F93973" w:rsidRDefault="00F93973">
      <w:pPr>
        <w:pStyle w:val="normal0"/>
        <w:rPr>
          <w:ins w:id="173" w:author="Tim Hallett" w:date="2015-01-26T17:29:00Z"/>
        </w:rPr>
        <w:pPrChange w:id="174" w:author="Tim Hallett" w:date="2015-01-26T17:29:00Z">
          <w:pPr>
            <w:pStyle w:val="Heading1"/>
            <w:contextualSpacing w:val="0"/>
          </w:pPr>
        </w:pPrChange>
      </w:pPr>
    </w:p>
    <w:p w14:paraId="2EAD38C6" w14:textId="77777777" w:rsidR="007F1979" w:rsidRDefault="007F1979">
      <w:pPr>
        <w:pStyle w:val="normal0"/>
        <w:rPr>
          <w:ins w:id="175" w:author="Tim Hallett" w:date="2015-01-28T08:49:00Z"/>
        </w:rPr>
        <w:pPrChange w:id="176" w:author="Tim Hallett" w:date="2015-01-26T17:29:00Z">
          <w:pPr>
            <w:pStyle w:val="Heading1"/>
            <w:contextualSpacing w:val="0"/>
          </w:pPr>
        </w:pPrChange>
      </w:pPr>
    </w:p>
    <w:p w14:paraId="4667C87D" w14:textId="77777777" w:rsidR="0006590A" w:rsidRDefault="0006590A" w:rsidP="0006590A">
      <w:pPr>
        <w:pStyle w:val="normal0"/>
        <w:rPr>
          <w:ins w:id="177" w:author="Tim Hallett" w:date="2015-01-28T08:49:00Z"/>
          <w:lang w:val="en-US"/>
        </w:rPr>
      </w:pPr>
      <w:ins w:id="178" w:author="Tim Hallett" w:date="2015-01-28T08:49:00Z">
        <w:r w:rsidRPr="00DD19A4">
          <w:rPr>
            <w:lang w:val="en-US"/>
          </w:rPr>
          <w:t xml:space="preserve">Our results suggest that ART-programmes can be </w:t>
        </w:r>
      </w:ins>
      <w:ins w:id="179" w:author="Tim Hallett" w:date="2015-01-28T08:55:00Z">
        <w:r w:rsidR="00802DB7">
          <w:rPr>
            <w:lang w:val="en-US"/>
          </w:rPr>
          <w:t xml:space="preserve">materially </w:t>
        </w:r>
      </w:ins>
      <w:ins w:id="180" w:author="Tim Hallett" w:date="2015-01-28T08:49:00Z">
        <w:r w:rsidRPr="00DD19A4">
          <w:rPr>
            <w:lang w:val="en-US"/>
          </w:rPr>
          <w:t>enhanced to bri</w:t>
        </w:r>
        <w:r>
          <w:rPr>
            <w:lang w:val="en-US"/>
          </w:rPr>
          <w:t xml:space="preserve">ng about greater health benefits by strengthening each part of the cascade </w:t>
        </w:r>
      </w:ins>
      <w:ins w:id="181" w:author="Tim Hallett" w:date="2015-01-28T08:56:00Z">
        <w:r w:rsidR="00802DB7">
          <w:rPr>
            <w:lang w:val="en-US"/>
          </w:rPr>
          <w:t xml:space="preserve">, </w:t>
        </w:r>
      </w:ins>
      <w:ins w:id="182" w:author="Tim Hallett" w:date="2015-01-28T08:49:00Z">
        <w:r>
          <w:rPr>
            <w:lang w:val="en-US"/>
          </w:rPr>
          <w:t>as has been demonstrated to be feasible in earlier trials,  and/or by shifting to treating HIV-infected persons immediately when they present to care. In contrast, a radicial expansion of treatment programmes, with the identified weakendss in linkage and retention perpetuated, would not maximize health generated with limited resources.</w:t>
        </w:r>
      </w:ins>
    </w:p>
    <w:p w14:paraId="168344F8" w14:textId="77777777" w:rsidR="007F1979" w:rsidRDefault="007F1979">
      <w:pPr>
        <w:pStyle w:val="normal0"/>
        <w:rPr>
          <w:ins w:id="183" w:author="Tim Hallett" w:date="2015-01-28T08:53:00Z"/>
        </w:rPr>
        <w:pPrChange w:id="184" w:author="Tim Hallett" w:date="2015-01-26T17:29:00Z">
          <w:pPr>
            <w:pStyle w:val="Heading1"/>
            <w:contextualSpacing w:val="0"/>
          </w:pPr>
        </w:pPrChange>
      </w:pPr>
    </w:p>
    <w:p w14:paraId="44F9A49A" w14:textId="77777777" w:rsidR="00501AD9" w:rsidRDefault="00501AD9">
      <w:pPr>
        <w:pStyle w:val="normal0"/>
        <w:rPr>
          <w:ins w:id="185" w:author="Tim Hallett" w:date="2015-01-28T08:50:00Z"/>
        </w:rPr>
        <w:pPrChange w:id="186" w:author="Tim Hallett" w:date="2015-01-26T17:29:00Z">
          <w:pPr>
            <w:pStyle w:val="Heading1"/>
            <w:contextualSpacing w:val="0"/>
          </w:pPr>
        </w:pPrChange>
      </w:pPr>
    </w:p>
    <w:p w14:paraId="382C7EDD" w14:textId="77777777" w:rsidR="0006590A" w:rsidRDefault="00D43662">
      <w:pPr>
        <w:pStyle w:val="normal0"/>
        <w:numPr>
          <w:ilvl w:val="0"/>
          <w:numId w:val="24"/>
        </w:numPr>
        <w:rPr>
          <w:ins w:id="187" w:author="Tim Hallett" w:date="2015-01-28T09:25:00Z"/>
        </w:rPr>
        <w:pPrChange w:id="188" w:author="Tim Hallett" w:date="2015-01-28T09:00:00Z">
          <w:pPr>
            <w:pStyle w:val="Heading1"/>
            <w:contextualSpacing w:val="0"/>
          </w:pPr>
        </w:pPrChange>
      </w:pPr>
      <w:ins w:id="189" w:author="Tim Hallett" w:date="2015-01-28T09:25:00Z">
        <w:r>
          <w:t xml:space="preserve">Improvements in the care cascade have long been hoped to be small, feasible, likely </w:t>
        </w:r>
      </w:ins>
      <w:ins w:id="190" w:author="Tim Hallett" w:date="2015-01-28T09:26:00Z">
        <w:r>
          <w:t>inexpensive</w:t>
        </w:r>
      </w:ins>
      <w:ins w:id="191" w:author="Tim Hallett" w:date="2015-01-28T09:25:00Z">
        <w:r>
          <w:t xml:space="preserve"> changes to the operations of a clinic that would yield a large benefit, and leverage the enormous impact already made in ART to generate greater health outcomes. </w:t>
        </w:r>
      </w:ins>
    </w:p>
    <w:p w14:paraId="1E0BB2BD" w14:textId="77777777" w:rsidR="00D43662" w:rsidRDefault="00D43662">
      <w:pPr>
        <w:pStyle w:val="normal0"/>
        <w:numPr>
          <w:ilvl w:val="0"/>
          <w:numId w:val="24"/>
        </w:numPr>
        <w:rPr>
          <w:ins w:id="192" w:author="Tim Hallett" w:date="2015-01-28T08:50:00Z"/>
        </w:rPr>
        <w:pPrChange w:id="193" w:author="Tim Hallett" w:date="2015-01-28T09:00:00Z">
          <w:pPr>
            <w:pStyle w:val="Heading1"/>
            <w:contextualSpacing w:val="0"/>
          </w:pPr>
        </w:pPrChange>
      </w:pPr>
      <w:ins w:id="194" w:author="Tim Hallett" w:date="2015-01-28T09:26:00Z">
        <w:r>
          <w:t xml:space="preserve">Whilst we find that to be true to some  extent, </w:t>
        </w:r>
      </w:ins>
      <w:ins w:id="195" w:author="Tim Hallett" w:date="2015-01-28T09:27:00Z">
        <w:r>
          <w:t xml:space="preserve">the multifaceted nature of the current cascade means that </w:t>
        </w:r>
      </w:ins>
      <w:ins w:id="196" w:author="Tim Hallett" w:date="2015-01-28T09:26:00Z">
        <w:r>
          <w:t>no single cascade intervention</w:t>
        </w:r>
      </w:ins>
      <w:ins w:id="197" w:author="Tim Hallett" w:date="2015-01-28T09:27:00Z">
        <w:r>
          <w:t xml:space="preserve"> has a very large impact.</w:t>
        </w:r>
      </w:ins>
    </w:p>
    <w:p w14:paraId="41D4B6F4" w14:textId="77777777" w:rsidR="0006590A" w:rsidRDefault="00D43662">
      <w:pPr>
        <w:pStyle w:val="normal0"/>
        <w:numPr>
          <w:ilvl w:val="0"/>
          <w:numId w:val="24"/>
        </w:numPr>
        <w:rPr>
          <w:ins w:id="198" w:author="Tim Hallett" w:date="2015-01-28T08:50:00Z"/>
        </w:rPr>
        <w:pPrChange w:id="199" w:author="Tim Hallett" w:date="2015-01-28T09:00:00Z">
          <w:pPr>
            <w:pStyle w:val="Heading1"/>
            <w:contextualSpacing w:val="0"/>
          </w:pPr>
        </w:pPrChange>
      </w:pPr>
      <w:ins w:id="200" w:author="Tim Hallett" w:date="2015-01-28T09:27:00Z">
        <w:r>
          <w:t>Trials and other studies that have examined the impact of intervention on t</w:t>
        </w:r>
      </w:ins>
      <w:ins w:id="201" w:author="Tim Hallett" w:date="2015-01-28T09:28:00Z">
        <w:r w:rsidR="007E2B59">
          <w:t>he cascde have focussed on single interventons as those experiemental designs are not very ameanable to measuring the impact of combinations of changes simultanesouly.</w:t>
        </w:r>
      </w:ins>
    </w:p>
    <w:p w14:paraId="187B949F" w14:textId="77777777" w:rsidR="0006590A" w:rsidRDefault="007E2B59">
      <w:pPr>
        <w:pStyle w:val="normal0"/>
        <w:numPr>
          <w:ilvl w:val="0"/>
          <w:numId w:val="24"/>
        </w:numPr>
        <w:rPr>
          <w:ins w:id="202" w:author="Tim Hallett" w:date="2015-01-28T08:50:00Z"/>
        </w:rPr>
        <w:pPrChange w:id="203" w:author="Tim Hallett" w:date="2015-01-28T09:00:00Z">
          <w:pPr>
            <w:pStyle w:val="Heading1"/>
            <w:contextualSpacing w:val="0"/>
          </w:pPr>
        </w:pPrChange>
      </w:pPr>
      <w:ins w:id="204" w:author="Tim Hallett" w:date="2015-01-28T09:28:00Z">
        <w:r>
          <w:t xml:space="preserve">However, </w:t>
        </w:r>
      </w:ins>
      <w:ins w:id="205" w:author="Tim Hallett" w:date="2015-01-28T08:50:00Z">
        <w:r w:rsidR="0006590A">
          <w:t>by doing the modelling we</w:t>
        </w:r>
        <w:r>
          <w:t xml:space="preserve"> can see how attractive that a combination set of </w:t>
        </w:r>
        <w:r>
          <w:lastRenderedPageBreak/>
          <w:t>intervention potentially is.</w:t>
        </w:r>
      </w:ins>
    </w:p>
    <w:p w14:paraId="58015367" w14:textId="77777777" w:rsidR="007E2B59" w:rsidRDefault="007E2B59">
      <w:pPr>
        <w:pStyle w:val="normal0"/>
        <w:numPr>
          <w:ilvl w:val="0"/>
          <w:numId w:val="24"/>
        </w:numPr>
        <w:rPr>
          <w:ins w:id="206" w:author="Tim Hallett" w:date="2015-01-28T08:55:00Z"/>
        </w:rPr>
        <w:pPrChange w:id="207" w:author="Tim Hallett" w:date="2015-01-28T09:00:00Z">
          <w:pPr>
            <w:pStyle w:val="Heading1"/>
            <w:contextualSpacing w:val="0"/>
          </w:pPr>
        </w:pPrChange>
      </w:pPr>
      <w:ins w:id="208" w:author="Tim Hallett" w:date="2015-01-28T09:29:00Z">
        <w:r>
          <w:t xml:space="preserve">Everything intervention modelled is based on a real study (appedix) meaning that the impact projected may be realistic. However, studies looking at complete combinations would be needed to confirm these findings </w:t>
        </w:r>
      </w:ins>
      <w:ins w:id="209" w:author="Tim Hallett" w:date="2015-01-28T09:30:00Z">
        <w:r>
          <w:t>–</w:t>
        </w:r>
      </w:ins>
      <w:ins w:id="210" w:author="Tim Hallett" w:date="2015-01-28T09:29:00Z">
        <w:r>
          <w:t xml:space="preserve"> it </w:t>
        </w:r>
      </w:ins>
      <w:ins w:id="211" w:author="Tim Hallett" w:date="2015-01-28T09:30:00Z">
        <w:r>
          <w:t>may be that greater synergies accure giving higher benefits and lower costs, or, instead that the increased complexity of the operations leads to higher cost and less benfits that expected.</w:t>
        </w:r>
      </w:ins>
    </w:p>
    <w:p w14:paraId="45E986BC" w14:textId="77777777" w:rsidR="00501AD9" w:rsidRDefault="00501AD9">
      <w:pPr>
        <w:pStyle w:val="normal0"/>
        <w:numPr>
          <w:ilvl w:val="0"/>
          <w:numId w:val="24"/>
        </w:numPr>
        <w:rPr>
          <w:ins w:id="212" w:author="Tim Hallett" w:date="2015-01-28T08:53:00Z"/>
        </w:rPr>
        <w:pPrChange w:id="213" w:author="Tim Hallett" w:date="2015-01-28T09:00:00Z">
          <w:pPr>
            <w:pStyle w:val="Heading1"/>
            <w:contextualSpacing w:val="0"/>
          </w:pPr>
        </w:pPrChange>
      </w:pPr>
      <w:ins w:id="214" w:author="Tim Hallett" w:date="2015-01-28T08:55:00Z">
        <w:r>
          <w:t xml:space="preserve">Further interventions are in the pipeline too. In particular, there has been discussion </w:t>
        </w:r>
        <w:r w:rsidR="00802DB7">
          <w:t xml:space="preserve">about </w:t>
        </w:r>
      </w:ins>
      <w:ins w:id="215" w:author="Tim Hallett" w:date="2015-01-28T08:56:00Z">
        <w:r w:rsidR="00802DB7">
          <w:t xml:space="preserve">making pre-ART more attractive to patients, which may also be expected to bring benefits. </w:t>
        </w:r>
      </w:ins>
    </w:p>
    <w:p w14:paraId="2AE2BEDA" w14:textId="77777777" w:rsidR="00501AD9" w:rsidRDefault="00501AD9">
      <w:pPr>
        <w:pStyle w:val="normal0"/>
        <w:rPr>
          <w:ins w:id="216" w:author="Tim Hallett" w:date="2015-01-28T09:00:00Z"/>
        </w:rPr>
        <w:pPrChange w:id="217" w:author="Tim Hallett" w:date="2015-01-26T17:29:00Z">
          <w:pPr>
            <w:pStyle w:val="Heading1"/>
            <w:contextualSpacing w:val="0"/>
          </w:pPr>
        </w:pPrChange>
      </w:pPr>
    </w:p>
    <w:p w14:paraId="57C081E4" w14:textId="77777777" w:rsidR="00B07EAE" w:rsidRDefault="00B07EAE">
      <w:pPr>
        <w:pStyle w:val="normal0"/>
        <w:rPr>
          <w:ins w:id="218" w:author="Tim Hallett" w:date="2015-01-28T08:53:00Z"/>
        </w:rPr>
        <w:pPrChange w:id="219" w:author="Tim Hallett" w:date="2015-01-26T17:29:00Z">
          <w:pPr>
            <w:pStyle w:val="Heading1"/>
            <w:contextualSpacing w:val="0"/>
          </w:pPr>
        </w:pPrChange>
      </w:pPr>
    </w:p>
    <w:p w14:paraId="0F43F9B9" w14:textId="1F19566D" w:rsidR="00501AD9" w:rsidRDefault="00501AD9">
      <w:pPr>
        <w:pStyle w:val="normal0"/>
        <w:numPr>
          <w:ilvl w:val="0"/>
          <w:numId w:val="24"/>
        </w:numPr>
        <w:rPr>
          <w:ins w:id="220" w:author="Tim Hallett" w:date="2015-01-28T08:57:00Z"/>
        </w:rPr>
        <w:pPrChange w:id="221" w:author="Tim Hallett" w:date="2015-01-28T09:00:00Z">
          <w:pPr>
            <w:pStyle w:val="Heading1"/>
            <w:contextualSpacing w:val="0"/>
          </w:pPr>
        </w:pPrChange>
      </w:pPr>
      <w:ins w:id="222" w:author="Tim Hallett" w:date="2015-01-28T08:53:00Z">
        <w:r>
          <w:t>Immid</w:t>
        </w:r>
        <w:r w:rsidR="00B07EAE">
          <w:t>iate ART has been talked about</w:t>
        </w:r>
      </w:ins>
      <w:ins w:id="223" w:author="Tim Hallett" w:date="2015-01-28T09:31:00Z">
        <w:r w:rsidR="007E2B59">
          <w:t xml:space="preserve"> --- t</w:t>
        </w:r>
      </w:ins>
      <w:ins w:id="224" w:author="Tim Hallett" w:date="2015-01-28T08:53:00Z">
        <w:r>
          <w:t>here has been debate about the benefits clinically and on transmission. But, ultimatel</w:t>
        </w:r>
      </w:ins>
      <w:ins w:id="225" w:author="Tim Hallett" w:date="2015-01-31T11:12:00Z">
        <w:r w:rsidR="005926DE">
          <w:t>y</w:t>
        </w:r>
      </w:ins>
      <w:ins w:id="226" w:author="Tim Hallett" w:date="2015-01-28T08:53:00Z">
        <w:r>
          <w:t xml:space="preserve">t, </w:t>
        </w:r>
        <w:commentRangeStart w:id="227"/>
        <w:r>
          <w:t xml:space="preserve">what we are finding here is that the pragmatic benefits of not loosing someone who presents to care is powerful. </w:t>
        </w:r>
      </w:ins>
      <w:commentRangeEnd w:id="227"/>
      <w:ins w:id="228" w:author="Tim Hallett" w:date="2015-01-28T09:31:00Z">
        <w:r w:rsidR="007E2B59">
          <w:rPr>
            <w:rStyle w:val="CommentReference"/>
          </w:rPr>
          <w:commentReference w:id="227"/>
        </w:r>
      </w:ins>
      <w:ins w:id="230" w:author="Tim Hallett" w:date="2015-01-28T08:53:00Z">
        <w:r>
          <w:t xml:space="preserve">This is consistent with the story from {New sydeny rosen trial about </w:t>
        </w:r>
      </w:ins>
      <w:ins w:id="231" w:author="Tim Hallett" w:date="2015-01-28T08:54:00Z">
        <w:r>
          <w:t>same day treat</w:t>
        </w:r>
      </w:ins>
      <w:r w:rsidR="000B5114">
        <w:t xml:space="preserve"> RapIT</w:t>
      </w:r>
      <w:ins w:id="232" w:author="Tim Hallett" w:date="2015-01-28T08:54:00Z">
        <w:r>
          <w:t xml:space="preserve">}. </w:t>
        </w:r>
      </w:ins>
      <w:ins w:id="233" w:author="Tim Hallett" w:date="2015-01-28T08:57:00Z">
        <w:r w:rsidR="00802DB7">
          <w:t xml:space="preserve">This represents a very different approach to the strengthen the pre-ART route. Under current assumption, these two options have about the same impact and cost and </w:t>
        </w:r>
      </w:ins>
      <w:ins w:id="234" w:author="Tim Hallett" w:date="2015-01-31T11:12:00Z">
        <w:r w:rsidR="005926DE">
          <w:t xml:space="preserve">both </w:t>
        </w:r>
      </w:ins>
      <w:ins w:id="235" w:author="Tim Hallett" w:date="2015-01-28T08:57:00Z">
        <w:r w:rsidR="005926DE">
          <w:t>can be recommended on this basis.</w:t>
        </w:r>
        <w:r w:rsidR="00802DB7">
          <w:t xml:space="preserve"> </w:t>
        </w:r>
      </w:ins>
    </w:p>
    <w:p w14:paraId="3DCFE548" w14:textId="77777777" w:rsidR="00802DB7" w:rsidRDefault="00802DB7">
      <w:pPr>
        <w:pStyle w:val="normal0"/>
        <w:rPr>
          <w:ins w:id="236" w:author="Tim Hallett" w:date="2015-01-28T08:57:00Z"/>
        </w:rPr>
        <w:pPrChange w:id="237" w:author="Tim Hallett" w:date="2015-01-26T17:29:00Z">
          <w:pPr>
            <w:pStyle w:val="Heading1"/>
            <w:contextualSpacing w:val="0"/>
          </w:pPr>
        </w:pPrChange>
      </w:pPr>
    </w:p>
    <w:p w14:paraId="6B9BC209" w14:textId="77777777" w:rsidR="0006590A" w:rsidRDefault="0006590A">
      <w:pPr>
        <w:pStyle w:val="normal0"/>
        <w:rPr>
          <w:ins w:id="238" w:author="Tim Hallett" w:date="2015-01-28T08:53:00Z"/>
        </w:rPr>
        <w:pPrChange w:id="239" w:author="Tim Hallett" w:date="2015-01-26T17:29:00Z">
          <w:pPr>
            <w:pStyle w:val="Heading1"/>
            <w:contextualSpacing w:val="0"/>
          </w:pPr>
        </w:pPrChange>
      </w:pPr>
    </w:p>
    <w:p w14:paraId="516FCD07" w14:textId="77777777" w:rsidR="00FC45D6" w:rsidRDefault="00501AD9">
      <w:pPr>
        <w:pStyle w:val="normal0"/>
        <w:numPr>
          <w:ilvl w:val="0"/>
          <w:numId w:val="24"/>
        </w:numPr>
        <w:rPr>
          <w:ins w:id="240" w:author="Tim Hallett" w:date="2015-01-28T09:35:00Z"/>
        </w:rPr>
        <w:pPrChange w:id="241" w:author="Tim Hallett" w:date="2015-01-28T09:02:00Z">
          <w:pPr>
            <w:pStyle w:val="Heading1"/>
            <w:contextualSpacing w:val="0"/>
          </w:pPr>
        </w:pPrChange>
      </w:pPr>
      <w:ins w:id="242" w:author="Tim Hallett" w:date="2015-01-28T08:53:00Z">
        <w:r>
          <w:t>However, population perspective reveals loci of deaths and clinic-focussed interventions, though cheap and do-able and good, will not bring</w:t>
        </w:r>
      </w:ins>
      <w:ins w:id="243" w:author="Tim Hallett" w:date="2015-01-28T08:58:00Z">
        <w:r w:rsidR="00802DB7">
          <w:t xml:space="preserve"> the largest impacts.</w:t>
        </w:r>
      </w:ins>
      <w:ins w:id="244" w:author="Tim Hallett" w:date="2015-01-28T09:00:00Z">
        <w:r w:rsidR="00B07EAE">
          <w:t xml:space="preserve"> Large number of deaths exist outside the clinic among persons never diagnosed. </w:t>
        </w:r>
      </w:ins>
    </w:p>
    <w:p w14:paraId="491965D3" w14:textId="77777777" w:rsidR="00FC45D6" w:rsidRDefault="00FC45D6">
      <w:pPr>
        <w:pStyle w:val="normal0"/>
        <w:numPr>
          <w:ilvl w:val="0"/>
          <w:numId w:val="24"/>
        </w:numPr>
        <w:rPr>
          <w:ins w:id="245" w:author="Tim Hallett" w:date="2015-01-28T09:35:00Z"/>
        </w:rPr>
        <w:pPrChange w:id="246" w:author="Tim Hallett" w:date="2015-01-28T09:02:00Z">
          <w:pPr>
            <w:pStyle w:val="Heading1"/>
            <w:contextualSpacing w:val="0"/>
          </w:pPr>
        </w:pPrChange>
      </w:pPr>
      <w:ins w:id="247" w:author="Tim Hallett" w:date="2015-01-28T09:35:00Z">
        <w:r>
          <w:t xml:space="preserve">Data from ALPHA Network (CITe </w:t>
        </w:r>
      </w:ins>
      <w:ins w:id="248" w:author="Tim Hallett" w:date="2015-01-31T11:12:00Z">
        <w:r w:rsidR="005926DE">
          <w:t xml:space="preserve">; </w:t>
        </w:r>
      </w:ins>
      <w:ins w:id="249" w:author="Tim Hallett" w:date="2015-01-28T09:35:00Z">
        <w:r>
          <w:t>hoW?) confirms that picture.</w:t>
        </w:r>
      </w:ins>
    </w:p>
    <w:p w14:paraId="6E643926" w14:textId="77777777" w:rsidR="00FC45D6" w:rsidRDefault="00FC45D6">
      <w:pPr>
        <w:pStyle w:val="normal0"/>
        <w:numPr>
          <w:ilvl w:val="0"/>
          <w:numId w:val="24"/>
        </w:numPr>
        <w:rPr>
          <w:ins w:id="250" w:author="Tim Hallett" w:date="2015-01-28T09:35:00Z"/>
        </w:rPr>
        <w:pPrChange w:id="251" w:author="Tim Hallett" w:date="2015-01-28T09:35:00Z">
          <w:pPr>
            <w:pStyle w:val="Heading1"/>
            <w:contextualSpacing w:val="0"/>
          </w:pPr>
        </w:pPrChange>
      </w:pPr>
      <w:ins w:id="252" w:author="Tim Hallett" w:date="2015-01-28T09:35:00Z">
        <w:r>
          <w:t>M&amp;E of cascade, as well as treatment guideliens should consider this point carefully. The effectiveness of a treatment program is only as good as the HIV testing program!</w:t>
        </w:r>
      </w:ins>
    </w:p>
    <w:p w14:paraId="15F15D6B" w14:textId="77777777" w:rsidR="0025713A" w:rsidRDefault="00B07EAE">
      <w:pPr>
        <w:pStyle w:val="normal0"/>
        <w:numPr>
          <w:ilvl w:val="0"/>
          <w:numId w:val="24"/>
        </w:numPr>
        <w:rPr>
          <w:ins w:id="253" w:author="Tim Hallett" w:date="2015-01-28T09:06:00Z"/>
        </w:rPr>
        <w:pPrChange w:id="254" w:author="Tim Hallett" w:date="2015-01-28T09:02:00Z">
          <w:pPr>
            <w:pStyle w:val="Heading1"/>
            <w:contextualSpacing w:val="0"/>
          </w:pPr>
        </w:pPrChange>
      </w:pPr>
      <w:ins w:id="255" w:author="Tim Hallett" w:date="2015-01-28T09:00:00Z">
        <w:r>
          <w:t xml:space="preserve">Neither of the above approaches would </w:t>
        </w:r>
      </w:ins>
      <w:ins w:id="256" w:author="Tim Hallett" w:date="2015-01-28T09:01:00Z">
        <w:r w:rsidR="0025713A">
          <w:t xml:space="preserve">reduce this. For the largest impact, massive outreach is required </w:t>
        </w:r>
      </w:ins>
      <w:ins w:id="257" w:author="Tim Hallett" w:date="2015-01-31T11:13:00Z">
        <w:r w:rsidR="005926DE">
          <w:t xml:space="preserve">– no free lunch - </w:t>
        </w:r>
      </w:ins>
      <w:ins w:id="258" w:author="Tim Hallett" w:date="2015-01-28T09:01:00Z">
        <w:r w:rsidR="0025713A">
          <w:t>and this will attract massive cost.</w:t>
        </w:r>
      </w:ins>
      <w:ins w:id="259" w:author="Tim Hallett" w:date="2015-01-31T11:35:00Z">
        <w:r w:rsidR="00380A3E">
          <w:t xml:space="preserve"> There is also an EQUITY dimension – should programs continue to improve care for those (wealthier? More urban? More educated?</w:t>
        </w:r>
      </w:ins>
      <w:ins w:id="260" w:author="Tim Hallett" w:date="2015-01-31T11:36:00Z">
        <w:r w:rsidR="00380A3E">
          <w:t xml:space="preserve"> DATA on this?</w:t>
        </w:r>
      </w:ins>
      <w:ins w:id="261" w:author="Tim Hallett" w:date="2015-01-31T11:35:00Z">
        <w:r w:rsidR="00380A3E">
          <w:t xml:space="preserve">) population that can more readily link to care, or seek to bring the whole </w:t>
        </w:r>
      </w:ins>
      <w:ins w:id="262" w:author="Tim Hallett" w:date="2015-01-31T11:36:00Z">
        <w:r w:rsidR="00380A3E">
          <w:t>population</w:t>
        </w:r>
      </w:ins>
      <w:ins w:id="263" w:author="Tim Hallett" w:date="2015-01-31T11:35:00Z">
        <w:r w:rsidR="00380A3E">
          <w:t xml:space="preserve"> </w:t>
        </w:r>
      </w:ins>
      <w:ins w:id="264" w:author="Tim Hallett" w:date="2015-01-31T11:36:00Z">
        <w:r w:rsidR="00380A3E">
          <w:t>to a standard of care?</w:t>
        </w:r>
      </w:ins>
    </w:p>
    <w:p w14:paraId="67999A06" w14:textId="77777777" w:rsidR="0025713A" w:rsidRDefault="0025713A">
      <w:pPr>
        <w:pStyle w:val="normal0"/>
        <w:numPr>
          <w:ilvl w:val="0"/>
          <w:numId w:val="24"/>
        </w:numPr>
        <w:rPr>
          <w:ins w:id="265" w:author="Tim Hallett" w:date="2015-01-28T09:03:00Z"/>
        </w:rPr>
        <w:pPrChange w:id="266" w:author="Tim Hallett" w:date="2015-01-28T09:02:00Z">
          <w:pPr>
            <w:pStyle w:val="Heading1"/>
            <w:contextualSpacing w:val="0"/>
          </w:pPr>
        </w:pPrChange>
      </w:pPr>
      <w:ins w:id="267" w:author="Tim Hallett" w:date="2015-01-28T09:01:00Z">
        <w:r>
          <w:t>The exact size of that cost is unknown and seem quite variable among studies.  Ultimately, the cost depends on how much demand creation is required and how convenient testing and linkage can become. It will be useful to improve how these costs are understood and approaches developed to keep costs low.</w:t>
        </w:r>
      </w:ins>
    </w:p>
    <w:p w14:paraId="0AB6D550" w14:textId="77777777" w:rsidR="0025713A" w:rsidRDefault="0025713A">
      <w:pPr>
        <w:pStyle w:val="normal0"/>
        <w:numPr>
          <w:ilvl w:val="0"/>
          <w:numId w:val="24"/>
        </w:numPr>
        <w:rPr>
          <w:ins w:id="268" w:author="Tim Hallett" w:date="2015-01-28T08:58:00Z"/>
        </w:rPr>
        <w:pPrChange w:id="269" w:author="Tim Hallett" w:date="2015-01-28T09:02:00Z">
          <w:pPr>
            <w:pStyle w:val="Heading1"/>
            <w:contextualSpacing w:val="0"/>
          </w:pPr>
        </w:pPrChange>
      </w:pPr>
      <w:ins w:id="270" w:author="Tim Hallett" w:date="2015-01-28T09:03:00Z">
        <w:r>
          <w:t xml:space="preserve">For instance, other exampels of HBCT (e.g Ruanne Linkage pilot and in Lancet HIV and Jenny’s paper) find high rates of linkages and lower cost than assumed here, </w:t>
        </w:r>
      </w:ins>
      <w:ins w:id="271" w:author="Tim Hallett" w:date="2015-01-28T09:04:00Z">
        <w:r>
          <w:t>which</w:t>
        </w:r>
      </w:ins>
      <w:ins w:id="272" w:author="Tim Hallett" w:date="2015-01-28T09:03:00Z">
        <w:r>
          <w:t xml:space="preserve"> in South </w:t>
        </w:r>
      </w:ins>
      <w:ins w:id="273" w:author="Tim Hallett" w:date="2015-01-28T09:04:00Z">
        <w:r>
          <w:t>Africa arguably makes such an intervention cost-effective under the WHO criteria  (AND HOW DOES IT FAIR AGAINST THE 0.5GDP THRESHOLD</w:t>
        </w:r>
      </w:ins>
      <w:ins w:id="274" w:author="Tim Hallett" w:date="2015-01-28T09:42:00Z">
        <w:r w:rsidR="00A33B2C">
          <w:t>??</w:t>
        </w:r>
      </w:ins>
      <w:ins w:id="275" w:author="Tim Hallett" w:date="2015-01-28T09:04:00Z">
        <w:r>
          <w:t>).</w:t>
        </w:r>
      </w:ins>
    </w:p>
    <w:p w14:paraId="23221E94" w14:textId="77777777" w:rsidR="00802DB7" w:rsidRDefault="00802DB7">
      <w:pPr>
        <w:pStyle w:val="normal0"/>
        <w:rPr>
          <w:ins w:id="276" w:author="Tim Hallett" w:date="2015-01-28T08:58:00Z"/>
        </w:rPr>
        <w:pPrChange w:id="277" w:author="Tim Hallett" w:date="2015-01-26T17:29:00Z">
          <w:pPr>
            <w:pStyle w:val="Heading1"/>
            <w:contextualSpacing w:val="0"/>
          </w:pPr>
        </w:pPrChange>
      </w:pPr>
    </w:p>
    <w:p w14:paraId="6EFBD64D" w14:textId="77777777" w:rsidR="00802DB7" w:rsidRDefault="00802DB7">
      <w:pPr>
        <w:pStyle w:val="normal0"/>
        <w:rPr>
          <w:ins w:id="278" w:author="Tim Hallett" w:date="2015-01-28T09:04:00Z"/>
        </w:rPr>
        <w:pPrChange w:id="279" w:author="Tim Hallett" w:date="2015-01-26T17:29:00Z">
          <w:pPr>
            <w:pStyle w:val="Heading1"/>
            <w:contextualSpacing w:val="0"/>
          </w:pPr>
        </w:pPrChange>
      </w:pPr>
    </w:p>
    <w:p w14:paraId="4E592D33" w14:textId="77777777" w:rsidR="0025713A" w:rsidRDefault="0025713A">
      <w:pPr>
        <w:pStyle w:val="normal0"/>
        <w:numPr>
          <w:ilvl w:val="0"/>
          <w:numId w:val="24"/>
        </w:numPr>
        <w:rPr>
          <w:ins w:id="280" w:author="Tim Hallett" w:date="2015-01-28T09:32:00Z"/>
        </w:rPr>
        <w:pPrChange w:id="281" w:author="Tim Hallett" w:date="2015-01-28T09:05:00Z">
          <w:pPr>
            <w:pStyle w:val="Heading1"/>
            <w:contextualSpacing w:val="0"/>
          </w:pPr>
        </w:pPrChange>
      </w:pPr>
      <w:ins w:id="282" w:author="Tim Hallett" w:date="2015-01-28T09:05:00Z">
        <w:r>
          <w:t>The wider point is that its hard to compare</w:t>
        </w:r>
        <w:r w:rsidR="005E53E2">
          <w:t xml:space="preserve"> </w:t>
        </w:r>
        <w:r>
          <w:t xml:space="preserve">one intervention done in a trial to others (as no two interventions are quite the same) and hard to extrapolate to other settings (as the underlying causes of impact and cost – balance between program and underlyng population behaviorus etc) is </w:t>
        </w:r>
      </w:ins>
      <w:ins w:id="283" w:author="Tim Hallett" w:date="2015-01-28T09:06:00Z">
        <w:r>
          <w:t>unknown</w:t>
        </w:r>
      </w:ins>
      <w:ins w:id="284" w:author="Tim Hallett" w:date="2015-01-28T09:05:00Z">
        <w:r>
          <w:t>.</w:t>
        </w:r>
      </w:ins>
      <w:ins w:id="285" w:author="Tim Hallett" w:date="2015-01-28T09:06:00Z">
        <w:r>
          <w:t xml:space="preserve"> So, this is all a rough guide.</w:t>
        </w:r>
      </w:ins>
    </w:p>
    <w:p w14:paraId="4E27E6A7" w14:textId="77777777" w:rsidR="005E53E2" w:rsidRDefault="005E53E2">
      <w:pPr>
        <w:pStyle w:val="normal0"/>
        <w:numPr>
          <w:ilvl w:val="0"/>
          <w:numId w:val="24"/>
        </w:numPr>
        <w:rPr>
          <w:ins w:id="286" w:author="Tim Hallett" w:date="2015-01-28T09:32:00Z"/>
        </w:rPr>
        <w:pPrChange w:id="287" w:author="Tim Hallett" w:date="2015-01-28T09:05:00Z">
          <w:pPr>
            <w:pStyle w:val="Heading1"/>
            <w:contextualSpacing w:val="0"/>
          </w:pPr>
        </w:pPrChange>
      </w:pPr>
      <w:ins w:id="288" w:author="Tim Hallett" w:date="2015-01-28T09:32:00Z">
        <w:r>
          <w:t xml:space="preserve">The issue of patient health care seeking behaviour also confounds </w:t>
        </w:r>
      </w:ins>
      <w:ins w:id="289" w:author="Tim Hallett" w:date="2015-01-28T09:40:00Z">
        <w:r w:rsidR="00A67774">
          <w:t>our estimated impact of interventions. We have previously hig</w:t>
        </w:r>
        <w:r w:rsidR="00F4012B">
          <w:t xml:space="preserve">hlighted this as an issue and we have been able to make some inferences on that through confrongint the model with the AMPATH data </w:t>
        </w:r>
      </w:ins>
      <w:ins w:id="290" w:author="Tim Hallett" w:date="2015-01-28T09:41:00Z">
        <w:r w:rsidR="00F4012B">
          <w:t>–</w:t>
        </w:r>
      </w:ins>
      <w:ins w:id="291" w:author="Tim Hallett" w:date="2015-01-28T09:40:00Z">
        <w:r w:rsidR="00F4012B">
          <w:t xml:space="preserve"> e.</w:t>
        </w:r>
      </w:ins>
      <w:ins w:id="292" w:author="Tim Hallett" w:date="2015-01-28T09:41:00Z">
        <w:r w:rsidR="00F4012B">
          <w:t>.g we find ??? proportions of person starting ART that are connecting for first time..</w:t>
        </w:r>
        <w:r w:rsidR="005E2ED4">
          <w:t xml:space="preserve"> However, little is known on this still </w:t>
        </w:r>
      </w:ins>
      <w:ins w:id="293" w:author="Tim Hallett" w:date="2015-01-31T11:26:00Z">
        <w:r w:rsidR="00593816">
          <w:t xml:space="preserve">(-- and is another driver of uncerainity here) </w:t>
        </w:r>
      </w:ins>
      <w:ins w:id="294" w:author="Tim Hallett" w:date="2015-01-28T09:41:00Z">
        <w:r w:rsidR="005E2ED4">
          <w:t xml:space="preserve">and undersanding this remains a major priority for work to </w:t>
        </w:r>
      </w:ins>
      <w:ins w:id="295" w:author="Tim Hallett" w:date="2015-01-28T09:42:00Z">
        <w:r w:rsidR="005E2ED4">
          <w:t>strengthen</w:t>
        </w:r>
      </w:ins>
      <w:ins w:id="296" w:author="Tim Hallett" w:date="2015-01-28T09:41:00Z">
        <w:r w:rsidR="005E2ED4">
          <w:t xml:space="preserve"> </w:t>
        </w:r>
      </w:ins>
      <w:ins w:id="297" w:author="Tim Hallett" w:date="2015-01-28T09:42:00Z">
        <w:r w:rsidR="005E2ED4">
          <w:t>the impact of</w:t>
        </w:r>
        <w:r w:rsidR="005E5713">
          <w:t xml:space="preserve"> health systems, more generally.</w:t>
        </w:r>
      </w:ins>
    </w:p>
    <w:p w14:paraId="6BC8686F" w14:textId="77777777" w:rsidR="005E53E2" w:rsidRDefault="005E53E2">
      <w:pPr>
        <w:pStyle w:val="normal0"/>
        <w:ind w:left="720"/>
        <w:rPr>
          <w:ins w:id="298" w:author="Tim Hallett" w:date="2015-01-28T09:06:00Z"/>
        </w:rPr>
        <w:pPrChange w:id="299" w:author="Tim Hallett" w:date="2015-01-28T09:32:00Z">
          <w:pPr>
            <w:pStyle w:val="Heading1"/>
            <w:contextualSpacing w:val="0"/>
          </w:pPr>
        </w:pPrChange>
      </w:pPr>
    </w:p>
    <w:p w14:paraId="025B6D61" w14:textId="77777777" w:rsidR="007F1979" w:rsidRDefault="007F1979">
      <w:pPr>
        <w:pStyle w:val="normal0"/>
        <w:rPr>
          <w:ins w:id="300" w:author="Tim Hallett" w:date="2015-01-28T09:33:00Z"/>
        </w:rPr>
        <w:pPrChange w:id="301" w:author="Tim Hallett" w:date="2015-01-26T17:29:00Z">
          <w:pPr>
            <w:pStyle w:val="Heading1"/>
            <w:contextualSpacing w:val="0"/>
          </w:pPr>
        </w:pPrChange>
      </w:pPr>
    </w:p>
    <w:p w14:paraId="087FC9E1" w14:textId="77777777" w:rsidR="009E098E" w:rsidRDefault="005E53E2">
      <w:pPr>
        <w:pStyle w:val="normal0"/>
        <w:numPr>
          <w:ilvl w:val="0"/>
          <w:numId w:val="24"/>
        </w:numPr>
        <w:rPr>
          <w:ins w:id="302" w:author="Tim Hallett" w:date="2015-01-29T09:33:00Z"/>
        </w:rPr>
        <w:pPrChange w:id="303" w:author="Tim Hallett" w:date="2015-01-28T09:33:00Z">
          <w:pPr>
            <w:pStyle w:val="Heading1"/>
            <w:contextualSpacing w:val="0"/>
          </w:pPr>
        </w:pPrChange>
      </w:pPr>
      <w:ins w:id="304" w:author="Tim Hallett" w:date="2015-01-28T09:33:00Z">
        <w:r>
          <w:t>Extrapolation</w:t>
        </w:r>
      </w:ins>
      <w:ins w:id="305" w:author="Tim Hallett" w:date="2015-01-28T09:34:00Z">
        <w:r w:rsidR="00FC45D6">
          <w:t xml:space="preserve"> to other places.</w:t>
        </w:r>
      </w:ins>
      <w:ins w:id="306" w:author="Tim Hallett" w:date="2015-01-28T09:38:00Z">
        <w:r w:rsidR="009E098E">
          <w:t xml:space="preserve">--- perhaps possible in general terms. We have benefit from the detailed AMPATH data but the general picture of a mature program with relatielt frequency care </w:t>
        </w:r>
      </w:ins>
      <w:ins w:id="307" w:author="Tim Hallett" w:date="2015-01-28T09:39:00Z">
        <w:r w:rsidR="009E098E">
          <w:t>seeking</w:t>
        </w:r>
      </w:ins>
      <w:ins w:id="308" w:author="Tim Hallett" w:date="2015-01-28T09:38:00Z">
        <w:r w:rsidR="009E098E">
          <w:t xml:space="preserve"> </w:t>
        </w:r>
      </w:ins>
      <w:ins w:id="309" w:author="Tim Hallett" w:date="2015-01-28T09:39:00Z">
        <w:r w:rsidR="009E098E">
          <w:t xml:space="preserve">and </w:t>
        </w:r>
        <w:r w:rsidR="00A67774">
          <w:t xml:space="preserve">drop-out from ART is common. However the balance will be expected to change over time, and the relativr impact and costs of itnerventions will be modulated by health care seeking behaiorund and local conditions, </w:t>
        </w:r>
      </w:ins>
      <w:ins w:id="310" w:author="Tim Hallett" w:date="2015-01-28T09:40:00Z">
        <w:r w:rsidR="00A67774">
          <w:t>will probably dominate the analysis.</w:t>
        </w:r>
      </w:ins>
    </w:p>
    <w:p w14:paraId="29707397" w14:textId="77777777" w:rsidR="00EE3458" w:rsidRDefault="00EE3458">
      <w:pPr>
        <w:pStyle w:val="normal0"/>
        <w:numPr>
          <w:ilvl w:val="0"/>
          <w:numId w:val="24"/>
        </w:numPr>
        <w:rPr>
          <w:ins w:id="311" w:author="Tim Hallett" w:date="2015-01-28T09:40:00Z"/>
        </w:rPr>
        <w:pPrChange w:id="312" w:author="Tim Hallett" w:date="2015-01-28T09:33:00Z">
          <w:pPr>
            <w:pStyle w:val="Heading1"/>
            <w:contextualSpacing w:val="0"/>
          </w:pPr>
        </w:pPrChange>
      </w:pPr>
      <w:ins w:id="313" w:author="Tim Hallett" w:date="2015-01-29T09:33:00Z">
        <w:r>
          <w:t xml:space="preserve">Findings of other moelling work, which relied on routinely available data on national programs at aggregated level, have been in broad agreement </w:t>
        </w:r>
      </w:ins>
      <w:ins w:id="314" w:author="Tim Hallett" w:date="2015-01-29T09:34:00Z">
        <w:r>
          <w:t>–</w:t>
        </w:r>
      </w:ins>
      <w:ins w:id="315" w:author="Tim Hallett" w:date="2015-01-29T09:33:00Z">
        <w:r>
          <w:t xml:space="preserve"> although </w:t>
        </w:r>
      </w:ins>
      <w:ins w:id="316" w:author="Tim Hallett" w:date="2015-01-29T09:34:00Z">
        <w:r>
          <w:t xml:space="preserve">these have not been able to </w:t>
        </w:r>
        <w:r w:rsidR="00F8376F">
          <w:t>examine the same range of itnerventions options that we have no</w:t>
        </w:r>
        <w:r w:rsidR="00A04275">
          <w:t>r</w:t>
        </w:r>
        <w:r w:rsidR="00F8376F">
          <w:t xml:space="preserve"> be grounded in the data from the</w:t>
        </w:r>
        <w:r w:rsidR="00A04275">
          <w:t xml:space="preserve"> operations of a single program, nor benefit from the linkage of longitudiianl data from community outreach and </w:t>
        </w:r>
      </w:ins>
      <w:ins w:id="317" w:author="Tim Hallett" w:date="2015-01-29T09:35:00Z">
        <w:r w:rsidR="00A04275">
          <w:t>clinical</w:t>
        </w:r>
      </w:ins>
      <w:ins w:id="318" w:author="Tim Hallett" w:date="2015-01-29T09:34:00Z">
        <w:r w:rsidR="00A04275">
          <w:t xml:space="preserve"> data.</w:t>
        </w:r>
      </w:ins>
    </w:p>
    <w:p w14:paraId="5A0F30D3" w14:textId="77777777" w:rsidR="00A67774" w:rsidRDefault="00A67774">
      <w:pPr>
        <w:pStyle w:val="normal0"/>
        <w:ind w:left="720"/>
        <w:rPr>
          <w:ins w:id="319" w:author="Tim Hallett" w:date="2015-01-28T09:38:00Z"/>
        </w:rPr>
        <w:pPrChange w:id="320" w:author="Tim Hallett" w:date="2015-01-28T09:41:00Z">
          <w:pPr>
            <w:pStyle w:val="Heading1"/>
            <w:contextualSpacing w:val="0"/>
          </w:pPr>
        </w:pPrChange>
      </w:pPr>
    </w:p>
    <w:p w14:paraId="13D0FC76" w14:textId="77777777" w:rsidR="005E53E2" w:rsidRDefault="009E098E">
      <w:pPr>
        <w:pStyle w:val="normal0"/>
        <w:numPr>
          <w:ilvl w:val="0"/>
          <w:numId w:val="24"/>
        </w:numPr>
        <w:rPr>
          <w:ins w:id="321" w:author="Tim Hallett" w:date="2015-01-28T09:33:00Z"/>
        </w:rPr>
        <w:pPrChange w:id="322" w:author="Tim Hallett" w:date="2015-01-28T09:33:00Z">
          <w:pPr>
            <w:pStyle w:val="Heading1"/>
            <w:contextualSpacing w:val="0"/>
          </w:pPr>
        </w:pPrChange>
      </w:pPr>
      <w:ins w:id="323" w:author="Tim Hallett" w:date="2015-01-28T09:38:00Z">
        <w:r>
          <w:t xml:space="preserve">Many Contries moving ahead (e.g. Brazil – UTT: Rwanda; Imm ART) and it will be import to evaluate.  </w:t>
        </w:r>
      </w:ins>
    </w:p>
    <w:p w14:paraId="537208F1" w14:textId="77777777" w:rsidR="005E53E2" w:rsidRDefault="005E53E2">
      <w:pPr>
        <w:pStyle w:val="normal0"/>
        <w:rPr>
          <w:ins w:id="324" w:author="Tim Hallett" w:date="2015-01-28T09:36:00Z"/>
        </w:rPr>
        <w:pPrChange w:id="325" w:author="Tim Hallett" w:date="2015-01-26T17:29:00Z">
          <w:pPr>
            <w:pStyle w:val="Heading1"/>
            <w:contextualSpacing w:val="0"/>
          </w:pPr>
        </w:pPrChange>
      </w:pPr>
    </w:p>
    <w:p w14:paraId="58CDE9BB" w14:textId="77777777" w:rsidR="00AB71EF" w:rsidRDefault="009E098E">
      <w:pPr>
        <w:pStyle w:val="normal0"/>
        <w:numPr>
          <w:ilvl w:val="0"/>
          <w:numId w:val="24"/>
        </w:numPr>
        <w:rPr>
          <w:ins w:id="326" w:author="Tim Hallett" w:date="2015-01-28T09:48:00Z"/>
        </w:rPr>
        <w:pPrChange w:id="327" w:author="Tim Hallett" w:date="2015-01-31T11:27:00Z">
          <w:pPr>
            <w:pStyle w:val="Heading1"/>
            <w:contextualSpacing w:val="0"/>
          </w:pPr>
        </w:pPrChange>
      </w:pPr>
      <w:ins w:id="328" w:author="Tim Hallett" w:date="2015-01-28T09:36:00Z">
        <w:r>
          <w:t xml:space="preserve">UNAIDS 90-90-90 thing </w:t>
        </w:r>
      </w:ins>
      <w:ins w:id="329" w:author="Tim Hallett" w:date="2015-01-28T09:37:00Z">
        <w:r>
          <w:t>–</w:t>
        </w:r>
      </w:ins>
      <w:ins w:id="330" w:author="Tim Hallett" w:date="2015-01-28T09:36:00Z">
        <w:r>
          <w:t xml:space="preserve"> urgent </w:t>
        </w:r>
      </w:ins>
      <w:ins w:id="331" w:author="Tim Hallett" w:date="2015-01-28T09:37:00Z">
        <w:r>
          <w:t>aim for everything all at once.</w:t>
        </w:r>
      </w:ins>
      <w:ins w:id="332" w:author="Tim Hallett" w:date="2015-01-28T09:38:00Z">
        <w:r>
          <w:t xml:space="preserve"> WHO treatment guidelines</w:t>
        </w:r>
      </w:ins>
      <w:ins w:id="333" w:author="Tim Hallett" w:date="2015-01-28T09:44:00Z">
        <w:r w:rsidR="00AB71EF">
          <w:t xml:space="preserve"> have been focussed on threshold for initation and paient monitoring and with recommendations focussed on clinical evidence. WHO tretmet guidelines not include testing. But our results suggest that, in fact, programs need to either </w:t>
        </w:r>
      </w:ins>
      <w:ins w:id="334" w:author="Tim Hallett" w:date="2015-01-31T11:27:00Z">
        <w:r w:rsidR="00593816">
          <w:t>s</w:t>
        </w:r>
      </w:ins>
      <w:ins w:id="335" w:author="Tim Hallett" w:date="2015-01-28T09:46:00Z">
        <w:r w:rsidR="00AB71EF">
          <w:t>trengthen thieir cascade</w:t>
        </w:r>
      </w:ins>
      <w:ins w:id="336" w:author="Tim Hallett" w:date="2015-01-31T11:27:00Z">
        <w:r w:rsidR="00593816">
          <w:t>, especially on the pre-ART side</w:t>
        </w:r>
      </w:ins>
      <w:ins w:id="337" w:author="Tim Hallett" w:date="2015-01-28T09:47:00Z">
        <w:r w:rsidR="00AB71EF">
          <w:t>; or, radically simplify care and provide treatment to all</w:t>
        </w:r>
      </w:ins>
      <w:ins w:id="338" w:author="Tim Hallett" w:date="2015-01-31T11:28:00Z">
        <w:r w:rsidR="00593816">
          <w:t xml:space="preserve"> presenting</w:t>
        </w:r>
      </w:ins>
      <w:ins w:id="339" w:author="Tim Hallett" w:date="2015-01-28T09:47:00Z">
        <w:r w:rsidR="00AB71EF">
          <w:t xml:space="preserve">; and then to achieve the greatest impact to include large outreach programs. Expandiing outreach whilst weaknesses remains risks </w:t>
        </w:r>
      </w:ins>
      <w:ins w:id="340" w:author="Tim Hallett" w:date="2015-01-28T09:48:00Z">
        <w:r w:rsidR="00613E5B">
          <w:t>faling to get maximum impact from invesmtnet.</w:t>
        </w:r>
      </w:ins>
    </w:p>
    <w:p w14:paraId="6E8C7F27" w14:textId="77777777" w:rsidR="00613E5B" w:rsidRDefault="00613E5B">
      <w:pPr>
        <w:pStyle w:val="normal0"/>
        <w:ind w:left="720"/>
        <w:rPr>
          <w:ins w:id="341" w:author="Tim Hallett" w:date="2015-01-28T09:37:00Z"/>
        </w:rPr>
        <w:pPrChange w:id="342" w:author="Tim Hallett" w:date="2015-01-28T09:46:00Z">
          <w:pPr>
            <w:pStyle w:val="Heading1"/>
            <w:contextualSpacing w:val="0"/>
          </w:pPr>
        </w:pPrChange>
      </w:pPr>
    </w:p>
    <w:p w14:paraId="1EF6DB4E" w14:textId="4BB4B23B" w:rsidR="009E098E" w:rsidRDefault="0096628B">
      <w:pPr>
        <w:pStyle w:val="normal0"/>
        <w:rPr>
          <w:ins w:id="343" w:author="Tim Hallett" w:date="2015-01-28T09:37:00Z"/>
        </w:rPr>
        <w:pPrChange w:id="344" w:author="Tim Hallett" w:date="2015-01-28T09:37:00Z">
          <w:pPr>
            <w:pStyle w:val="normal0"/>
            <w:numPr>
              <w:numId w:val="24"/>
            </w:numPr>
            <w:ind w:left="720" w:hanging="360"/>
          </w:pPr>
        </w:pPrChange>
      </w:pPr>
      <w:r>
        <w:t>(make discussion point around HBCT if not done already).</w:t>
      </w:r>
    </w:p>
    <w:p w14:paraId="7F47F49B" w14:textId="77777777" w:rsidR="007F1979" w:rsidRPr="00F93973" w:rsidRDefault="007F1979">
      <w:pPr>
        <w:pStyle w:val="normal0"/>
        <w:pPrChange w:id="345" w:author="Tim Hallett" w:date="2015-01-26T17:29:00Z">
          <w:pPr>
            <w:pStyle w:val="Heading1"/>
            <w:contextualSpacing w:val="0"/>
          </w:pPr>
        </w:pPrChange>
      </w:pPr>
    </w:p>
    <w:p w14:paraId="067FE422" w14:textId="77777777" w:rsidR="00747E08" w:rsidRPr="005E53E2" w:rsidRDefault="00BE1B57" w:rsidP="007A68B7">
      <w:pPr>
        <w:pStyle w:val="normal0"/>
        <w:ind w:firstLine="720"/>
        <w:rPr>
          <w:strike/>
          <w:rPrChange w:id="346" w:author="Tim Hallett" w:date="2015-01-28T09:33:00Z">
            <w:rPr/>
          </w:rPrChange>
        </w:rPr>
      </w:pPr>
      <w:r w:rsidRPr="005E53E2">
        <w:rPr>
          <w:strike/>
          <w:rPrChange w:id="347" w:author="Tim Hallett" w:date="2015-01-28T09:33:00Z">
            <w:rPr/>
          </w:rPrChange>
        </w:rPr>
        <w:t xml:space="preserve">These results </w:t>
      </w:r>
      <w:r w:rsidR="00BA097D" w:rsidRPr="005E53E2">
        <w:rPr>
          <w:strike/>
          <w:rPrChange w:id="348" w:author="Tim Hallett" w:date="2015-01-28T09:33:00Z">
            <w:rPr/>
          </w:rPrChange>
        </w:rPr>
        <w:t>indicate</w:t>
      </w:r>
      <w:r w:rsidR="002D5362" w:rsidRPr="005E53E2">
        <w:rPr>
          <w:strike/>
          <w:rPrChange w:id="349" w:author="Tim Hallett" w:date="2015-01-28T09:33:00Z">
            <w:rPr/>
          </w:rPrChange>
        </w:rPr>
        <w:t xml:space="preserve"> that within a</w:t>
      </w:r>
      <w:r w:rsidR="00025424" w:rsidRPr="005E53E2">
        <w:rPr>
          <w:strike/>
          <w:rPrChange w:id="350" w:author="Tim Hallett" w:date="2015-01-28T09:33:00Z">
            <w:rPr/>
          </w:rPrChange>
        </w:rPr>
        <w:t>n ART programme in Kenya</w:t>
      </w:r>
      <w:r w:rsidR="00376AC0" w:rsidRPr="005E53E2">
        <w:rPr>
          <w:strike/>
          <w:rPrChange w:id="351" w:author="Tim Hallett" w:date="2015-01-28T09:33:00Z">
            <w:rPr/>
          </w:rPrChange>
        </w:rPr>
        <w:t xml:space="preserve"> and</w:t>
      </w:r>
      <w:r w:rsidR="00025424" w:rsidRPr="005E53E2">
        <w:rPr>
          <w:strike/>
          <w:rPrChange w:id="352" w:author="Tim Hallett" w:date="2015-01-28T09:33:00Z">
            <w:rPr/>
          </w:rPrChange>
        </w:rPr>
        <w:t xml:space="preserve"> under our baseline</w:t>
      </w:r>
      <w:r w:rsidR="00376AC0" w:rsidRPr="005E53E2">
        <w:rPr>
          <w:strike/>
          <w:rPrChange w:id="353" w:author="Tim Hallett" w:date="2015-01-28T09:33:00Z">
            <w:rPr/>
          </w:rPrChange>
        </w:rPr>
        <w:t xml:space="preserve"> conditions</w:t>
      </w:r>
      <w:r w:rsidR="00BA097D" w:rsidRPr="005E53E2">
        <w:rPr>
          <w:strike/>
          <w:rPrChange w:id="354" w:author="Tim Hallett" w:date="2015-01-28T09:33:00Z">
            <w:rPr/>
          </w:rPrChange>
        </w:rPr>
        <w:t>,</w:t>
      </w:r>
      <w:r w:rsidR="00FC6E36" w:rsidRPr="005E53E2">
        <w:rPr>
          <w:strike/>
          <w:rPrChange w:id="355" w:author="Tim Hallett" w:date="2015-01-28T09:33:00Z">
            <w:rPr/>
          </w:rPrChange>
        </w:rPr>
        <w:t xml:space="preserve"> care is suboptimal</w:t>
      </w:r>
      <w:r w:rsidR="00773AEC" w:rsidRPr="005E53E2">
        <w:rPr>
          <w:strike/>
          <w:rPrChange w:id="356" w:author="Tim Hallett" w:date="2015-01-28T09:33:00Z">
            <w:rPr/>
          </w:rPrChange>
        </w:rPr>
        <w:t>.</w:t>
      </w:r>
      <w:r w:rsidR="0022749A" w:rsidRPr="005E53E2">
        <w:rPr>
          <w:strike/>
          <w:rPrChange w:id="357" w:author="Tim Hallett" w:date="2015-01-28T09:33:00Z">
            <w:rPr/>
          </w:rPrChange>
        </w:rPr>
        <w:t xml:space="preserve"> </w:t>
      </w:r>
      <w:r w:rsidR="009F6EC2" w:rsidRPr="005E53E2">
        <w:rPr>
          <w:strike/>
          <w:rPrChange w:id="358" w:author="Tim Hallett" w:date="2015-01-28T09:33:00Z">
            <w:rPr/>
          </w:rPrChange>
        </w:rPr>
        <w:t xml:space="preserve">When assessing HIV-related deaths </w:t>
      </w:r>
      <w:r w:rsidR="00C13972" w:rsidRPr="005E53E2">
        <w:rPr>
          <w:strike/>
          <w:rPrChange w:id="359" w:author="Tim Hallett" w:date="2015-01-28T09:33:00Z">
            <w:rPr/>
          </w:rPrChange>
        </w:rPr>
        <w:t>at</w:t>
      </w:r>
      <w:r w:rsidR="009F6EC2" w:rsidRPr="005E53E2">
        <w:rPr>
          <w:strike/>
          <w:rPrChange w:id="360" w:author="Tim Hallett" w:date="2015-01-28T09:33:00Z">
            <w:rPr/>
          </w:rPrChange>
        </w:rPr>
        <w:t xml:space="preserve"> the </w:t>
      </w:r>
      <w:r w:rsidR="00FE50EC" w:rsidRPr="005E53E2">
        <w:rPr>
          <w:strike/>
          <w:rPrChange w:id="361" w:author="Tim Hallett" w:date="2015-01-28T09:33:00Z">
            <w:rPr/>
          </w:rPrChange>
        </w:rPr>
        <w:t>community-level</w:t>
      </w:r>
      <w:r w:rsidR="004530C8" w:rsidRPr="005E53E2">
        <w:rPr>
          <w:strike/>
          <w:rPrChange w:id="362" w:author="Tim Hallett" w:date="2015-01-28T09:33:00Z">
            <w:rPr/>
          </w:rPrChange>
        </w:rPr>
        <w:t xml:space="preserve">, </w:t>
      </w:r>
      <w:r w:rsidR="005D2F86" w:rsidRPr="005E53E2">
        <w:rPr>
          <w:strike/>
          <w:rPrChange w:id="363" w:author="Tim Hallett" w:date="2015-01-28T09:33:00Z">
            <w:rPr/>
          </w:rPrChange>
        </w:rPr>
        <w:t>among</w:t>
      </w:r>
      <w:r w:rsidR="004530C8" w:rsidRPr="005E53E2">
        <w:rPr>
          <w:strike/>
          <w:rPrChange w:id="364" w:author="Tim Hallett" w:date="2015-01-28T09:33:00Z">
            <w:rPr/>
          </w:rPrChange>
        </w:rPr>
        <w:t xml:space="preserve"> all individuals,</w:t>
      </w:r>
      <w:r w:rsidR="009F6EC2" w:rsidRPr="005E53E2">
        <w:rPr>
          <w:strike/>
          <w:rPrChange w:id="365" w:author="Tim Hallett" w:date="2015-01-28T09:33:00Z">
            <w:rPr/>
          </w:rPrChange>
        </w:rPr>
        <w:t xml:space="preserve"> the majority of deaths </w:t>
      </w:r>
      <w:r w:rsidR="00E80AC6" w:rsidRPr="005E53E2">
        <w:rPr>
          <w:strike/>
          <w:rPrChange w:id="366" w:author="Tim Hallett" w:date="2015-01-28T09:33:00Z">
            <w:rPr/>
          </w:rPrChange>
        </w:rPr>
        <w:t>were</w:t>
      </w:r>
      <w:r w:rsidR="009F6EC2" w:rsidRPr="005E53E2">
        <w:rPr>
          <w:strike/>
          <w:rPrChange w:id="367" w:author="Tim Hallett" w:date="2015-01-28T09:33:00Z">
            <w:rPr/>
          </w:rPrChange>
        </w:rPr>
        <w:t xml:space="preserve"> attributable to patients who never initiate</w:t>
      </w:r>
      <w:r w:rsidR="00E80AC6" w:rsidRPr="005E53E2">
        <w:rPr>
          <w:strike/>
          <w:rPrChange w:id="368" w:author="Tim Hallett" w:date="2015-01-28T09:33:00Z">
            <w:rPr/>
          </w:rPrChange>
        </w:rPr>
        <w:t>d</w:t>
      </w:r>
      <w:r w:rsidR="009F6EC2" w:rsidRPr="005E53E2">
        <w:rPr>
          <w:strike/>
          <w:rPrChange w:id="369" w:author="Tim Hallett" w:date="2015-01-28T09:33:00Z">
            <w:rPr/>
          </w:rPrChange>
        </w:rPr>
        <w:t xml:space="preserve"> ART and in particular to patients who were aware of their HIV-status but due to failing</w:t>
      </w:r>
      <w:r w:rsidR="007E4669" w:rsidRPr="005E53E2">
        <w:rPr>
          <w:strike/>
          <w:rPrChange w:id="370" w:author="Tim Hallett" w:date="2015-01-28T09:33:00Z">
            <w:rPr/>
          </w:rPrChange>
        </w:rPr>
        <w:t>s</w:t>
      </w:r>
      <w:r w:rsidR="009F6EC2" w:rsidRPr="005E53E2">
        <w:rPr>
          <w:strike/>
          <w:rPrChange w:id="371" w:author="Tim Hallett" w:date="2015-01-28T09:33:00Z">
            <w:rPr/>
          </w:rPrChange>
        </w:rPr>
        <w:t xml:space="preserve"> of pre-ART care, did not initiate treatment (figure 2, left).</w:t>
      </w:r>
      <w:r w:rsidR="007E4669" w:rsidRPr="005E53E2">
        <w:rPr>
          <w:strike/>
          <w:rPrChange w:id="372" w:author="Tim Hallett" w:date="2015-01-28T09:33:00Z">
            <w:rPr/>
          </w:rPrChange>
        </w:rPr>
        <w:t xml:space="preserve"> However, when the same scenario </w:t>
      </w:r>
      <w:r w:rsidR="00182D46" w:rsidRPr="005E53E2">
        <w:rPr>
          <w:strike/>
          <w:rPrChange w:id="373" w:author="Tim Hallett" w:date="2015-01-28T09:33:00Z">
            <w:rPr/>
          </w:rPrChange>
        </w:rPr>
        <w:t>was</w:t>
      </w:r>
      <w:r w:rsidR="007E4669" w:rsidRPr="005E53E2">
        <w:rPr>
          <w:strike/>
          <w:rPrChange w:id="374" w:author="Tim Hallett" w:date="2015-01-28T09:33:00Z">
            <w:rPr/>
          </w:rPrChange>
        </w:rPr>
        <w:t xml:space="preserve"> considered from the </w:t>
      </w:r>
      <w:r w:rsidR="00FE50EC" w:rsidRPr="005E53E2">
        <w:rPr>
          <w:strike/>
          <w:rPrChange w:id="375" w:author="Tim Hallett" w:date="2015-01-28T09:33:00Z">
            <w:rPr/>
          </w:rPrChange>
        </w:rPr>
        <w:t>clinic-level</w:t>
      </w:r>
      <w:r w:rsidR="007E4669" w:rsidRPr="005E53E2">
        <w:rPr>
          <w:strike/>
          <w:rPrChange w:id="376" w:author="Tim Hallett" w:date="2015-01-28T09:33:00Z">
            <w:rPr/>
          </w:rPrChange>
        </w:rPr>
        <w:t>,</w:t>
      </w:r>
      <w:r w:rsidR="00161ABE" w:rsidRPr="005E53E2">
        <w:rPr>
          <w:strike/>
          <w:rPrChange w:id="377" w:author="Tim Hallett" w:date="2015-01-28T09:33:00Z">
            <w:rPr/>
          </w:rPrChange>
        </w:rPr>
        <w:t xml:space="preserve"> among all individuals who had contact with the clinic yet suffered an HIV-related death (figure 2, right), the 19% of individuals who never engage</w:t>
      </w:r>
      <w:r w:rsidR="00182D46" w:rsidRPr="005E53E2">
        <w:rPr>
          <w:strike/>
          <w:rPrChange w:id="378" w:author="Tim Hallett" w:date="2015-01-28T09:33:00Z">
            <w:rPr/>
          </w:rPrChange>
        </w:rPr>
        <w:t>d</w:t>
      </w:r>
      <w:r w:rsidR="00161ABE" w:rsidRPr="005E53E2">
        <w:rPr>
          <w:strike/>
          <w:rPrChange w:id="379" w:author="Tim Hallett" w:date="2015-01-28T09:33:00Z">
            <w:rPr/>
          </w:rPrChange>
        </w:rPr>
        <w:t xml:space="preserve"> with care (from the left-hand figure) </w:t>
      </w:r>
      <w:r w:rsidR="00780F71" w:rsidRPr="005E53E2">
        <w:rPr>
          <w:strike/>
          <w:rPrChange w:id="380" w:author="Tim Hallett" w:date="2015-01-28T09:33:00Z">
            <w:rPr/>
          </w:rPrChange>
        </w:rPr>
        <w:t>was</w:t>
      </w:r>
      <w:r w:rsidR="00161ABE" w:rsidRPr="005E53E2">
        <w:rPr>
          <w:strike/>
          <w:rPrChange w:id="381" w:author="Tim Hallett" w:date="2015-01-28T09:33:00Z">
            <w:rPr/>
          </w:rPrChange>
        </w:rPr>
        <w:t xml:space="preserve"> absent. Additionally, the clinic-level view indicates that 35% of deceased patients had initiated ART; however, </w:t>
      </w:r>
      <w:r w:rsidR="00F24705" w:rsidRPr="005E53E2">
        <w:rPr>
          <w:strike/>
          <w:rPrChange w:id="382" w:author="Tim Hallett" w:date="2015-01-28T09:33:00Z">
            <w:rPr/>
          </w:rPrChange>
        </w:rPr>
        <w:t>stepping back to the community-level view, only 24% initiated ART prior to death.</w:t>
      </w:r>
      <w:r w:rsidR="007C2956" w:rsidRPr="005E53E2">
        <w:rPr>
          <w:strike/>
          <w:rPrChange w:id="383" w:author="Tim Hallett" w:date="2015-01-28T09:33:00Z">
            <w:rPr/>
          </w:rPrChange>
        </w:rPr>
        <w:t xml:space="preserve"> </w:t>
      </w:r>
      <w:r w:rsidR="00F24705" w:rsidRPr="005E53E2">
        <w:rPr>
          <w:strike/>
          <w:rPrChange w:id="384" w:author="Tim Hallett" w:date="2015-01-28T09:33:00Z">
            <w:rPr/>
          </w:rPrChange>
        </w:rPr>
        <w:t xml:space="preserve">These results highlight the major </w:t>
      </w:r>
      <w:r w:rsidR="00747E08" w:rsidRPr="005E53E2">
        <w:rPr>
          <w:strike/>
          <w:rPrChange w:id="385" w:author="Tim Hallett" w:date="2015-01-28T09:33:00Z">
            <w:rPr/>
          </w:rPrChange>
        </w:rPr>
        <w:t xml:space="preserve">limitation of </w:t>
      </w:r>
      <w:r w:rsidR="00F24705" w:rsidRPr="005E53E2">
        <w:rPr>
          <w:strike/>
          <w:rPrChange w:id="386" w:author="Tim Hallett" w:date="2015-01-28T09:33:00Z">
            <w:rPr/>
          </w:rPrChange>
        </w:rPr>
        <w:t xml:space="preserve">clinic-level data: only patients who contact the clinic are accounted for. </w:t>
      </w:r>
      <w:r w:rsidR="00747E08" w:rsidRPr="005E53E2">
        <w:rPr>
          <w:strike/>
          <w:rPrChange w:id="387" w:author="Tim Hallett" w:date="2015-01-28T09:33:00Z">
            <w:rPr/>
          </w:rPrChange>
        </w:rPr>
        <w:t>Consequently</w:t>
      </w:r>
      <w:r w:rsidR="00F24705" w:rsidRPr="005E53E2">
        <w:rPr>
          <w:strike/>
          <w:rPrChange w:id="388" w:author="Tim Hallett" w:date="2015-01-28T09:33:00Z">
            <w:rPr/>
          </w:rPrChange>
        </w:rPr>
        <w:t xml:space="preserve">, </w:t>
      </w:r>
      <w:r w:rsidR="007C2956" w:rsidRPr="005E53E2">
        <w:rPr>
          <w:strike/>
          <w:rPrChange w:id="389" w:author="Tim Hallett" w:date="2015-01-28T09:33:00Z">
            <w:rPr/>
          </w:rPrChange>
        </w:rPr>
        <w:t xml:space="preserve">masking </w:t>
      </w:r>
      <w:r w:rsidR="00747E08" w:rsidRPr="005E53E2">
        <w:rPr>
          <w:strike/>
          <w:rPrChange w:id="390" w:author="Tim Hallett" w:date="2015-01-28T09:33:00Z">
            <w:rPr/>
          </w:rPrChange>
        </w:rPr>
        <w:t>a major</w:t>
      </w:r>
      <w:r w:rsidR="00E40461" w:rsidRPr="005E53E2">
        <w:rPr>
          <w:strike/>
          <w:rPrChange w:id="391" w:author="Tim Hallett" w:date="2015-01-28T09:33:00Z">
            <w:rPr/>
          </w:rPrChange>
        </w:rPr>
        <w:t xml:space="preserve"> deficiency in care and</w:t>
      </w:r>
      <w:r w:rsidR="00747E08" w:rsidRPr="005E53E2">
        <w:rPr>
          <w:strike/>
          <w:rPrChange w:id="392" w:author="Tim Hallett" w:date="2015-01-28T09:33:00Z">
            <w:rPr/>
          </w:rPrChange>
        </w:rPr>
        <w:t xml:space="preserve"> cause of mortality</w:t>
      </w:r>
      <w:r w:rsidR="007C2956" w:rsidRPr="005E53E2">
        <w:rPr>
          <w:strike/>
          <w:rPrChange w:id="393" w:author="Tim Hallett" w:date="2015-01-28T09:33:00Z">
            <w:rPr/>
          </w:rPrChange>
        </w:rPr>
        <w:t>.</w:t>
      </w:r>
      <w:r w:rsidR="00747E08" w:rsidRPr="005E53E2">
        <w:rPr>
          <w:strike/>
          <w:rPrChange w:id="394" w:author="Tim Hallett" w:date="2015-01-28T09:33:00Z">
            <w:rPr/>
          </w:rPrChange>
        </w:rPr>
        <w:t xml:space="preserve"> </w:t>
      </w:r>
    </w:p>
    <w:p w14:paraId="735FAFB6" w14:textId="77777777" w:rsidR="00BA097D" w:rsidRPr="005E53E2" w:rsidRDefault="00BA097D" w:rsidP="007C2956">
      <w:pPr>
        <w:pStyle w:val="normal0"/>
        <w:rPr>
          <w:strike/>
          <w:rPrChange w:id="395" w:author="Tim Hallett" w:date="2015-01-28T09:33:00Z">
            <w:rPr/>
          </w:rPrChange>
        </w:rPr>
      </w:pPr>
    </w:p>
    <w:p w14:paraId="38E4BE45" w14:textId="77777777" w:rsidR="002D5362" w:rsidRPr="005E53E2" w:rsidRDefault="00F679B0" w:rsidP="001327D0">
      <w:pPr>
        <w:pStyle w:val="normal0"/>
        <w:ind w:firstLine="720"/>
        <w:rPr>
          <w:strike/>
          <w:rPrChange w:id="396" w:author="Tim Hallett" w:date="2015-01-28T09:33:00Z">
            <w:rPr/>
          </w:rPrChange>
        </w:rPr>
      </w:pPr>
      <w:r w:rsidRPr="005E53E2">
        <w:rPr>
          <w:strike/>
          <w:rPrChange w:id="397" w:author="Tim Hallett" w:date="2015-01-28T09:33:00Z">
            <w:rPr/>
          </w:rPrChange>
        </w:rPr>
        <w:t xml:space="preserve">Intervening </w:t>
      </w:r>
      <w:r w:rsidR="00DE6731" w:rsidRPr="005E53E2">
        <w:rPr>
          <w:strike/>
          <w:rPrChange w:id="398" w:author="Tim Hallett" w:date="2015-01-28T09:33:00Z">
            <w:rPr/>
          </w:rPrChange>
        </w:rPr>
        <w:t xml:space="preserve">at various points in care with individual interventions </w:t>
      </w:r>
      <w:r w:rsidR="008F6B85" w:rsidRPr="005E53E2">
        <w:rPr>
          <w:strike/>
          <w:rPrChange w:id="399" w:author="Tim Hallett" w:date="2015-01-28T09:33:00Z">
            <w:rPr/>
          </w:rPrChange>
        </w:rPr>
        <w:t xml:space="preserve">illustrates </w:t>
      </w:r>
      <w:r w:rsidR="00DE6731" w:rsidRPr="005E53E2">
        <w:rPr>
          <w:strike/>
          <w:rPrChange w:id="400" w:author="Tim Hallett" w:date="2015-01-28T09:33:00Z">
            <w:rPr/>
          </w:rPrChange>
        </w:rPr>
        <w:t xml:space="preserve">that HIV-testing and pre-ART retention are </w:t>
      </w:r>
      <w:r w:rsidR="00907D20" w:rsidRPr="005E53E2">
        <w:rPr>
          <w:strike/>
          <w:rPrChange w:id="401" w:author="Tim Hallett" w:date="2015-01-28T09:33:00Z">
            <w:rPr/>
          </w:rPrChange>
        </w:rPr>
        <w:t>suboptimal</w:t>
      </w:r>
      <w:r w:rsidR="00DE6731" w:rsidRPr="005E53E2">
        <w:rPr>
          <w:strike/>
          <w:rPrChange w:id="402" w:author="Tim Hallett" w:date="2015-01-28T09:33:00Z">
            <w:rPr/>
          </w:rPrChange>
        </w:rPr>
        <w:t xml:space="preserve">, as interventions </w:t>
      </w:r>
      <w:r w:rsidR="00A522D1" w:rsidRPr="005E53E2">
        <w:rPr>
          <w:strike/>
          <w:rPrChange w:id="403" w:author="Tim Hallett" w:date="2015-01-28T09:33:00Z">
            <w:rPr/>
          </w:rPrChange>
        </w:rPr>
        <w:t>targeting</w:t>
      </w:r>
      <w:r w:rsidR="00DE6731" w:rsidRPr="005E53E2">
        <w:rPr>
          <w:strike/>
          <w:rPrChange w:id="404" w:author="Tim Hallett" w:date="2015-01-28T09:33:00Z">
            <w:rPr/>
          </w:rPrChange>
        </w:rPr>
        <w:t xml:space="preserve"> </w:t>
      </w:r>
      <w:r w:rsidR="008F6B85" w:rsidRPr="005E53E2">
        <w:rPr>
          <w:strike/>
          <w:rPrChange w:id="405" w:author="Tim Hallett" w:date="2015-01-28T09:33:00Z">
            <w:rPr/>
          </w:rPrChange>
        </w:rPr>
        <w:t>those areas</w:t>
      </w:r>
      <w:r w:rsidR="00DE6731" w:rsidRPr="005E53E2">
        <w:rPr>
          <w:strike/>
          <w:rPrChange w:id="406" w:author="Tim Hallett" w:date="2015-01-28T09:33:00Z">
            <w:rPr/>
          </w:rPrChange>
        </w:rPr>
        <w:t xml:space="preserve">, such as HBCT or Improved Care, </w:t>
      </w:r>
      <w:r w:rsidR="007E2C2C" w:rsidRPr="005E53E2">
        <w:rPr>
          <w:strike/>
          <w:rPrChange w:id="407" w:author="Tim Hallett" w:date="2015-01-28T09:33:00Z">
            <w:rPr/>
          </w:rPrChange>
        </w:rPr>
        <w:t>were</w:t>
      </w:r>
      <w:r w:rsidR="00DE6731" w:rsidRPr="005E53E2">
        <w:rPr>
          <w:strike/>
          <w:rPrChange w:id="408" w:author="Tim Hallett" w:date="2015-01-28T09:33:00Z">
            <w:rPr/>
          </w:rPrChange>
        </w:rPr>
        <w:t xml:space="preserve"> highly impactful</w:t>
      </w:r>
      <w:r w:rsidR="00A522D1" w:rsidRPr="005E53E2">
        <w:rPr>
          <w:strike/>
          <w:rPrChange w:id="409" w:author="Tim Hallett" w:date="2015-01-28T09:33:00Z">
            <w:rPr/>
          </w:rPrChange>
        </w:rPr>
        <w:t xml:space="preserve"> (figure 3)</w:t>
      </w:r>
      <w:r w:rsidR="00DE6731" w:rsidRPr="005E53E2">
        <w:rPr>
          <w:strike/>
          <w:rPrChange w:id="410" w:author="Tim Hallett" w:date="2015-01-28T09:33:00Z">
            <w:rPr/>
          </w:rPrChange>
        </w:rPr>
        <w:t>. In contrast, removing pre-ART care all together (Immediate ART) and additionally actively seeking individuals (Universal Test &amp; Treat) avert</w:t>
      </w:r>
      <w:r w:rsidR="00E020A7" w:rsidRPr="005E53E2">
        <w:rPr>
          <w:strike/>
          <w:rPrChange w:id="411" w:author="Tim Hallett" w:date="2015-01-28T09:33:00Z">
            <w:rPr/>
          </w:rPrChange>
        </w:rPr>
        <w:t>ed</w:t>
      </w:r>
      <w:r w:rsidR="00DE6731" w:rsidRPr="005E53E2">
        <w:rPr>
          <w:strike/>
          <w:rPrChange w:id="412" w:author="Tim Hallett" w:date="2015-01-28T09:33:00Z">
            <w:rPr/>
          </w:rPrChange>
        </w:rPr>
        <w:t xml:space="preserve"> the most DALYs between 2010 and 2030</w:t>
      </w:r>
      <w:r w:rsidR="009A3304" w:rsidRPr="005E53E2">
        <w:rPr>
          <w:strike/>
          <w:rPrChange w:id="413" w:author="Tim Hallett" w:date="2015-01-28T09:33:00Z">
            <w:rPr/>
          </w:rPrChange>
        </w:rPr>
        <w:t>(</w:t>
      </w:r>
      <w:r w:rsidR="00AF1334" w:rsidRPr="005E53E2">
        <w:rPr>
          <w:strike/>
          <w:rPrChange w:id="414" w:author="Tim Hallett" w:date="2015-01-28T09:33:00Z">
            <w:rPr/>
          </w:rPrChange>
        </w:rPr>
        <w:t xml:space="preserve">3.62m and </w:t>
      </w:r>
      <w:r w:rsidR="009A3304" w:rsidRPr="005E53E2">
        <w:rPr>
          <w:strike/>
          <w:rPrChange w:id="415" w:author="Tim Hallett" w:date="2015-01-28T09:33:00Z">
            <w:rPr/>
          </w:rPrChange>
        </w:rPr>
        <w:t>5.59m DALYs averted,</w:t>
      </w:r>
      <w:r w:rsidR="00AF1334" w:rsidRPr="005E53E2">
        <w:rPr>
          <w:strike/>
          <w:rPrChange w:id="416" w:author="Tim Hallett" w:date="2015-01-28T09:33:00Z">
            <w:rPr/>
          </w:rPrChange>
        </w:rPr>
        <w:t xml:space="preserve"> 32% and</w:t>
      </w:r>
      <w:r w:rsidR="009A3304" w:rsidRPr="005E53E2">
        <w:rPr>
          <w:strike/>
          <w:rPrChange w:id="417" w:author="Tim Hallett" w:date="2015-01-28T09:33:00Z">
            <w:rPr/>
          </w:rPrChange>
        </w:rPr>
        <w:t xml:space="preserve"> 50% of MAI</w:t>
      </w:r>
      <w:r w:rsidR="00924319" w:rsidRPr="005E53E2">
        <w:rPr>
          <w:strike/>
          <w:rPrChange w:id="418" w:author="Tim Hallett" w:date="2015-01-28T09:33:00Z">
            <w:rPr/>
          </w:rPrChange>
        </w:rPr>
        <w:t>, respectively</w:t>
      </w:r>
      <w:r w:rsidR="009A3304" w:rsidRPr="005E53E2">
        <w:rPr>
          <w:strike/>
          <w:rPrChange w:id="419" w:author="Tim Hallett" w:date="2015-01-28T09:33:00Z">
            <w:rPr/>
          </w:rPrChange>
        </w:rPr>
        <w:t>)</w:t>
      </w:r>
      <w:r w:rsidR="00DE6731" w:rsidRPr="005E53E2">
        <w:rPr>
          <w:strike/>
          <w:rPrChange w:id="420" w:author="Tim Hallett" w:date="2015-01-28T09:33:00Z">
            <w:rPr/>
          </w:rPrChange>
        </w:rPr>
        <w:t xml:space="preserve">; however, these interventions </w:t>
      </w:r>
      <w:r w:rsidR="007723F5" w:rsidRPr="005E53E2">
        <w:rPr>
          <w:strike/>
          <w:rPrChange w:id="421" w:author="Tim Hallett" w:date="2015-01-28T09:33:00Z">
            <w:rPr/>
          </w:rPrChange>
        </w:rPr>
        <w:t>were</w:t>
      </w:r>
      <w:r w:rsidR="00DE6731" w:rsidRPr="005E53E2">
        <w:rPr>
          <w:strike/>
          <w:rPrChange w:id="422" w:author="Tim Hallett" w:date="2015-01-28T09:33:00Z">
            <w:rPr/>
          </w:rPrChange>
        </w:rPr>
        <w:t xml:space="preserve"> </w:t>
      </w:r>
      <w:r w:rsidR="009479F3" w:rsidRPr="005E53E2">
        <w:rPr>
          <w:strike/>
          <w:rPrChange w:id="423" w:author="Tim Hallett" w:date="2015-01-28T09:33:00Z">
            <w:rPr/>
          </w:rPrChange>
        </w:rPr>
        <w:t xml:space="preserve">the most </w:t>
      </w:r>
      <w:r w:rsidR="00DE6731" w:rsidRPr="005E53E2">
        <w:rPr>
          <w:strike/>
          <w:rPrChange w:id="424" w:author="Tim Hallett" w:date="2015-01-28T09:33:00Z">
            <w:rPr/>
          </w:rPrChange>
        </w:rPr>
        <w:t>expensive to implement</w:t>
      </w:r>
      <w:r w:rsidR="00924319" w:rsidRPr="005E53E2">
        <w:rPr>
          <w:strike/>
          <w:rPrChange w:id="425" w:author="Tim Hallett" w:date="2015-01-28T09:33:00Z">
            <w:rPr/>
          </w:rPrChange>
        </w:rPr>
        <w:t>($1.64b and $4.27b</w:t>
      </w:r>
      <w:r w:rsidR="00955623" w:rsidRPr="005E53E2">
        <w:rPr>
          <w:strike/>
          <w:rPrChange w:id="426" w:author="Tim Hallett" w:date="2015-01-28T09:33:00Z">
            <w:rPr/>
          </w:rPrChange>
        </w:rPr>
        <w:t>, respectively</w:t>
      </w:r>
      <w:r w:rsidR="00924319" w:rsidRPr="005E53E2">
        <w:rPr>
          <w:strike/>
          <w:rPrChange w:id="427" w:author="Tim Hallett" w:date="2015-01-28T09:33:00Z">
            <w:rPr/>
          </w:rPrChange>
        </w:rPr>
        <w:t>)</w:t>
      </w:r>
      <w:r w:rsidR="00DE6731" w:rsidRPr="005E53E2">
        <w:rPr>
          <w:strike/>
          <w:rPrChange w:id="428" w:author="Tim Hallett" w:date="2015-01-28T09:33:00Z">
            <w:rPr/>
          </w:rPrChange>
        </w:rPr>
        <w:t xml:space="preserve">. </w:t>
      </w:r>
      <w:commentRangeStart w:id="429"/>
      <w:r w:rsidR="00DE6731" w:rsidRPr="005E53E2">
        <w:rPr>
          <w:strike/>
          <w:rPrChange w:id="430" w:author="Tim Hallett" w:date="2015-01-28T09:33:00Z">
            <w:rPr/>
          </w:rPrChange>
        </w:rPr>
        <w:t>F</w:t>
      </w:r>
      <w:r w:rsidRPr="005E53E2">
        <w:rPr>
          <w:strike/>
          <w:rPrChange w:id="431" w:author="Tim Hallett" w:date="2015-01-28T09:33:00Z">
            <w:rPr/>
          </w:rPrChange>
        </w:rPr>
        <w:t xml:space="preserve">rom analysis of these individual </w:t>
      </w:r>
      <w:r w:rsidR="00CD599C" w:rsidRPr="005E53E2">
        <w:rPr>
          <w:strike/>
          <w:rPrChange w:id="432" w:author="Tim Hallett" w:date="2015-01-28T09:33:00Z">
            <w:rPr/>
          </w:rPrChange>
        </w:rPr>
        <w:t>strategies</w:t>
      </w:r>
      <w:r w:rsidRPr="005E53E2">
        <w:rPr>
          <w:strike/>
          <w:rPrChange w:id="433" w:author="Tim Hallett" w:date="2015-01-28T09:33:00Z">
            <w:rPr/>
          </w:rPrChange>
        </w:rPr>
        <w:t>, no single large-impact low-cost intervention</w:t>
      </w:r>
      <w:r w:rsidR="00DE6731" w:rsidRPr="005E53E2">
        <w:rPr>
          <w:strike/>
          <w:rPrChange w:id="434" w:author="Tim Hallett" w:date="2015-01-28T09:33:00Z">
            <w:rPr/>
          </w:rPrChange>
        </w:rPr>
        <w:t xml:space="preserve"> was identified</w:t>
      </w:r>
      <w:r w:rsidR="00D86A28" w:rsidRPr="005E53E2">
        <w:rPr>
          <w:strike/>
          <w:rPrChange w:id="435" w:author="Tim Hallett" w:date="2015-01-28T09:33:00Z">
            <w:rPr/>
          </w:rPrChange>
        </w:rPr>
        <w:t>,</w:t>
      </w:r>
      <w:r w:rsidRPr="005E53E2">
        <w:rPr>
          <w:strike/>
          <w:rPrChange w:id="436" w:author="Tim Hallett" w:date="2015-01-28T09:33:00Z">
            <w:rPr/>
          </w:rPrChange>
        </w:rPr>
        <w:t xml:space="preserve"> </w:t>
      </w:r>
      <w:commentRangeEnd w:id="429"/>
      <w:r w:rsidR="00E22793" w:rsidRPr="005E53E2">
        <w:rPr>
          <w:rStyle w:val="CommentReference"/>
          <w:strike/>
          <w:rPrChange w:id="437" w:author="Tim Hallett" w:date="2015-01-28T09:33:00Z">
            <w:rPr>
              <w:rStyle w:val="CommentReference"/>
            </w:rPr>
          </w:rPrChange>
        </w:rPr>
        <w:commentReference w:id="429"/>
      </w:r>
      <w:r w:rsidR="00D86A28" w:rsidRPr="005E53E2">
        <w:rPr>
          <w:rStyle w:val="CommentReference"/>
          <w:strike/>
          <w:rPrChange w:id="438" w:author="Tim Hallett" w:date="2015-01-28T09:33:00Z">
            <w:rPr>
              <w:rStyle w:val="CommentReference"/>
            </w:rPr>
          </w:rPrChange>
        </w:rPr>
        <w:t>w</w:t>
      </w:r>
      <w:r w:rsidR="00D86A28" w:rsidRPr="005E53E2">
        <w:rPr>
          <w:strike/>
          <w:rPrChange w:id="439" w:author="Tim Hallett" w:date="2015-01-28T09:33:00Z">
            <w:rPr/>
          </w:rPrChange>
        </w:rPr>
        <w:t>ith</w:t>
      </w:r>
      <w:r w:rsidRPr="005E53E2">
        <w:rPr>
          <w:strike/>
          <w:rPrChange w:id="440" w:author="Tim Hallett" w:date="2015-01-28T09:33:00Z">
            <w:rPr/>
          </w:rPrChange>
        </w:rPr>
        <w:t xml:space="preserve"> high impact interventions </w:t>
      </w:r>
      <w:r w:rsidR="00D86A28" w:rsidRPr="005E53E2">
        <w:rPr>
          <w:strike/>
          <w:rPrChange w:id="441" w:author="Tim Hallett" w:date="2015-01-28T09:33:00Z">
            <w:rPr/>
          </w:rPrChange>
        </w:rPr>
        <w:t xml:space="preserve">having a </w:t>
      </w:r>
      <w:r w:rsidRPr="005E53E2">
        <w:rPr>
          <w:strike/>
          <w:rPrChange w:id="442" w:author="Tim Hallett" w:date="2015-01-28T09:33:00Z">
            <w:rPr/>
          </w:rPrChange>
        </w:rPr>
        <w:t xml:space="preserve">high cost per DALY averted and </w:t>
      </w:r>
      <w:r w:rsidR="00D86A28" w:rsidRPr="005E53E2">
        <w:rPr>
          <w:strike/>
          <w:rPrChange w:id="443" w:author="Tim Hallett" w:date="2015-01-28T09:33:00Z">
            <w:rPr/>
          </w:rPrChange>
        </w:rPr>
        <w:t>low cost interventions hav</w:t>
      </w:r>
      <w:r w:rsidR="00CD599C" w:rsidRPr="005E53E2">
        <w:rPr>
          <w:strike/>
          <w:rPrChange w:id="444" w:author="Tim Hallett" w:date="2015-01-28T09:33:00Z">
            <w:rPr/>
          </w:rPrChange>
        </w:rPr>
        <w:t>ing a low cost per DALY averted</w:t>
      </w:r>
      <w:r w:rsidR="00537A46" w:rsidRPr="005E53E2">
        <w:rPr>
          <w:strike/>
          <w:rPrChange w:id="445" w:author="Tim Hallett" w:date="2015-01-28T09:33:00Z">
            <w:rPr/>
          </w:rPrChange>
        </w:rPr>
        <w:t>. Additionally, w</w:t>
      </w:r>
      <w:r w:rsidR="00EA7FA2" w:rsidRPr="005E53E2">
        <w:rPr>
          <w:strike/>
          <w:rPrChange w:id="446" w:author="Tim Hallett" w:date="2015-01-28T09:33:00Z">
            <w:rPr/>
          </w:rPrChange>
        </w:rPr>
        <w:t>e identified a combination of six interventions that when applied simultaneously improve</w:t>
      </w:r>
      <w:r w:rsidR="00C012F1" w:rsidRPr="005E53E2">
        <w:rPr>
          <w:strike/>
          <w:rPrChange w:id="447" w:author="Tim Hallett" w:date="2015-01-28T09:33:00Z">
            <w:rPr/>
          </w:rPrChange>
        </w:rPr>
        <w:t>d</w:t>
      </w:r>
      <w:r w:rsidR="00EA7FA2" w:rsidRPr="005E53E2">
        <w:rPr>
          <w:strike/>
          <w:rPrChange w:id="448" w:author="Tim Hallett" w:date="2015-01-28T09:33:00Z">
            <w:rPr/>
          </w:rPrChange>
        </w:rPr>
        <w:t xml:space="preserve"> patient outcomes</w:t>
      </w:r>
      <w:r w:rsidR="00537A46" w:rsidRPr="005E53E2">
        <w:rPr>
          <w:strike/>
          <w:rPrChange w:id="449" w:author="Tim Hallett" w:date="2015-01-28T09:33:00Z">
            <w:rPr/>
          </w:rPrChange>
        </w:rPr>
        <w:t xml:space="preserve"> </w:t>
      </w:r>
      <w:r w:rsidR="00EA7FA2" w:rsidRPr="005E53E2">
        <w:rPr>
          <w:strike/>
          <w:rPrChange w:id="450" w:author="Tim Hallett" w:date="2015-01-28T09:33:00Z">
            <w:rPr/>
          </w:rPrChange>
        </w:rPr>
        <w:t>at a cost of $353 per DALY averted</w:t>
      </w:r>
      <w:r w:rsidR="00894DB3" w:rsidRPr="005E53E2">
        <w:rPr>
          <w:strike/>
          <w:rPrChange w:id="451" w:author="Tim Hallett" w:date="2015-01-28T09:33:00Z">
            <w:rPr/>
          </w:rPrChange>
        </w:rPr>
        <w:t xml:space="preserve"> compared to baseline</w:t>
      </w:r>
      <w:r w:rsidR="00EA7FA2" w:rsidRPr="005E53E2">
        <w:rPr>
          <w:strike/>
          <w:rPrChange w:id="452" w:author="Tim Hallett" w:date="2015-01-28T09:33:00Z">
            <w:rPr/>
          </w:rPrChange>
        </w:rPr>
        <w:t xml:space="preserve">. </w:t>
      </w:r>
      <w:r w:rsidR="00FA79B7" w:rsidRPr="005E53E2">
        <w:rPr>
          <w:strike/>
          <w:rPrChange w:id="453" w:author="Tim Hallett" w:date="2015-01-28T09:33:00Z">
            <w:rPr/>
          </w:rPrChange>
        </w:rPr>
        <w:t>This combination strengthened</w:t>
      </w:r>
      <w:r w:rsidR="00FA295E" w:rsidRPr="005E53E2">
        <w:rPr>
          <w:strike/>
          <w:rPrChange w:id="454" w:author="Tim Hallett" w:date="2015-01-28T09:33:00Z">
            <w:rPr/>
          </w:rPrChange>
        </w:rPr>
        <w:t xml:space="preserve"> care at multiple points and is potentially as impactful as the Universal Test and Treat </w:t>
      </w:r>
      <w:r w:rsidR="00A43C59" w:rsidRPr="005E53E2">
        <w:rPr>
          <w:strike/>
          <w:rPrChange w:id="455" w:author="Tim Hallett" w:date="2015-01-28T09:33:00Z">
            <w:rPr/>
          </w:rPrChange>
        </w:rPr>
        <w:t>strategy</w:t>
      </w:r>
      <w:r w:rsidR="00FA295E" w:rsidRPr="005E53E2">
        <w:rPr>
          <w:strike/>
          <w:rPrChange w:id="456" w:author="Tim Hallett" w:date="2015-01-28T09:33:00Z">
            <w:rPr/>
          </w:rPrChange>
        </w:rPr>
        <w:t xml:space="preserve"> but with a lower average cost-</w:t>
      </w:r>
      <w:r w:rsidR="00FA295E" w:rsidRPr="005E53E2">
        <w:rPr>
          <w:strike/>
          <w:rPrChange w:id="457" w:author="Tim Hallett" w:date="2015-01-28T09:33:00Z">
            <w:rPr/>
          </w:rPrChange>
        </w:rPr>
        <w:lastRenderedPageBreak/>
        <w:t>effectiveness ratio.</w:t>
      </w:r>
    </w:p>
    <w:p w14:paraId="3A643F4C" w14:textId="77777777" w:rsidR="00615625" w:rsidRDefault="00615625" w:rsidP="0086036A">
      <w:pPr>
        <w:pStyle w:val="normal0"/>
      </w:pPr>
    </w:p>
    <w:p w14:paraId="32DD2578" w14:textId="43F8D81B" w:rsidR="00272A02" w:rsidRPr="005E53E2" w:rsidRDefault="00EA489D" w:rsidP="00341D62">
      <w:pPr>
        <w:pStyle w:val="normal0"/>
        <w:ind w:firstLine="720"/>
        <w:rPr>
          <w:strike/>
          <w:rPrChange w:id="458" w:author="Tim Hallett" w:date="2015-01-28T09:33:00Z">
            <w:rPr/>
          </w:rPrChange>
        </w:rPr>
      </w:pPr>
      <w:r w:rsidRPr="005E53E2">
        <w:rPr>
          <w:strike/>
          <w:rPrChange w:id="459" w:author="Tim Hallett" w:date="2015-01-28T09:33:00Z">
            <w:rPr/>
          </w:rPrChange>
        </w:rPr>
        <w:t xml:space="preserve">This work indicates that it is imperative for ART programmes to evaluate patient outcomes from the population perspective. The </w:t>
      </w:r>
      <w:r w:rsidR="00FF056D" w:rsidRPr="005E53E2">
        <w:rPr>
          <w:strike/>
          <w:rPrChange w:id="460" w:author="Tim Hallett" w:date="2015-01-28T09:33:00Z">
            <w:rPr/>
          </w:rPrChange>
        </w:rPr>
        <w:t xml:space="preserve">clinic-level view </w:t>
      </w:r>
      <w:r w:rsidR="008B1D49" w:rsidRPr="005E53E2">
        <w:rPr>
          <w:strike/>
          <w:rPrChange w:id="461" w:author="Tim Hallett" w:date="2015-01-28T09:33:00Z">
            <w:rPr/>
          </w:rPrChange>
        </w:rPr>
        <w:t xml:space="preserve">is </w:t>
      </w:r>
      <w:r w:rsidRPr="005E53E2">
        <w:rPr>
          <w:strike/>
          <w:rPrChange w:id="462" w:author="Tim Hallett" w:date="2015-01-28T09:33:00Z">
            <w:rPr/>
          </w:rPrChange>
        </w:rPr>
        <w:t>biased, as on</w:t>
      </w:r>
      <w:r w:rsidR="00E667F8" w:rsidRPr="005E53E2">
        <w:rPr>
          <w:strike/>
          <w:rPrChange w:id="463" w:author="Tim Hallett" w:date="2015-01-28T09:33:00Z">
            <w:rPr/>
          </w:rPrChange>
        </w:rPr>
        <w:t xml:space="preserve">ly individuals who have had contact </w:t>
      </w:r>
      <w:r w:rsidRPr="005E53E2">
        <w:rPr>
          <w:strike/>
          <w:rPrChange w:id="464" w:author="Tim Hallett" w:date="2015-01-28T09:33:00Z">
            <w:rPr/>
          </w:rPrChange>
        </w:rPr>
        <w:t xml:space="preserve">with the clinic are accounted for. </w:t>
      </w:r>
      <w:r w:rsidR="00E667F8" w:rsidRPr="005E53E2">
        <w:rPr>
          <w:strike/>
          <w:rPrChange w:id="465" w:author="Tim Hallett" w:date="2015-01-28T09:33:00Z">
            <w:rPr/>
          </w:rPrChange>
        </w:rPr>
        <w:t xml:space="preserve">Thus, to fully understand where deficiencies in care are leading to lives being lost to HIV, </w:t>
      </w:r>
      <w:r w:rsidR="00FF056D" w:rsidRPr="005E53E2">
        <w:rPr>
          <w:strike/>
          <w:rPrChange w:id="466" w:author="Tim Hallett" w:date="2015-01-28T09:33:00Z">
            <w:rPr/>
          </w:rPrChange>
        </w:rPr>
        <w:t>the entire community must be fully represented</w:t>
      </w:r>
      <w:r w:rsidR="00E667F8" w:rsidRPr="005E53E2">
        <w:rPr>
          <w:strike/>
          <w:rPrChange w:id="467" w:author="Tim Hallett" w:date="2015-01-28T09:33:00Z">
            <w:rPr/>
          </w:rPrChange>
        </w:rPr>
        <w:t xml:space="preserve">. </w:t>
      </w:r>
      <w:r w:rsidR="009C5095" w:rsidRPr="005E53E2">
        <w:rPr>
          <w:strike/>
          <w:rPrChange w:id="468" w:author="Tim Hallett" w:date="2015-01-28T09:33:00Z">
            <w:rPr/>
          </w:rPrChange>
        </w:rPr>
        <w:t xml:space="preserve">This poses significant challenges for HIV care </w:t>
      </w:r>
      <w:r w:rsidR="009378A7" w:rsidRPr="005E53E2">
        <w:rPr>
          <w:strike/>
          <w:rPrChange w:id="469" w:author="Tim Hallett" w:date="2015-01-28T09:33:00Z">
            <w:rPr/>
          </w:rPrChange>
        </w:rPr>
        <w:t>providers,</w:t>
      </w:r>
      <w:r w:rsidR="00FF056D" w:rsidRPr="005E53E2">
        <w:rPr>
          <w:strike/>
          <w:rPrChange w:id="470" w:author="Tim Hallett" w:date="2015-01-28T09:33:00Z">
            <w:rPr/>
          </w:rPrChange>
        </w:rPr>
        <w:t xml:space="preserve"> as assessing community-</w:t>
      </w:r>
      <w:r w:rsidR="009C5095" w:rsidRPr="005E53E2">
        <w:rPr>
          <w:strike/>
          <w:rPrChange w:id="471" w:author="Tim Hallett" w:date="2015-01-28T09:33:00Z">
            <w:rPr/>
          </w:rPrChange>
        </w:rPr>
        <w:t>level outcomes, particular</w:t>
      </w:r>
      <w:r w:rsidR="00E8776E" w:rsidRPr="005E53E2">
        <w:rPr>
          <w:strike/>
          <w:rPrChange w:id="472" w:author="Tim Hallett" w:date="2015-01-28T09:33:00Z">
            <w:rPr/>
          </w:rPrChange>
        </w:rPr>
        <w:t>ly</w:t>
      </w:r>
      <w:r w:rsidR="009C5095" w:rsidRPr="005E53E2">
        <w:rPr>
          <w:strike/>
          <w:rPrChange w:id="473" w:author="Tim Hallett" w:date="2015-01-28T09:33:00Z">
            <w:rPr/>
          </w:rPrChange>
        </w:rPr>
        <w:t xml:space="preserve"> among individuals with no prior engagement in care, is both financially and logistically </w:t>
      </w:r>
      <w:r w:rsidR="009378A7" w:rsidRPr="005E53E2">
        <w:rPr>
          <w:strike/>
          <w:rPrChange w:id="474" w:author="Tim Hallett" w:date="2015-01-28T09:33:00Z">
            <w:rPr/>
          </w:rPrChange>
        </w:rPr>
        <w:t>testing</w:t>
      </w:r>
      <w:r w:rsidR="009C5095" w:rsidRPr="005E53E2">
        <w:rPr>
          <w:strike/>
          <w:rPrChange w:id="475" w:author="Tim Hallett" w:date="2015-01-28T09:33:00Z">
            <w:rPr/>
          </w:rPrChange>
        </w:rPr>
        <w:t>.</w:t>
      </w:r>
      <w:r w:rsidR="004D2013" w:rsidRPr="005E53E2">
        <w:rPr>
          <w:strike/>
          <w:rPrChange w:id="476" w:author="Tim Hallett" w:date="2015-01-28T09:33:00Z">
            <w:rPr/>
          </w:rPrChange>
        </w:rPr>
        <w:t xml:space="preserve"> Additionally, as ART programmes consider </w:t>
      </w:r>
      <w:r w:rsidR="00C261F3" w:rsidRPr="005E53E2">
        <w:rPr>
          <w:strike/>
          <w:rPrChange w:id="477" w:author="Tim Hallett" w:date="2015-01-28T09:33:00Z">
            <w:rPr/>
          </w:rPrChange>
        </w:rPr>
        <w:t xml:space="preserve">intervening </w:t>
      </w:r>
      <w:r w:rsidR="004D2013" w:rsidRPr="005E53E2">
        <w:rPr>
          <w:strike/>
          <w:rPrChange w:id="478" w:author="Tim Hallett" w:date="2015-01-28T09:33:00Z">
            <w:rPr/>
          </w:rPrChange>
        </w:rPr>
        <w:t>to improve care, many current</w:t>
      </w:r>
      <w:r w:rsidR="00FF056D" w:rsidRPr="005E53E2">
        <w:rPr>
          <w:strike/>
          <w:rPrChange w:id="479" w:author="Tim Hallett" w:date="2015-01-28T09:33:00Z">
            <w:rPr/>
          </w:rPrChange>
        </w:rPr>
        <w:t>ly available</w:t>
      </w:r>
      <w:r w:rsidR="004D2013" w:rsidRPr="005E53E2">
        <w:rPr>
          <w:strike/>
          <w:rPrChange w:id="480" w:author="Tim Hallett" w:date="2015-01-28T09:33:00Z">
            <w:rPr/>
          </w:rPrChange>
        </w:rPr>
        <w:t xml:space="preserve"> interventions only ta</w:t>
      </w:r>
      <w:r w:rsidR="00FB28BC" w:rsidRPr="005E53E2">
        <w:rPr>
          <w:strike/>
          <w:rPrChange w:id="481" w:author="Tim Hallett" w:date="2015-01-28T09:33:00Z">
            <w:rPr/>
          </w:rPrChange>
        </w:rPr>
        <w:t>r</w:t>
      </w:r>
      <w:r w:rsidR="004D2013" w:rsidRPr="005E53E2">
        <w:rPr>
          <w:strike/>
          <w:rPrChange w:id="482" w:author="Tim Hallett" w:date="2015-01-28T09:33:00Z">
            <w:rPr/>
          </w:rPrChange>
        </w:rPr>
        <w:t>get one aspect of care</w:t>
      </w:r>
      <w:r w:rsidR="004D2013" w:rsidRPr="005E53E2">
        <w:rPr>
          <w:strike/>
          <w:rPrChange w:id="483" w:author="Tim Hallett" w:date="2015-01-28T09:33:00Z">
            <w:rPr/>
          </w:rPrChange>
        </w:rPr>
        <w:fldChar w:fldCharType="begin"/>
      </w:r>
      <w:r w:rsidR="0011631F">
        <w:rPr>
          <w:strike/>
        </w:rPr>
        <w:instrText xml:space="preserve"> ADDIN PAPERS2_CITATIONS &lt;citation&gt;&lt;uuid&gt;0E25F321-964B-4D97-A007-34B5799AAEDF&lt;/uuid&gt;&lt;priority&gt;30&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5E53E2">
        <w:rPr>
          <w:strike/>
          <w:rPrChange w:id="484" w:author="Tim Hallett" w:date="2015-01-28T09:33:00Z">
            <w:rPr/>
          </w:rPrChange>
        </w:rPr>
        <w:fldChar w:fldCharType="separate"/>
      </w:r>
      <w:r w:rsidR="004D2013" w:rsidRPr="005E53E2">
        <w:rPr>
          <w:strike/>
          <w:lang w:val="en-US"/>
          <w:rPrChange w:id="485" w:author="Tim Hallett" w:date="2015-01-28T09:33:00Z">
            <w:rPr>
              <w:lang w:val="en-US"/>
            </w:rPr>
          </w:rPrChange>
        </w:rPr>
        <w:t>{Kilmarx:2013iy, Barnighausen:2011cb</w:t>
      </w:r>
      <w:r w:rsidR="004D2013" w:rsidRPr="005E53E2">
        <w:rPr>
          <w:strike/>
          <w:rPrChange w:id="486" w:author="Tim Hallett" w:date="2015-01-28T09:33:00Z">
            <w:rPr/>
          </w:rPrChange>
        </w:rPr>
        <w:fldChar w:fldCharType="end"/>
      </w:r>
      <w:r w:rsidR="004D2013" w:rsidRPr="005E53E2">
        <w:rPr>
          <w:strike/>
          <w:rPrChange w:id="487" w:author="Tim Hallett" w:date="2015-01-28T09:33:00Z">
            <w:rPr/>
          </w:rPrChange>
        </w:rPr>
        <w:t>,</w:t>
      </w:r>
      <w:r w:rsidR="004D2013" w:rsidRPr="005E53E2">
        <w:rPr>
          <w:strike/>
          <w:rPrChange w:id="488" w:author="Tim Hallett" w:date="2015-01-28T09:33:00Z">
            <w:rPr/>
          </w:rPrChange>
        </w:rPr>
        <w:fldChar w:fldCharType="begin"/>
      </w:r>
      <w:r w:rsidR="0011631F">
        <w:rPr>
          <w:strike/>
        </w:rPr>
        <w:instrText xml:space="preserve"> ADDIN PAPERS2_CITATIONS &lt;citation&gt;&lt;uuid&gt;A350155A-8A80-46EB-9F66-BD9200EEAF17&lt;/uuid&gt;&lt;priority&gt;31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5E53E2">
        <w:rPr>
          <w:strike/>
          <w:rPrChange w:id="489" w:author="Tim Hallett" w:date="2015-01-28T09:33:00Z">
            <w:rPr/>
          </w:rPrChange>
        </w:rPr>
        <w:fldChar w:fldCharType="separate"/>
      </w:r>
      <w:r w:rsidR="004D2013" w:rsidRPr="005E53E2">
        <w:rPr>
          <w:strike/>
          <w:lang w:val="en-US"/>
          <w:rPrChange w:id="490" w:author="Tim Hallett" w:date="2015-01-28T09:33:00Z">
            <w:rPr>
              <w:lang w:val="en-US"/>
            </w:rPr>
          </w:rPrChange>
        </w:rPr>
        <w:t>Govindasamy:2014fa}</w:t>
      </w:r>
      <w:r w:rsidR="004D2013" w:rsidRPr="005E53E2">
        <w:rPr>
          <w:strike/>
          <w:rPrChange w:id="491" w:author="Tim Hallett" w:date="2015-01-28T09:33:00Z">
            <w:rPr/>
          </w:rPrChange>
        </w:rPr>
        <w:fldChar w:fldCharType="end"/>
      </w:r>
      <w:r w:rsidR="004D2013" w:rsidRPr="005E53E2">
        <w:rPr>
          <w:strike/>
          <w:rPrChange w:id="492" w:author="Tim Hallett" w:date="2015-01-28T09:33:00Z">
            <w:rPr/>
          </w:rPrChange>
        </w:rPr>
        <w:t xml:space="preserve">. </w:t>
      </w:r>
      <w:r w:rsidR="00B8471C" w:rsidRPr="005E53E2">
        <w:rPr>
          <w:strike/>
          <w:rPrChange w:id="493" w:author="Tim Hallett" w:date="2015-01-28T09:33:00Z">
            <w:rPr/>
          </w:rPrChange>
        </w:rPr>
        <w:t xml:space="preserve">Our results </w:t>
      </w:r>
      <w:r w:rsidR="00D81B25" w:rsidRPr="005E53E2">
        <w:rPr>
          <w:strike/>
          <w:rPrChange w:id="494" w:author="Tim Hallett" w:date="2015-01-28T09:33:00Z">
            <w:rPr/>
          </w:rPrChange>
        </w:rPr>
        <w:t xml:space="preserve">deduce that a single intervention strategy provides </w:t>
      </w:r>
      <w:r w:rsidR="002A668D" w:rsidRPr="005E53E2">
        <w:rPr>
          <w:strike/>
          <w:rPrChange w:id="495" w:author="Tim Hallett" w:date="2015-01-28T09:33:00Z">
            <w:rPr/>
          </w:rPrChange>
        </w:rPr>
        <w:t xml:space="preserve">limited </w:t>
      </w:r>
      <w:r w:rsidR="00341D62" w:rsidRPr="005E53E2">
        <w:rPr>
          <w:strike/>
          <w:rPrChange w:id="496" w:author="Tim Hallett" w:date="2015-01-28T09:33:00Z">
            <w:rPr/>
          </w:rPrChange>
        </w:rPr>
        <w:t xml:space="preserve">benefit, as </w:t>
      </w:r>
      <w:r w:rsidR="004D2013" w:rsidRPr="005E53E2">
        <w:rPr>
          <w:strike/>
          <w:rPrChange w:id="497" w:author="Tim Hallett" w:date="2015-01-28T09:33:00Z">
            <w:rPr/>
          </w:rPrChange>
        </w:rPr>
        <w:t xml:space="preserve">any </w:t>
      </w:r>
      <w:r w:rsidR="00341D62" w:rsidRPr="005E53E2">
        <w:rPr>
          <w:strike/>
          <w:rPrChange w:id="498" w:author="Tim Hallett" w:date="2015-01-28T09:33:00Z">
            <w:rPr/>
          </w:rPrChange>
        </w:rPr>
        <w:t xml:space="preserve">individual </w:t>
      </w:r>
      <w:r w:rsidR="004D2013" w:rsidRPr="005E53E2">
        <w:rPr>
          <w:strike/>
          <w:rPrChange w:id="499" w:author="Tim Hallett" w:date="2015-01-28T09:33:00Z">
            <w:rPr/>
          </w:rPrChange>
        </w:rPr>
        <w:t>intervention</w:t>
      </w:r>
      <w:r w:rsidR="00D37554" w:rsidRPr="005E53E2">
        <w:rPr>
          <w:strike/>
          <w:rPrChange w:id="500" w:author="Tim Hallett" w:date="2015-01-28T09:33:00Z">
            <w:rPr/>
          </w:rPrChange>
        </w:rPr>
        <w:t>s enacted</w:t>
      </w:r>
      <w:r w:rsidR="004D2013" w:rsidRPr="005E53E2">
        <w:rPr>
          <w:strike/>
          <w:rPrChange w:id="501" w:author="Tim Hallett" w:date="2015-01-28T09:33:00Z">
            <w:rPr/>
          </w:rPrChange>
        </w:rPr>
        <w:t xml:space="preserve"> will be attenuated by downstream deficiencies in care, and also limited by any upstream constraints.</w:t>
      </w:r>
      <w:r w:rsidR="00E8776E" w:rsidRPr="005E53E2">
        <w:rPr>
          <w:strike/>
          <w:rPrChange w:id="502" w:author="Tim Hallett" w:date="2015-01-28T09:33:00Z">
            <w:rPr/>
          </w:rPrChange>
        </w:rPr>
        <w:t xml:space="preserve"> </w:t>
      </w:r>
      <w:r w:rsidR="004D2013" w:rsidRPr="005E53E2">
        <w:rPr>
          <w:strike/>
          <w:rPrChange w:id="503" w:author="Tim Hallett" w:date="2015-01-28T09:33:00Z">
            <w:rPr/>
          </w:rPrChange>
        </w:rPr>
        <w:t>For instance, interventions targeting linkage to care will be constrained by the number of i</w:t>
      </w:r>
      <w:r w:rsidR="0059161B" w:rsidRPr="005E53E2">
        <w:rPr>
          <w:strike/>
          <w:rPrChange w:id="504" w:author="Tim Hallett" w:date="2015-01-28T09:33:00Z">
            <w:rPr/>
          </w:rPrChange>
        </w:rPr>
        <w:t xml:space="preserve">ndividuals who attempt to link and </w:t>
      </w:r>
      <w:r w:rsidR="00587E47" w:rsidRPr="005E53E2">
        <w:rPr>
          <w:strike/>
          <w:rPrChange w:id="505" w:author="Tim Hallett" w:date="2015-01-28T09:33:00Z">
            <w:rPr/>
          </w:rPrChange>
        </w:rPr>
        <w:t xml:space="preserve">further </w:t>
      </w:r>
      <w:r w:rsidR="0059161B" w:rsidRPr="005E53E2">
        <w:rPr>
          <w:strike/>
          <w:rPrChange w:id="506" w:author="Tim Hallett" w:date="2015-01-28T09:33:00Z">
            <w:rPr/>
          </w:rPrChange>
        </w:rPr>
        <w:t>capped by downstream losses from pre-ART and ART care.</w:t>
      </w:r>
      <w:r w:rsidR="00216099" w:rsidRPr="005E53E2">
        <w:rPr>
          <w:strike/>
          <w:rPrChange w:id="507" w:author="Tim Hallett" w:date="2015-01-28T09:33:00Z">
            <w:rPr/>
          </w:rPrChange>
        </w:rPr>
        <w:t xml:space="preserve"> Thus</w:t>
      </w:r>
      <w:r w:rsidR="00341D62" w:rsidRPr="005E53E2">
        <w:rPr>
          <w:strike/>
          <w:rPrChange w:id="508" w:author="Tim Hallett" w:date="2015-01-28T09:33:00Z">
            <w:rPr/>
          </w:rPrChange>
        </w:rPr>
        <w:t xml:space="preserve"> as our results corroborate</w:t>
      </w:r>
      <w:r w:rsidR="00216099" w:rsidRPr="005E53E2">
        <w:rPr>
          <w:strike/>
          <w:rPrChange w:id="509" w:author="Tim Hallett" w:date="2015-01-28T09:33:00Z">
            <w:rPr/>
          </w:rPrChange>
        </w:rPr>
        <w:t xml:space="preserve">, care must be strengthened </w:t>
      </w:r>
      <w:r w:rsidR="00872D3A" w:rsidRPr="005E53E2">
        <w:rPr>
          <w:strike/>
          <w:rPrChange w:id="510" w:author="Tim Hallett" w:date="2015-01-28T09:33:00Z">
            <w:rPr/>
          </w:rPrChange>
        </w:rPr>
        <w:t xml:space="preserve">by intervening </w:t>
      </w:r>
      <w:r w:rsidR="00341D62" w:rsidRPr="005E53E2">
        <w:rPr>
          <w:strike/>
          <w:rPrChange w:id="511" w:author="Tim Hallett" w:date="2015-01-28T09:33:00Z">
            <w:rPr/>
          </w:rPrChange>
        </w:rPr>
        <w:t xml:space="preserve">at multiple </w:t>
      </w:r>
      <w:r w:rsidR="00226A37" w:rsidRPr="005E53E2">
        <w:rPr>
          <w:strike/>
          <w:rPrChange w:id="512" w:author="Tim Hallett" w:date="2015-01-28T09:33:00Z">
            <w:rPr/>
          </w:rPrChange>
        </w:rPr>
        <w:t xml:space="preserve">points with </w:t>
      </w:r>
      <w:r w:rsidR="00341D62" w:rsidRPr="005E53E2">
        <w:rPr>
          <w:strike/>
          <w:rPrChange w:id="513" w:author="Tim Hallett" w:date="2015-01-28T09:33:00Z">
            <w:rPr/>
          </w:rPrChange>
        </w:rPr>
        <w:t xml:space="preserve">a combination of interventions </w:t>
      </w:r>
      <w:r w:rsidR="00216099" w:rsidRPr="005E53E2">
        <w:rPr>
          <w:strike/>
          <w:rPrChange w:id="514" w:author="Tim Hallett" w:date="2015-01-28T09:33:00Z">
            <w:rPr/>
          </w:rPrChange>
        </w:rPr>
        <w:t>to fully realise the benefits afforded by ART</w:t>
      </w:r>
      <w:r w:rsidR="00070268" w:rsidRPr="005E53E2">
        <w:rPr>
          <w:strike/>
          <w:rPrChange w:id="515" w:author="Tim Hallett" w:date="2015-01-28T09:33:00Z">
            <w:rPr/>
          </w:rPrChange>
        </w:rPr>
        <w:t>.</w:t>
      </w:r>
      <w:r w:rsidR="00733C70" w:rsidRPr="005E53E2">
        <w:rPr>
          <w:strike/>
          <w:rPrChange w:id="516" w:author="Tim Hallett" w:date="2015-01-28T09:33:00Z">
            <w:rPr/>
          </w:rPrChange>
        </w:rPr>
        <w:t xml:space="preserve"> </w:t>
      </w:r>
      <w:r w:rsidR="00226A37" w:rsidRPr="005E53E2">
        <w:rPr>
          <w:strike/>
          <w:rPrChange w:id="517" w:author="Tim Hallett" w:date="2015-01-28T09:33:00Z">
            <w:rPr/>
          </w:rPrChange>
        </w:rPr>
        <w:t>Although</w:t>
      </w:r>
      <w:r w:rsidR="00733C70" w:rsidRPr="005E53E2">
        <w:rPr>
          <w:strike/>
          <w:rPrChange w:id="518" w:author="Tim Hallett" w:date="2015-01-28T09:33:00Z">
            <w:rPr/>
          </w:rPrChange>
        </w:rPr>
        <w:t xml:space="preserve"> interventions utilising an immediate ART strategy</w:t>
      </w:r>
      <w:r w:rsidR="00226A37" w:rsidRPr="005E53E2">
        <w:rPr>
          <w:strike/>
          <w:rPrChange w:id="519" w:author="Tim Hallett" w:date="2015-01-28T09:33:00Z">
            <w:rPr/>
          </w:rPrChange>
        </w:rPr>
        <w:t xml:space="preserve"> provide </w:t>
      </w:r>
      <w:r w:rsidR="00B13C0C" w:rsidRPr="005E53E2">
        <w:rPr>
          <w:strike/>
          <w:rPrChange w:id="520" w:author="Tim Hallett" w:date="2015-01-28T09:33:00Z">
            <w:rPr/>
          </w:rPrChange>
        </w:rPr>
        <w:t xml:space="preserve">the largest improvement </w:t>
      </w:r>
      <w:r w:rsidR="004C000F" w:rsidRPr="005E53E2">
        <w:rPr>
          <w:strike/>
          <w:rPrChange w:id="521" w:author="Tim Hallett" w:date="2015-01-28T09:33:00Z">
            <w:rPr/>
          </w:rPrChange>
        </w:rPr>
        <w:t>in</w:t>
      </w:r>
      <w:r w:rsidR="00B13C0C" w:rsidRPr="005E53E2">
        <w:rPr>
          <w:strike/>
          <w:rPrChange w:id="522" w:author="Tim Hallett" w:date="2015-01-28T09:33:00Z">
            <w:rPr/>
          </w:rPrChange>
        </w:rPr>
        <w:t xml:space="preserve"> patient outcomes, </w:t>
      </w:r>
      <w:r w:rsidR="00DE2511" w:rsidRPr="005E53E2">
        <w:rPr>
          <w:strike/>
          <w:rPrChange w:id="523" w:author="Tim Hallett" w:date="2015-01-28T09:33:00Z">
            <w:rPr/>
          </w:rPrChange>
        </w:rPr>
        <w:t>these gains</w:t>
      </w:r>
      <w:r w:rsidR="00CD1852" w:rsidRPr="005E53E2">
        <w:rPr>
          <w:strike/>
          <w:rPrChange w:id="524" w:author="Tim Hallett" w:date="2015-01-28T09:33:00Z">
            <w:rPr/>
          </w:rPrChange>
        </w:rPr>
        <w:t xml:space="preserve"> are brought</w:t>
      </w:r>
      <w:r w:rsidR="00816B98" w:rsidRPr="005E53E2">
        <w:rPr>
          <w:strike/>
          <w:rPrChange w:id="525" w:author="Tim Hallett" w:date="2015-01-28T09:33:00Z">
            <w:rPr/>
          </w:rPrChange>
        </w:rPr>
        <w:t xml:space="preserve"> about</w:t>
      </w:r>
      <w:r w:rsidR="00CD1852" w:rsidRPr="005E53E2">
        <w:rPr>
          <w:strike/>
          <w:rPrChange w:id="526" w:author="Tim Hallett" w:date="2015-01-28T09:33:00Z">
            <w:rPr/>
          </w:rPrChange>
        </w:rPr>
        <w:t xml:space="preserve"> through circumnavigating</w:t>
      </w:r>
      <w:r w:rsidR="00733C70" w:rsidRPr="005E53E2">
        <w:rPr>
          <w:strike/>
          <w:rPrChange w:id="527" w:author="Tim Hallett" w:date="2015-01-28T09:33:00Z">
            <w:rPr/>
          </w:rPrChange>
        </w:rPr>
        <w:t xml:space="preserve"> the operational challenges of pre-ART care by removing it, potentially </w:t>
      </w:r>
      <w:r w:rsidR="00B13C0C" w:rsidRPr="005E53E2">
        <w:rPr>
          <w:strike/>
          <w:rPrChange w:id="528" w:author="Tim Hallett" w:date="2015-01-28T09:33:00Z">
            <w:rPr/>
          </w:rPrChange>
        </w:rPr>
        <w:t>depriving</w:t>
      </w:r>
      <w:r w:rsidR="001F69B3" w:rsidRPr="005E53E2">
        <w:rPr>
          <w:strike/>
          <w:rPrChange w:id="529" w:author="Tim Hallett" w:date="2015-01-28T09:33:00Z">
            <w:rPr/>
          </w:rPrChange>
        </w:rPr>
        <w:t xml:space="preserve"> </w:t>
      </w:r>
      <w:r w:rsidR="00733C70" w:rsidRPr="005E53E2">
        <w:rPr>
          <w:strike/>
          <w:rPrChange w:id="530" w:author="Tim Hallett" w:date="2015-01-28T09:33:00Z">
            <w:rPr/>
          </w:rPrChange>
        </w:rPr>
        <w:t>patients of its ancillary benefits</w:t>
      </w:r>
      <w:r w:rsidR="00733C70" w:rsidRPr="005E53E2">
        <w:rPr>
          <w:strike/>
          <w:rPrChange w:id="531" w:author="Tim Hallett" w:date="2015-01-28T09:33:00Z">
            <w:rPr/>
          </w:rPrChange>
        </w:rPr>
        <w:fldChar w:fldCharType="begin"/>
      </w:r>
      <w:r w:rsidR="00733C70" w:rsidRPr="005E53E2">
        <w:rPr>
          <w:strike/>
          <w:rPrChange w:id="532" w:author="Tim Hallett" w:date="2015-01-28T09:33:00Z">
            <w:rPr/>
          </w:rPrChange>
        </w:rPr>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5E53E2">
        <w:rPr>
          <w:strike/>
          <w:rPrChange w:id="533" w:author="Tim Hallett" w:date="2015-01-28T09:33:00Z">
            <w:rPr/>
          </w:rPrChange>
        </w:rPr>
        <w:fldChar w:fldCharType="separate"/>
      </w:r>
      <w:r w:rsidR="00733C70" w:rsidRPr="005E53E2">
        <w:rPr>
          <w:strike/>
          <w:lang w:val="en-US"/>
          <w:rPrChange w:id="534" w:author="Tim Hallett" w:date="2015-01-28T09:33:00Z">
            <w:rPr>
              <w:lang w:val="en-US"/>
            </w:rPr>
          </w:rPrChange>
        </w:rPr>
        <w:t>{Burtle:2012kw,</w:t>
      </w:r>
      <w:r w:rsidR="00733C70" w:rsidRPr="005E53E2">
        <w:rPr>
          <w:strike/>
          <w:rPrChange w:id="535" w:author="Tim Hallett" w:date="2015-01-28T09:33:00Z">
            <w:rPr/>
          </w:rPrChange>
        </w:rPr>
        <w:fldChar w:fldCharType="end"/>
      </w:r>
      <w:r w:rsidR="00733C70" w:rsidRPr="005E53E2">
        <w:rPr>
          <w:strike/>
          <w:rPrChange w:id="536" w:author="Tim Hallett" w:date="2015-01-28T09:33:00Z">
            <w:rPr/>
          </w:rPrChange>
        </w:rPr>
        <w:fldChar w:fldCharType="begin"/>
      </w:r>
      <w:r w:rsidR="00733C70" w:rsidRPr="005E53E2">
        <w:rPr>
          <w:strike/>
          <w:rPrChange w:id="537" w:author="Tim Hallett" w:date="2015-01-28T09:33:00Z">
            <w:rPr/>
          </w:rPrChange>
        </w:rPr>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5E53E2">
        <w:rPr>
          <w:strike/>
          <w:rPrChange w:id="538" w:author="Tim Hallett" w:date="2015-01-28T09:33:00Z">
            <w:rPr/>
          </w:rPrChange>
        </w:rPr>
        <w:fldChar w:fldCharType="separate"/>
      </w:r>
      <w:r w:rsidR="00733C70" w:rsidRPr="005E53E2">
        <w:rPr>
          <w:strike/>
          <w:lang w:val="en-US"/>
          <w:rPrChange w:id="539" w:author="Tim Hallett" w:date="2015-01-28T09:33:00Z">
            <w:rPr>
              <w:lang w:val="en-US"/>
            </w:rPr>
          </w:rPrChange>
        </w:rPr>
        <w:t>Govindasamy:2014fa}</w:t>
      </w:r>
      <w:r w:rsidR="00733C70" w:rsidRPr="005E53E2">
        <w:rPr>
          <w:strike/>
          <w:rPrChange w:id="540" w:author="Tim Hallett" w:date="2015-01-28T09:33:00Z">
            <w:rPr/>
          </w:rPrChange>
        </w:rPr>
        <w:fldChar w:fldCharType="end"/>
      </w:r>
      <w:r w:rsidR="005343A7" w:rsidRPr="005E53E2">
        <w:rPr>
          <w:strike/>
          <w:rPrChange w:id="541" w:author="Tim Hallett" w:date="2015-01-28T09:33:00Z">
            <w:rPr/>
          </w:rPrChange>
        </w:rPr>
        <w:t>.</w:t>
      </w:r>
    </w:p>
    <w:p w14:paraId="68F344C8" w14:textId="77777777" w:rsidR="00615625" w:rsidRDefault="00615625" w:rsidP="00615625">
      <w:pPr>
        <w:pStyle w:val="normal0"/>
        <w:ind w:firstLine="720"/>
      </w:pPr>
    </w:p>
    <w:p w14:paraId="57A2A4D7" w14:textId="4A0D4421" w:rsidR="005F2329" w:rsidRPr="00270CC0" w:rsidRDefault="005151F0" w:rsidP="005F2329">
      <w:pPr>
        <w:pStyle w:val="normal0"/>
        <w:ind w:firstLine="359"/>
        <w:rPr>
          <w:strike/>
          <w:rPrChange w:id="542" w:author="Tim Hallett" w:date="2015-01-29T09:35:00Z">
            <w:rPr/>
          </w:rPrChange>
        </w:rPr>
      </w:pPr>
      <w:r w:rsidRPr="00270CC0">
        <w:rPr>
          <w:strike/>
          <w:rPrChange w:id="543" w:author="Tim Hallett" w:date="2015-01-29T09:35:00Z">
            <w:rPr/>
          </w:rPrChange>
        </w:rPr>
        <w:t xml:space="preserve">This model was predominantly calibrated using a longitudinal dataset provided by AMPATH of western Kenya. However, only the </w:t>
      </w:r>
      <w:r w:rsidR="0011508B" w:rsidRPr="00270CC0">
        <w:rPr>
          <w:strike/>
          <w:rPrChange w:id="544" w:author="Tim Hallett" w:date="2015-01-29T09:35:00Z">
            <w:rPr/>
          </w:rPrChange>
        </w:rPr>
        <w:t>clinic</w:t>
      </w:r>
      <w:r w:rsidR="00DB1747" w:rsidRPr="00270CC0">
        <w:rPr>
          <w:strike/>
          <w:rPrChange w:id="545" w:author="Tim Hallett" w:date="2015-01-29T09:35:00Z">
            <w:rPr/>
          </w:rPrChange>
        </w:rPr>
        <w:t>al</w:t>
      </w:r>
      <w:r w:rsidR="0011508B" w:rsidRPr="00270CC0">
        <w:rPr>
          <w:strike/>
          <w:rPrChange w:id="546" w:author="Tim Hallett" w:date="2015-01-29T09:35:00Z">
            <w:rPr/>
          </w:rPrChange>
        </w:rPr>
        <w:t xml:space="preserve"> </w:t>
      </w:r>
      <w:r w:rsidRPr="00270CC0">
        <w:rPr>
          <w:strike/>
          <w:rPrChange w:id="547" w:author="Tim Hallett" w:date="2015-01-29T09:35:00Z">
            <w:rPr/>
          </w:rPrChange>
        </w:rPr>
        <w:t>elements of HIV care wer</w:t>
      </w:r>
      <w:r w:rsidR="002A743D" w:rsidRPr="00270CC0">
        <w:rPr>
          <w:strike/>
          <w:rPrChange w:id="548" w:author="Tim Hallett" w:date="2015-01-29T09:35:00Z">
            <w:rPr/>
          </w:rPrChange>
        </w:rPr>
        <w:t>e calibrated to AMPATH data. N</w:t>
      </w:r>
      <w:r w:rsidRPr="00270CC0">
        <w:rPr>
          <w:strike/>
          <w:rPrChange w:id="549" w:author="Tim Hallett" w:date="2015-01-29T09:35:00Z">
            <w:rPr/>
          </w:rPrChange>
        </w:rPr>
        <w:t>ational estimates o</w:t>
      </w:r>
      <w:r w:rsidR="002A743D" w:rsidRPr="00270CC0">
        <w:rPr>
          <w:strike/>
          <w:rPrChange w:id="550" w:author="Tim Hallett" w:date="2015-01-29T09:35:00Z">
            <w:rPr/>
          </w:rPrChange>
        </w:rPr>
        <w:t>f incidence were used to drive and replicate the epidemic before model results were then validated against further national estimates of prevalence, AIDS-related deaths and ART coverage</w:t>
      </w:r>
      <w:r w:rsidR="002A743D" w:rsidRPr="00270CC0">
        <w:rPr>
          <w:strike/>
          <w:rPrChange w:id="551" w:author="Tim Hallett" w:date="2015-01-29T09:35:00Z">
            <w:rPr/>
          </w:rPrChange>
        </w:rPr>
        <w:fldChar w:fldCharType="begin"/>
      </w:r>
      <w:r w:rsidR="0011631F">
        <w:rPr>
          <w:strike/>
        </w:rPr>
        <w:instrText xml:space="preserve"> ADDIN PAPERS2_CITATIONS &lt;citation&gt;&lt;uuid&gt;DB2281FA-2840-4287-A39E-C46B746A2514&lt;/uuid&gt;&lt;priority&gt;33&lt;/priority&gt;&lt;publications&gt;&lt;publication&gt;&lt;accepted_date&gt;99201400001200000000200000&lt;/accepted_date&gt;&lt;title&gt;Spectrum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270CC0">
        <w:rPr>
          <w:strike/>
          <w:rPrChange w:id="552" w:author="Tim Hallett" w:date="2015-01-29T09:35:00Z">
            <w:rPr/>
          </w:rPrChange>
        </w:rPr>
        <w:fldChar w:fldCharType="separate"/>
      </w:r>
      <w:r w:rsidR="002A743D" w:rsidRPr="00270CC0">
        <w:rPr>
          <w:strike/>
          <w:lang w:val="en-US"/>
          <w:rPrChange w:id="553" w:author="Tim Hallett" w:date="2015-01-29T09:35:00Z">
            <w:rPr>
              <w:lang w:val="en-US"/>
            </w:rPr>
          </w:rPrChange>
        </w:rPr>
        <w:t>{Spectrum:tl, KAIS:2014ux, NASCOP:2012tp}</w:t>
      </w:r>
      <w:r w:rsidR="002A743D" w:rsidRPr="00270CC0">
        <w:rPr>
          <w:strike/>
          <w:rPrChange w:id="554" w:author="Tim Hallett" w:date="2015-01-29T09:35:00Z">
            <w:rPr/>
          </w:rPrChange>
        </w:rPr>
        <w:fldChar w:fldCharType="end"/>
      </w:r>
      <w:r w:rsidR="002A743D" w:rsidRPr="00270CC0">
        <w:rPr>
          <w:strike/>
          <w:rPrChange w:id="555" w:author="Tim Hallett" w:date="2015-01-29T09:35:00Z">
            <w:rPr/>
          </w:rPrChange>
        </w:rPr>
        <w:t>.</w:t>
      </w:r>
      <w:r w:rsidR="0035788B" w:rsidRPr="00270CC0">
        <w:rPr>
          <w:strike/>
          <w:rPrChange w:id="556" w:author="Tim Hallett" w:date="2015-01-29T09:35:00Z">
            <w:rPr/>
          </w:rPrChange>
        </w:rPr>
        <w:t xml:space="preserve"> Additionally, our baseline scenario does not include a HBCT component unlike the current programme at AMPATH.</w:t>
      </w:r>
      <w:r w:rsidR="002A743D" w:rsidRPr="00270CC0">
        <w:rPr>
          <w:strike/>
          <w:rPrChange w:id="557" w:author="Tim Hallett" w:date="2015-01-29T09:35:00Z">
            <w:rPr/>
          </w:rPrChange>
        </w:rPr>
        <w:t xml:space="preserve"> Consequently, </w:t>
      </w:r>
      <w:r w:rsidR="0035788B" w:rsidRPr="00270CC0">
        <w:rPr>
          <w:strike/>
          <w:rPrChange w:id="558" w:author="Tim Hallett" w:date="2015-01-29T09:35:00Z">
            <w:rPr/>
          </w:rPrChange>
        </w:rPr>
        <w:t>this</w:t>
      </w:r>
      <w:r w:rsidR="002A743D" w:rsidRPr="00270CC0">
        <w:rPr>
          <w:strike/>
          <w:rPrChange w:id="559" w:author="Tim Hallett" w:date="2015-01-29T09:35:00Z">
            <w:rPr/>
          </w:rPrChange>
        </w:rPr>
        <w:t xml:space="preserve"> model deviates from directly describing the state of care at AMPATH</w:t>
      </w:r>
      <w:r w:rsidR="0035788B" w:rsidRPr="00270CC0">
        <w:rPr>
          <w:strike/>
          <w:rPrChange w:id="560" w:author="Tim Hallett" w:date="2015-01-29T09:35:00Z">
            <w:rPr/>
          </w:rPrChange>
        </w:rPr>
        <w:t xml:space="preserve"> to more broadly capturing the probable state of care in Kenya</w:t>
      </w:r>
      <w:r w:rsidR="002A743D" w:rsidRPr="00270CC0">
        <w:rPr>
          <w:strike/>
          <w:rPrChange w:id="561" w:author="Tim Hallett" w:date="2015-01-29T09:35:00Z">
            <w:rPr/>
          </w:rPrChange>
        </w:rPr>
        <w:t>.</w:t>
      </w:r>
      <w:r w:rsidR="00230CBA" w:rsidRPr="00270CC0">
        <w:rPr>
          <w:strike/>
          <w:rPrChange w:id="562" w:author="Tim Hallett" w:date="2015-01-29T09:35:00Z">
            <w:rPr/>
          </w:rPrChange>
        </w:rPr>
        <w:t xml:space="preserve"> </w:t>
      </w:r>
      <w:r w:rsidR="00C3101D" w:rsidRPr="00270CC0">
        <w:rPr>
          <w:strike/>
          <w:rPrChange w:id="563" w:author="Tim Hallett" w:date="2015-01-29T09:35:00Z">
            <w:rPr/>
          </w:rPrChange>
        </w:rPr>
        <w:t>Thus, t</w:t>
      </w:r>
      <w:r w:rsidR="00221D4E" w:rsidRPr="00270CC0">
        <w:rPr>
          <w:strike/>
          <w:rPrChange w:id="564" w:author="Tim Hallett" w:date="2015-01-29T09:35:00Z">
            <w:rPr/>
          </w:rPrChange>
        </w:rPr>
        <w:t xml:space="preserve">he generalisability of these results to other ART programmes and elsewhere in sub-Saharan Africa remains open to debate. </w:t>
      </w:r>
      <w:r w:rsidR="00C3101D" w:rsidRPr="00270CC0">
        <w:rPr>
          <w:strike/>
          <w:rPrChange w:id="565" w:author="Tim Hallett" w:date="2015-01-29T09:35:00Z">
            <w:rPr/>
          </w:rPrChange>
        </w:rPr>
        <w:t>With</w:t>
      </w:r>
      <w:r w:rsidR="00B324E9" w:rsidRPr="00270CC0">
        <w:rPr>
          <w:strike/>
          <w:rPrChange w:id="566" w:author="Tim Hallett" w:date="2015-01-29T09:35:00Z">
            <w:rPr/>
          </w:rPrChange>
        </w:rPr>
        <w:t xml:space="preserve"> limited data of this type currently available, insight </w:t>
      </w:r>
      <w:r w:rsidR="003202C5" w:rsidRPr="00270CC0">
        <w:rPr>
          <w:strike/>
          <w:rPrChange w:id="567" w:author="Tim Hallett" w:date="2015-01-29T09:35:00Z">
            <w:rPr/>
          </w:rPrChange>
        </w:rPr>
        <w:t xml:space="preserve">into </w:t>
      </w:r>
      <w:r w:rsidR="00B324E9" w:rsidRPr="00270CC0">
        <w:rPr>
          <w:strike/>
          <w:rPrChange w:id="568" w:author="Tim Hallett" w:date="2015-01-29T09:35:00Z">
            <w:rPr/>
          </w:rPrChange>
        </w:rPr>
        <w:t>the state of care in other sub</w:t>
      </w:r>
      <w:r w:rsidR="009D1961" w:rsidRPr="00270CC0">
        <w:rPr>
          <w:strike/>
          <w:rPrChange w:id="569" w:author="Tim Hallett" w:date="2015-01-29T09:35:00Z">
            <w:rPr/>
          </w:rPrChange>
        </w:rPr>
        <w:t>-Saharan countries</w:t>
      </w:r>
      <w:r w:rsidR="003202C5" w:rsidRPr="00270CC0">
        <w:rPr>
          <w:strike/>
          <w:rPrChange w:id="570" w:author="Tim Hallett" w:date="2015-01-29T09:35:00Z">
            <w:rPr/>
          </w:rPrChange>
        </w:rPr>
        <w:t xml:space="preserve"> is restricted</w:t>
      </w:r>
      <w:r w:rsidR="009D1961" w:rsidRPr="00270CC0">
        <w:rPr>
          <w:strike/>
          <w:rPrChange w:id="571" w:author="Tim Hallett" w:date="2015-01-29T09:35:00Z">
            <w:rPr/>
          </w:rPrChange>
        </w:rPr>
        <w:t xml:space="preserve">. </w:t>
      </w:r>
      <w:r w:rsidR="00B324E9" w:rsidRPr="00270CC0">
        <w:rPr>
          <w:strike/>
          <w:rPrChange w:id="572" w:author="Tim Hallett" w:date="2015-01-29T09:35:00Z">
            <w:rPr/>
          </w:rPrChange>
        </w:rPr>
        <w:t xml:space="preserve">A similar </w:t>
      </w:r>
      <w:r w:rsidR="00DD041D" w:rsidRPr="00270CC0">
        <w:rPr>
          <w:strike/>
          <w:rPrChange w:id="573" w:author="Tim Hallett" w:date="2015-01-29T09:35:00Z">
            <w:rPr/>
          </w:rPrChange>
        </w:rPr>
        <w:t xml:space="preserve">modelling study </w:t>
      </w:r>
      <w:r w:rsidR="00B324E9" w:rsidRPr="00270CC0">
        <w:rPr>
          <w:strike/>
          <w:rPrChange w:id="574" w:author="Tim Hallett" w:date="2015-01-29T09:35:00Z">
            <w:rPr/>
          </w:rPrChange>
        </w:rPr>
        <w:t xml:space="preserve">recently </w:t>
      </w:r>
      <w:r w:rsidR="00DD041D" w:rsidRPr="00270CC0">
        <w:rPr>
          <w:strike/>
          <w:rPrChange w:id="575" w:author="Tim Hallett" w:date="2015-01-29T09:35:00Z">
            <w:rPr/>
          </w:rPrChange>
        </w:rPr>
        <w:t xml:space="preserve">found that improving the re-initiation of ART in a treatment programme </w:t>
      </w:r>
      <w:r w:rsidR="00FA7950" w:rsidRPr="00270CC0">
        <w:rPr>
          <w:strike/>
          <w:rPrChange w:id="576" w:author="Tim Hallett" w:date="2015-01-29T09:35:00Z">
            <w:rPr/>
          </w:rPrChange>
        </w:rPr>
        <w:t xml:space="preserve">in South Africa </w:t>
      </w:r>
      <w:r w:rsidR="00DD041D" w:rsidRPr="00270CC0">
        <w:rPr>
          <w:strike/>
          <w:rPrChange w:id="577" w:author="Tim Hallett" w:date="2015-01-29T09:35:00Z">
            <w:rPr/>
          </w:rPrChange>
        </w:rPr>
        <w:t>was a highly cost-effective intervention</w:t>
      </w:r>
      <w:r w:rsidR="00DD041D" w:rsidRPr="00270CC0">
        <w:rPr>
          <w:strike/>
          <w:rPrChange w:id="578" w:author="Tim Hallett" w:date="2015-01-29T09:35:00Z">
            <w:rPr/>
          </w:rPrChange>
        </w:rPr>
        <w:fldChar w:fldCharType="begin"/>
      </w:r>
      <w:r w:rsidR="0011631F">
        <w:rPr>
          <w:strike/>
        </w:rPr>
        <w:instrText xml:space="preserve"> ADDIN PAPERS2_CITATIONS &lt;citation&gt;&lt;uuid&gt;B316F7BF-045F-4774-8C03-F34432F21D00&lt;/uuid&gt;&lt;priority&gt;34&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270CC0">
        <w:rPr>
          <w:strike/>
          <w:rPrChange w:id="579" w:author="Tim Hallett" w:date="2015-01-29T09:35:00Z">
            <w:rPr/>
          </w:rPrChange>
        </w:rPr>
        <w:fldChar w:fldCharType="separate"/>
      </w:r>
      <w:r w:rsidR="00DD041D" w:rsidRPr="00270CC0">
        <w:rPr>
          <w:strike/>
          <w:lang w:val="en-US"/>
          <w:rPrChange w:id="580" w:author="Tim Hallett" w:date="2015-01-29T09:35:00Z">
            <w:rPr>
              <w:lang w:val="en-US"/>
            </w:rPr>
          </w:rPrChange>
        </w:rPr>
        <w:t>{Klein:2014ho}</w:t>
      </w:r>
      <w:r w:rsidR="00DD041D" w:rsidRPr="00270CC0">
        <w:rPr>
          <w:strike/>
          <w:rPrChange w:id="581" w:author="Tim Hallett" w:date="2015-01-29T09:35:00Z">
            <w:rPr/>
          </w:rPrChange>
        </w:rPr>
        <w:fldChar w:fldCharType="end"/>
      </w:r>
      <w:r w:rsidR="00DD041D" w:rsidRPr="00270CC0">
        <w:rPr>
          <w:strike/>
          <w:rPrChange w:id="582" w:author="Tim Hallett" w:date="2015-01-29T09:35:00Z">
            <w:rPr/>
          </w:rPrChange>
        </w:rPr>
        <w:t xml:space="preserve">. </w:t>
      </w:r>
      <w:r w:rsidR="00AF3BF7" w:rsidRPr="00270CC0">
        <w:rPr>
          <w:strike/>
          <w:rPrChange w:id="583" w:author="Tim Hallett" w:date="2015-01-29T09:35:00Z">
            <w:rPr/>
          </w:rPrChange>
        </w:rPr>
        <w:t xml:space="preserve">This leads us to speculate that a larger proportion of individuals are initiating ART in </w:t>
      </w:r>
      <w:r w:rsidR="00510929" w:rsidRPr="00270CC0">
        <w:rPr>
          <w:strike/>
          <w:rPrChange w:id="584" w:author="Tim Hallett" w:date="2015-01-29T09:35:00Z">
            <w:rPr/>
          </w:rPrChange>
        </w:rPr>
        <w:t xml:space="preserve">South Africa as our model results indicate that </w:t>
      </w:r>
      <w:r w:rsidR="000067A3" w:rsidRPr="00270CC0">
        <w:rPr>
          <w:strike/>
          <w:rPrChange w:id="585" w:author="Tim Hallett" w:date="2015-01-29T09:35:00Z">
            <w:rPr/>
          </w:rPrChange>
        </w:rPr>
        <w:t xml:space="preserve">a similar intervention was not particularly impactful. </w:t>
      </w:r>
      <w:r w:rsidR="003846CE" w:rsidRPr="00270CC0">
        <w:rPr>
          <w:strike/>
          <w:rPrChange w:id="586" w:author="Tim Hallett" w:date="2015-01-29T09:35:00Z">
            <w:rPr/>
          </w:rPrChange>
        </w:rPr>
        <w:t>However</w:t>
      </w:r>
      <w:r w:rsidR="000067A3" w:rsidRPr="00270CC0">
        <w:rPr>
          <w:strike/>
          <w:rPrChange w:id="587" w:author="Tim Hallett" w:date="2015-01-29T09:35:00Z">
            <w:rPr/>
          </w:rPrChange>
        </w:rPr>
        <w:t xml:space="preserve">, this type of intervention becomes </w:t>
      </w:r>
      <w:r w:rsidR="007776EC" w:rsidRPr="00270CC0">
        <w:rPr>
          <w:strike/>
          <w:rPrChange w:id="588" w:author="Tim Hallett" w:date="2015-01-29T09:35:00Z">
            <w:rPr/>
          </w:rPrChange>
        </w:rPr>
        <w:t xml:space="preserve">nearly 5-fold </w:t>
      </w:r>
      <w:r w:rsidR="000067A3" w:rsidRPr="00270CC0">
        <w:rPr>
          <w:strike/>
          <w:rPrChange w:id="589" w:author="Tim Hallett" w:date="2015-01-29T09:35:00Z">
            <w:rPr/>
          </w:rPrChange>
        </w:rPr>
        <w:t xml:space="preserve">more powerful if upstream care </w:t>
      </w:r>
      <w:r w:rsidR="0063146D" w:rsidRPr="00270CC0">
        <w:rPr>
          <w:strike/>
          <w:rPrChange w:id="590" w:author="Tim Hallett" w:date="2015-01-29T09:35:00Z">
            <w:rPr/>
          </w:rPrChange>
        </w:rPr>
        <w:t>is</w:t>
      </w:r>
      <w:r w:rsidR="007776EC" w:rsidRPr="00270CC0">
        <w:rPr>
          <w:strike/>
          <w:rPrChange w:id="591" w:author="Tim Hallett" w:date="2015-01-29T09:35:00Z">
            <w:rPr/>
          </w:rPrChange>
        </w:rPr>
        <w:t xml:space="preserve"> </w:t>
      </w:r>
      <w:r w:rsidR="005C322F" w:rsidRPr="00270CC0">
        <w:rPr>
          <w:strike/>
          <w:rPrChange w:id="592" w:author="Tim Hallett" w:date="2015-01-29T09:35:00Z">
            <w:rPr/>
          </w:rPrChange>
        </w:rPr>
        <w:t>flawless</w:t>
      </w:r>
      <w:r w:rsidR="000067A3" w:rsidRPr="00270CC0">
        <w:rPr>
          <w:strike/>
          <w:rPrChange w:id="593" w:author="Tim Hallett" w:date="2015-01-29T09:35:00Z">
            <w:rPr/>
          </w:rPrChange>
        </w:rPr>
        <w:t>[</w:t>
      </w:r>
      <w:r w:rsidR="000067A3" w:rsidRPr="00270CC0">
        <w:rPr>
          <w:i/>
          <w:strike/>
          <w:rPrChange w:id="594" w:author="Tim Hallett" w:date="2015-01-29T09:35:00Z">
            <w:rPr>
              <w:i/>
            </w:rPr>
          </w:rPrChange>
        </w:rPr>
        <w:t xml:space="preserve">results </w:t>
      </w:r>
      <w:r w:rsidR="00C41D38" w:rsidRPr="00270CC0">
        <w:rPr>
          <w:i/>
          <w:strike/>
          <w:rPrChange w:id="595" w:author="Tim Hallett" w:date="2015-01-29T09:35:00Z">
            <w:rPr>
              <w:i/>
            </w:rPr>
          </w:rPrChange>
        </w:rPr>
        <w:t>not</w:t>
      </w:r>
      <w:r w:rsidR="000067A3" w:rsidRPr="00270CC0">
        <w:rPr>
          <w:i/>
          <w:strike/>
          <w:rPrChange w:id="596" w:author="Tim Hallett" w:date="2015-01-29T09:35:00Z">
            <w:rPr>
              <w:i/>
            </w:rPr>
          </w:rPrChange>
        </w:rPr>
        <w:t xml:space="preserve"> shown (in Leaks.docx)</w:t>
      </w:r>
      <w:r w:rsidR="000067A3" w:rsidRPr="00270CC0">
        <w:rPr>
          <w:strike/>
          <w:rPrChange w:id="597" w:author="Tim Hallett" w:date="2015-01-29T09:35:00Z">
            <w:rPr/>
          </w:rPrChange>
        </w:rPr>
        <w:t>].</w:t>
      </w:r>
      <w:r w:rsidR="002D7F02" w:rsidRPr="00270CC0">
        <w:rPr>
          <w:strike/>
          <w:rPrChange w:id="598" w:author="Tim Hallett" w:date="2015-01-29T09:35:00Z">
            <w:rPr/>
          </w:rPrChange>
        </w:rPr>
        <w:t xml:space="preserve"> In another mathematical model investigating</w:t>
      </w:r>
      <w:r w:rsidR="00DD041D" w:rsidRPr="00270CC0">
        <w:rPr>
          <w:strike/>
          <w:rPrChange w:id="599" w:author="Tim Hallett" w:date="2015-01-29T09:35:00Z">
            <w:rPr/>
          </w:rPrChange>
        </w:rPr>
        <w:t xml:space="preserve"> HIV testing strategies in South Africa, Bendavid </w:t>
      </w:r>
      <w:r w:rsidR="00DD041D" w:rsidRPr="00270CC0">
        <w:rPr>
          <w:i/>
          <w:strike/>
          <w:rPrChange w:id="600" w:author="Tim Hallett" w:date="2015-01-29T09:35:00Z">
            <w:rPr>
              <w:i/>
            </w:rPr>
          </w:rPrChange>
        </w:rPr>
        <w:t>et al</w:t>
      </w:r>
      <w:r w:rsidR="002D7F02" w:rsidRPr="00270CC0">
        <w:rPr>
          <w:strike/>
          <w:rPrChange w:id="601" w:author="Tim Hallett" w:date="2015-01-29T09:35:00Z">
            <w:rPr/>
          </w:rPrChange>
        </w:rPr>
        <w:t>. demonstrate</w:t>
      </w:r>
      <w:r w:rsidR="00DD041D" w:rsidRPr="00270CC0">
        <w:rPr>
          <w:strike/>
          <w:rPrChange w:id="602" w:author="Tim Hallett" w:date="2015-01-29T09:35:00Z">
            <w:rPr/>
          </w:rPrChange>
        </w:rPr>
        <w:t xml:space="preserve"> that implementing a universal test and treat strategy with enhanced linkage and retention in care would nearly double the survival benefits of a strategy with current linkage and retention rates</w:t>
      </w:r>
      <w:r w:rsidR="00DD041D" w:rsidRPr="00270CC0">
        <w:rPr>
          <w:strike/>
          <w:rPrChange w:id="603" w:author="Tim Hallett" w:date="2015-01-29T09:35:00Z">
            <w:rPr/>
          </w:rPrChange>
        </w:rPr>
        <w:fldChar w:fldCharType="begin"/>
      </w:r>
      <w:r w:rsidR="0011631F">
        <w:rPr>
          <w:strike/>
        </w:rPr>
        <w:instrText xml:space="preserve"> ADDIN PAPERS2_CITATIONS &lt;citation&gt;&lt;uuid&gt;A9D23F4C-9AF1-4C13-B2B4-91E6FF921CD6&lt;/uuid&gt;&lt;priority&gt;35&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604" w:author="Tim Hallett" w:date="2015-01-29T09:35:00Z">
            <w:rPr/>
          </w:rPrChange>
        </w:rPr>
        <w:fldChar w:fldCharType="separate"/>
      </w:r>
      <w:r w:rsidR="00DD041D" w:rsidRPr="00270CC0">
        <w:rPr>
          <w:strike/>
          <w:lang w:val="en-US"/>
          <w:rPrChange w:id="605" w:author="Tim Hallett" w:date="2015-01-29T09:35:00Z">
            <w:rPr>
              <w:lang w:val="en-US"/>
            </w:rPr>
          </w:rPrChange>
        </w:rPr>
        <w:t>{Bendavid:2010gu}</w:t>
      </w:r>
      <w:r w:rsidR="00DD041D" w:rsidRPr="00270CC0">
        <w:rPr>
          <w:strike/>
          <w:rPrChange w:id="606" w:author="Tim Hallett" w:date="2015-01-29T09:35:00Z">
            <w:rPr/>
          </w:rPrChange>
        </w:rPr>
        <w:fldChar w:fldCharType="end"/>
      </w:r>
      <w:r w:rsidR="00DD041D" w:rsidRPr="00270CC0">
        <w:rPr>
          <w:strike/>
          <w:rPrChange w:id="607" w:author="Tim Hallett" w:date="2015-01-29T09:35:00Z">
            <w:rPr/>
          </w:rPrChange>
        </w:rPr>
        <w:t xml:space="preserve">. Status quo linkage rates were 67% compared to 60% in </w:t>
      </w:r>
      <w:r w:rsidR="002D7F02" w:rsidRPr="00270CC0">
        <w:rPr>
          <w:strike/>
          <w:rPrChange w:id="608" w:author="Tim Hallett" w:date="2015-01-29T09:35:00Z">
            <w:rPr/>
          </w:rPrChange>
        </w:rPr>
        <w:t>our</w:t>
      </w:r>
      <w:r w:rsidR="00DD041D" w:rsidRPr="00270CC0">
        <w:rPr>
          <w:strike/>
          <w:rPrChange w:id="609" w:author="Tim Hallett" w:date="2015-01-29T09:35:00Z">
            <w:rPr/>
          </w:rPrChange>
        </w:rPr>
        <w:t xml:space="preserve"> results, further illustrating the importance of successfully linking patients to care</w:t>
      </w:r>
      <w:r w:rsidR="00DD041D" w:rsidRPr="00270CC0">
        <w:rPr>
          <w:strike/>
          <w:rPrChange w:id="610" w:author="Tim Hallett" w:date="2015-01-29T09:35:00Z">
            <w:rPr/>
          </w:rPrChange>
        </w:rPr>
        <w:fldChar w:fldCharType="begin"/>
      </w:r>
      <w:r w:rsidR="0011631F">
        <w:rPr>
          <w:strike/>
        </w:rPr>
        <w:instrText xml:space="preserve"> ADDIN PAPERS2_CITATIONS &lt;citation&gt;&lt;uuid&gt;439E0B8F-008C-4FEF-ABF1-C24FB5C59CBF&lt;/uuid&gt;&lt;priority&gt;36&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611" w:author="Tim Hallett" w:date="2015-01-29T09:35:00Z">
            <w:rPr/>
          </w:rPrChange>
        </w:rPr>
        <w:fldChar w:fldCharType="separate"/>
      </w:r>
      <w:r w:rsidR="00DD041D" w:rsidRPr="00270CC0">
        <w:rPr>
          <w:strike/>
          <w:lang w:val="en-US"/>
          <w:rPrChange w:id="612" w:author="Tim Hallett" w:date="2015-01-29T09:35:00Z">
            <w:rPr>
              <w:lang w:val="en-US"/>
            </w:rPr>
          </w:rPrChange>
        </w:rPr>
        <w:t>{Bendavid:2010gu}</w:t>
      </w:r>
      <w:r w:rsidR="00DD041D" w:rsidRPr="00270CC0">
        <w:rPr>
          <w:strike/>
          <w:rPrChange w:id="613" w:author="Tim Hallett" w:date="2015-01-29T09:35:00Z">
            <w:rPr/>
          </w:rPrChange>
        </w:rPr>
        <w:fldChar w:fldCharType="end"/>
      </w:r>
      <w:r w:rsidR="00DD041D" w:rsidRPr="00270CC0">
        <w:rPr>
          <w:strike/>
          <w:rPrChange w:id="614" w:author="Tim Hallett" w:date="2015-01-29T09:35:00Z">
            <w:rPr/>
          </w:rPrChange>
        </w:rPr>
        <w:t>.</w:t>
      </w:r>
    </w:p>
    <w:p w14:paraId="159AB36F" w14:textId="77777777" w:rsidR="00272A02" w:rsidRDefault="00272A02" w:rsidP="0086036A">
      <w:pPr>
        <w:pStyle w:val="normal0"/>
      </w:pPr>
    </w:p>
    <w:p w14:paraId="6AE26F4E" w14:textId="57643462" w:rsidR="006618DD" w:rsidRPr="005E53E2" w:rsidRDefault="00C224AE" w:rsidP="00615625">
      <w:pPr>
        <w:pStyle w:val="normal0"/>
        <w:ind w:firstLine="359"/>
        <w:rPr>
          <w:strike/>
          <w:rPrChange w:id="615" w:author="Tim Hallett" w:date="2015-01-28T09:34:00Z">
            <w:rPr/>
          </w:rPrChange>
        </w:rPr>
      </w:pPr>
      <w:r w:rsidRPr="005E53E2">
        <w:rPr>
          <w:strike/>
          <w:rPrChange w:id="616" w:author="Tim Hallett" w:date="2015-01-28T09:34:00Z">
            <w:rPr/>
          </w:rPrChange>
        </w:rPr>
        <w:t>While t</w:t>
      </w:r>
      <w:r w:rsidR="003867BA" w:rsidRPr="005E53E2">
        <w:rPr>
          <w:strike/>
          <w:rPrChange w:id="617" w:author="Tim Hallett" w:date="2015-01-28T09:34:00Z">
            <w:rPr/>
          </w:rPrChange>
        </w:rPr>
        <w:t xml:space="preserve">his work discusses individual interventions </w:t>
      </w:r>
      <w:r w:rsidR="0042504D" w:rsidRPr="005E53E2">
        <w:rPr>
          <w:strike/>
          <w:rPrChange w:id="618" w:author="Tim Hallett" w:date="2015-01-28T09:34:00Z">
            <w:rPr/>
          </w:rPrChange>
        </w:rPr>
        <w:t>targe</w:t>
      </w:r>
      <w:r w:rsidR="00E45EF5" w:rsidRPr="005E53E2">
        <w:rPr>
          <w:strike/>
          <w:rPrChange w:id="619" w:author="Tim Hallett" w:date="2015-01-28T09:34:00Z">
            <w:rPr/>
          </w:rPrChange>
        </w:rPr>
        <w:t>ting specific aspects of care</w:t>
      </w:r>
      <w:r w:rsidR="003867BA" w:rsidRPr="005E53E2">
        <w:rPr>
          <w:strike/>
          <w:rPrChange w:id="620" w:author="Tim Hallett" w:date="2015-01-28T09:34:00Z">
            <w:rPr/>
          </w:rPrChange>
        </w:rPr>
        <w:t xml:space="preserve">, there are often </w:t>
      </w:r>
      <w:r w:rsidR="00E45EF5" w:rsidRPr="005E53E2">
        <w:rPr>
          <w:strike/>
          <w:rPrChange w:id="621" w:author="Tim Hallett" w:date="2015-01-28T09:34:00Z">
            <w:rPr/>
          </w:rPrChange>
        </w:rPr>
        <w:t xml:space="preserve">substantial </w:t>
      </w:r>
      <w:r w:rsidR="003867BA" w:rsidRPr="005E53E2">
        <w:rPr>
          <w:strike/>
          <w:rPrChange w:id="622" w:author="Tim Hallett" w:date="2015-01-28T09:34:00Z">
            <w:rPr/>
          </w:rPrChange>
        </w:rPr>
        <w:t xml:space="preserve">differences </w:t>
      </w:r>
      <w:r w:rsidR="008531DE" w:rsidRPr="005E53E2">
        <w:rPr>
          <w:strike/>
          <w:rPrChange w:id="623" w:author="Tim Hallett" w:date="2015-01-28T09:34:00Z">
            <w:rPr/>
          </w:rPrChange>
        </w:rPr>
        <w:t>between two interventions of the same, or similar, name</w:t>
      </w:r>
      <w:r w:rsidR="008D77D6" w:rsidRPr="005E53E2">
        <w:rPr>
          <w:strike/>
          <w:rPrChange w:id="624" w:author="Tim Hallett" w:date="2015-01-28T09:34:00Z">
            <w:rPr/>
          </w:rPrChange>
        </w:rPr>
        <w:fldChar w:fldCharType="begin"/>
      </w:r>
      <w:r w:rsidR="0011631F">
        <w:rPr>
          <w:strike/>
        </w:rPr>
        <w:instrText xml:space="preserve"> ADDIN PAPERS2_CITATIONS &lt;citation&gt;&lt;uuid&gt;F8419761-FD7C-4171-9066-29C598F82937&lt;/uuid&gt;&lt;priority&gt;37&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5E53E2">
        <w:rPr>
          <w:strike/>
          <w:rPrChange w:id="625" w:author="Tim Hallett" w:date="2015-01-28T09:34:00Z">
            <w:rPr/>
          </w:rPrChange>
        </w:rPr>
        <w:fldChar w:fldCharType="separate"/>
      </w:r>
      <w:r w:rsidR="008D77D6" w:rsidRPr="005E53E2">
        <w:rPr>
          <w:strike/>
          <w:lang w:val="en-US"/>
          <w:rPrChange w:id="626" w:author="Tim Hallett" w:date="2015-01-28T09:34:00Z">
            <w:rPr>
              <w:lang w:val="en-US"/>
            </w:rPr>
          </w:rPrChange>
        </w:rPr>
        <w:t>{Barnighausen:2011cb}</w:t>
      </w:r>
      <w:r w:rsidR="008D77D6" w:rsidRPr="005E53E2">
        <w:rPr>
          <w:strike/>
          <w:rPrChange w:id="627" w:author="Tim Hallett" w:date="2015-01-28T09:34:00Z">
            <w:rPr/>
          </w:rPrChange>
        </w:rPr>
        <w:fldChar w:fldCharType="end"/>
      </w:r>
      <w:r w:rsidR="003867BA" w:rsidRPr="005E53E2">
        <w:rPr>
          <w:strike/>
          <w:rPrChange w:id="628" w:author="Tim Hallett" w:date="2015-01-28T09:34:00Z">
            <w:rPr/>
          </w:rPrChange>
        </w:rPr>
        <w:t>.</w:t>
      </w:r>
      <w:r w:rsidRPr="005E53E2">
        <w:rPr>
          <w:strike/>
          <w:rPrChange w:id="629" w:author="Tim Hallett" w:date="2015-01-28T09:34:00Z">
            <w:rPr/>
          </w:rPrChange>
        </w:rPr>
        <w:t xml:space="preserve"> For </w:t>
      </w:r>
      <w:r w:rsidR="003759E8" w:rsidRPr="005E53E2">
        <w:rPr>
          <w:strike/>
          <w:rPrChange w:id="630" w:author="Tim Hallett" w:date="2015-01-28T09:34:00Z">
            <w:rPr/>
          </w:rPrChange>
        </w:rPr>
        <w:t>example</w:t>
      </w:r>
      <w:r w:rsidRPr="005E53E2">
        <w:rPr>
          <w:strike/>
          <w:rPrChange w:id="631" w:author="Tim Hallett" w:date="2015-01-28T09:34:00Z">
            <w:rPr/>
          </w:rPrChange>
        </w:rPr>
        <w:t>,</w:t>
      </w:r>
      <w:r w:rsidR="003759E8" w:rsidRPr="005E53E2">
        <w:rPr>
          <w:strike/>
          <w:rPrChange w:id="632" w:author="Tim Hallett" w:date="2015-01-28T09:34:00Z">
            <w:rPr/>
          </w:rPrChange>
        </w:rPr>
        <w:t xml:space="preserve"> </w:t>
      </w:r>
      <w:r w:rsidR="00525D24" w:rsidRPr="005E53E2">
        <w:rPr>
          <w:strike/>
          <w:rPrChange w:id="633" w:author="Tim Hallett" w:date="2015-01-28T09:34:00Z">
            <w:rPr/>
          </w:rPrChange>
        </w:rPr>
        <w:t xml:space="preserve">in regard to </w:t>
      </w:r>
      <w:r w:rsidR="003759E8" w:rsidRPr="005E53E2">
        <w:rPr>
          <w:strike/>
          <w:rPrChange w:id="634" w:author="Tim Hallett" w:date="2015-01-28T09:34:00Z">
            <w:rPr/>
          </w:rPrChange>
        </w:rPr>
        <w:t xml:space="preserve">HBCT, two such interventions have been trialled in different locations in sub-Saharan Africa with </w:t>
      </w:r>
      <w:r w:rsidR="00525D24" w:rsidRPr="005E53E2">
        <w:rPr>
          <w:strike/>
          <w:rPrChange w:id="635" w:author="Tim Hallett" w:date="2015-01-28T09:34:00Z">
            <w:rPr/>
          </w:rPrChange>
        </w:rPr>
        <w:t xml:space="preserve">contrasting </w:t>
      </w:r>
      <w:r w:rsidR="003759E8" w:rsidRPr="005E53E2">
        <w:rPr>
          <w:strike/>
          <w:rPrChange w:id="636" w:author="Tim Hallett" w:date="2015-01-28T09:34:00Z">
            <w:rPr/>
          </w:rPrChange>
        </w:rPr>
        <w:t>results.</w:t>
      </w:r>
      <w:r w:rsidR="00582AB8" w:rsidRPr="005E53E2">
        <w:rPr>
          <w:strike/>
          <w:rPrChange w:id="637" w:author="Tim Hallett" w:date="2015-01-28T09:34:00Z">
            <w:rPr/>
          </w:rPrChange>
        </w:rPr>
        <w:t xml:space="preserve"> </w:t>
      </w:r>
      <w:r w:rsidR="00B7641A" w:rsidRPr="005E53E2">
        <w:rPr>
          <w:strike/>
          <w:rPrChange w:id="638" w:author="Tim Hallett" w:date="2015-01-28T09:34:00Z">
            <w:rPr/>
          </w:rPrChange>
        </w:rPr>
        <w:t>An intense HBCT intervention was tested in Kwazulu-Natal involving home-based HIV-testing followed by immediate POC CD4 testing and follow-up visits to facilitate linkage and adherence to care</w:t>
      </w:r>
      <w:r w:rsidR="002454A8" w:rsidRPr="005E53E2">
        <w:rPr>
          <w:strike/>
          <w:rPrChange w:id="639" w:author="Tim Hallett" w:date="2015-01-28T09:34:00Z">
            <w:rPr/>
          </w:rPrChange>
        </w:rPr>
        <w:fldChar w:fldCharType="begin"/>
      </w:r>
      <w:r w:rsidR="0011631F">
        <w:rPr>
          <w:strike/>
        </w:rPr>
        <w:instrText xml:space="preserve"> ADDIN PAPERS2_CITATIONS &lt;citation&gt;&lt;uuid&gt;53A6260C-FF6B-4BCB-9ABC-EC87472162F8&lt;/uuid&gt;&lt;priority&gt;38&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5E53E2">
        <w:rPr>
          <w:strike/>
          <w:rPrChange w:id="640" w:author="Tim Hallett" w:date="2015-01-28T09:34:00Z">
            <w:rPr/>
          </w:rPrChange>
        </w:rPr>
        <w:fldChar w:fldCharType="separate"/>
      </w:r>
      <w:r w:rsidR="002454A8" w:rsidRPr="005E53E2">
        <w:rPr>
          <w:strike/>
          <w:lang w:val="en-US"/>
          <w:rPrChange w:id="641" w:author="Tim Hallett" w:date="2015-01-28T09:34:00Z">
            <w:rPr>
              <w:lang w:val="en-US"/>
            </w:rPr>
          </w:rPrChange>
        </w:rPr>
        <w:t>{vanRooyen:2013gy}</w:t>
      </w:r>
      <w:r w:rsidR="002454A8" w:rsidRPr="005E53E2">
        <w:rPr>
          <w:strike/>
          <w:rPrChange w:id="642" w:author="Tim Hallett" w:date="2015-01-28T09:34:00Z">
            <w:rPr/>
          </w:rPrChange>
        </w:rPr>
        <w:fldChar w:fldCharType="end"/>
      </w:r>
      <w:r w:rsidR="00B7641A" w:rsidRPr="005E53E2">
        <w:rPr>
          <w:strike/>
          <w:rPrChange w:id="643" w:author="Tim Hallett" w:date="2015-01-28T09:34:00Z">
            <w:rPr/>
          </w:rPrChange>
        </w:rPr>
        <w:t>.</w:t>
      </w:r>
      <w:r w:rsidR="00427583" w:rsidRPr="005E53E2">
        <w:rPr>
          <w:strike/>
          <w:rPrChange w:id="644" w:author="Tim Hallett" w:date="2015-01-28T09:34:00Z">
            <w:rPr/>
          </w:rPrChange>
        </w:rPr>
        <w:t xml:space="preserve"> This intervention achieved 91% coverage of the community and within six months, 96% of newly diagnosed individuals had been linked to care</w:t>
      </w:r>
      <w:r w:rsidR="00427583" w:rsidRPr="005E53E2">
        <w:rPr>
          <w:strike/>
          <w:rPrChange w:id="645" w:author="Tim Hallett" w:date="2015-01-28T09:34:00Z">
            <w:rPr/>
          </w:rPrChange>
        </w:rPr>
        <w:fldChar w:fldCharType="begin"/>
      </w:r>
      <w:r w:rsidR="0011631F">
        <w:rPr>
          <w:strike/>
        </w:rPr>
        <w:instrText xml:space="preserve"> ADDIN PAPERS2_CITATIONS &lt;citation&gt;&lt;uuid&gt;5CD9A569-85D3-42E0-ADF5-94FE05F33F6C&lt;/uuid&gt;&lt;priority&gt;39&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5E53E2">
        <w:rPr>
          <w:strike/>
          <w:rPrChange w:id="646" w:author="Tim Hallett" w:date="2015-01-28T09:34:00Z">
            <w:rPr/>
          </w:rPrChange>
        </w:rPr>
        <w:fldChar w:fldCharType="separate"/>
      </w:r>
      <w:r w:rsidR="00427583" w:rsidRPr="005E53E2">
        <w:rPr>
          <w:strike/>
          <w:lang w:val="en-US"/>
          <w:rPrChange w:id="647" w:author="Tim Hallett" w:date="2015-01-28T09:34:00Z">
            <w:rPr>
              <w:lang w:val="en-US"/>
            </w:rPr>
          </w:rPrChange>
        </w:rPr>
        <w:t>{vanRooyen:2013gy}</w:t>
      </w:r>
      <w:r w:rsidR="00427583" w:rsidRPr="005E53E2">
        <w:rPr>
          <w:strike/>
          <w:rPrChange w:id="648" w:author="Tim Hallett" w:date="2015-01-28T09:34:00Z">
            <w:rPr/>
          </w:rPrChange>
        </w:rPr>
        <w:fldChar w:fldCharType="end"/>
      </w:r>
      <w:r w:rsidR="00427583" w:rsidRPr="005E53E2">
        <w:rPr>
          <w:strike/>
          <w:rPrChange w:id="649" w:author="Tim Hallett" w:date="2015-01-28T09:34:00Z">
            <w:rPr/>
          </w:rPrChange>
        </w:rPr>
        <w:t xml:space="preserve">. In </w:t>
      </w:r>
      <w:r w:rsidR="00427583" w:rsidRPr="005E53E2">
        <w:rPr>
          <w:strike/>
          <w:rPrChange w:id="650" w:author="Tim Hallett" w:date="2015-01-28T09:34:00Z">
            <w:rPr/>
          </w:rPrChange>
        </w:rPr>
        <w:lastRenderedPageBreak/>
        <w:t xml:space="preserve">contrast, </w:t>
      </w:r>
      <w:r w:rsidR="005E5D58" w:rsidRPr="005E53E2">
        <w:rPr>
          <w:strike/>
          <w:rPrChange w:id="651" w:author="Tim Hallett" w:date="2015-01-28T09:34:00Z">
            <w:rPr/>
          </w:rPrChange>
        </w:rPr>
        <w:t>an HBCT intervention trialled at another AMPATH site in Kenya, achieved coverage of 88% of the population</w:t>
      </w:r>
      <w:r w:rsidR="00810A95" w:rsidRPr="005E53E2">
        <w:rPr>
          <w:strike/>
          <w:rPrChange w:id="652" w:author="Tim Hallett" w:date="2015-01-28T09:34:00Z">
            <w:rPr/>
          </w:rPrChange>
        </w:rPr>
        <w:t>,</w:t>
      </w:r>
      <w:r w:rsidR="005E5D58" w:rsidRPr="005E53E2">
        <w:rPr>
          <w:strike/>
          <w:rPrChange w:id="653" w:author="Tim Hallett" w:date="2015-01-28T09:34:00Z">
            <w:rPr/>
          </w:rPrChange>
        </w:rPr>
        <w:t xml:space="preserve"> but among newly diagnosed individuals only 15% had been linked to care over a median of 3.4 years since diagnosis</w:t>
      </w:r>
      <w:r w:rsidR="00810A95" w:rsidRPr="005E53E2">
        <w:rPr>
          <w:strike/>
          <w:rPrChange w:id="654" w:author="Tim Hallett" w:date="2015-01-28T09:34:00Z">
            <w:rPr/>
          </w:rPrChange>
        </w:rPr>
        <w:fldChar w:fldCharType="begin"/>
      </w:r>
      <w:r w:rsidR="0011631F">
        <w:rPr>
          <w:strike/>
        </w:rPr>
        <w:instrText xml:space="preserve"> ADDIN PAPERS2_CITATIONS &lt;citation&gt;&lt;uuid&gt;88D185FA-2F76-4A0A-B1AB-B4BF6912FEC5&lt;/uuid&gt;&lt;priority&gt;40&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5E53E2">
        <w:rPr>
          <w:strike/>
          <w:rPrChange w:id="655" w:author="Tim Hallett" w:date="2015-01-28T09:34:00Z">
            <w:rPr/>
          </w:rPrChange>
        </w:rPr>
        <w:fldChar w:fldCharType="separate"/>
      </w:r>
      <w:r w:rsidR="00810A95" w:rsidRPr="005E53E2">
        <w:rPr>
          <w:strike/>
          <w:lang w:val="en-US"/>
          <w:rPrChange w:id="656" w:author="Tim Hallett" w:date="2015-01-28T09:34:00Z">
            <w:rPr>
              <w:lang w:val="en-US"/>
            </w:rPr>
          </w:rPrChange>
        </w:rPr>
        <w:t>{Genberg:2015cd}</w:t>
      </w:r>
      <w:r w:rsidR="00810A95" w:rsidRPr="005E53E2">
        <w:rPr>
          <w:strike/>
          <w:rPrChange w:id="657" w:author="Tim Hallett" w:date="2015-01-28T09:34:00Z">
            <w:rPr/>
          </w:rPrChange>
        </w:rPr>
        <w:fldChar w:fldCharType="end"/>
      </w:r>
      <w:r w:rsidR="005E5D58" w:rsidRPr="005E53E2">
        <w:rPr>
          <w:strike/>
          <w:rPrChange w:id="658" w:author="Tim Hallett" w:date="2015-01-28T09:34:00Z">
            <w:rPr/>
          </w:rPrChange>
        </w:rPr>
        <w:t>.</w:t>
      </w:r>
      <w:r w:rsidR="009A32A8" w:rsidRPr="005E53E2">
        <w:rPr>
          <w:strike/>
          <w:rPrChange w:id="659" w:author="Tim Hallett" w:date="2015-01-28T09:34:00Z">
            <w:rPr/>
          </w:rPrChange>
        </w:rPr>
        <w:t xml:space="preserve"> The difference in linkage rates between the two interventions is likely a result of the former involving</w:t>
      </w:r>
      <w:r w:rsidR="0029787C" w:rsidRPr="005E53E2">
        <w:rPr>
          <w:strike/>
          <w:rPrChange w:id="660" w:author="Tim Hallett" w:date="2015-01-28T09:34:00Z">
            <w:rPr/>
          </w:rPrChange>
        </w:rPr>
        <w:t xml:space="preserve"> a combination of</w:t>
      </w:r>
      <w:r w:rsidR="009A32A8" w:rsidRPr="005E53E2">
        <w:rPr>
          <w:strike/>
          <w:rPrChange w:id="661" w:author="Tim Hallett" w:date="2015-01-28T09:34:00Z">
            <w:rPr/>
          </w:rPrChange>
        </w:rPr>
        <w:t xml:space="preserve"> POC CD4 testing and follow-up visits to motivate indiv</w:t>
      </w:r>
      <w:r w:rsidR="00997A22" w:rsidRPr="005E53E2">
        <w:rPr>
          <w:strike/>
          <w:rPrChange w:id="662" w:author="Tim Hallett" w:date="2015-01-28T09:34:00Z">
            <w:rPr/>
          </w:rPrChange>
        </w:rPr>
        <w:t>iduals to link</w:t>
      </w:r>
      <w:r w:rsidR="006739CB" w:rsidRPr="005E53E2">
        <w:rPr>
          <w:strike/>
          <w:rPrChange w:id="663" w:author="Tim Hallett" w:date="2015-01-28T09:34:00Z">
            <w:rPr/>
          </w:rPrChange>
        </w:rPr>
        <w:t xml:space="preserve">. </w:t>
      </w:r>
      <w:r w:rsidR="00217349" w:rsidRPr="005E53E2">
        <w:rPr>
          <w:strike/>
          <w:rPrChange w:id="664" w:author="Tim Hallett" w:date="2015-01-28T09:34:00Z">
            <w:rPr/>
          </w:rPrChange>
        </w:rPr>
        <w:t>Together with our results</w:t>
      </w:r>
      <w:r w:rsidR="00C309E6" w:rsidRPr="005E53E2">
        <w:rPr>
          <w:strike/>
          <w:rPrChange w:id="665" w:author="Tim Hallett" w:date="2015-01-28T09:34:00Z">
            <w:rPr/>
          </w:rPrChange>
        </w:rPr>
        <w:t>,</w:t>
      </w:r>
      <w:r w:rsidR="00217349" w:rsidRPr="005E53E2">
        <w:rPr>
          <w:strike/>
          <w:rPrChange w:id="666" w:author="Tim Hallett" w:date="2015-01-28T09:34:00Z">
            <w:rPr/>
          </w:rPrChange>
        </w:rPr>
        <w:t xml:space="preserve"> </w:t>
      </w:r>
      <w:r w:rsidR="009715C0" w:rsidRPr="005E53E2">
        <w:rPr>
          <w:strike/>
          <w:rPrChange w:id="667" w:author="Tim Hallett" w:date="2015-01-28T09:34:00Z">
            <w:rPr/>
          </w:rPrChange>
        </w:rPr>
        <w:t>demonstrating the limited impact of HBCT in the absence of POC CD4 or perfect linkage</w:t>
      </w:r>
      <w:r w:rsidR="00E52388" w:rsidRPr="005E53E2">
        <w:rPr>
          <w:strike/>
          <w:rPrChange w:id="668" w:author="Tim Hallett" w:date="2015-01-28T09:34:00Z">
            <w:rPr/>
          </w:rPrChange>
        </w:rPr>
        <w:t>, this</w:t>
      </w:r>
      <w:r w:rsidR="009715C0" w:rsidRPr="005E53E2">
        <w:rPr>
          <w:strike/>
          <w:rPrChange w:id="669" w:author="Tim Hallett" w:date="2015-01-28T09:34:00Z">
            <w:rPr/>
          </w:rPrChange>
        </w:rPr>
        <w:t xml:space="preserve"> provide</w:t>
      </w:r>
      <w:r w:rsidR="00E52388" w:rsidRPr="005E53E2">
        <w:rPr>
          <w:strike/>
          <w:rPrChange w:id="670" w:author="Tim Hallett" w:date="2015-01-28T09:34:00Z">
            <w:rPr/>
          </w:rPrChange>
        </w:rPr>
        <w:t>s</w:t>
      </w:r>
      <w:r w:rsidR="009715C0" w:rsidRPr="005E53E2">
        <w:rPr>
          <w:strike/>
          <w:rPrChange w:id="671" w:author="Tim Hallett" w:date="2015-01-28T09:34:00Z">
            <w:rPr/>
          </w:rPrChange>
        </w:rPr>
        <w:t xml:space="preserve"> evidence to suggest that</w:t>
      </w:r>
      <w:r w:rsidR="005B38E1" w:rsidRPr="005E53E2">
        <w:rPr>
          <w:strike/>
          <w:rPrChange w:id="672" w:author="Tim Hallett" w:date="2015-01-28T09:34:00Z">
            <w:rPr/>
          </w:rPrChange>
        </w:rPr>
        <w:t xml:space="preserve"> </w:t>
      </w:r>
      <w:r w:rsidR="009715C0" w:rsidRPr="005E53E2">
        <w:rPr>
          <w:strike/>
          <w:rPrChange w:id="673" w:author="Tim Hallett" w:date="2015-01-28T09:34:00Z">
            <w:rPr/>
          </w:rPrChange>
        </w:rPr>
        <w:t>HBCT alone is</w:t>
      </w:r>
      <w:r w:rsidR="00641DA0" w:rsidRPr="005E53E2">
        <w:rPr>
          <w:strike/>
          <w:rPrChange w:id="674" w:author="Tim Hallett" w:date="2015-01-28T09:34:00Z">
            <w:rPr/>
          </w:rPrChange>
        </w:rPr>
        <w:t xml:space="preserve"> </w:t>
      </w:r>
      <w:r w:rsidR="009715C0" w:rsidRPr="005E53E2">
        <w:rPr>
          <w:strike/>
          <w:rPrChange w:id="675" w:author="Tim Hallett" w:date="2015-01-28T09:34:00Z">
            <w:rPr/>
          </w:rPrChange>
        </w:rPr>
        <w:t xml:space="preserve">not capable of generating the impact that it was </w:t>
      </w:r>
      <w:r w:rsidR="005F310F" w:rsidRPr="005E53E2">
        <w:rPr>
          <w:strike/>
          <w:rPrChange w:id="676" w:author="Tim Hallett" w:date="2015-01-28T09:34:00Z">
            <w:rPr/>
          </w:rPrChange>
        </w:rPr>
        <w:t>designed</w:t>
      </w:r>
      <w:r w:rsidR="009715C0" w:rsidRPr="005E53E2">
        <w:rPr>
          <w:strike/>
          <w:rPrChange w:id="677" w:author="Tim Hallett" w:date="2015-01-28T09:34:00Z">
            <w:rPr/>
          </w:rPrChange>
        </w:rPr>
        <w:t xml:space="preserve"> to achieve.</w:t>
      </w:r>
    </w:p>
    <w:p w14:paraId="0BD4F634" w14:textId="77777777" w:rsidR="006618DD" w:rsidRPr="005E53E2" w:rsidRDefault="006618DD" w:rsidP="00A60C56">
      <w:pPr>
        <w:pStyle w:val="normal0"/>
        <w:ind w:firstLine="720"/>
        <w:rPr>
          <w:strike/>
          <w:rPrChange w:id="678" w:author="Tim Hallett" w:date="2015-01-28T09:34:00Z">
            <w:rPr/>
          </w:rPrChange>
        </w:rPr>
      </w:pPr>
    </w:p>
    <w:p w14:paraId="03F5EDE7" w14:textId="77777777" w:rsidR="002C6106" w:rsidRPr="005E53E2" w:rsidRDefault="0059185C" w:rsidP="00A60C56">
      <w:pPr>
        <w:pStyle w:val="normal0"/>
        <w:ind w:firstLine="720"/>
        <w:rPr>
          <w:strike/>
          <w:rPrChange w:id="679" w:author="Tim Hallett" w:date="2015-01-28T09:34:00Z">
            <w:rPr/>
          </w:rPrChange>
        </w:rPr>
      </w:pPr>
      <w:r w:rsidRPr="005E53E2">
        <w:rPr>
          <w:strike/>
          <w:rPrChange w:id="680" w:author="Tim Hallett" w:date="2015-01-28T09:34:00Z">
            <w:rPr/>
          </w:rPrChange>
        </w:rPr>
        <w:t>Overall</w:t>
      </w:r>
      <w:r w:rsidR="005928FC" w:rsidRPr="005E53E2">
        <w:rPr>
          <w:strike/>
          <w:rPrChange w:id="681" w:author="Tim Hallett" w:date="2015-01-28T09:34:00Z">
            <w:rPr/>
          </w:rPrChange>
        </w:rPr>
        <w:t>, the</w:t>
      </w:r>
      <w:r w:rsidR="006618DD" w:rsidRPr="005E53E2">
        <w:rPr>
          <w:strike/>
          <w:rPrChange w:id="682" w:author="Tim Hallett" w:date="2015-01-28T09:34:00Z">
            <w:rPr/>
          </w:rPrChange>
        </w:rPr>
        <w:t xml:space="preserve"> results of these analyses resonate with the health losses reported in many ART-programmes and thus reaffirm the link between patient outcomes and suboptimal care.</w:t>
      </w:r>
      <w:r w:rsidR="005C000A" w:rsidRPr="005E53E2">
        <w:rPr>
          <w:strike/>
          <w:rPrChange w:id="683" w:author="Tim Hallett" w:date="2015-01-28T09:34:00Z">
            <w:rPr/>
          </w:rPrChange>
        </w:rPr>
        <w:t xml:space="preserve"> When c</w:t>
      </w:r>
      <w:r w:rsidR="00A60C56" w:rsidRPr="005E53E2">
        <w:rPr>
          <w:strike/>
          <w:rPrChange w:id="684" w:author="Tim Hallett" w:date="2015-01-28T09:34:00Z">
            <w:rPr/>
          </w:rPrChange>
        </w:rPr>
        <w:t xml:space="preserve">onsidering the distribution of care experience among </w:t>
      </w:r>
      <w:r w:rsidR="005C000A" w:rsidRPr="005E53E2">
        <w:rPr>
          <w:strike/>
          <w:rPrChange w:id="685" w:author="Tim Hallett" w:date="2015-01-28T09:34:00Z">
            <w:rPr/>
          </w:rPrChange>
        </w:rPr>
        <w:t>HIV-related deaths in the entire population</w:t>
      </w:r>
      <w:r w:rsidR="0025030B" w:rsidRPr="005E53E2">
        <w:rPr>
          <w:strike/>
          <w:rPrChange w:id="686" w:author="Tim Hallett" w:date="2015-01-28T09:34:00Z">
            <w:rPr/>
          </w:rPrChange>
        </w:rPr>
        <w:t>(figure 2</w:t>
      </w:r>
      <w:r w:rsidR="005C000A" w:rsidRPr="005E53E2">
        <w:rPr>
          <w:strike/>
          <w:rPrChange w:id="687" w:author="Tim Hallett" w:date="2015-01-28T09:34:00Z">
            <w:rPr/>
          </w:rPrChange>
        </w:rPr>
        <w:t>, left</w:t>
      </w:r>
      <w:r w:rsidR="0025030B" w:rsidRPr="005E53E2">
        <w:rPr>
          <w:strike/>
          <w:rPrChange w:id="688" w:author="Tim Hallett" w:date="2015-01-28T09:34:00Z">
            <w:rPr/>
          </w:rPrChange>
        </w:rPr>
        <w:t>), 19% of individuals were never diagnosed and 57% failed to initiate ART before death.</w:t>
      </w:r>
      <w:r w:rsidR="00A56CFF" w:rsidRPr="005E53E2">
        <w:rPr>
          <w:strike/>
          <w:rPrChange w:id="689" w:author="Tim Hallett" w:date="2015-01-28T09:34:00Z">
            <w:rPr/>
          </w:rPrChange>
        </w:rPr>
        <w:t xml:space="preserve"> These results are in agreement with data from ALPHA sites in Rakai, Uganda, which indicate that around ~20% of deaths in 2011 </w:t>
      </w:r>
      <w:r w:rsidR="00E97007" w:rsidRPr="005E53E2">
        <w:rPr>
          <w:strike/>
          <w:rPrChange w:id="690" w:author="Tim Hallett" w:date="2015-01-28T09:34:00Z">
            <w:rPr/>
          </w:rPrChange>
        </w:rPr>
        <w:t>were among undiagnosed individua</w:t>
      </w:r>
      <w:r w:rsidR="00A56CFF" w:rsidRPr="005E53E2">
        <w:rPr>
          <w:strike/>
          <w:rPrChange w:id="691" w:author="Tim Hallett" w:date="2015-01-28T09:34:00Z">
            <w:rPr/>
          </w:rPrChange>
        </w:rPr>
        <w:t>ls and ~50% were among individuals tested but who never initiated ART[</w:t>
      </w:r>
      <w:r w:rsidR="00A56CFF" w:rsidRPr="005E53E2">
        <w:rPr>
          <w:i/>
          <w:strike/>
          <w:color w:val="0000FF"/>
          <w:rPrChange w:id="692" w:author="Tim Hallett" w:date="2015-01-28T09:34:00Z">
            <w:rPr>
              <w:i/>
              <w:color w:val="0000FF"/>
            </w:rPr>
          </w:rPrChange>
        </w:rPr>
        <w:t>Slaymaker (only going off the Paris slides here – can’t find the relevant paper)</w:t>
      </w:r>
      <w:r w:rsidR="00A56CFF" w:rsidRPr="005E53E2">
        <w:rPr>
          <w:strike/>
          <w:rPrChange w:id="693" w:author="Tim Hallett" w:date="2015-01-28T09:34:00Z">
            <w:rPr/>
          </w:rPrChange>
        </w:rPr>
        <w:t>].</w:t>
      </w:r>
      <w:r w:rsidR="005C000A" w:rsidRPr="005E53E2">
        <w:rPr>
          <w:strike/>
          <w:rPrChange w:id="694" w:author="Tim Hallett" w:date="2015-01-28T09:34:00Z">
            <w:rPr/>
          </w:rPrChange>
        </w:rPr>
        <w:t xml:space="preserve"> This reinforces our results, indicating </w:t>
      </w:r>
      <w:r w:rsidR="0004292E" w:rsidRPr="005E53E2">
        <w:rPr>
          <w:strike/>
          <w:rPrChange w:id="695" w:author="Tim Hallett" w:date="2015-01-28T09:34:00Z">
            <w:rPr/>
          </w:rPrChange>
        </w:rPr>
        <w:t>that mortality is</w:t>
      </w:r>
      <w:r w:rsidR="005C000A" w:rsidRPr="005E53E2">
        <w:rPr>
          <w:strike/>
          <w:rPrChange w:id="696" w:author="Tim Hallett" w:date="2015-01-28T09:34:00Z">
            <w:rPr/>
          </w:rPrChange>
        </w:rPr>
        <w:t xml:space="preserve"> chiefly</w:t>
      </w:r>
      <w:r w:rsidR="0004292E" w:rsidRPr="005E53E2">
        <w:rPr>
          <w:strike/>
          <w:rPrChange w:id="697" w:author="Tim Hallett" w:date="2015-01-28T09:34:00Z">
            <w:rPr/>
          </w:rPrChange>
        </w:rPr>
        <w:t xml:space="preserve"> occurring outside the clinic.</w:t>
      </w:r>
    </w:p>
    <w:p w14:paraId="0CB47590" w14:textId="77777777" w:rsidR="0004292E" w:rsidRPr="005E53E2" w:rsidRDefault="0004292E" w:rsidP="00A60C56">
      <w:pPr>
        <w:pStyle w:val="normal0"/>
        <w:ind w:firstLine="720"/>
        <w:rPr>
          <w:strike/>
          <w:rPrChange w:id="698" w:author="Tim Hallett" w:date="2015-01-28T09:34:00Z">
            <w:rPr/>
          </w:rPrChange>
        </w:rPr>
      </w:pPr>
    </w:p>
    <w:p w14:paraId="020EC319" w14:textId="77777777" w:rsidR="00686B32" w:rsidRPr="005E53E2" w:rsidRDefault="0004292E" w:rsidP="0079710C">
      <w:pPr>
        <w:pStyle w:val="normal0"/>
        <w:ind w:firstLine="720"/>
        <w:rPr>
          <w:strike/>
          <w:rPrChange w:id="699" w:author="Tim Hallett" w:date="2015-01-28T09:34:00Z">
            <w:rPr/>
          </w:rPrChange>
        </w:rPr>
      </w:pPr>
      <w:r w:rsidRPr="005E53E2">
        <w:rPr>
          <w:strike/>
          <w:rPrChange w:id="700" w:author="Tim Hallett" w:date="2015-01-28T09:34:00Z">
            <w:rPr/>
          </w:rPrChange>
        </w:rPr>
        <w:t xml:space="preserve">Additionally, we illustrated that </w:t>
      </w:r>
      <w:r w:rsidR="009E3B14" w:rsidRPr="005E53E2">
        <w:rPr>
          <w:strike/>
          <w:rPrChange w:id="701" w:author="Tim Hallett" w:date="2015-01-28T09:34:00Z">
            <w:rPr/>
          </w:rPrChange>
        </w:rPr>
        <w:t xml:space="preserve">no single </w:t>
      </w:r>
      <w:r w:rsidR="003A5024" w:rsidRPr="005E53E2">
        <w:rPr>
          <w:strike/>
          <w:rPrChange w:id="702" w:author="Tim Hallett" w:date="2015-01-28T09:34:00Z">
            <w:rPr/>
          </w:rPrChange>
        </w:rPr>
        <w:t>intervention provide</w:t>
      </w:r>
      <w:r w:rsidR="009F20C8" w:rsidRPr="005E53E2">
        <w:rPr>
          <w:strike/>
          <w:rPrChange w:id="703" w:author="Tim Hallett" w:date="2015-01-28T09:34:00Z">
            <w:rPr/>
          </w:rPrChange>
        </w:rPr>
        <w:t>d</w:t>
      </w:r>
      <w:r w:rsidR="003A5024" w:rsidRPr="005E53E2">
        <w:rPr>
          <w:strike/>
          <w:rPrChange w:id="704" w:author="Tim Hallett" w:date="2015-01-28T09:34:00Z">
            <w:rPr/>
          </w:rPrChange>
        </w:rPr>
        <w:t xml:space="preserve"> </w:t>
      </w:r>
      <w:r w:rsidR="003F292F" w:rsidRPr="005E53E2">
        <w:rPr>
          <w:strike/>
          <w:rPrChange w:id="705" w:author="Tim Hallett" w:date="2015-01-28T09:34:00Z">
            <w:rPr/>
          </w:rPrChange>
        </w:rPr>
        <w:t xml:space="preserve">large </w:t>
      </w:r>
      <w:r w:rsidR="003A5024" w:rsidRPr="005E53E2">
        <w:rPr>
          <w:strike/>
          <w:rPrChange w:id="706" w:author="Tim Hallett" w:date="2015-01-28T09:34:00Z">
            <w:rPr/>
          </w:rPrChange>
        </w:rPr>
        <w:t>gains in patient outcomes without incurring significant costs.</w:t>
      </w:r>
      <w:r w:rsidR="00DD7CD7" w:rsidRPr="005E53E2">
        <w:rPr>
          <w:strike/>
          <w:rPrChange w:id="707" w:author="Tim Hallett" w:date="2015-01-28T09:34:00Z">
            <w:rPr/>
          </w:rPrChange>
        </w:rPr>
        <w:t xml:space="preserve"> </w:t>
      </w:r>
      <w:r w:rsidR="00BC595A" w:rsidRPr="005E53E2">
        <w:rPr>
          <w:strike/>
          <w:rPrChange w:id="708" w:author="Tim Hallett" w:date="2015-01-28T09:34:00Z">
            <w:rPr/>
          </w:rPrChange>
        </w:rPr>
        <w:t xml:space="preserve">The most impactful intervention, Universal Test &amp; Treat, </w:t>
      </w:r>
      <w:r w:rsidR="009F20C8" w:rsidRPr="005E53E2">
        <w:rPr>
          <w:strike/>
          <w:rPrChange w:id="709" w:author="Tim Hallett" w:date="2015-01-28T09:34:00Z">
            <w:rPr/>
          </w:rPrChange>
        </w:rPr>
        <w:t xml:space="preserve">averted </w:t>
      </w:r>
      <w:r w:rsidR="00BC595A" w:rsidRPr="005E53E2">
        <w:rPr>
          <w:strike/>
          <w:rPrChange w:id="710" w:author="Tim Hallett" w:date="2015-01-28T09:34:00Z">
            <w:rPr/>
          </w:rPrChange>
        </w:rPr>
        <w:t xml:space="preserve">5.59m DALYS </w:t>
      </w:r>
      <w:r w:rsidR="00E931F3" w:rsidRPr="005E53E2">
        <w:rPr>
          <w:strike/>
          <w:rPrChange w:id="711" w:author="Tim Hallett" w:date="2015-01-28T09:34:00Z">
            <w:rPr/>
          </w:rPrChange>
        </w:rPr>
        <w:t xml:space="preserve">at a cost of $4.27b </w:t>
      </w:r>
      <w:r w:rsidR="00D73630" w:rsidRPr="005E53E2">
        <w:rPr>
          <w:strike/>
          <w:rPrChange w:id="712" w:author="Tim Hallett" w:date="2015-01-28T09:34:00Z">
            <w:rPr/>
          </w:rPrChange>
        </w:rPr>
        <w:t xml:space="preserve">($763.86 per DALY averted). However, when compared to the maximum attainable impact scenario, in which all infected individuals are placed onto ART from 2010 onwards with perfect </w:t>
      </w:r>
      <w:r w:rsidR="0042504D" w:rsidRPr="005E53E2">
        <w:rPr>
          <w:strike/>
          <w:rPrChange w:id="713" w:author="Tim Hallett" w:date="2015-01-28T09:34:00Z">
            <w:rPr/>
          </w:rPrChange>
        </w:rPr>
        <w:t>adherence</w:t>
      </w:r>
      <w:r w:rsidR="00D73630" w:rsidRPr="005E53E2">
        <w:rPr>
          <w:strike/>
          <w:rPrChange w:id="714" w:author="Tim Hallett" w:date="2015-01-28T09:34:00Z">
            <w:rPr/>
          </w:rPrChange>
        </w:rPr>
        <w:t xml:space="preserve"> and retention in care, the Universal Test &amp; Treat intervention </w:t>
      </w:r>
      <w:r w:rsidR="009F20C8" w:rsidRPr="005E53E2">
        <w:rPr>
          <w:strike/>
          <w:rPrChange w:id="715" w:author="Tim Hallett" w:date="2015-01-28T09:34:00Z">
            <w:rPr/>
          </w:rPrChange>
        </w:rPr>
        <w:t>averted</w:t>
      </w:r>
      <w:r w:rsidR="00D73630" w:rsidRPr="005E53E2">
        <w:rPr>
          <w:strike/>
          <w:rPrChange w:id="716" w:author="Tim Hallett" w:date="2015-01-28T09:34:00Z">
            <w:rPr/>
          </w:rPrChange>
        </w:rPr>
        <w:t xml:space="preserve"> 50% of the MAI. This scenario illustrates the lowest number of DALYs that will accrue given baseline care </w:t>
      </w:r>
      <w:r w:rsidR="0029685A" w:rsidRPr="005E53E2">
        <w:rPr>
          <w:strike/>
          <w:rPrChange w:id="717" w:author="Tim Hallett" w:date="2015-01-28T09:34:00Z">
            <w:rPr/>
          </w:rPrChange>
        </w:rPr>
        <w:t xml:space="preserve">prior to </w:t>
      </w:r>
      <w:r w:rsidR="00D73630" w:rsidRPr="005E53E2">
        <w:rPr>
          <w:strike/>
          <w:rPrChange w:id="718" w:author="Tim Hallett" w:date="2015-01-28T09:34:00Z">
            <w:rPr/>
          </w:rPrChange>
        </w:rPr>
        <w:t>2010</w:t>
      </w:r>
      <w:r w:rsidR="007F7C15" w:rsidRPr="005E53E2">
        <w:rPr>
          <w:strike/>
          <w:rPrChange w:id="719" w:author="Tim Hallett" w:date="2015-01-28T09:34:00Z">
            <w:rPr/>
          </w:rPrChange>
        </w:rPr>
        <w:t>, as averting 100% of DALYs accrued between 2010 and 2030 at baseline is an impossibility.</w:t>
      </w:r>
      <w:r w:rsidR="001C702B" w:rsidRPr="005E53E2">
        <w:rPr>
          <w:strike/>
          <w:rPrChange w:id="720" w:author="Tim Hallett" w:date="2015-01-28T09:34:00Z">
            <w:rPr/>
          </w:rPrChange>
        </w:rPr>
        <w:t xml:space="preserve"> </w:t>
      </w:r>
      <w:r w:rsidR="00892F40" w:rsidRPr="005E53E2">
        <w:rPr>
          <w:strike/>
          <w:rPrChange w:id="721" w:author="Tim Hallett" w:date="2015-01-28T09:34:00Z">
            <w:rPr/>
          </w:rPrChange>
        </w:rPr>
        <w:t>Obtaining an MAI value higher than 50% would require the combination of a Universal Test &amp; Treat strategy with ART adherence and outreach interventions to prevent long-term losses from ART care.</w:t>
      </w:r>
      <w:r w:rsidR="0059185C" w:rsidRPr="005E53E2">
        <w:rPr>
          <w:strike/>
          <w:rPrChange w:id="722" w:author="Tim Hallett" w:date="2015-01-28T09:34:00Z">
            <w:rPr/>
          </w:rPrChange>
        </w:rPr>
        <w:t xml:space="preserve"> </w:t>
      </w:r>
      <w:r w:rsidR="001C702B" w:rsidRPr="005E53E2">
        <w:rPr>
          <w:strike/>
          <w:rPrChange w:id="723" w:author="Tim Hallett" w:date="2015-01-28T09:34:00Z">
            <w:rPr/>
          </w:rPrChange>
        </w:rPr>
        <w:t>However</w:t>
      </w:r>
      <w:r w:rsidR="00005D41" w:rsidRPr="005E53E2">
        <w:rPr>
          <w:strike/>
          <w:rPrChange w:id="724" w:author="Tim Hallett" w:date="2015-01-28T09:34:00Z">
            <w:rPr/>
          </w:rPrChange>
        </w:rPr>
        <w:t xml:space="preserve">, through the use of a combination of interventions </w:t>
      </w:r>
      <w:r w:rsidR="0042504D" w:rsidRPr="005E53E2">
        <w:rPr>
          <w:strike/>
          <w:rPrChange w:id="725" w:author="Tim Hallett" w:date="2015-01-28T09:34:00Z">
            <w:rPr/>
          </w:rPrChange>
        </w:rPr>
        <w:t>targeting</w:t>
      </w:r>
      <w:r w:rsidR="00005D41" w:rsidRPr="005E53E2">
        <w:rPr>
          <w:strike/>
          <w:rPrChange w:id="726" w:author="Tim Hallett" w:date="2015-01-28T09:34:00Z">
            <w:rPr/>
          </w:rPrChange>
        </w:rPr>
        <w:t xml:space="preserve"> </w:t>
      </w:r>
      <w:r w:rsidR="00546B4A" w:rsidRPr="005E53E2">
        <w:rPr>
          <w:strike/>
          <w:rPrChange w:id="727" w:author="Tim Hallett" w:date="2015-01-28T09:34:00Z">
            <w:rPr/>
          </w:rPrChange>
        </w:rPr>
        <w:t xml:space="preserve">both </w:t>
      </w:r>
      <w:r w:rsidR="00005D41" w:rsidRPr="005E53E2">
        <w:rPr>
          <w:strike/>
          <w:rPrChange w:id="728" w:author="Tim Hallett" w:date="2015-01-28T09:34:00Z">
            <w:rPr/>
          </w:rPrChange>
        </w:rPr>
        <w:t>pre-ART and ART care</w:t>
      </w:r>
      <w:r w:rsidR="00546B4A" w:rsidRPr="005E53E2">
        <w:rPr>
          <w:strike/>
          <w:rPrChange w:id="729" w:author="Tim Hallett" w:date="2015-01-28T09:34:00Z">
            <w:rPr/>
          </w:rPrChange>
        </w:rPr>
        <w:t>, 88% of the DALYs averted by the Universal Test and Treat intervention can be achieved at 44% of the cost per DALY averted (</w:t>
      </w:r>
      <w:r w:rsidR="004F314A" w:rsidRPr="005E53E2">
        <w:rPr>
          <w:strike/>
          <w:rPrChange w:id="730" w:author="Tim Hallett" w:date="2015-01-28T09:34:00Z">
            <w:rPr/>
          </w:rPrChange>
        </w:rPr>
        <w:t>table 3</w:t>
      </w:r>
      <w:r w:rsidR="0059185C" w:rsidRPr="005E53E2">
        <w:rPr>
          <w:strike/>
          <w:rPrChange w:id="731" w:author="Tim Hallett" w:date="2015-01-28T09:34:00Z">
            <w:rPr/>
          </w:rPrChange>
        </w:rPr>
        <w:t>)</w:t>
      </w:r>
      <w:r w:rsidR="00255586" w:rsidRPr="005E53E2">
        <w:rPr>
          <w:strike/>
          <w:rPrChange w:id="732" w:author="Tim Hallett" w:date="2015-01-28T09:34:00Z">
            <w:rPr/>
          </w:rPrChange>
        </w:rPr>
        <w:t>.</w:t>
      </w:r>
      <w:r w:rsidR="00D6526B" w:rsidRPr="005E53E2">
        <w:rPr>
          <w:strike/>
          <w:rPrChange w:id="733" w:author="Tim Hallett" w:date="2015-01-28T09:34:00Z">
            <w:rPr/>
          </w:rPrChange>
        </w:rPr>
        <w:t xml:space="preserve"> Yet, this combination of interventions </w:t>
      </w:r>
      <w:r w:rsidR="00FB5948" w:rsidRPr="005E53E2">
        <w:rPr>
          <w:strike/>
          <w:rPrChange w:id="734" w:author="Tim Hallett" w:date="2015-01-28T09:34:00Z">
            <w:rPr/>
          </w:rPrChange>
        </w:rPr>
        <w:t>was</w:t>
      </w:r>
      <w:r w:rsidR="00D6526B" w:rsidRPr="005E53E2">
        <w:rPr>
          <w:strike/>
          <w:rPrChange w:id="735" w:author="Tim Hallett" w:date="2015-01-28T09:34:00Z">
            <w:rPr/>
          </w:rPrChange>
        </w:rPr>
        <w:t xml:space="preserve"> only able to avert 39% o</w:t>
      </w:r>
      <w:r w:rsidR="00E91FA6" w:rsidRPr="005E53E2">
        <w:rPr>
          <w:strike/>
          <w:rPrChange w:id="736" w:author="Tim Hallett" w:date="2015-01-28T09:34:00Z">
            <w:rPr/>
          </w:rPrChange>
        </w:rPr>
        <w:t>f the maximum attainable impact;</w:t>
      </w:r>
      <w:r w:rsidR="00D6526B" w:rsidRPr="005E53E2">
        <w:rPr>
          <w:strike/>
          <w:rPrChange w:id="737" w:author="Tim Hallett" w:date="2015-01-28T09:34:00Z">
            <w:rPr/>
          </w:rPrChange>
        </w:rPr>
        <w:t xml:space="preserve"> due to the lack of any interventions </w:t>
      </w:r>
      <w:r w:rsidR="0042504D" w:rsidRPr="005E53E2">
        <w:rPr>
          <w:strike/>
          <w:rPrChange w:id="738" w:author="Tim Hallett" w:date="2015-01-28T09:34:00Z">
            <w:rPr/>
          </w:rPrChange>
        </w:rPr>
        <w:t>targeting</w:t>
      </w:r>
      <w:r w:rsidR="00D6526B" w:rsidRPr="005E53E2">
        <w:rPr>
          <w:strike/>
          <w:rPrChange w:id="739" w:author="Tim Hallett" w:date="2015-01-28T09:34:00Z">
            <w:rPr/>
          </w:rPrChange>
        </w:rPr>
        <w:t xml:space="preserve"> HIV-testing</w:t>
      </w:r>
      <w:r w:rsidR="00355C53" w:rsidRPr="005E53E2">
        <w:rPr>
          <w:strike/>
          <w:rPrChange w:id="740" w:author="Tim Hallett" w:date="2015-01-28T09:34:00Z">
            <w:rPr/>
          </w:rPrChange>
        </w:rPr>
        <w:t xml:space="preserve">, </w:t>
      </w:r>
      <w:r w:rsidR="00D6526B" w:rsidRPr="005E53E2">
        <w:rPr>
          <w:strike/>
          <w:rPrChange w:id="741" w:author="Tim Hallett" w:date="2015-01-28T09:34:00Z">
            <w:rPr/>
          </w:rPrChange>
        </w:rPr>
        <w:t>as these ha</w:t>
      </w:r>
      <w:r w:rsidR="00355C53" w:rsidRPr="005E53E2">
        <w:rPr>
          <w:strike/>
          <w:rPrChange w:id="742" w:author="Tim Hallett" w:date="2015-01-28T09:34:00Z">
            <w:rPr/>
          </w:rPrChange>
        </w:rPr>
        <w:t>ve a high cost per DALY averted (table 3)</w:t>
      </w:r>
      <w:r w:rsidR="00D6526B" w:rsidRPr="005E53E2">
        <w:rPr>
          <w:strike/>
          <w:rPrChange w:id="743" w:author="Tim Hallett" w:date="2015-01-28T09:34:00Z">
            <w:rPr/>
          </w:rPrChange>
        </w:rPr>
        <w:t>. Consequently, t</w:t>
      </w:r>
      <w:r w:rsidRPr="005E53E2">
        <w:rPr>
          <w:strike/>
          <w:rPrChange w:id="744" w:author="Tim Hallett" w:date="2015-01-28T09:34:00Z">
            <w:rPr/>
          </w:rPrChange>
        </w:rPr>
        <w:t>his indicates that intervening at multiple points to strengthen care is almost as effective as removing pre-ART care in its entirety</w:t>
      </w:r>
      <w:r w:rsidR="000D2A31" w:rsidRPr="005E53E2">
        <w:rPr>
          <w:strike/>
          <w:rPrChange w:id="745" w:author="Tim Hallett" w:date="2015-01-28T09:34:00Z">
            <w:rPr/>
          </w:rPrChange>
        </w:rPr>
        <w:t xml:space="preserve">, such as in the Immediate ART or Universal Test &amp; Treat </w:t>
      </w:r>
      <w:r w:rsidR="0059185C" w:rsidRPr="005E53E2">
        <w:rPr>
          <w:strike/>
          <w:rPrChange w:id="746" w:author="Tim Hallett" w:date="2015-01-28T09:34:00Z">
            <w:rPr/>
          </w:rPrChange>
        </w:rPr>
        <w:t xml:space="preserve">strategies, but without depriving patients of the ancillary benefits </w:t>
      </w:r>
      <w:r w:rsidR="00043932" w:rsidRPr="005E53E2">
        <w:rPr>
          <w:strike/>
          <w:rPrChange w:id="747" w:author="Tim Hallett" w:date="2015-01-28T09:34:00Z">
            <w:rPr/>
          </w:rPrChange>
        </w:rPr>
        <w:t>provided by</w:t>
      </w:r>
      <w:r w:rsidR="0059185C" w:rsidRPr="005E53E2">
        <w:rPr>
          <w:strike/>
          <w:rPrChange w:id="748" w:author="Tim Hallett" w:date="2015-01-28T09:34:00Z">
            <w:rPr/>
          </w:rPrChange>
        </w:rPr>
        <w:t xml:space="preserve"> pre-ART care</w:t>
      </w:r>
      <w:r w:rsidR="000D2A31" w:rsidRPr="005E53E2">
        <w:rPr>
          <w:strike/>
          <w:rPrChange w:id="749" w:author="Tim Hallett" w:date="2015-01-28T09:34:00Z">
            <w:rPr/>
          </w:rPrChange>
        </w:rPr>
        <w:t>.</w:t>
      </w:r>
      <w:r w:rsidR="00E52B39" w:rsidRPr="005E53E2">
        <w:rPr>
          <w:strike/>
          <w:rPrChange w:id="750" w:author="Tim Hallett" w:date="2015-01-28T09:34:00Z">
            <w:rPr/>
          </w:rPrChange>
        </w:rPr>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initiation[</w:t>
      </w:r>
      <w:r w:rsidR="00E52B39" w:rsidRPr="005E53E2">
        <w:rPr>
          <w:i/>
          <w:strike/>
          <w:color w:val="FF0000"/>
          <w:rPrChange w:id="751" w:author="Tim Hallett" w:date="2015-01-28T09:34:00Z">
            <w:rPr>
              <w:i/>
              <w:color w:val="FF0000"/>
            </w:rPr>
          </w:rPrChange>
        </w:rPr>
        <w:t>Rosen et al.</w:t>
      </w:r>
      <w:r w:rsidR="00DE2511" w:rsidRPr="005E53E2">
        <w:rPr>
          <w:i/>
          <w:strike/>
          <w:color w:val="FF0000"/>
          <w:rPrChange w:id="752" w:author="Tim Hallett" w:date="2015-01-28T09:34:00Z">
            <w:rPr>
              <w:i/>
              <w:color w:val="FF0000"/>
            </w:rPr>
          </w:rPrChange>
        </w:rPr>
        <w:t xml:space="preserve"> (2015).</w:t>
      </w:r>
      <w:r w:rsidR="00E52B39" w:rsidRPr="005E53E2">
        <w:rPr>
          <w:i/>
          <w:strike/>
          <w:color w:val="FF0000"/>
          <w:rPrChange w:id="753" w:author="Tim Hallett" w:date="2015-01-28T09:34:00Z">
            <w:rPr>
              <w:i/>
              <w:color w:val="FF0000"/>
            </w:rPr>
          </w:rPrChange>
        </w:rPr>
        <w:t xml:space="preserve"> Confidential. Unpublished</w:t>
      </w:r>
      <w:r w:rsidR="00E52B39" w:rsidRPr="005E53E2">
        <w:rPr>
          <w:strike/>
          <w:rPrChange w:id="754" w:author="Tim Hallett" w:date="2015-01-28T09:34:00Z">
            <w:rPr/>
          </w:rPrChange>
        </w:rPr>
        <w:t>].</w:t>
      </w:r>
    </w:p>
    <w:p w14:paraId="0B5F48E3" w14:textId="77777777" w:rsidR="00C22FA6" w:rsidRPr="005E53E2" w:rsidRDefault="00C22FA6" w:rsidP="00686B32">
      <w:pPr>
        <w:pStyle w:val="normal0"/>
        <w:ind w:firstLine="720"/>
        <w:rPr>
          <w:strike/>
          <w:rPrChange w:id="755" w:author="Tim Hallett" w:date="2015-01-28T09:34:00Z">
            <w:rPr/>
          </w:rPrChange>
        </w:rPr>
      </w:pPr>
    </w:p>
    <w:p w14:paraId="617BE5C9" w14:textId="680716BD" w:rsidR="00E104C3" w:rsidRPr="005E53E2" w:rsidRDefault="00C22FA6" w:rsidP="00C04CD1">
      <w:pPr>
        <w:pStyle w:val="normal0"/>
        <w:ind w:firstLine="720"/>
        <w:rPr>
          <w:strike/>
          <w:rPrChange w:id="756" w:author="Tim Hallett" w:date="2015-01-28T09:34:00Z">
            <w:rPr/>
          </w:rPrChange>
        </w:rPr>
      </w:pPr>
      <w:r w:rsidRPr="005E53E2">
        <w:rPr>
          <w:strike/>
          <w:rPrChange w:id="757" w:author="Tim Hallett" w:date="2015-01-28T09:34:00Z">
            <w:rPr/>
          </w:rPrChange>
        </w:rPr>
        <w:t xml:space="preserve">Interestingly, the distribution of care experience among deceased individuals when </w:t>
      </w:r>
      <w:r w:rsidR="00ED536F" w:rsidRPr="005E53E2">
        <w:rPr>
          <w:strike/>
          <w:rPrChange w:id="758" w:author="Tim Hallett" w:date="2015-01-28T09:34:00Z">
            <w:rPr/>
          </w:rPrChange>
        </w:rPr>
        <w:t xml:space="preserve">the combination </w:t>
      </w:r>
      <w:r w:rsidRPr="005E53E2">
        <w:rPr>
          <w:strike/>
          <w:rPrChange w:id="759" w:author="Tim Hallett" w:date="2015-01-28T09:34:00Z">
            <w:rPr/>
          </w:rPrChange>
        </w:rPr>
        <w:t xml:space="preserve">of interventions </w:t>
      </w:r>
      <w:r w:rsidR="00745D86" w:rsidRPr="005E53E2">
        <w:rPr>
          <w:strike/>
          <w:rPrChange w:id="760" w:author="Tim Hallett" w:date="2015-01-28T09:34:00Z">
            <w:rPr/>
          </w:rPrChange>
        </w:rPr>
        <w:t xml:space="preserve">was </w:t>
      </w:r>
      <w:r w:rsidR="00E9309E" w:rsidRPr="005E53E2">
        <w:rPr>
          <w:strike/>
          <w:rPrChange w:id="761" w:author="Tim Hallett" w:date="2015-01-28T09:34:00Z">
            <w:rPr/>
          </w:rPrChange>
        </w:rPr>
        <w:t xml:space="preserve">compared </w:t>
      </w:r>
      <w:r w:rsidR="00ED536F" w:rsidRPr="005E53E2">
        <w:rPr>
          <w:strike/>
          <w:rPrChange w:id="762" w:author="Tim Hallett" w:date="2015-01-28T09:34:00Z">
            <w:rPr/>
          </w:rPrChange>
        </w:rPr>
        <w:t>to</w:t>
      </w:r>
      <w:r w:rsidRPr="005E53E2">
        <w:rPr>
          <w:strike/>
          <w:rPrChange w:id="763" w:author="Tim Hallett" w:date="2015-01-28T09:34:00Z">
            <w:rPr/>
          </w:rPrChange>
        </w:rPr>
        <w:t xml:space="preserve"> </w:t>
      </w:r>
      <w:r w:rsidR="00E9309E" w:rsidRPr="005E53E2">
        <w:rPr>
          <w:strike/>
          <w:rPrChange w:id="764" w:author="Tim Hallett" w:date="2015-01-28T09:34:00Z">
            <w:rPr/>
          </w:rPrChange>
        </w:rPr>
        <w:t xml:space="preserve">a </w:t>
      </w:r>
      <w:r w:rsidRPr="005E53E2">
        <w:rPr>
          <w:strike/>
          <w:rPrChange w:id="765" w:author="Tim Hallett" w:date="2015-01-28T09:34:00Z">
            <w:rPr/>
          </w:rPrChange>
        </w:rPr>
        <w:t xml:space="preserve">Universal Test &amp; Treat </w:t>
      </w:r>
      <w:r w:rsidR="00E9309E" w:rsidRPr="005E53E2">
        <w:rPr>
          <w:strike/>
          <w:rPrChange w:id="766" w:author="Tim Hallett" w:date="2015-01-28T09:34:00Z">
            <w:rPr/>
          </w:rPrChange>
        </w:rPr>
        <w:t xml:space="preserve">strategy </w:t>
      </w:r>
      <w:r w:rsidRPr="005E53E2">
        <w:rPr>
          <w:strike/>
          <w:rPrChange w:id="767" w:author="Tim Hallett" w:date="2015-01-28T09:34:00Z">
            <w:rPr/>
          </w:rPrChange>
        </w:rPr>
        <w:t>highlights</w:t>
      </w:r>
      <w:r w:rsidR="00E9309E" w:rsidRPr="005E53E2">
        <w:rPr>
          <w:strike/>
          <w:rPrChange w:id="768" w:author="Tim Hallett" w:date="2015-01-28T09:34:00Z">
            <w:rPr/>
          </w:rPrChange>
        </w:rPr>
        <w:t>,</w:t>
      </w:r>
      <w:r w:rsidRPr="005E53E2">
        <w:rPr>
          <w:strike/>
          <w:rPrChange w:id="769" w:author="Tim Hallett" w:date="2015-01-28T09:34:00Z">
            <w:rPr/>
          </w:rPrChange>
        </w:rPr>
        <w:t xml:space="preserve"> how both strategies significantly reduce</w:t>
      </w:r>
      <w:r w:rsidR="00745D86" w:rsidRPr="005E53E2">
        <w:rPr>
          <w:strike/>
          <w:rPrChange w:id="770" w:author="Tim Hallett" w:date="2015-01-28T09:34:00Z">
            <w:rPr/>
          </w:rPrChange>
        </w:rPr>
        <w:t>d</w:t>
      </w:r>
      <w:r w:rsidRPr="005E53E2">
        <w:rPr>
          <w:strike/>
          <w:rPrChange w:id="771" w:author="Tim Hallett" w:date="2015-01-28T09:34:00Z">
            <w:rPr/>
          </w:rPrChange>
        </w:rPr>
        <w:t xml:space="preserve"> HIV mortality</w:t>
      </w:r>
      <w:r w:rsidR="00347F2E" w:rsidRPr="005E53E2">
        <w:rPr>
          <w:strike/>
          <w:rPrChange w:id="772" w:author="Tim Hallett" w:date="2015-01-28T09:34:00Z">
            <w:rPr/>
          </w:rPrChange>
        </w:rPr>
        <w:t xml:space="preserve"> in comparison to baseline,</w:t>
      </w:r>
      <w:r w:rsidRPr="005E53E2">
        <w:rPr>
          <w:strike/>
          <w:rPrChange w:id="773" w:author="Tim Hallett" w:date="2015-01-28T09:34:00Z">
            <w:rPr/>
          </w:rPrChange>
        </w:rPr>
        <w:t xml:space="preserve"> but </w:t>
      </w:r>
      <w:r w:rsidR="00770CB9" w:rsidRPr="005E53E2">
        <w:rPr>
          <w:strike/>
          <w:rPrChange w:id="774" w:author="Tim Hallett" w:date="2015-01-28T09:34:00Z">
            <w:rPr/>
          </w:rPrChange>
        </w:rPr>
        <w:t xml:space="preserve">through different </w:t>
      </w:r>
      <w:r w:rsidR="003A3FD3" w:rsidRPr="005E53E2">
        <w:rPr>
          <w:strike/>
          <w:rPrChange w:id="775" w:author="Tim Hallett" w:date="2015-01-28T09:34:00Z">
            <w:rPr/>
          </w:rPrChange>
        </w:rPr>
        <w:t>mechanisms</w:t>
      </w:r>
      <w:r w:rsidR="00770CB9" w:rsidRPr="005E53E2">
        <w:rPr>
          <w:strike/>
          <w:rPrChange w:id="776" w:author="Tim Hallett" w:date="2015-01-28T09:34:00Z">
            <w:rPr/>
          </w:rPrChange>
        </w:rPr>
        <w:t xml:space="preserve">(figure </w:t>
      </w:r>
      <w:r w:rsidR="00DE71B5" w:rsidRPr="005E53E2">
        <w:rPr>
          <w:strike/>
          <w:rPrChange w:id="777" w:author="Tim Hallett" w:date="2015-01-28T09:34:00Z">
            <w:rPr/>
          </w:rPrChange>
        </w:rPr>
        <w:t>4</w:t>
      </w:r>
      <w:r w:rsidR="00770CB9" w:rsidRPr="005E53E2">
        <w:rPr>
          <w:strike/>
          <w:rPrChange w:id="778" w:author="Tim Hallett" w:date="2015-01-28T09:34:00Z">
            <w:rPr/>
          </w:rPrChange>
        </w:rPr>
        <w:t>).</w:t>
      </w:r>
      <w:r w:rsidR="000701E1" w:rsidRPr="005E53E2">
        <w:rPr>
          <w:strike/>
          <w:rPrChange w:id="779" w:author="Tim Hallett" w:date="2015-01-28T09:34:00Z">
            <w:rPr/>
          </w:rPrChange>
        </w:rPr>
        <w:t xml:space="preserve"> We see that the combination of interventions </w:t>
      </w:r>
      <w:r w:rsidR="009B6972" w:rsidRPr="005E53E2">
        <w:rPr>
          <w:strike/>
          <w:rPrChange w:id="780" w:author="Tim Hallett" w:date="2015-01-28T09:34:00Z">
            <w:rPr/>
          </w:rPrChange>
        </w:rPr>
        <w:t>was</w:t>
      </w:r>
      <w:r w:rsidR="000701E1" w:rsidRPr="005E53E2">
        <w:rPr>
          <w:strike/>
          <w:rPrChange w:id="781" w:author="Tim Hallett" w:date="2015-01-28T09:34:00Z">
            <w:rPr/>
          </w:rPrChange>
        </w:rPr>
        <w:t xml:space="preserve"> able to reduce the proportion of HIV-related deaths among individuals who were diagnosed but never initiated ART, but as none of the interventions enhance HIV-testing a similar proportion of individuals decease</w:t>
      </w:r>
      <w:r w:rsidR="002246D7" w:rsidRPr="005E53E2">
        <w:rPr>
          <w:strike/>
          <w:rPrChange w:id="782" w:author="Tim Hallett" w:date="2015-01-28T09:34:00Z">
            <w:rPr/>
          </w:rPrChange>
        </w:rPr>
        <w:t>,</w:t>
      </w:r>
      <w:r w:rsidR="000701E1" w:rsidRPr="005E53E2">
        <w:rPr>
          <w:strike/>
          <w:rPrChange w:id="783" w:author="Tim Hallett" w:date="2015-01-28T09:34:00Z">
            <w:rPr/>
          </w:rPrChange>
        </w:rPr>
        <w:t xml:space="preserve"> without being diagnosed</w:t>
      </w:r>
      <w:r w:rsidR="002246D7" w:rsidRPr="005E53E2">
        <w:rPr>
          <w:strike/>
          <w:rPrChange w:id="784" w:author="Tim Hallett" w:date="2015-01-28T09:34:00Z">
            <w:rPr/>
          </w:rPrChange>
        </w:rPr>
        <w:t>,</w:t>
      </w:r>
      <w:r w:rsidR="000701E1" w:rsidRPr="005E53E2">
        <w:rPr>
          <w:strike/>
          <w:rPrChange w:id="785" w:author="Tim Hallett" w:date="2015-01-28T09:34:00Z">
            <w:rPr/>
          </w:rPrChange>
        </w:rPr>
        <w:t xml:space="preserve"> to the baseline scenario.</w:t>
      </w:r>
      <w:r w:rsidR="0022518A" w:rsidRPr="005E53E2">
        <w:rPr>
          <w:strike/>
          <w:rPrChange w:id="786" w:author="Tim Hallett" w:date="2015-01-28T09:34:00Z">
            <w:rPr/>
          </w:rPrChange>
        </w:rPr>
        <w:t xml:space="preserve"> In contrast, in the Universal Test &amp; Treat intervention only 13% of individuals who suffered an HIV-related death never initiated ART</w:t>
      </w:r>
      <w:r w:rsidR="00677BF5" w:rsidRPr="005E53E2">
        <w:rPr>
          <w:strike/>
          <w:rPrChange w:id="787" w:author="Tim Hallett" w:date="2015-01-28T09:34:00Z">
            <w:rPr/>
          </w:rPrChange>
        </w:rPr>
        <w:t>;</w:t>
      </w:r>
      <w:r w:rsidR="00327F22" w:rsidRPr="005E53E2">
        <w:rPr>
          <w:strike/>
          <w:rPrChange w:id="788" w:author="Tim Hallett" w:date="2015-01-28T09:34:00Z">
            <w:rPr/>
          </w:rPrChange>
        </w:rPr>
        <w:t xml:space="preserve"> with the vast majority (51%) lost from ART care before death.</w:t>
      </w:r>
      <w:r w:rsidR="00975BB8" w:rsidRPr="005E53E2">
        <w:rPr>
          <w:strike/>
          <w:rPrChange w:id="789" w:author="Tim Hallett" w:date="2015-01-28T09:34:00Z">
            <w:rPr/>
          </w:rPrChange>
        </w:rPr>
        <w:t xml:space="preserve"> Therefore, the total person-time spent on ART</w:t>
      </w:r>
      <w:r w:rsidR="00B119F2" w:rsidRPr="005E53E2">
        <w:rPr>
          <w:strike/>
          <w:rPrChange w:id="790" w:author="Tim Hallett" w:date="2015-01-28T09:34:00Z">
            <w:rPr/>
          </w:rPrChange>
        </w:rPr>
        <w:t xml:space="preserve"> </w:t>
      </w:r>
      <w:r w:rsidR="00975BB8" w:rsidRPr="005E53E2">
        <w:rPr>
          <w:strike/>
          <w:rPrChange w:id="791" w:author="Tim Hallett" w:date="2015-01-28T09:34:00Z">
            <w:rPr/>
          </w:rPrChange>
        </w:rPr>
        <w:t>by individuals in the Universal Test &amp; Treat intervention exceed</w:t>
      </w:r>
      <w:r w:rsidR="00920268" w:rsidRPr="005E53E2">
        <w:rPr>
          <w:strike/>
          <w:rPrChange w:id="792" w:author="Tim Hallett" w:date="2015-01-28T09:34:00Z">
            <w:rPr/>
          </w:rPrChange>
        </w:rPr>
        <w:t>ed</w:t>
      </w:r>
      <w:r w:rsidR="00975BB8" w:rsidRPr="005E53E2">
        <w:rPr>
          <w:strike/>
          <w:rPrChange w:id="793" w:author="Tim Hallett" w:date="2015-01-28T09:34:00Z">
            <w:rPr/>
          </w:rPrChange>
        </w:rPr>
        <w:t xml:space="preserve"> that of individuals in the combination intervention </w:t>
      </w:r>
      <w:r w:rsidR="00975BB8" w:rsidRPr="005E53E2">
        <w:rPr>
          <w:strike/>
          <w:rPrChange w:id="794" w:author="Tim Hallett" w:date="2015-01-28T09:34:00Z">
            <w:rPr/>
          </w:rPrChange>
        </w:rPr>
        <w:lastRenderedPageBreak/>
        <w:t>scenario, this is reflected by the increased cost of Universal Test &amp; Treat and the larger proportion of cost t</w:t>
      </w:r>
      <w:r w:rsidR="009C303D" w:rsidRPr="005E53E2">
        <w:rPr>
          <w:strike/>
          <w:rPrChange w:id="795" w:author="Tim Hallett" w:date="2015-01-28T09:34:00Z">
            <w:rPr/>
          </w:rPrChange>
        </w:rPr>
        <w:t>hat is attributable to ART care. Consequently, the combination of interventions results in fewer person-years on ART, reducing the likelihood of resistance through failure to adhere to treatment</w:t>
      </w:r>
      <w:r w:rsidR="009C303D" w:rsidRPr="005E53E2">
        <w:rPr>
          <w:strike/>
          <w:rPrChange w:id="796" w:author="Tim Hallett" w:date="2015-01-28T09:34:00Z">
            <w:rPr/>
          </w:rPrChange>
        </w:rPr>
        <w:fldChar w:fldCharType="begin"/>
      </w:r>
      <w:r w:rsidR="0011631F">
        <w:rPr>
          <w:strike/>
        </w:rPr>
        <w:instrText xml:space="preserve"> ADDIN PAPERS2_CITATIONS &lt;citation&gt;&lt;uuid&gt;5AE397C7-48AC-4CE5-9C66-7CDFCDBF39F8&lt;/uuid&gt;&lt;priority&gt;41&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5E53E2">
        <w:rPr>
          <w:strike/>
          <w:rPrChange w:id="797" w:author="Tim Hallett" w:date="2015-01-28T09:34:00Z">
            <w:rPr/>
          </w:rPrChange>
        </w:rPr>
        <w:fldChar w:fldCharType="separate"/>
      </w:r>
      <w:r w:rsidR="009C303D" w:rsidRPr="005E53E2">
        <w:rPr>
          <w:strike/>
          <w:lang w:val="en-US"/>
          <w:rPrChange w:id="798" w:author="Tim Hallett" w:date="2015-01-28T09:34:00Z">
            <w:rPr>
              <w:lang w:val="en-US"/>
            </w:rPr>
          </w:rPrChange>
        </w:rPr>
        <w:t>{Oyugi:2007fs}</w:t>
      </w:r>
      <w:r w:rsidR="009C303D" w:rsidRPr="005E53E2">
        <w:rPr>
          <w:strike/>
          <w:rPrChange w:id="799" w:author="Tim Hallett" w:date="2015-01-28T09:34:00Z">
            <w:rPr/>
          </w:rPrChange>
        </w:rPr>
        <w:fldChar w:fldCharType="end"/>
      </w:r>
      <w:r w:rsidR="009C303D" w:rsidRPr="005E53E2">
        <w:rPr>
          <w:strike/>
          <w:rPrChange w:id="800" w:author="Tim Hallett" w:date="2015-01-28T09:34:00Z">
            <w:rPr/>
          </w:rPrChange>
        </w:rPr>
        <w:t xml:space="preserve">. </w:t>
      </w:r>
      <w:r w:rsidR="00817A72" w:rsidRPr="005E53E2">
        <w:rPr>
          <w:strike/>
          <w:rPrChange w:id="801" w:author="Tim Hallett" w:date="2015-01-28T09:34:00Z">
            <w:rPr/>
          </w:rPrChange>
        </w:rPr>
        <w:t>An alternative category of interventions recently hypothesised</w:t>
      </w:r>
      <w:r w:rsidR="00D92572" w:rsidRPr="005E53E2">
        <w:rPr>
          <w:strike/>
          <w:rPrChange w:id="802" w:author="Tim Hallett" w:date="2015-01-28T09:34:00Z">
            <w:rPr/>
          </w:rPrChange>
        </w:rPr>
        <w:t xml:space="preserve"> to improve patient outcomes and reduce costs,</w:t>
      </w:r>
      <w:r w:rsidR="00817A72" w:rsidRPr="005E53E2">
        <w:rPr>
          <w:strike/>
          <w:rPrChange w:id="803" w:author="Tim Hallett" w:date="2015-01-28T09:34:00Z">
            <w:rPr/>
          </w:rPrChange>
        </w:rPr>
        <w:t xml:space="preserve"> is that of tiered care, </w:t>
      </w:r>
      <w:r w:rsidR="00DF1288" w:rsidRPr="005E53E2">
        <w:rPr>
          <w:strike/>
          <w:rPrChange w:id="804" w:author="Tim Hallett" w:date="2015-01-28T09:34:00Z">
            <w:rPr/>
          </w:rPrChange>
        </w:rPr>
        <w:t>using patient strata to determine the provision of care services</w:t>
      </w:r>
      <w:r w:rsidR="008735E2" w:rsidRPr="005E53E2">
        <w:rPr>
          <w:strike/>
          <w:rPrChange w:id="805" w:author="Tim Hallett" w:date="2015-01-28T09:34:00Z">
            <w:rPr/>
          </w:rPrChange>
        </w:rPr>
        <w:t>.</w:t>
      </w:r>
      <w:r w:rsidR="006C0DB6" w:rsidRPr="005E53E2">
        <w:rPr>
          <w:strike/>
          <w:rPrChange w:id="806" w:author="Tim Hallett" w:date="2015-01-28T09:34:00Z">
            <w:rPr/>
          </w:rPrChange>
        </w:rPr>
        <w:t xml:space="preserve"> </w:t>
      </w:r>
      <w:r w:rsidR="003D7107" w:rsidRPr="005E53E2">
        <w:rPr>
          <w:strike/>
          <w:rPrChange w:id="807" w:author="Tim Hallett" w:date="2015-01-28T09:34:00Z">
            <w:rPr/>
          </w:rPrChange>
        </w:rPr>
        <w:t xml:space="preserve">For example, </w:t>
      </w:r>
      <w:r w:rsidR="00DF1288" w:rsidRPr="005E53E2">
        <w:rPr>
          <w:strike/>
          <w:rPrChange w:id="808" w:author="Tim Hallett" w:date="2015-01-28T09:34:00Z">
            <w:rPr/>
          </w:rPrChange>
        </w:rPr>
        <w:t xml:space="preserve">Babigumira </w:t>
      </w:r>
      <w:r w:rsidR="00DF1288" w:rsidRPr="005E53E2">
        <w:rPr>
          <w:i/>
          <w:strike/>
          <w:rPrChange w:id="809" w:author="Tim Hallett" w:date="2015-01-28T09:34:00Z">
            <w:rPr>
              <w:i/>
            </w:rPr>
          </w:rPrChange>
        </w:rPr>
        <w:t>et al.</w:t>
      </w:r>
      <w:r w:rsidR="00DF1288" w:rsidRPr="005E53E2">
        <w:rPr>
          <w:strike/>
          <w:rPrChange w:id="810" w:author="Tim Hallett" w:date="2015-01-28T09:34:00Z">
            <w:rPr/>
          </w:rPrChange>
        </w:rPr>
        <w:t xml:space="preserve"> (2011), </w:t>
      </w:r>
      <w:r w:rsidR="003D7107" w:rsidRPr="005E53E2">
        <w:rPr>
          <w:strike/>
          <w:rPrChange w:id="811" w:author="Tim Hallett" w:date="2015-01-28T09:34:00Z">
            <w:rPr/>
          </w:rPrChange>
        </w:rPr>
        <w:t xml:space="preserve">implementing a </w:t>
      </w:r>
      <w:r w:rsidR="00DF1288" w:rsidRPr="005E53E2">
        <w:rPr>
          <w:strike/>
          <w:rPrChange w:id="812" w:author="Tim Hallett" w:date="2015-01-28T09:34:00Z">
            <w:rPr/>
          </w:rPrChange>
        </w:rPr>
        <w:t>task-shifting intervention for eligible patients at an HIV clinic in Kampala, Uganda</w:t>
      </w:r>
      <w:r w:rsidR="00DF1288" w:rsidRPr="005E53E2">
        <w:rPr>
          <w:strike/>
          <w:rPrChange w:id="813" w:author="Tim Hallett" w:date="2015-01-28T09:34:00Z">
            <w:rPr/>
          </w:rPrChange>
        </w:rPr>
        <w:fldChar w:fldCharType="begin"/>
      </w:r>
      <w:r w:rsidR="0011631F">
        <w:rPr>
          <w:strike/>
        </w:rPr>
        <w:instrText xml:space="preserve"> ADDIN PAPERS2_CITATIONS &lt;citation&gt;&lt;uuid&gt;7629D181-19E3-4732-9878-D98F4D6C6EF7&lt;/uuid&gt;&lt;priority&gt;42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814" w:author="Tim Hallett" w:date="2015-01-28T09:34:00Z">
            <w:rPr/>
          </w:rPrChange>
        </w:rPr>
        <w:fldChar w:fldCharType="separate"/>
      </w:r>
      <w:r w:rsidR="00DF1288" w:rsidRPr="005E53E2">
        <w:rPr>
          <w:strike/>
          <w:lang w:val="en-US"/>
          <w:rPrChange w:id="815" w:author="Tim Hallett" w:date="2015-01-28T09:34:00Z">
            <w:rPr>
              <w:lang w:val="en-US"/>
            </w:rPr>
          </w:rPrChange>
        </w:rPr>
        <w:t>{Babigumira:2011gg}</w:t>
      </w:r>
      <w:r w:rsidR="00DF1288" w:rsidRPr="005E53E2">
        <w:rPr>
          <w:strike/>
          <w:rPrChange w:id="816" w:author="Tim Hallett" w:date="2015-01-28T09:34:00Z">
            <w:rPr/>
          </w:rPrChange>
        </w:rPr>
        <w:fldChar w:fldCharType="end"/>
      </w:r>
      <w:r w:rsidR="00DF1288" w:rsidRPr="005E53E2">
        <w:rPr>
          <w:strike/>
          <w:rPrChange w:id="817" w:author="Tim Hallett" w:date="2015-01-28T09:34:00Z">
            <w:rPr/>
          </w:rPrChange>
        </w:rPr>
        <w:t>. Eligibility criteria</w:t>
      </w:r>
      <w:r w:rsidR="00D92572" w:rsidRPr="005E53E2">
        <w:rPr>
          <w:strike/>
          <w:rPrChange w:id="818" w:author="Tim Hallett" w:date="2015-01-28T09:34:00Z">
            <w:rPr/>
          </w:rPrChange>
        </w:rPr>
        <w:t xml:space="preserve"> </w:t>
      </w:r>
      <w:r w:rsidR="00DF1288" w:rsidRPr="005E53E2">
        <w:rPr>
          <w:strike/>
          <w:rPrChange w:id="819" w:author="Tim Hallett" w:date="2015-01-28T09:34:00Z">
            <w:rPr/>
          </w:rPrChange>
        </w:rPr>
        <w:t xml:space="preserve">selected adherent, healthy </w:t>
      </w:r>
      <w:r w:rsidR="00D92572" w:rsidRPr="005E53E2">
        <w:rPr>
          <w:strike/>
          <w:rPrChange w:id="820" w:author="Tim Hallett" w:date="2015-01-28T09:34:00Z">
            <w:rPr/>
          </w:rPrChange>
        </w:rPr>
        <w:t xml:space="preserve">randomised </w:t>
      </w:r>
      <w:r w:rsidR="00DF1288" w:rsidRPr="005E53E2">
        <w:rPr>
          <w:strike/>
          <w:rPrChange w:id="821" w:author="Tim Hallett" w:date="2015-01-28T09:34:00Z">
            <w:rPr/>
          </w:rPrChange>
        </w:rPr>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5E53E2">
        <w:rPr>
          <w:strike/>
          <w:rPrChange w:id="822" w:author="Tim Hallett" w:date="2015-01-28T09:34:00Z">
            <w:rPr/>
          </w:rPrChange>
        </w:rPr>
        <w:fldChar w:fldCharType="begin"/>
      </w:r>
      <w:r w:rsidR="0011631F">
        <w:rPr>
          <w:strike/>
        </w:rPr>
        <w:instrText xml:space="preserve"> ADDIN PAPERS2_CITATIONS &lt;citation&gt;&lt;uuid&gt;F4AF3E4E-78FD-4DFA-A30C-3228C6C5E7BC&lt;/uuid&gt;&lt;priority&gt;43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823" w:author="Tim Hallett" w:date="2015-01-28T09:34:00Z">
            <w:rPr/>
          </w:rPrChange>
        </w:rPr>
        <w:fldChar w:fldCharType="separate"/>
      </w:r>
      <w:r w:rsidR="00DF1288" w:rsidRPr="005E53E2">
        <w:rPr>
          <w:strike/>
          <w:lang w:val="en-US"/>
          <w:rPrChange w:id="824" w:author="Tim Hallett" w:date="2015-01-28T09:34:00Z">
            <w:rPr>
              <w:lang w:val="en-US"/>
            </w:rPr>
          </w:rPrChange>
        </w:rPr>
        <w:t>{Babigumira:2011gg}</w:t>
      </w:r>
      <w:r w:rsidR="00DF1288" w:rsidRPr="005E53E2">
        <w:rPr>
          <w:strike/>
          <w:rPrChange w:id="825" w:author="Tim Hallett" w:date="2015-01-28T09:34:00Z">
            <w:rPr/>
          </w:rPrChange>
        </w:rPr>
        <w:fldChar w:fldCharType="end"/>
      </w:r>
      <w:r w:rsidR="00DF1288" w:rsidRPr="005E53E2">
        <w:rPr>
          <w:strike/>
          <w:rPrChange w:id="826" w:author="Tim Hallett" w:date="2015-01-28T09:34:00Z">
            <w:rPr/>
          </w:rPrChange>
        </w:rPr>
        <w:t xml:space="preserve">. This type of tiered intervention, selecting adherent patients to be monitored more infrequently, illustrates how care can </w:t>
      </w:r>
      <w:r w:rsidR="00D92572" w:rsidRPr="005E53E2">
        <w:rPr>
          <w:strike/>
          <w:rPrChange w:id="827" w:author="Tim Hallett" w:date="2015-01-28T09:34:00Z">
            <w:rPr/>
          </w:rPrChange>
        </w:rPr>
        <w:t>be stratified between patients.</w:t>
      </w:r>
    </w:p>
    <w:p w14:paraId="692B3F20" w14:textId="77777777" w:rsidR="00727013" w:rsidRPr="005E53E2" w:rsidRDefault="00727013" w:rsidP="0086036A">
      <w:pPr>
        <w:pStyle w:val="normal0"/>
        <w:rPr>
          <w:strike/>
          <w:rPrChange w:id="828" w:author="Tim Hallett" w:date="2015-01-28T09:34:00Z">
            <w:rPr/>
          </w:rPrChange>
        </w:rPr>
      </w:pPr>
    </w:p>
    <w:p w14:paraId="3B21ADDB" w14:textId="77777777" w:rsidR="001363E9" w:rsidRPr="005E53E2" w:rsidRDefault="00D17502" w:rsidP="009F1741">
      <w:pPr>
        <w:pStyle w:val="normal0"/>
        <w:rPr>
          <w:strike/>
          <w:rPrChange w:id="829" w:author="Tim Hallett" w:date="2015-01-28T09:34:00Z">
            <w:rPr/>
          </w:rPrChange>
        </w:rPr>
      </w:pPr>
      <w:commentRangeStart w:id="830"/>
      <w:r w:rsidRPr="005E53E2">
        <w:rPr>
          <w:strike/>
          <w:rPrChange w:id="831" w:author="Tim Hallett" w:date="2015-01-28T09:34:00Z">
            <w:rPr/>
          </w:rPrChange>
        </w:rPr>
        <w:tab/>
        <w:t xml:space="preserve">The motivating stimuli </w:t>
      </w:r>
      <w:r w:rsidR="0005462D" w:rsidRPr="005E53E2">
        <w:rPr>
          <w:strike/>
          <w:rPrChange w:id="832" w:author="Tim Hallett" w:date="2015-01-28T09:34:00Z">
            <w:rPr/>
          </w:rPrChange>
        </w:rPr>
        <w:t>driving</w:t>
      </w:r>
      <w:r w:rsidRPr="005E53E2">
        <w:rPr>
          <w:strike/>
          <w:rPrChange w:id="833" w:author="Tim Hallett" w:date="2015-01-28T09:34:00Z">
            <w:rPr/>
          </w:rPrChange>
        </w:rPr>
        <w:t xml:space="preserve"> </w:t>
      </w:r>
      <w:r w:rsidR="00D22909" w:rsidRPr="005E53E2">
        <w:rPr>
          <w:strike/>
          <w:rPrChange w:id="834" w:author="Tim Hallett" w:date="2015-01-28T09:34:00Z">
            <w:rPr/>
          </w:rPrChange>
        </w:rPr>
        <w:t>HIV-infected individuals</w:t>
      </w:r>
      <w:r w:rsidRPr="005E53E2">
        <w:rPr>
          <w:strike/>
          <w:rPrChange w:id="835" w:author="Tim Hallett" w:date="2015-01-28T09:34:00Z">
            <w:rPr/>
          </w:rPrChange>
        </w:rPr>
        <w:t xml:space="preserve"> to seek care are not </w:t>
      </w:r>
      <w:r w:rsidR="00D22909" w:rsidRPr="005E53E2">
        <w:rPr>
          <w:strike/>
          <w:rPrChange w:id="836" w:author="Tim Hallett" w:date="2015-01-28T09:34:00Z">
            <w:rPr/>
          </w:rPrChange>
        </w:rPr>
        <w:t xml:space="preserve">yet </w:t>
      </w:r>
      <w:r w:rsidRPr="005E53E2">
        <w:rPr>
          <w:strike/>
          <w:rPrChange w:id="837" w:author="Tim Hallett" w:date="2015-01-28T09:34:00Z">
            <w:rPr/>
          </w:rPrChange>
        </w:rPr>
        <w:t>fully understood.</w:t>
      </w:r>
      <w:r w:rsidR="00D22909" w:rsidRPr="005E53E2">
        <w:rPr>
          <w:strike/>
          <w:rPrChange w:id="838" w:author="Tim Hallett" w:date="2015-01-28T09:34:00Z">
            <w:rPr/>
          </w:rPrChange>
        </w:rPr>
        <w:t xml:space="preserve"> </w:t>
      </w:r>
      <w:r w:rsidR="00F62E51" w:rsidRPr="005E53E2">
        <w:rPr>
          <w:strike/>
          <w:rPrChange w:id="839" w:author="Tim Hallett" w:date="2015-01-28T09:34:00Z">
            <w:rPr/>
          </w:rPrChange>
        </w:rPr>
        <w:t>With</w:t>
      </w:r>
      <w:r w:rsidR="00D22909" w:rsidRPr="005E53E2">
        <w:rPr>
          <w:strike/>
          <w:rPrChange w:id="840" w:author="Tim Hallett" w:date="2015-01-28T09:34:00Z">
            <w:rPr/>
          </w:rPrChange>
        </w:rPr>
        <w:t xml:space="preserve"> progress </w:t>
      </w:r>
      <w:r w:rsidR="00F62E51" w:rsidRPr="005E53E2">
        <w:rPr>
          <w:strike/>
          <w:rPrChange w:id="841" w:author="Tim Hallett" w:date="2015-01-28T09:34:00Z">
            <w:rPr/>
          </w:rPrChange>
        </w:rPr>
        <w:t xml:space="preserve">being </w:t>
      </w:r>
      <w:r w:rsidR="00D22909" w:rsidRPr="005E53E2">
        <w:rPr>
          <w:strike/>
          <w:rPrChange w:id="842" w:author="Tim Hallett" w:date="2015-01-28T09:34:00Z">
            <w:rPr/>
          </w:rPrChange>
        </w:rPr>
        <w:t>made in other fields{Buregyeya:2011fi, Salaniponi:2000tc, Pronyk:2001uk},</w:t>
      </w:r>
      <w:r w:rsidR="00F62E51" w:rsidRPr="005E53E2">
        <w:rPr>
          <w:strike/>
          <w:rPrChange w:id="843" w:author="Tim Hallett" w:date="2015-01-28T09:34:00Z">
            <w:rPr/>
          </w:rPrChange>
        </w:rPr>
        <w:t xml:space="preserve"> it is hoped that new insights into HIV health-care seeking behaviour will follow</w:t>
      </w:r>
      <w:r w:rsidR="009A1BF9" w:rsidRPr="005E53E2">
        <w:rPr>
          <w:strike/>
          <w:rPrChange w:id="844" w:author="Tim Hallett" w:date="2015-01-28T09:34:00Z">
            <w:rPr/>
          </w:rPrChange>
        </w:rPr>
        <w:t>{Burns:2014jz}</w:t>
      </w:r>
      <w:r w:rsidR="00F62E51" w:rsidRPr="005E53E2">
        <w:rPr>
          <w:strike/>
          <w:rPrChange w:id="845" w:author="Tim Hallett" w:date="2015-01-28T09:34:00Z">
            <w:rPr/>
          </w:rPrChange>
        </w:rPr>
        <w:t>.</w:t>
      </w:r>
      <w:commentRangeEnd w:id="830"/>
      <w:r w:rsidR="00D91055" w:rsidRPr="005E53E2">
        <w:rPr>
          <w:rStyle w:val="CommentReference"/>
          <w:strike/>
          <w:rPrChange w:id="846" w:author="Tim Hallett" w:date="2015-01-28T09:34:00Z">
            <w:rPr>
              <w:rStyle w:val="CommentReference"/>
            </w:rPr>
          </w:rPrChange>
        </w:rPr>
        <w:commentReference w:id="830"/>
      </w:r>
      <w:r w:rsidR="00AE1406" w:rsidRPr="005E53E2">
        <w:rPr>
          <w:strike/>
          <w:rPrChange w:id="847" w:author="Tim Hallett" w:date="2015-01-28T09:34:00Z">
            <w:rPr/>
          </w:rPrChange>
        </w:rPr>
        <w:t xml:space="preserve"> </w:t>
      </w:r>
      <w:r w:rsidR="009C6E59" w:rsidRPr="005E53E2">
        <w:rPr>
          <w:strike/>
          <w:rPrChange w:id="848" w:author="Tim Hallett" w:date="2015-01-28T09:34:00Z">
            <w:rPr/>
          </w:rPrChange>
        </w:rPr>
        <w:t>Furthermore, the generalisability of these results to other settings remains undetermined; but for progress to be made in assessing the current state of care along with strategies to resolve deficiencies, individual-level longitudinal data</w:t>
      </w:r>
      <w:r w:rsidR="009A1BF9" w:rsidRPr="005E53E2">
        <w:rPr>
          <w:strike/>
          <w:rPrChange w:id="849" w:author="Tim Hallett" w:date="2015-01-28T09:34:00Z">
            <w:rPr/>
          </w:rPrChange>
        </w:rPr>
        <w:t xml:space="preserve"> similar to data provided by AMPATH will be required.</w:t>
      </w:r>
      <w:r w:rsidR="00F31908" w:rsidRPr="005E53E2">
        <w:rPr>
          <w:strike/>
          <w:rPrChange w:id="850" w:author="Tim Hallett" w:date="2015-01-28T09:34:00Z">
            <w:rPr/>
          </w:rPrChange>
        </w:rPr>
        <w:t xml:space="preserve"> </w:t>
      </w:r>
      <w:r w:rsidR="001363E9" w:rsidRPr="005E53E2">
        <w:rPr>
          <w:strike/>
          <w:rPrChange w:id="851" w:author="Tim Hallett" w:date="2015-01-28T09:34:00Z">
            <w:rPr/>
          </w:rPrChange>
        </w:rPr>
        <w:t>While a mathematical model can demonstrate the impact of a combination of interventions, it remains to be seen how such a strategy would be implemented by a real-world ART programme. For instance, it may be preferable</w:t>
      </w:r>
      <w:r w:rsidR="00646197" w:rsidRPr="005E53E2">
        <w:rPr>
          <w:strike/>
          <w:rPrChange w:id="852" w:author="Tim Hallett" w:date="2015-01-28T09:34:00Z">
            <w:rPr/>
          </w:rPrChange>
        </w:rPr>
        <w:t xml:space="preserve"> to distribute intervention implementation over time </w:t>
      </w:r>
      <w:r w:rsidR="00F31908" w:rsidRPr="005E53E2">
        <w:rPr>
          <w:strike/>
          <w:rPrChange w:id="853" w:author="Tim Hallett" w:date="2015-01-28T09:34:00Z">
            <w:rPr/>
          </w:rPrChange>
        </w:rPr>
        <w:t xml:space="preserve">as part of a </w:t>
      </w:r>
      <w:r w:rsidR="00646197" w:rsidRPr="005E53E2">
        <w:rPr>
          <w:strike/>
          <w:rPrChange w:id="854" w:author="Tim Hallett" w:date="2015-01-28T09:34:00Z">
            <w:rPr/>
          </w:rPrChange>
        </w:rPr>
        <w:t>graded response.</w:t>
      </w:r>
      <w:r w:rsidR="00F31908" w:rsidRPr="005E53E2">
        <w:rPr>
          <w:strike/>
          <w:rPrChange w:id="855" w:author="Tim Hallett" w:date="2015-01-28T09:34:00Z">
            <w:rPr/>
          </w:rPrChange>
        </w:rPr>
        <w:t xml:space="preserve"> Finally, </w:t>
      </w:r>
      <w:r w:rsidR="00AD609A" w:rsidRPr="005E53E2">
        <w:rPr>
          <w:strike/>
          <w:rPrChange w:id="856" w:author="Tim Hallett" w:date="2015-01-28T09:34:00Z">
            <w:rPr/>
          </w:rPrChange>
        </w:rPr>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5E53E2" w:rsidRDefault="004833E2" w:rsidP="004833E2">
      <w:pPr>
        <w:pStyle w:val="normal0"/>
        <w:rPr>
          <w:strike/>
          <w:rPrChange w:id="857" w:author="Tim Hallett" w:date="2015-01-28T09:34:00Z">
            <w:rPr/>
          </w:rPrChange>
        </w:rPr>
      </w:pPr>
    </w:p>
    <w:p w14:paraId="1BF1F4C0" w14:textId="77777777" w:rsidR="004833E2" w:rsidRPr="005E53E2" w:rsidRDefault="004833E2" w:rsidP="004833E2">
      <w:pPr>
        <w:pStyle w:val="normal0"/>
        <w:ind w:firstLine="720"/>
        <w:rPr>
          <w:strike/>
          <w:rPrChange w:id="858" w:author="Tim Hallett" w:date="2015-01-28T09:34:00Z">
            <w:rPr/>
          </w:rPrChange>
        </w:rPr>
      </w:pPr>
      <w:r w:rsidRPr="005E53E2">
        <w:rPr>
          <w:strike/>
          <w:rPrChange w:id="859" w:author="Tim Hallett" w:date="2015-01-28T09:34:00Z">
            <w:rPr/>
          </w:rPrChange>
        </w:rPr>
        <w:t xml:space="preserve">Our results indicate that in Kenya, the effectiveness of current ART-programmes can be improved. While interventions targeting HIV testing and pre-ART retention </w:t>
      </w:r>
      <w:r w:rsidR="00920268" w:rsidRPr="005E53E2">
        <w:rPr>
          <w:strike/>
          <w:rPrChange w:id="860" w:author="Tim Hallett" w:date="2015-01-28T09:34:00Z">
            <w:rPr/>
          </w:rPrChange>
        </w:rPr>
        <w:t>were</w:t>
      </w:r>
      <w:r w:rsidRPr="005E53E2">
        <w:rPr>
          <w:strike/>
          <w:rPrChange w:id="861" w:author="Tim Hallett" w:date="2015-01-28T09:34:00Z">
            <w:rPr/>
          </w:rPrChange>
        </w:rPr>
        <w:t xml:space="preserve"> highly impactful, losses from care </w:t>
      </w:r>
      <w:r w:rsidR="00F64F4D" w:rsidRPr="005E53E2">
        <w:rPr>
          <w:strike/>
          <w:rPrChange w:id="862" w:author="Tim Hallett" w:date="2015-01-28T09:34:00Z">
            <w:rPr/>
          </w:rPrChange>
        </w:rPr>
        <w:t>occurred</w:t>
      </w:r>
      <w:r w:rsidRPr="005E53E2">
        <w:rPr>
          <w:strike/>
          <w:rPrChange w:id="863" w:author="Tim Hallett" w:date="2015-01-28T09:34:00Z">
            <w:rPr/>
          </w:rPrChange>
        </w:rPr>
        <w:t xml:space="preserve"> throughout</w:t>
      </w:r>
      <w:r w:rsidR="005E690B" w:rsidRPr="005E53E2">
        <w:rPr>
          <w:strike/>
          <w:rPrChange w:id="864" w:author="Tim Hallett" w:date="2015-01-28T09:34:00Z">
            <w:rPr/>
          </w:rPrChange>
        </w:rPr>
        <w:t>,</w:t>
      </w:r>
      <w:r w:rsidRPr="005E53E2">
        <w:rPr>
          <w:strike/>
          <w:rPrChange w:id="865" w:author="Tim Hallett" w:date="2015-01-28T09:34:00Z">
            <w:rPr/>
          </w:rPrChange>
        </w:rP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2C47331B" w14:textId="77777777" w:rsidR="00B63212" w:rsidRDefault="00B63212">
      <w:pPr>
        <w:pStyle w:val="Heading1"/>
        <w:contextualSpacing w:val="0"/>
      </w:pPr>
    </w:p>
    <w:p w14:paraId="428065FB" w14:textId="77777777" w:rsidR="00B63212" w:rsidRDefault="00B63212">
      <w:pPr>
        <w:pStyle w:val="Heading1"/>
        <w:contextualSpacing w:val="0"/>
      </w:pPr>
    </w:p>
    <w:p w14:paraId="52D5197C" w14:textId="77777777" w:rsidR="00B63212" w:rsidRDefault="00B63212">
      <w:pPr>
        <w:pStyle w:val="Heading1"/>
        <w:contextualSpacing w:val="0"/>
      </w:pPr>
    </w:p>
    <w:p w14:paraId="543F98F1" w14:textId="77777777" w:rsidR="00B63212" w:rsidRDefault="00B63212">
      <w:pPr>
        <w:pStyle w:val="Heading1"/>
        <w:contextualSpacing w:val="0"/>
      </w:pPr>
    </w:p>
    <w:p w14:paraId="26DB28CC" w14:textId="77777777" w:rsidR="00B63212" w:rsidRDefault="00B63212">
      <w:pPr>
        <w:pStyle w:val="Heading1"/>
        <w:contextualSpacing w:val="0"/>
      </w:pPr>
    </w:p>
    <w:p w14:paraId="40B8EC62" w14:textId="77777777" w:rsidR="00354BF3" w:rsidRDefault="0004446E">
      <w:pPr>
        <w:pStyle w:val="Heading1"/>
        <w:contextualSpacing w:val="0"/>
      </w:pPr>
      <w:r>
        <w:t>Acknowledgements</w:t>
      </w:r>
      <w:bookmarkStart w:id="866" w:name="h.pbwlevpo3yu5" w:colFirst="0" w:colLast="0"/>
      <w:bookmarkEnd w:id="866"/>
    </w:p>
    <w:p w14:paraId="11513004" w14:textId="77777777" w:rsidR="00354BF3" w:rsidRDefault="0004446E">
      <w:pPr>
        <w:pStyle w:val="Heading1"/>
        <w:contextualSpacing w:val="0"/>
      </w:pPr>
      <w:r>
        <w:t>References</w:t>
      </w:r>
      <w:bookmarkStart w:id="867" w:name="h.i9jxy126drmb" w:colFirst="0" w:colLast="0"/>
      <w:bookmarkEnd w:id="867"/>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lastRenderedPageBreak/>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DALYs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A520E1" w:rsidRPr="00A520E1">
        <w:rPr>
          <w:i/>
          <w:sz w:val="16"/>
          <w:szCs w:val="16"/>
        </w:rPr>
        <w:t>DALYs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DALYs averted and additional cost of implementing a combination of interventions between 2010 and 2030.</w:t>
      </w:r>
    </w:p>
    <w:p w14:paraId="1DAD465A" w14:textId="77777777" w:rsidR="00C07325" w:rsidRDefault="0004446E">
      <w:pPr>
        <w:pStyle w:val="Heading1"/>
        <w:contextualSpacing w:val="0"/>
      </w:pPr>
      <w:bookmarkStart w:id="868" w:name="h.n9mfvkja78ix" w:colFirst="0" w:colLast="0"/>
      <w:bookmarkEnd w:id="868"/>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5075C0" w:rsidRDefault="005075C0">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5075C0" w:rsidRDefault="005075C0">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7" w:author="Jack Olney" w:date="2015-02-09T13:16:00Z" w:initials="JO">
    <w:p w14:paraId="305B0427" w14:textId="3A882616" w:rsidR="005075C0" w:rsidRDefault="005075C0">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5075C0" w:rsidRDefault="005075C0">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3" w:author="Jack Olney" w:date="2015-02-11T10:13:00Z" w:initials="JO">
    <w:p w14:paraId="312D73DA" w14:textId="73DD34B8" w:rsidR="005075C0" w:rsidRDefault="005075C0">
      <w:pPr>
        <w:pStyle w:val="CommentText"/>
      </w:pPr>
      <w:r>
        <w:rPr>
          <w:rStyle w:val="CommentReference"/>
        </w:rPr>
        <w:annotationRef/>
      </w:r>
      <w:r>
        <w:t>Don’t have coverage estimate here. Wachira (2013) HBCT paper says 96% HBCT coverage but catchment is not solely port victoria.</w:t>
      </w:r>
    </w:p>
  </w:comment>
  <w:comment w:id="18" w:author="Tim Hallett" w:date="2015-01-08T11:48:00Z" w:initials="TH">
    <w:p w14:paraId="02240058" w14:textId="77777777" w:rsidR="005075C0" w:rsidRDefault="005075C0" w:rsidP="00260E0F">
      <w:pPr>
        <w:pStyle w:val="CommentText"/>
      </w:pPr>
      <w:r>
        <w:rPr>
          <w:rStyle w:val="CommentReference"/>
        </w:rPr>
        <w:annotationRef/>
      </w:r>
      <w:r>
        <w:t>How can we justify this? The work of Jenny and Ruanne suggest some cost here, doesn’t it?</w:t>
      </w:r>
    </w:p>
  </w:comment>
  <w:comment w:id="19" w:author="Jack Olney" w:date="2015-01-08T12:33:00Z" w:initials="JO">
    <w:p w14:paraId="3A2DE505" w14:textId="77777777" w:rsidR="005075C0" w:rsidRDefault="005075C0">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0" w:author="Jack Olney" w:date="2015-02-11T13:41:00Z" w:initials="JO">
    <w:p w14:paraId="4105EF78" w14:textId="7C198B1F" w:rsidR="005075C0" w:rsidRDefault="005075C0">
      <w:pPr>
        <w:pStyle w:val="CommentText"/>
      </w:pPr>
      <w:r>
        <w:rPr>
          <w:rStyle w:val="CommentReference"/>
        </w:rPr>
        <w:annotationRef/>
      </w:r>
      <w:r>
        <w:t xml:space="preserve">My mistake, I was looking at the wrong version of the code. Current results for ‘max’ scenario include 100% linkage, so it all occurs at the home-visit, you get dx and put immediately onto ART then and there. </w:t>
      </w:r>
    </w:p>
  </w:comment>
  <w:comment w:id="21" w:author="Jack Olney" w:date="2015-02-11T14:00:00Z" w:initials="JO">
    <w:p w14:paraId="1A102A90" w14:textId="137A124F" w:rsidR="005075C0" w:rsidRDefault="005075C0">
      <w:pPr>
        <w:pStyle w:val="CommentText"/>
      </w:pPr>
      <w:r>
        <w:rPr>
          <w:rStyle w:val="CommentReference"/>
        </w:rPr>
        <w:annotationRef/>
      </w:r>
      <w:r>
        <w:rPr>
          <w:rStyle w:val="CommentReference"/>
        </w:rPr>
        <w:t xml:space="preserve">This applies to persons at any point in care, when intervention is applied, when they have an encounter with care, among HIV-positive persons 20% fail to start ART immediately (and so head for a CD4 test), a further 20% refuse ART and are lost from care. </w:t>
      </w:r>
    </w:p>
  </w:comment>
  <w:comment w:id="26" w:author="Jack Olney" w:date="2015-02-11T17:27:00Z" w:initials="JO">
    <w:p w14:paraId="2C4B849C" w14:textId="0CFFCD1C" w:rsidR="005075C0" w:rsidRDefault="005075C0">
      <w:pPr>
        <w:pStyle w:val="CommentText"/>
      </w:pPr>
      <w:r>
        <w:rPr>
          <w:rStyle w:val="CommentReference"/>
        </w:rPr>
        <w:annotationRef/>
      </w:r>
      <w:r>
        <w:t xml:space="preserve">Calculated as the total in fig2b / total fig2a </w:t>
      </w:r>
    </w:p>
  </w:comment>
  <w:comment w:id="29" w:author="Jack Olney" w:date="2015-02-11T16:30:00Z" w:initials="JO">
    <w:p w14:paraId="7C85611E" w14:textId="7D37429A" w:rsidR="005075C0" w:rsidRDefault="005075C0">
      <w:pPr>
        <w:pStyle w:val="CommentText"/>
      </w:pPr>
      <w:r>
        <w:rPr>
          <w:rStyle w:val="CommentReference"/>
        </w:rPr>
        <w:annotationRef/>
      </w:r>
      <w:r>
        <w:t>Label (a) and (b)??</w:t>
      </w:r>
    </w:p>
  </w:comment>
  <w:comment w:id="27" w:author="Tim Hallett" w:date="2015-01-26T16:41:00Z" w:initials="TH">
    <w:p w14:paraId="00C64D7A" w14:textId="77777777" w:rsidR="005075C0" w:rsidRDefault="005075C0">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30" w:author="Jack Olney" w:date="2015-02-11T17:31:00Z" w:initials="JO">
    <w:p w14:paraId="4D3929B7" w14:textId="5065CB13" w:rsidR="005075C0" w:rsidRDefault="005075C0">
      <w:pPr>
        <w:pStyle w:val="CommentText"/>
      </w:pPr>
      <w:r>
        <w:rPr>
          <w:rStyle w:val="CommentReference"/>
        </w:rPr>
        <w:annotationRef/>
      </w:r>
      <w:r>
        <w:t>Orange segment (on left hand side) is people who may or may not have had contact with clinic prior to HIV-related death. I’ve adjusted text to account for this and done an additional calculation (only 17% AIDS deaths among people who test but don’t show up at the clinic but 33% AIDS deaths among people who never test and don’t show up)</w:t>
      </w:r>
    </w:p>
  </w:comment>
  <w:comment w:id="28" w:author="Tim Hallett" w:date="2015-01-26T16:44:00Z" w:initials="TH">
    <w:p w14:paraId="52970415" w14:textId="77777777" w:rsidR="005075C0" w:rsidRDefault="005075C0">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31" w:author="Jack Olney" w:date="2015-02-11T17:32:00Z" w:initials="JO">
    <w:p w14:paraId="6D7671B4" w14:textId="0A2DF893" w:rsidR="005075C0" w:rsidRDefault="005075C0">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32" w:author="Tim Hallett" w:date="2015-01-26T17:14:00Z" w:initials="TH">
    <w:p w14:paraId="2165CA35" w14:textId="77777777" w:rsidR="005075C0" w:rsidRDefault="005075C0">
      <w:pPr>
        <w:pStyle w:val="CommentText"/>
      </w:pPr>
      <w:r>
        <w:rPr>
          <w:rStyle w:val="CommentReference"/>
        </w:rPr>
        <w:annotationRef/>
      </w:r>
      <w:r>
        <w:t>I found these sections really dense and I felt like all the information is right there in the table and figure. If I have missed a plotline in there, let me know though.</w:t>
      </w:r>
    </w:p>
  </w:comment>
  <w:comment w:id="171" w:author="Tim Hallett" w:date="2015-01-28T08:43:00Z" w:initials="TH">
    <w:p w14:paraId="590B1929" w14:textId="77777777" w:rsidR="005075C0" w:rsidRDefault="005075C0">
      <w:pPr>
        <w:pStyle w:val="CommentText"/>
      </w:pPr>
      <w:r>
        <w:rPr>
          <w:rStyle w:val="CommentReference"/>
        </w:rPr>
        <w:annotationRef/>
      </w:r>
      <w:r>
        <w:t>Please add “Immidiate ART” into Figure 4.</w:t>
      </w:r>
    </w:p>
  </w:comment>
  <w:comment w:id="172" w:author="Tim Hallett" w:date="2015-01-29T09:40:00Z" w:initials="TH">
    <w:p w14:paraId="19D125CB" w14:textId="77777777" w:rsidR="005075C0" w:rsidRDefault="005075C0">
      <w:pPr>
        <w:pStyle w:val="CommentText"/>
      </w:pPr>
      <w:r>
        <w:rPr>
          <w:rStyle w:val="CommentReference"/>
        </w:rPr>
        <w:annotationRef/>
      </w:r>
      <w:r>
        <w:t xml:space="preserve">Lots of good thoughts and nice points in here. </w:t>
      </w:r>
    </w:p>
    <w:p w14:paraId="07A3A5CE" w14:textId="77777777" w:rsidR="005075C0" w:rsidRDefault="005075C0">
      <w:pPr>
        <w:pStyle w:val="CommentText"/>
      </w:pPr>
    </w:p>
    <w:p w14:paraId="2C1C8722" w14:textId="77777777" w:rsidR="005075C0" w:rsidRDefault="005075C0">
      <w:pPr>
        <w:pStyle w:val="CommentText"/>
      </w:pPr>
      <w:r>
        <w:t>I have porposed a organisation of  paragraphs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227" w:author="Tim Hallett" w:date="2015-01-31T11:12:00Z" w:initials="TH">
    <w:p w14:paraId="5D78FF23" w14:textId="77777777" w:rsidR="005075C0" w:rsidRDefault="005075C0">
      <w:pPr>
        <w:pStyle w:val="CommentText"/>
      </w:pPr>
      <w:ins w:id="229"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429" w:author="Jack Olney" w:date="2015-01-13T14:52:00Z" w:initials="JO">
    <w:p w14:paraId="05E0CF1D" w14:textId="77777777" w:rsidR="005075C0" w:rsidRDefault="005075C0">
      <w:pPr>
        <w:pStyle w:val="CommentText"/>
      </w:pPr>
      <w:r>
        <w:rPr>
          <w:rStyle w:val="CommentReference"/>
        </w:rPr>
        <w:annotationRef/>
      </w:r>
      <w:r>
        <w:t>From Jeff’s earlier comment: do we have a threshold for “high-impact” and “low-cost” or should I be choosing one based on the results?</w:t>
      </w:r>
    </w:p>
  </w:comment>
  <w:comment w:id="830" w:author="Jack Olney" w:date="2015-01-14T13:34:00Z" w:initials="JO">
    <w:p w14:paraId="1C764682" w14:textId="77777777" w:rsidR="005075C0" w:rsidRDefault="005075C0">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5075C0" w:rsidRDefault="005075C0">
      <w:pPr>
        <w:spacing w:line="240" w:lineRule="auto"/>
      </w:pPr>
      <w:r>
        <w:separator/>
      </w:r>
    </w:p>
  </w:endnote>
  <w:endnote w:type="continuationSeparator" w:id="0">
    <w:p w14:paraId="5C5D240A" w14:textId="77777777" w:rsidR="005075C0" w:rsidRDefault="005075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5075C0" w:rsidRDefault="005075C0">
    <w:pPr>
      <w:pStyle w:val="normal0"/>
      <w:contextualSpacing w:val="0"/>
      <w:jc w:val="right"/>
    </w:pPr>
    <w:r>
      <w:fldChar w:fldCharType="begin"/>
    </w:r>
    <w:r>
      <w:instrText>PAGE</w:instrText>
    </w:r>
    <w:r>
      <w:fldChar w:fldCharType="separate"/>
    </w:r>
    <w:r w:rsidR="00C06B81">
      <w:rPr>
        <w:noProof/>
      </w:rPr>
      <w:t>11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5075C0" w:rsidRDefault="005075C0">
      <w:pPr>
        <w:spacing w:line="240" w:lineRule="auto"/>
      </w:pPr>
      <w:r>
        <w:separator/>
      </w:r>
    </w:p>
  </w:footnote>
  <w:footnote w:type="continuationSeparator" w:id="0">
    <w:p w14:paraId="30EC218D" w14:textId="77777777" w:rsidR="005075C0" w:rsidRDefault="005075C0">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2FA5"/>
    <w:rsid w:val="000131FE"/>
    <w:rsid w:val="000142F0"/>
    <w:rsid w:val="000163BB"/>
    <w:rsid w:val="00020169"/>
    <w:rsid w:val="00020CAB"/>
    <w:rsid w:val="00021165"/>
    <w:rsid w:val="00022076"/>
    <w:rsid w:val="00022671"/>
    <w:rsid w:val="0002399E"/>
    <w:rsid w:val="00025076"/>
    <w:rsid w:val="00025424"/>
    <w:rsid w:val="00025528"/>
    <w:rsid w:val="000272A0"/>
    <w:rsid w:val="0002793C"/>
    <w:rsid w:val="00027CF8"/>
    <w:rsid w:val="00030752"/>
    <w:rsid w:val="0003444E"/>
    <w:rsid w:val="00034DA7"/>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36CC"/>
    <w:rsid w:val="0008374E"/>
    <w:rsid w:val="000849D0"/>
    <w:rsid w:val="00084F40"/>
    <w:rsid w:val="00085684"/>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5114"/>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482F"/>
    <w:rsid w:val="000E7443"/>
    <w:rsid w:val="000E7B35"/>
    <w:rsid w:val="000E7F28"/>
    <w:rsid w:val="000F1B57"/>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508B"/>
    <w:rsid w:val="00115A1A"/>
    <w:rsid w:val="0011631F"/>
    <w:rsid w:val="00116B57"/>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591A"/>
    <w:rsid w:val="001363E9"/>
    <w:rsid w:val="0013673B"/>
    <w:rsid w:val="00137AD9"/>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5D56"/>
    <w:rsid w:val="001672BD"/>
    <w:rsid w:val="00167999"/>
    <w:rsid w:val="00170342"/>
    <w:rsid w:val="00170691"/>
    <w:rsid w:val="00170B8A"/>
    <w:rsid w:val="00170F02"/>
    <w:rsid w:val="00172D15"/>
    <w:rsid w:val="00173ACA"/>
    <w:rsid w:val="0017493E"/>
    <w:rsid w:val="00175503"/>
    <w:rsid w:val="0017595E"/>
    <w:rsid w:val="0017631F"/>
    <w:rsid w:val="00176F5B"/>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69CF"/>
    <w:rsid w:val="001E7E5D"/>
    <w:rsid w:val="001F1BA6"/>
    <w:rsid w:val="001F2381"/>
    <w:rsid w:val="001F29F6"/>
    <w:rsid w:val="001F402A"/>
    <w:rsid w:val="001F4337"/>
    <w:rsid w:val="001F452B"/>
    <w:rsid w:val="001F5128"/>
    <w:rsid w:val="001F64AD"/>
    <w:rsid w:val="001F69B3"/>
    <w:rsid w:val="001F7766"/>
    <w:rsid w:val="0020005E"/>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5B"/>
    <w:rsid w:val="00223ED9"/>
    <w:rsid w:val="002246D7"/>
    <w:rsid w:val="0022518A"/>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7B2"/>
    <w:rsid w:val="00270CC0"/>
    <w:rsid w:val="002716E1"/>
    <w:rsid w:val="00272A02"/>
    <w:rsid w:val="0027347F"/>
    <w:rsid w:val="0027485B"/>
    <w:rsid w:val="0027665A"/>
    <w:rsid w:val="002769C8"/>
    <w:rsid w:val="002769F6"/>
    <w:rsid w:val="00281945"/>
    <w:rsid w:val="00284B34"/>
    <w:rsid w:val="00285061"/>
    <w:rsid w:val="002860EE"/>
    <w:rsid w:val="00286A2A"/>
    <w:rsid w:val="00287FD3"/>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43B4"/>
    <w:rsid w:val="002C514D"/>
    <w:rsid w:val="002C5287"/>
    <w:rsid w:val="002C6106"/>
    <w:rsid w:val="002C7B61"/>
    <w:rsid w:val="002D0219"/>
    <w:rsid w:val="002D123B"/>
    <w:rsid w:val="002D3EF0"/>
    <w:rsid w:val="002D4305"/>
    <w:rsid w:val="002D47C2"/>
    <w:rsid w:val="002D52B3"/>
    <w:rsid w:val="002D5362"/>
    <w:rsid w:val="002D5BC2"/>
    <w:rsid w:val="002D5E18"/>
    <w:rsid w:val="002D5E1F"/>
    <w:rsid w:val="002D671B"/>
    <w:rsid w:val="002D7F02"/>
    <w:rsid w:val="002E0C47"/>
    <w:rsid w:val="002E37E0"/>
    <w:rsid w:val="002E3DB5"/>
    <w:rsid w:val="002E5D8F"/>
    <w:rsid w:val="002E66D9"/>
    <w:rsid w:val="002F08AC"/>
    <w:rsid w:val="002F1D75"/>
    <w:rsid w:val="002F46BE"/>
    <w:rsid w:val="002F54A4"/>
    <w:rsid w:val="002F73E8"/>
    <w:rsid w:val="002F76C4"/>
    <w:rsid w:val="002F77C0"/>
    <w:rsid w:val="002F7974"/>
    <w:rsid w:val="002F7CF1"/>
    <w:rsid w:val="002F7DE8"/>
    <w:rsid w:val="0030017E"/>
    <w:rsid w:val="0030084D"/>
    <w:rsid w:val="003017E1"/>
    <w:rsid w:val="0030371A"/>
    <w:rsid w:val="00306122"/>
    <w:rsid w:val="00306244"/>
    <w:rsid w:val="00306347"/>
    <w:rsid w:val="00306FCC"/>
    <w:rsid w:val="003070A9"/>
    <w:rsid w:val="00307A9A"/>
    <w:rsid w:val="00307B44"/>
    <w:rsid w:val="00310935"/>
    <w:rsid w:val="00310F86"/>
    <w:rsid w:val="003127C8"/>
    <w:rsid w:val="003129D0"/>
    <w:rsid w:val="00312FF8"/>
    <w:rsid w:val="00313C77"/>
    <w:rsid w:val="003149AB"/>
    <w:rsid w:val="003151FE"/>
    <w:rsid w:val="0031542D"/>
    <w:rsid w:val="00316690"/>
    <w:rsid w:val="003178D4"/>
    <w:rsid w:val="00317BD5"/>
    <w:rsid w:val="003202C5"/>
    <w:rsid w:val="00321465"/>
    <w:rsid w:val="0032296A"/>
    <w:rsid w:val="0032451F"/>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7F2E"/>
    <w:rsid w:val="00353E5D"/>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D17"/>
    <w:rsid w:val="00366A02"/>
    <w:rsid w:val="003700D0"/>
    <w:rsid w:val="00371B21"/>
    <w:rsid w:val="00371D8A"/>
    <w:rsid w:val="00373DFD"/>
    <w:rsid w:val="00374EF6"/>
    <w:rsid w:val="003750F6"/>
    <w:rsid w:val="003759E8"/>
    <w:rsid w:val="00376AC0"/>
    <w:rsid w:val="00380A3E"/>
    <w:rsid w:val="00383A3C"/>
    <w:rsid w:val="003846CE"/>
    <w:rsid w:val="003855F4"/>
    <w:rsid w:val="003867BA"/>
    <w:rsid w:val="00393086"/>
    <w:rsid w:val="0039619B"/>
    <w:rsid w:val="00396BFC"/>
    <w:rsid w:val="003A149C"/>
    <w:rsid w:val="003A1A60"/>
    <w:rsid w:val="003A3FD3"/>
    <w:rsid w:val="003A4313"/>
    <w:rsid w:val="003A4CF6"/>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A20"/>
    <w:rsid w:val="003E1A4D"/>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7D1"/>
    <w:rsid w:val="00412CB8"/>
    <w:rsid w:val="00414BA8"/>
    <w:rsid w:val="00416625"/>
    <w:rsid w:val="00417A12"/>
    <w:rsid w:val="00420B7E"/>
    <w:rsid w:val="0042172B"/>
    <w:rsid w:val="004218CB"/>
    <w:rsid w:val="00421D0D"/>
    <w:rsid w:val="0042504D"/>
    <w:rsid w:val="00427583"/>
    <w:rsid w:val="0042767A"/>
    <w:rsid w:val="00432B64"/>
    <w:rsid w:val="00433B30"/>
    <w:rsid w:val="0043408B"/>
    <w:rsid w:val="00434293"/>
    <w:rsid w:val="004379FC"/>
    <w:rsid w:val="004401D1"/>
    <w:rsid w:val="00441BE0"/>
    <w:rsid w:val="00445954"/>
    <w:rsid w:val="00450E1D"/>
    <w:rsid w:val="004530C8"/>
    <w:rsid w:val="004556D6"/>
    <w:rsid w:val="0045606F"/>
    <w:rsid w:val="00461FC2"/>
    <w:rsid w:val="00464315"/>
    <w:rsid w:val="00466802"/>
    <w:rsid w:val="004706DF"/>
    <w:rsid w:val="004711ED"/>
    <w:rsid w:val="004716A3"/>
    <w:rsid w:val="00475760"/>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136A"/>
    <w:rsid w:val="004A3A3B"/>
    <w:rsid w:val="004A59FC"/>
    <w:rsid w:val="004A6FC4"/>
    <w:rsid w:val="004A75A5"/>
    <w:rsid w:val="004B0BC1"/>
    <w:rsid w:val="004B226E"/>
    <w:rsid w:val="004B3C80"/>
    <w:rsid w:val="004B3F81"/>
    <w:rsid w:val="004B422D"/>
    <w:rsid w:val="004B488C"/>
    <w:rsid w:val="004B4A15"/>
    <w:rsid w:val="004B54D1"/>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AD9"/>
    <w:rsid w:val="005022FA"/>
    <w:rsid w:val="005050FE"/>
    <w:rsid w:val="0050562A"/>
    <w:rsid w:val="00505EA7"/>
    <w:rsid w:val="005067F2"/>
    <w:rsid w:val="005075C0"/>
    <w:rsid w:val="00507E9F"/>
    <w:rsid w:val="00510929"/>
    <w:rsid w:val="0051143C"/>
    <w:rsid w:val="00512474"/>
    <w:rsid w:val="005143BB"/>
    <w:rsid w:val="005151F0"/>
    <w:rsid w:val="00517DDF"/>
    <w:rsid w:val="005200C7"/>
    <w:rsid w:val="00520EB9"/>
    <w:rsid w:val="005218F7"/>
    <w:rsid w:val="00522CC2"/>
    <w:rsid w:val="005230D1"/>
    <w:rsid w:val="00523478"/>
    <w:rsid w:val="0052356D"/>
    <w:rsid w:val="0052453F"/>
    <w:rsid w:val="00525D24"/>
    <w:rsid w:val="00530514"/>
    <w:rsid w:val="00530DBA"/>
    <w:rsid w:val="00531E22"/>
    <w:rsid w:val="005324B1"/>
    <w:rsid w:val="005325F8"/>
    <w:rsid w:val="00533DB5"/>
    <w:rsid w:val="005343A7"/>
    <w:rsid w:val="00535F88"/>
    <w:rsid w:val="005375D6"/>
    <w:rsid w:val="00537652"/>
    <w:rsid w:val="00537A46"/>
    <w:rsid w:val="00540227"/>
    <w:rsid w:val="00541F0D"/>
    <w:rsid w:val="00546659"/>
    <w:rsid w:val="00546B4A"/>
    <w:rsid w:val="005523D4"/>
    <w:rsid w:val="00552800"/>
    <w:rsid w:val="0055480B"/>
    <w:rsid w:val="00554D45"/>
    <w:rsid w:val="00555157"/>
    <w:rsid w:val="005554A3"/>
    <w:rsid w:val="00555EB7"/>
    <w:rsid w:val="005561CF"/>
    <w:rsid w:val="00557B8F"/>
    <w:rsid w:val="005601F1"/>
    <w:rsid w:val="0056081D"/>
    <w:rsid w:val="00560F58"/>
    <w:rsid w:val="0056226B"/>
    <w:rsid w:val="00562710"/>
    <w:rsid w:val="00565AAF"/>
    <w:rsid w:val="00570832"/>
    <w:rsid w:val="0057217D"/>
    <w:rsid w:val="00576CB8"/>
    <w:rsid w:val="0057784F"/>
    <w:rsid w:val="0058085E"/>
    <w:rsid w:val="00582AB8"/>
    <w:rsid w:val="00585EA9"/>
    <w:rsid w:val="0058601E"/>
    <w:rsid w:val="00587E47"/>
    <w:rsid w:val="0059161B"/>
    <w:rsid w:val="0059185C"/>
    <w:rsid w:val="00592529"/>
    <w:rsid w:val="005926DE"/>
    <w:rsid w:val="005928FC"/>
    <w:rsid w:val="00593816"/>
    <w:rsid w:val="00597A76"/>
    <w:rsid w:val="00597C4F"/>
    <w:rsid w:val="005A14B3"/>
    <w:rsid w:val="005A1D2B"/>
    <w:rsid w:val="005A20F7"/>
    <w:rsid w:val="005A278E"/>
    <w:rsid w:val="005A49AF"/>
    <w:rsid w:val="005A580B"/>
    <w:rsid w:val="005A6820"/>
    <w:rsid w:val="005B38E1"/>
    <w:rsid w:val="005B464A"/>
    <w:rsid w:val="005B609B"/>
    <w:rsid w:val="005B715B"/>
    <w:rsid w:val="005B723F"/>
    <w:rsid w:val="005C000A"/>
    <w:rsid w:val="005C16F2"/>
    <w:rsid w:val="005C2C89"/>
    <w:rsid w:val="005C322F"/>
    <w:rsid w:val="005C3BD1"/>
    <w:rsid w:val="005C3DDE"/>
    <w:rsid w:val="005C3FB9"/>
    <w:rsid w:val="005C7644"/>
    <w:rsid w:val="005D0911"/>
    <w:rsid w:val="005D0D15"/>
    <w:rsid w:val="005D2BA8"/>
    <w:rsid w:val="005D2F86"/>
    <w:rsid w:val="005D6B13"/>
    <w:rsid w:val="005D6B7C"/>
    <w:rsid w:val="005E1B0C"/>
    <w:rsid w:val="005E1FB5"/>
    <w:rsid w:val="005E22E8"/>
    <w:rsid w:val="005E2ED4"/>
    <w:rsid w:val="005E4B54"/>
    <w:rsid w:val="005E53E2"/>
    <w:rsid w:val="005E5713"/>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056F"/>
    <w:rsid w:val="00613E5B"/>
    <w:rsid w:val="00614004"/>
    <w:rsid w:val="006141FF"/>
    <w:rsid w:val="00615625"/>
    <w:rsid w:val="00616568"/>
    <w:rsid w:val="00617337"/>
    <w:rsid w:val="00617BBE"/>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04E0"/>
    <w:rsid w:val="00660A72"/>
    <w:rsid w:val="006611E3"/>
    <w:rsid w:val="00661890"/>
    <w:rsid w:val="006618DD"/>
    <w:rsid w:val="00662242"/>
    <w:rsid w:val="006648E5"/>
    <w:rsid w:val="00667D91"/>
    <w:rsid w:val="00670078"/>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A0974"/>
    <w:rsid w:val="006A1983"/>
    <w:rsid w:val="006A27D9"/>
    <w:rsid w:val="006A404E"/>
    <w:rsid w:val="006A4A37"/>
    <w:rsid w:val="006A4EB5"/>
    <w:rsid w:val="006A5827"/>
    <w:rsid w:val="006A5D56"/>
    <w:rsid w:val="006A63B2"/>
    <w:rsid w:val="006A74F6"/>
    <w:rsid w:val="006A7F50"/>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5B8"/>
    <w:rsid w:val="006D49FE"/>
    <w:rsid w:val="006D5C1A"/>
    <w:rsid w:val="006D7990"/>
    <w:rsid w:val="006E02E3"/>
    <w:rsid w:val="006E0775"/>
    <w:rsid w:val="006E1625"/>
    <w:rsid w:val="006E177A"/>
    <w:rsid w:val="006E29A5"/>
    <w:rsid w:val="006E3BBA"/>
    <w:rsid w:val="006E4A55"/>
    <w:rsid w:val="006E5160"/>
    <w:rsid w:val="006E641A"/>
    <w:rsid w:val="006E6D28"/>
    <w:rsid w:val="006E71B4"/>
    <w:rsid w:val="006F08E1"/>
    <w:rsid w:val="006F0F8D"/>
    <w:rsid w:val="006F18A9"/>
    <w:rsid w:val="006F38DD"/>
    <w:rsid w:val="006F5F24"/>
    <w:rsid w:val="00700E14"/>
    <w:rsid w:val="00703151"/>
    <w:rsid w:val="00704298"/>
    <w:rsid w:val="00704A3E"/>
    <w:rsid w:val="007105E8"/>
    <w:rsid w:val="00710658"/>
    <w:rsid w:val="0071152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6C6C"/>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B0187"/>
    <w:rsid w:val="007B3010"/>
    <w:rsid w:val="007B37CF"/>
    <w:rsid w:val="007B4ADA"/>
    <w:rsid w:val="007B60A3"/>
    <w:rsid w:val="007C1410"/>
    <w:rsid w:val="007C2956"/>
    <w:rsid w:val="007C44B8"/>
    <w:rsid w:val="007C51E8"/>
    <w:rsid w:val="007C68EC"/>
    <w:rsid w:val="007C6DC7"/>
    <w:rsid w:val="007D1DD9"/>
    <w:rsid w:val="007D2470"/>
    <w:rsid w:val="007D3E7A"/>
    <w:rsid w:val="007D52B1"/>
    <w:rsid w:val="007D5472"/>
    <w:rsid w:val="007D5486"/>
    <w:rsid w:val="007D5D94"/>
    <w:rsid w:val="007D6AF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5411"/>
    <w:rsid w:val="008054EE"/>
    <w:rsid w:val="00805A46"/>
    <w:rsid w:val="00806273"/>
    <w:rsid w:val="00810040"/>
    <w:rsid w:val="00810A95"/>
    <w:rsid w:val="00810B11"/>
    <w:rsid w:val="00811619"/>
    <w:rsid w:val="0081488A"/>
    <w:rsid w:val="00816109"/>
    <w:rsid w:val="0081693F"/>
    <w:rsid w:val="00816B98"/>
    <w:rsid w:val="008170B2"/>
    <w:rsid w:val="00817A72"/>
    <w:rsid w:val="00817B46"/>
    <w:rsid w:val="008217F5"/>
    <w:rsid w:val="00822607"/>
    <w:rsid w:val="00822C85"/>
    <w:rsid w:val="008230DA"/>
    <w:rsid w:val="00823189"/>
    <w:rsid w:val="00823F2E"/>
    <w:rsid w:val="00824C31"/>
    <w:rsid w:val="00825171"/>
    <w:rsid w:val="008265E2"/>
    <w:rsid w:val="00827D20"/>
    <w:rsid w:val="0083146C"/>
    <w:rsid w:val="00831663"/>
    <w:rsid w:val="00832B1B"/>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4A1F"/>
    <w:rsid w:val="00875403"/>
    <w:rsid w:val="00876C31"/>
    <w:rsid w:val="0087707C"/>
    <w:rsid w:val="0088011B"/>
    <w:rsid w:val="00882069"/>
    <w:rsid w:val="00882B34"/>
    <w:rsid w:val="00882F43"/>
    <w:rsid w:val="00883152"/>
    <w:rsid w:val="00883C0A"/>
    <w:rsid w:val="00886737"/>
    <w:rsid w:val="00886C5B"/>
    <w:rsid w:val="0089031F"/>
    <w:rsid w:val="00892F40"/>
    <w:rsid w:val="0089303D"/>
    <w:rsid w:val="00893E6A"/>
    <w:rsid w:val="0089420B"/>
    <w:rsid w:val="00894DB3"/>
    <w:rsid w:val="008963DB"/>
    <w:rsid w:val="008A2DDA"/>
    <w:rsid w:val="008A6055"/>
    <w:rsid w:val="008A70DF"/>
    <w:rsid w:val="008A7247"/>
    <w:rsid w:val="008A7EB0"/>
    <w:rsid w:val="008B0834"/>
    <w:rsid w:val="008B1D49"/>
    <w:rsid w:val="008B1D5C"/>
    <w:rsid w:val="008B1F84"/>
    <w:rsid w:val="008B2B8C"/>
    <w:rsid w:val="008B35C5"/>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6628B"/>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B14"/>
    <w:rsid w:val="009E4CC4"/>
    <w:rsid w:val="009E514A"/>
    <w:rsid w:val="009E57DC"/>
    <w:rsid w:val="009F1741"/>
    <w:rsid w:val="009F20C8"/>
    <w:rsid w:val="009F2D5B"/>
    <w:rsid w:val="009F4271"/>
    <w:rsid w:val="009F534E"/>
    <w:rsid w:val="009F57AE"/>
    <w:rsid w:val="009F6605"/>
    <w:rsid w:val="009F6EC2"/>
    <w:rsid w:val="009F7BE1"/>
    <w:rsid w:val="00A00DC5"/>
    <w:rsid w:val="00A01E96"/>
    <w:rsid w:val="00A024D8"/>
    <w:rsid w:val="00A03FAA"/>
    <w:rsid w:val="00A04275"/>
    <w:rsid w:val="00A05B2C"/>
    <w:rsid w:val="00A07127"/>
    <w:rsid w:val="00A07B3E"/>
    <w:rsid w:val="00A10D5C"/>
    <w:rsid w:val="00A12333"/>
    <w:rsid w:val="00A12A18"/>
    <w:rsid w:val="00A20A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6476"/>
    <w:rsid w:val="00A67220"/>
    <w:rsid w:val="00A672DF"/>
    <w:rsid w:val="00A67774"/>
    <w:rsid w:val="00A67C82"/>
    <w:rsid w:val="00A67FE9"/>
    <w:rsid w:val="00A70AB2"/>
    <w:rsid w:val="00A73558"/>
    <w:rsid w:val="00A73F62"/>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7EAE"/>
    <w:rsid w:val="00B10991"/>
    <w:rsid w:val="00B118F3"/>
    <w:rsid w:val="00B119AB"/>
    <w:rsid w:val="00B119F2"/>
    <w:rsid w:val="00B123B8"/>
    <w:rsid w:val="00B12760"/>
    <w:rsid w:val="00B13C0C"/>
    <w:rsid w:val="00B13D43"/>
    <w:rsid w:val="00B155F3"/>
    <w:rsid w:val="00B15622"/>
    <w:rsid w:val="00B1707F"/>
    <w:rsid w:val="00B17BC3"/>
    <w:rsid w:val="00B2068A"/>
    <w:rsid w:val="00B20888"/>
    <w:rsid w:val="00B20A26"/>
    <w:rsid w:val="00B20CF4"/>
    <w:rsid w:val="00B2391B"/>
    <w:rsid w:val="00B246DB"/>
    <w:rsid w:val="00B2491B"/>
    <w:rsid w:val="00B25FEF"/>
    <w:rsid w:val="00B2600C"/>
    <w:rsid w:val="00B266C0"/>
    <w:rsid w:val="00B27764"/>
    <w:rsid w:val="00B30876"/>
    <w:rsid w:val="00B30B10"/>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1ED6"/>
    <w:rsid w:val="00B92F5C"/>
    <w:rsid w:val="00B94220"/>
    <w:rsid w:val="00B960EE"/>
    <w:rsid w:val="00BA097D"/>
    <w:rsid w:val="00BA195A"/>
    <w:rsid w:val="00BA2DFC"/>
    <w:rsid w:val="00BA31FF"/>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08A9"/>
    <w:rsid w:val="00BC1782"/>
    <w:rsid w:val="00BC249D"/>
    <w:rsid w:val="00BC3639"/>
    <w:rsid w:val="00BC595A"/>
    <w:rsid w:val="00BD2421"/>
    <w:rsid w:val="00BD3B57"/>
    <w:rsid w:val="00BD48BE"/>
    <w:rsid w:val="00BE19DA"/>
    <w:rsid w:val="00BE1AC9"/>
    <w:rsid w:val="00BE1B57"/>
    <w:rsid w:val="00BE1FFF"/>
    <w:rsid w:val="00BE303D"/>
    <w:rsid w:val="00BE5BA0"/>
    <w:rsid w:val="00BE6800"/>
    <w:rsid w:val="00BE6FB5"/>
    <w:rsid w:val="00BF022B"/>
    <w:rsid w:val="00BF0B23"/>
    <w:rsid w:val="00BF2B13"/>
    <w:rsid w:val="00BF311B"/>
    <w:rsid w:val="00BF66CB"/>
    <w:rsid w:val="00C012F1"/>
    <w:rsid w:val="00C04CD1"/>
    <w:rsid w:val="00C050B1"/>
    <w:rsid w:val="00C06B81"/>
    <w:rsid w:val="00C07325"/>
    <w:rsid w:val="00C10061"/>
    <w:rsid w:val="00C10848"/>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5F0E"/>
    <w:rsid w:val="00C36161"/>
    <w:rsid w:val="00C376C4"/>
    <w:rsid w:val="00C4070D"/>
    <w:rsid w:val="00C41D38"/>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1321"/>
    <w:rsid w:val="00C62D36"/>
    <w:rsid w:val="00C6316C"/>
    <w:rsid w:val="00C640F5"/>
    <w:rsid w:val="00C6643D"/>
    <w:rsid w:val="00C70ECD"/>
    <w:rsid w:val="00C74596"/>
    <w:rsid w:val="00C7745D"/>
    <w:rsid w:val="00C7791E"/>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72"/>
    <w:rsid w:val="00C93FD7"/>
    <w:rsid w:val="00C94EC6"/>
    <w:rsid w:val="00C95470"/>
    <w:rsid w:val="00C95C8A"/>
    <w:rsid w:val="00C966BB"/>
    <w:rsid w:val="00CA15E4"/>
    <w:rsid w:val="00CA26FC"/>
    <w:rsid w:val="00CA6639"/>
    <w:rsid w:val="00CA6B3E"/>
    <w:rsid w:val="00CB12F5"/>
    <w:rsid w:val="00CB1A4B"/>
    <w:rsid w:val="00CB2595"/>
    <w:rsid w:val="00CB2B80"/>
    <w:rsid w:val="00CB7064"/>
    <w:rsid w:val="00CC2846"/>
    <w:rsid w:val="00CC4678"/>
    <w:rsid w:val="00CD08A6"/>
    <w:rsid w:val="00CD1135"/>
    <w:rsid w:val="00CD1852"/>
    <w:rsid w:val="00CD36DC"/>
    <w:rsid w:val="00CD4136"/>
    <w:rsid w:val="00CD4CA2"/>
    <w:rsid w:val="00CD4E2F"/>
    <w:rsid w:val="00CD4FEF"/>
    <w:rsid w:val="00CD599C"/>
    <w:rsid w:val="00CD67BC"/>
    <w:rsid w:val="00CE154D"/>
    <w:rsid w:val="00CE24C7"/>
    <w:rsid w:val="00CE50C8"/>
    <w:rsid w:val="00CE743E"/>
    <w:rsid w:val="00CE7DA8"/>
    <w:rsid w:val="00CE7ECB"/>
    <w:rsid w:val="00CF3A9F"/>
    <w:rsid w:val="00CF43BE"/>
    <w:rsid w:val="00CF5154"/>
    <w:rsid w:val="00CF5AC3"/>
    <w:rsid w:val="00CF7B3E"/>
    <w:rsid w:val="00D000F2"/>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3EF9"/>
    <w:rsid w:val="00D3021A"/>
    <w:rsid w:val="00D31246"/>
    <w:rsid w:val="00D31466"/>
    <w:rsid w:val="00D32D6D"/>
    <w:rsid w:val="00D35A95"/>
    <w:rsid w:val="00D36F26"/>
    <w:rsid w:val="00D37554"/>
    <w:rsid w:val="00D4071A"/>
    <w:rsid w:val="00D417EC"/>
    <w:rsid w:val="00D42EC2"/>
    <w:rsid w:val="00D43662"/>
    <w:rsid w:val="00D44CCB"/>
    <w:rsid w:val="00D45337"/>
    <w:rsid w:val="00D4591C"/>
    <w:rsid w:val="00D46ED4"/>
    <w:rsid w:val="00D51A6F"/>
    <w:rsid w:val="00D544CC"/>
    <w:rsid w:val="00D54BAB"/>
    <w:rsid w:val="00D55C44"/>
    <w:rsid w:val="00D5677F"/>
    <w:rsid w:val="00D610B9"/>
    <w:rsid w:val="00D6349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1736"/>
    <w:rsid w:val="00DE20FA"/>
    <w:rsid w:val="00DE2511"/>
    <w:rsid w:val="00DE29DA"/>
    <w:rsid w:val="00DE5773"/>
    <w:rsid w:val="00DE5BDE"/>
    <w:rsid w:val="00DE623E"/>
    <w:rsid w:val="00DE6731"/>
    <w:rsid w:val="00DE71B5"/>
    <w:rsid w:val="00DE7875"/>
    <w:rsid w:val="00DF1288"/>
    <w:rsid w:val="00DF1540"/>
    <w:rsid w:val="00DF27F5"/>
    <w:rsid w:val="00DF34CA"/>
    <w:rsid w:val="00DF58DC"/>
    <w:rsid w:val="00DF6639"/>
    <w:rsid w:val="00DF7A95"/>
    <w:rsid w:val="00E002D5"/>
    <w:rsid w:val="00E019FB"/>
    <w:rsid w:val="00E020A7"/>
    <w:rsid w:val="00E0392E"/>
    <w:rsid w:val="00E04C0C"/>
    <w:rsid w:val="00E104C3"/>
    <w:rsid w:val="00E1075D"/>
    <w:rsid w:val="00E1150C"/>
    <w:rsid w:val="00E13411"/>
    <w:rsid w:val="00E1353D"/>
    <w:rsid w:val="00E14801"/>
    <w:rsid w:val="00E149A7"/>
    <w:rsid w:val="00E1524C"/>
    <w:rsid w:val="00E201C6"/>
    <w:rsid w:val="00E20D19"/>
    <w:rsid w:val="00E214D3"/>
    <w:rsid w:val="00E216EC"/>
    <w:rsid w:val="00E2195F"/>
    <w:rsid w:val="00E21A23"/>
    <w:rsid w:val="00E22649"/>
    <w:rsid w:val="00E22793"/>
    <w:rsid w:val="00E233F1"/>
    <w:rsid w:val="00E237A5"/>
    <w:rsid w:val="00E25017"/>
    <w:rsid w:val="00E259EF"/>
    <w:rsid w:val="00E309E3"/>
    <w:rsid w:val="00E30A03"/>
    <w:rsid w:val="00E30EDE"/>
    <w:rsid w:val="00E3164B"/>
    <w:rsid w:val="00E3215F"/>
    <w:rsid w:val="00E33FD4"/>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68F"/>
    <w:rsid w:val="00F20709"/>
    <w:rsid w:val="00F20DD0"/>
    <w:rsid w:val="00F24045"/>
    <w:rsid w:val="00F24371"/>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D79"/>
    <w:rsid w:val="00FC45D6"/>
    <w:rsid w:val="00FC5D0C"/>
    <w:rsid w:val="00FC61AF"/>
    <w:rsid w:val="00FC637B"/>
    <w:rsid w:val="00FC6E36"/>
    <w:rsid w:val="00FC7103"/>
    <w:rsid w:val="00FD0D6F"/>
    <w:rsid w:val="00FD1119"/>
    <w:rsid w:val="00FD1474"/>
    <w:rsid w:val="00FD3F56"/>
    <w:rsid w:val="00FD5E65"/>
    <w:rsid w:val="00FD676C"/>
    <w:rsid w:val="00FD6BAE"/>
    <w:rsid w:val="00FD78CE"/>
    <w:rsid w:val="00FE0150"/>
    <w:rsid w:val="00FE0E4E"/>
    <w:rsid w:val="00FE2262"/>
    <w:rsid w:val="00FE38BD"/>
    <w:rsid w:val="00FE50EC"/>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22419D-57DF-1944-8953-EE4970567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3860</TotalTime>
  <Pages>19</Pages>
  <Words>29972</Words>
  <Characters>170844</Characters>
  <Application>Microsoft Macintosh Word</Application>
  <DocSecurity>0</DocSecurity>
  <Lines>1423</Lines>
  <Paragraphs>400</Paragraphs>
  <ScaleCrop>false</ScaleCrop>
  <Company/>
  <LinksUpToDate>false</LinksUpToDate>
  <CharactersWithSpaces>200416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1155</cp:revision>
  <cp:lastPrinted>2015-01-15T09:08:00Z</cp:lastPrinted>
  <dcterms:created xsi:type="dcterms:W3CDTF">2015-01-06T10:07:00Z</dcterms:created>
  <dcterms:modified xsi:type="dcterms:W3CDTF">2015-02-11T18:47:00Z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citations="46" publications="34"/&gt;&lt;/info&gt;PAPERS2_INFO_END</vt:lpwstr>
  </property>
</Properties>
</file>