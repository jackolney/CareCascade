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07325" w:rsidRDefault="0004446E">
      <w:pPr>
        <w:pStyle w:val="Title"/>
        <w:contextualSpacing w:val="0"/>
        <w:jc w:val="both"/>
      </w:pPr>
      <w:r>
        <w:t>Evaluating Strategies to Improve HIV Care Outcomes in Kenya</w:t>
      </w:r>
    </w:p>
    <w:p w:rsidR="00C07325" w:rsidRDefault="00C07325">
      <w:pPr>
        <w:pStyle w:val="normal0"/>
        <w:contextualSpacing w:val="0"/>
        <w:jc w:val="left"/>
      </w:pPr>
    </w:p>
    <w:p w:rsidR="00C07325" w:rsidRDefault="0004446E">
      <w:pPr>
        <w:pStyle w:val="normal0"/>
        <w:contextualSpacing w:val="0"/>
        <w:jc w:val="left"/>
      </w:pPr>
      <w:r>
        <w:rPr>
          <w:i/>
          <w:sz w:val="16"/>
        </w:rPr>
        <w:t>Running Head: Strategies to Improve HIV Care Outcomes in Kenya (41 characters).</w:t>
      </w:r>
    </w:p>
    <w:p w:rsidR="00C07325" w:rsidRDefault="00C07325">
      <w:pPr>
        <w:pStyle w:val="normal0"/>
        <w:contextualSpacing w:val="0"/>
        <w:jc w:val="left"/>
      </w:pPr>
    </w:p>
    <w:p w:rsidR="00C07325" w:rsidRDefault="0004446E">
      <w:pPr>
        <w:pStyle w:val="normal0"/>
        <w:contextualSpacing w:val="0"/>
        <w:jc w:val="left"/>
      </w:pPr>
      <w:r>
        <w:rPr>
          <w:i/>
        </w:rPr>
        <w:t>Author List: [</w:t>
      </w:r>
      <w:commentRangeStart w:id="0"/>
      <w:r>
        <w:rPr>
          <w:i/>
        </w:rPr>
        <w:t>TBC</w:t>
      </w:r>
      <w:commentRangeEnd w:id="0"/>
      <w:r w:rsidR="008F3386">
        <w:rPr>
          <w:rStyle w:val="CommentReference"/>
        </w:rPr>
        <w:commentReference w:id="0"/>
      </w:r>
      <w:r>
        <w:rPr>
          <w:i/>
        </w:rPr>
        <w:t>]</w:t>
      </w:r>
    </w:p>
    <w:p w:rsidR="00C07325" w:rsidRDefault="00C07325">
      <w:pPr>
        <w:pStyle w:val="normal0"/>
        <w:contextualSpacing w:val="0"/>
        <w:jc w:val="left"/>
      </w:pPr>
    </w:p>
    <w:p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rsidR="00C07325" w:rsidRDefault="00C07325">
      <w:pPr>
        <w:pStyle w:val="normal0"/>
        <w:contextualSpacing w:val="0"/>
      </w:pPr>
    </w:p>
    <w:p w:rsidR="00C07325" w:rsidRDefault="0004446E">
      <w:pPr>
        <w:pStyle w:val="normal0"/>
        <w:contextualSpacing w:val="0"/>
      </w:pPr>
      <w:r>
        <w:rPr>
          <w:i/>
          <w:sz w:val="16"/>
        </w:rPr>
        <w:t>Corresponding Author: [TBC]</w:t>
      </w:r>
    </w:p>
    <w:p w:rsidR="00C07325" w:rsidRDefault="00C07325">
      <w:pPr>
        <w:pStyle w:val="normal0"/>
        <w:contextualSpacing w:val="0"/>
      </w:pPr>
    </w:p>
    <w:p w:rsidR="00064033" w:rsidRDefault="0004446E" w:rsidP="005C7644">
      <w:pPr>
        <w:pStyle w:val="normal0"/>
        <w:contextualSpacing w:val="0"/>
        <w:rPr>
          <w:i/>
          <w:sz w:val="16"/>
        </w:rPr>
      </w:pPr>
      <w:r>
        <w:rPr>
          <w:i/>
          <w:sz w:val="16"/>
        </w:rPr>
        <w:t>Word Count = Aim is 4,000 words</w:t>
      </w:r>
      <w:bookmarkStart w:id="1" w:name="h.g082ggmqipo9" w:colFirst="0" w:colLast="0"/>
      <w:bookmarkEnd w:id="1"/>
    </w:p>
    <w:p w:rsidR="005C7644" w:rsidRDefault="005C7644" w:rsidP="005C7644">
      <w:pPr>
        <w:pStyle w:val="normal0"/>
        <w:contextualSpacing w:val="0"/>
      </w:pPr>
    </w:p>
    <w:p w:rsidR="00A86169" w:rsidRDefault="00A86169" w:rsidP="00A86169">
      <w:pPr>
        <w:pStyle w:val="Heading1"/>
        <w:contextualSpacing w:val="0"/>
      </w:pPr>
      <w:r>
        <w:t>Abstract (300 words)</w:t>
      </w:r>
    </w:p>
    <w:p w:rsidR="0065099A" w:rsidRPr="00DD19A4" w:rsidRDefault="0065099A" w:rsidP="0065099A">
      <w:pPr>
        <w:pStyle w:val="Heading2"/>
        <w:contextualSpacing w:val="0"/>
        <w:rPr>
          <w:rFonts w:ascii="Helvetica Neue Medium" w:hAnsi="Helvetica Neue Medium"/>
        </w:rPr>
      </w:pPr>
      <w:bookmarkStart w:id="2" w:name="h.79vnq0gsf34c" w:colFirst="0" w:colLast="0"/>
      <w:bookmarkStart w:id="3" w:name="h.gr2oy2q0w8w4" w:colFirst="0" w:colLast="0"/>
      <w:bookmarkEnd w:id="2"/>
      <w:bookmarkEnd w:id="3"/>
      <w:r w:rsidRPr="00DD19A4">
        <w:rPr>
          <w:rFonts w:ascii="Helvetica Neue Medium" w:hAnsi="Helvetica Neue Medium"/>
        </w:rPr>
        <w:t>Background:</w:t>
      </w:r>
    </w:p>
    <w:p w:rsidR="0065099A" w:rsidRPr="00DD19A4" w:rsidRDefault="0065099A" w:rsidP="0065099A">
      <w:pPr>
        <w:pStyle w:val="normal0"/>
        <w:rPr>
          <w:lang w:val="en-US"/>
        </w:rPr>
      </w:pPr>
      <w:r>
        <w:rPr>
          <w:lang w:val="en-US"/>
        </w:rPr>
        <w:t xml:space="preserve">With expanded access to antiretroviral therapy (ART) in sub-Saharan Africa, </w:t>
      </w:r>
      <w:del w:id="4" w:author="Tim Hallett" w:date="2015-01-26T14:51:00Z">
        <w:r w:rsidDel="00735965">
          <w:rPr>
            <w:lang w:val="en-US"/>
          </w:rPr>
          <w:delText>HIV-relate</w:delText>
        </w:r>
        <w:r w:rsidR="00E002D5" w:rsidDel="00735965">
          <w:rPr>
            <w:lang w:val="en-US"/>
          </w:rPr>
          <w:delText xml:space="preserve">d </w:delText>
        </w:r>
      </w:del>
      <w:r w:rsidR="00E002D5">
        <w:rPr>
          <w:lang w:val="en-US"/>
        </w:rPr>
        <w:t>life expectancy has increased, yet</w:t>
      </w:r>
      <w:r>
        <w:rPr>
          <w:lang w:val="en-US"/>
        </w:rPr>
        <w:t xml:space="preserve"> life-years are still lost to </w:t>
      </w:r>
      <w:del w:id="5" w:author="Tim Hallett" w:date="2015-01-26T14:51:00Z">
        <w:r w:rsidDel="00735965">
          <w:rPr>
            <w:lang w:val="en-US"/>
          </w:rPr>
          <w:delText>untested and untreated individuals</w:delText>
        </w:r>
      </w:del>
      <w:ins w:id="6" w:author="Tim Hallett" w:date="2015-01-26T14:51:00Z">
        <w:r w:rsidR="00735965">
          <w:rPr>
            <w:lang w:val="en-US"/>
          </w:rPr>
          <w:t>AIDS</w:t>
        </w:r>
      </w:ins>
      <w:r>
        <w:rPr>
          <w:lang w:val="en-US"/>
        </w:rPr>
        <w:t xml:space="preserve">. Evidence suggests that these health losses are attributable to deficiencies in pre-ART and ART care. </w:t>
      </w:r>
      <w:r w:rsidRPr="00DD19A4">
        <w:rPr>
          <w:lang w:val="en-US"/>
        </w:rPr>
        <w:t xml:space="preserve">We aimed to </w:t>
      </w:r>
      <w:del w:id="7" w:author="Tim Hallett" w:date="2015-01-26T14:51:00Z">
        <w:r w:rsidRPr="00DD19A4" w:rsidDel="008E005D">
          <w:rPr>
            <w:lang w:val="en-US"/>
          </w:rPr>
          <w:delText xml:space="preserve">assess </w:delText>
        </w:r>
      </w:del>
      <w:ins w:id="8" w:author="Tim Hallett" w:date="2015-01-26T14:51:00Z">
        <w:r w:rsidR="008E005D">
          <w:rPr>
            <w:lang w:val="en-US"/>
          </w:rPr>
          <w:t xml:space="preserve">examine </w:t>
        </w:r>
      </w:ins>
      <w:r w:rsidRPr="00DD19A4">
        <w:rPr>
          <w:lang w:val="en-US"/>
        </w:rPr>
        <w:t>the state of a current ART-programme in Kenya and</w:t>
      </w:r>
      <w:ins w:id="9" w:author="Tim Hallett" w:date="2015-01-26T14:51:00Z">
        <w:r w:rsidR="008E005D">
          <w:rPr>
            <w:lang w:val="en-US"/>
          </w:rPr>
          <w:t xml:space="preserve"> </w:t>
        </w:r>
        <w:proofErr w:type="spellStart"/>
        <w:r w:rsidR="008E005D">
          <w:rPr>
            <w:lang w:val="en-US"/>
          </w:rPr>
          <w:t>assses</w:t>
        </w:r>
      </w:ins>
      <w:proofErr w:type="spellEnd"/>
      <w:r w:rsidRPr="00DD19A4">
        <w:rPr>
          <w:lang w:val="en-US"/>
        </w:rPr>
        <w:t xml:space="preserve"> the potential for interventions to </w:t>
      </w:r>
      <w:del w:id="10" w:author="Tim Hallett" w:date="2015-01-26T14:51:00Z">
        <w:r w:rsidRPr="00DD19A4" w:rsidDel="008E005D">
          <w:rPr>
            <w:lang w:val="en-US"/>
          </w:rPr>
          <w:delText xml:space="preserve">improve </w:delText>
        </w:r>
        <w:r w:rsidDel="008E005D">
          <w:rPr>
            <w:lang w:val="en-US"/>
          </w:rPr>
          <w:delText>patient outcomes</w:delText>
        </w:r>
        <w:r w:rsidRPr="00DD19A4" w:rsidDel="008E005D">
          <w:rPr>
            <w:lang w:val="en-US"/>
          </w:rPr>
          <w:delText>.</w:delText>
        </w:r>
      </w:del>
      <w:ins w:id="11" w:author="Tim Hallett" w:date="2015-01-26T14:51:00Z">
        <w:r w:rsidR="008E005D">
          <w:rPr>
            <w:lang w:val="en-US"/>
          </w:rPr>
          <w:t>improve the impact of ART</w:t>
        </w:r>
      </w:ins>
      <w:ins w:id="12" w:author="Tim Hallett" w:date="2015-01-26T14:52:00Z">
        <w:r w:rsidR="008E005D">
          <w:rPr>
            <w:lang w:val="en-US"/>
          </w:rPr>
          <w:t xml:space="preserve"> </w:t>
        </w:r>
        <w:proofErr w:type="spellStart"/>
        <w:r w:rsidR="008E005D">
          <w:rPr>
            <w:lang w:val="en-US"/>
          </w:rPr>
          <w:t>programmes</w:t>
        </w:r>
      </w:ins>
      <w:proofErr w:type="spellEnd"/>
      <w:ins w:id="13" w:author="Tim Hallett" w:date="2015-01-26T14:51:00Z">
        <w:r w:rsidR="008E005D">
          <w:rPr>
            <w:lang w:val="en-US"/>
          </w:rPr>
          <w:t xml:space="preserve"> on population health.</w:t>
        </w:r>
      </w:ins>
    </w:p>
    <w:p w:rsidR="0065099A" w:rsidRDefault="0065099A" w:rsidP="0065099A">
      <w:pPr>
        <w:pStyle w:val="Heading2"/>
        <w:contextualSpacing w:val="0"/>
        <w:rPr>
          <w:rFonts w:ascii="Helvetica Neue Medium" w:hAnsi="Helvetica Neue Medium"/>
        </w:rPr>
      </w:pPr>
      <w:bookmarkStart w:id="14" w:name="h.wte43dx1dbcn" w:colFirst="0" w:colLast="0"/>
      <w:bookmarkStart w:id="15" w:name="h.vacu9m14spxl" w:colFirst="0" w:colLast="0"/>
      <w:bookmarkEnd w:id="14"/>
      <w:bookmarkEnd w:id="15"/>
      <w:r>
        <w:rPr>
          <w:rFonts w:ascii="Helvetica Neue Medium" w:hAnsi="Helvetica Neue Medium"/>
        </w:rPr>
        <w:t xml:space="preserve">Methods &amp; </w:t>
      </w:r>
      <w:commentRangeStart w:id="16"/>
      <w:r>
        <w:rPr>
          <w:rFonts w:ascii="Helvetica Neue Medium" w:hAnsi="Helvetica Neue Medium"/>
        </w:rPr>
        <w:t>Findings</w:t>
      </w:r>
      <w:commentRangeEnd w:id="16"/>
      <w:r w:rsidR="00101524">
        <w:rPr>
          <w:rStyle w:val="CommentReference"/>
          <w:i w:val="0"/>
        </w:rPr>
        <w:commentReference w:id="16"/>
      </w:r>
      <w:r w:rsidRPr="00DD19A4">
        <w:rPr>
          <w:rFonts w:ascii="Helvetica Neue Medium" w:hAnsi="Helvetica Neue Medium"/>
        </w:rPr>
        <w:t>:</w:t>
      </w:r>
    </w:p>
    <w:p w:rsidR="0065099A" w:rsidRPr="00DD6C0F" w:rsidRDefault="0065099A" w:rsidP="00101524">
      <w:pPr>
        <w:pStyle w:val="normal0"/>
        <w:rPr>
          <w:lang w:val="en-US"/>
        </w:rPr>
      </w:pPr>
      <w:r w:rsidRPr="00DD19A4">
        <w:rPr>
          <w:lang w:val="en-US"/>
        </w:rPr>
        <w:t xml:space="preserve">We constructed an individual-based mathematical model to describe </w:t>
      </w:r>
      <w:ins w:id="17" w:author="Tim Hallett" w:date="2015-01-26T14:52:00Z">
        <w:r w:rsidR="008E005D">
          <w:rPr>
            <w:lang w:val="en-US"/>
          </w:rPr>
          <w:t xml:space="preserve">the HIV epidemic and the experiences of care among </w:t>
        </w:r>
      </w:ins>
      <w:del w:id="18" w:author="Tim Hallett" w:date="2015-01-26T14:52:00Z">
        <w:r w:rsidDel="008E005D">
          <w:rPr>
            <w:lang w:val="en-US"/>
          </w:rPr>
          <w:delText xml:space="preserve">the care experience of </w:delText>
        </w:r>
      </w:del>
      <w:r>
        <w:rPr>
          <w:lang w:val="en-US"/>
        </w:rPr>
        <w:t xml:space="preserve">HIV-infected adults </w:t>
      </w:r>
      <w:del w:id="19" w:author="Tim Hallett" w:date="2015-01-26T14:52:00Z">
        <w:r w:rsidRPr="00DD19A4" w:rsidDel="008E005D">
          <w:rPr>
            <w:lang w:val="en-US"/>
          </w:rPr>
          <w:delText>in an ART-programme in</w:delText>
        </w:r>
      </w:del>
      <w:ins w:id="20" w:author="Tim Hallett" w:date="2015-01-26T14:52:00Z">
        <w:r w:rsidR="008E005D">
          <w:rPr>
            <w:lang w:val="en-US"/>
          </w:rPr>
          <w:t>in western</w:t>
        </w:r>
      </w:ins>
      <w:r w:rsidRPr="00DD19A4">
        <w:rPr>
          <w:lang w:val="en-US"/>
        </w:rPr>
        <w:t xml:space="preserve"> Kenya. </w:t>
      </w:r>
      <w:del w:id="21" w:author="Tim Hallett" w:date="2015-01-26T14:52:00Z">
        <w:r w:rsidDel="008E005D">
          <w:rPr>
            <w:lang w:val="en-US"/>
          </w:rPr>
          <w:delText xml:space="preserve">The model simulates natural HIV progression and mortality through CD4 cell count stages and clinical symptoms. </w:delText>
        </w:r>
      </w:del>
      <w:r w:rsidRPr="00DD19A4">
        <w:rPr>
          <w:lang w:val="en-US"/>
        </w:rPr>
        <w:t>We calibrated the model to a longitudinal dataset from The Academic Model for Providing Access To Healthcare (AMPATH) describing the</w:t>
      </w:r>
      <w:r>
        <w:rPr>
          <w:lang w:val="en-US"/>
        </w:rPr>
        <w:t xml:space="preserve"> routes into</w:t>
      </w:r>
      <w:ins w:id="22" w:author="Tim Hallett" w:date="2015-01-26T14:52:00Z">
        <w:r w:rsidR="008E005D">
          <w:rPr>
            <w:lang w:val="en-US"/>
          </w:rPr>
          <w:t xml:space="preserve"> care</w:t>
        </w:r>
      </w:ins>
      <w:r>
        <w:rPr>
          <w:lang w:val="en-US"/>
        </w:rPr>
        <w:t xml:space="preserve">, losses and </w:t>
      </w:r>
      <w:ins w:id="23" w:author="Tim Hallett" w:date="2015-01-26T14:53:00Z">
        <w:r w:rsidR="008E005D">
          <w:rPr>
            <w:lang w:val="en-US"/>
          </w:rPr>
          <w:t xml:space="preserve">clinical </w:t>
        </w:r>
      </w:ins>
      <w:r>
        <w:rPr>
          <w:lang w:val="en-US"/>
        </w:rPr>
        <w:t>outcomes</w:t>
      </w:r>
      <w:del w:id="24" w:author="Tim Hallett" w:date="2015-01-26T14:53:00Z">
        <w:r w:rsidDel="008E005D">
          <w:rPr>
            <w:lang w:val="en-US"/>
          </w:rPr>
          <w:delText xml:space="preserve"> of care in western Kenya</w:delText>
        </w:r>
      </w:del>
      <w:r>
        <w:rPr>
          <w:lang w:val="en-US"/>
        </w:rPr>
        <w:t xml:space="preserve">. </w:t>
      </w:r>
      <w:ins w:id="25" w:author="Tim Hallett" w:date="2015-01-26T14:53:00Z">
        <w:r w:rsidR="008E005D">
          <w:rPr>
            <w:lang w:val="en-US"/>
          </w:rPr>
          <w:t xml:space="preserve">The model suggests </w:t>
        </w:r>
      </w:ins>
      <w:ins w:id="26" w:author="Tim Hallett" w:date="2015-01-26T14:54:00Z">
        <w:r w:rsidR="00F1568F">
          <w:rPr>
            <w:lang w:val="en-US"/>
          </w:rPr>
          <w:t>that most AIDS deaths</w:t>
        </w:r>
      </w:ins>
      <w:ins w:id="27" w:author="Tim Hallett" w:date="2015-01-26T14:55:00Z">
        <w:r w:rsidR="00F1568F">
          <w:rPr>
            <w:lang w:val="en-US"/>
          </w:rPr>
          <w:t xml:space="preserve"> (57%)</w:t>
        </w:r>
      </w:ins>
      <w:ins w:id="28" w:author="Tim Hallett" w:date="2015-01-26T14:54:00Z">
        <w:r w:rsidR="00F1568F">
          <w:rPr>
            <w:lang w:val="en-US"/>
          </w:rPr>
          <w:t xml:space="preserve"> in this population are among persons that have been diagnosed with HIV but have not linked to clinical care. </w:t>
        </w:r>
      </w:ins>
      <w:ins w:id="29" w:author="Tim Hallett" w:date="2015-01-26T14:55:00Z">
        <w:r w:rsidR="00F1568F">
          <w:rPr>
            <w:lang w:val="en-US"/>
          </w:rPr>
          <w:t xml:space="preserve">Other predicted drivers of death are late initiation and disengagement with care following initiation of ART. We </w:t>
        </w:r>
      </w:ins>
      <w:ins w:id="30" w:author="Tim Hallett" w:date="2015-01-26T14:56:00Z">
        <w:r w:rsidR="00F1568F">
          <w:rPr>
            <w:lang w:val="en-US"/>
          </w:rPr>
          <w:t>used the model to simulate the cost and impact of alternativ</w:t>
        </w:r>
        <w:r w:rsidR="00875403">
          <w:rPr>
            <w:lang w:val="en-US"/>
          </w:rPr>
          <w:t>e intervention, based on earlier trial results. We find that no single intervention to improve the cascade to care is e</w:t>
        </w:r>
        <w:r w:rsidR="00A3168C">
          <w:rPr>
            <w:lang w:val="en-US"/>
          </w:rPr>
          <w:t>xpected to have a large outcome</w:t>
        </w:r>
        <w:r w:rsidR="00875403">
          <w:rPr>
            <w:lang w:val="en-US"/>
          </w:rPr>
          <w:t xml:space="preserve"> because any single intervention is confounded by </w:t>
        </w:r>
      </w:ins>
      <w:ins w:id="31" w:author="Tim Hallett" w:date="2015-01-26T14:57:00Z">
        <w:r w:rsidR="00875403">
          <w:rPr>
            <w:lang w:val="en-US"/>
          </w:rPr>
          <w:t xml:space="preserve">other </w:t>
        </w:r>
      </w:ins>
      <w:ins w:id="32" w:author="Tim Hallett" w:date="2015-01-26T14:56:00Z">
        <w:r w:rsidR="00875403">
          <w:rPr>
            <w:lang w:val="en-US"/>
          </w:rPr>
          <w:t xml:space="preserve">weaknesses </w:t>
        </w:r>
      </w:ins>
      <w:ins w:id="33" w:author="Tim Hallett" w:date="2015-01-26T14:57:00Z">
        <w:r w:rsidR="00875403">
          <w:rPr>
            <w:lang w:val="en-US"/>
          </w:rPr>
          <w:t>up- and down-</w:t>
        </w:r>
      </w:ins>
      <w:ins w:id="34" w:author="Tim Hallett" w:date="2015-01-26T14:56:00Z">
        <w:r w:rsidR="00875403">
          <w:rPr>
            <w:lang w:val="en-US"/>
          </w:rPr>
          <w:t>stream.</w:t>
        </w:r>
      </w:ins>
      <w:ins w:id="35" w:author="Tim Hallett" w:date="2015-01-26T14:57:00Z">
        <w:r w:rsidR="00875403">
          <w:rPr>
            <w:lang w:val="en-US"/>
          </w:rPr>
          <w:t xml:space="preserve"> </w:t>
        </w:r>
      </w:ins>
      <w:ins w:id="36" w:author="Tim Hallett" w:date="2015-01-26T15:00:00Z">
        <w:r w:rsidR="00101524">
          <w:rPr>
            <w:lang w:val="en-US"/>
          </w:rPr>
          <w:t>However, t</w:t>
        </w:r>
      </w:ins>
      <w:ins w:id="37" w:author="Tim Hallett" w:date="2015-01-26T14:59:00Z">
        <w:r w:rsidR="00875403">
          <w:rPr>
            <w:lang w:val="en-US"/>
          </w:rPr>
          <w:t xml:space="preserve">wo approaches can be recommended: </w:t>
        </w:r>
      </w:ins>
      <w:ins w:id="38" w:author="Tim Hallett" w:date="2015-01-26T14:57:00Z">
        <w:r w:rsidR="00875403">
          <w:rPr>
            <w:lang w:val="en-US"/>
          </w:rPr>
          <w:t>a combination of interventions (</w:t>
        </w:r>
      </w:ins>
      <w:ins w:id="39" w:author="Tim Hallett" w:date="2015-01-26T14:58:00Z">
        <w:r w:rsidR="00875403">
          <w:rPr>
            <w:lang w:val="en-US"/>
          </w:rPr>
          <w:t>including X, Y, Z</w:t>
        </w:r>
      </w:ins>
      <w:ins w:id="40" w:author="Tim Hallett" w:date="2015-01-26T14:57:00Z">
        <w:r w:rsidR="00875403">
          <w:rPr>
            <w:lang w:val="en-US"/>
          </w:rPr>
          <w:t>)</w:t>
        </w:r>
      </w:ins>
      <w:ins w:id="41" w:author="Tim Hallett" w:date="2015-01-26T14:58:00Z">
        <w:r w:rsidR="00875403">
          <w:rPr>
            <w:lang w:val="en-US"/>
          </w:rPr>
          <w:t xml:space="preserve"> would generate a large impact (Y) cost-</w:t>
        </w:r>
        <w:proofErr w:type="gramStart"/>
        <w:r w:rsidR="00875403">
          <w:rPr>
            <w:lang w:val="en-US"/>
          </w:rPr>
          <w:t>effectively</w:t>
        </w:r>
      </w:ins>
      <w:ins w:id="42" w:author="Tim Hallett" w:date="2015-01-29T10:06:00Z">
        <w:r w:rsidR="00A3168C">
          <w:rPr>
            <w:lang w:val="en-US"/>
          </w:rPr>
          <w:t>(</w:t>
        </w:r>
        <w:proofErr w:type="gramEnd"/>
        <w:r w:rsidR="00A3168C">
          <w:rPr>
            <w:lang w:val="en-US"/>
          </w:rPr>
          <w:t>ICER X; &lt; 0.5GDP?)</w:t>
        </w:r>
      </w:ins>
      <w:ins w:id="43" w:author="Tim Hallett" w:date="2015-01-26T14:58:00Z">
        <w:r w:rsidR="00875403">
          <w:rPr>
            <w:lang w:val="en-US"/>
          </w:rPr>
          <w:t xml:space="preserve">; </w:t>
        </w:r>
      </w:ins>
      <w:ins w:id="44" w:author="Tim Hallett" w:date="2015-01-26T14:59:00Z">
        <w:r w:rsidR="00875403">
          <w:rPr>
            <w:lang w:val="en-US"/>
          </w:rPr>
          <w:t>or</w:t>
        </w:r>
      </w:ins>
      <w:ins w:id="45" w:author="Tim Hallett" w:date="2015-01-26T14:58:00Z">
        <w:r w:rsidR="00875403">
          <w:rPr>
            <w:lang w:val="en-US"/>
          </w:rPr>
          <w:t xml:space="preserve"> a shift of providing treatment to all HIV-infected persons </w:t>
        </w:r>
      </w:ins>
      <w:ins w:id="46" w:author="Tim Hallett" w:date="2015-01-26T14:59:00Z">
        <w:r w:rsidR="00875403">
          <w:rPr>
            <w:lang w:val="en-US"/>
          </w:rPr>
          <w:t>immediately</w:t>
        </w:r>
      </w:ins>
      <w:ins w:id="47" w:author="Tim Hallett" w:date="2015-01-26T14:58:00Z">
        <w:r w:rsidR="00875403">
          <w:rPr>
            <w:lang w:val="en-US"/>
          </w:rPr>
          <w:t xml:space="preserve"> </w:t>
        </w:r>
      </w:ins>
      <w:ins w:id="48" w:author="Tim Hallett" w:date="2015-01-26T14:59:00Z">
        <w:r w:rsidR="00875403">
          <w:rPr>
            <w:lang w:val="en-US"/>
          </w:rPr>
          <w:t>when they present for care (Y impact and X cost per DALYS</w:t>
        </w:r>
      </w:ins>
      <w:ins w:id="49" w:author="Tim Hallett" w:date="2015-01-29T10:07:00Z">
        <w:r w:rsidR="00A3168C">
          <w:rPr>
            <w:lang w:val="en-US"/>
          </w:rPr>
          <w:t xml:space="preserve"> </w:t>
        </w:r>
        <w:proofErr w:type="spellStart"/>
        <w:r w:rsidR="00A3168C">
          <w:rPr>
            <w:lang w:val="en-US"/>
          </w:rPr>
          <w:t>av</w:t>
        </w:r>
      </w:ins>
      <w:proofErr w:type="spellEnd"/>
      <w:ins w:id="50" w:author="Tim Hallett" w:date="2015-01-26T14:59:00Z">
        <w:r w:rsidR="00875403">
          <w:rPr>
            <w:lang w:val="en-US"/>
          </w:rPr>
          <w:t xml:space="preserve">). Either </w:t>
        </w:r>
      </w:ins>
      <w:ins w:id="51" w:author="Tim Hallett" w:date="2015-01-26T15:00:00Z">
        <w:r w:rsidR="00101524">
          <w:rPr>
            <w:lang w:val="en-US"/>
          </w:rPr>
          <w:t xml:space="preserve">approach would generate health more </w:t>
        </w:r>
        <w:proofErr w:type="spellStart"/>
        <w:r w:rsidR="00101524">
          <w:rPr>
            <w:lang w:val="en-US"/>
          </w:rPr>
          <w:t>more</w:t>
        </w:r>
        <w:proofErr w:type="spellEnd"/>
        <w:r w:rsidR="00101524">
          <w:rPr>
            <w:lang w:val="en-US"/>
          </w:rPr>
          <w:t xml:space="preserve"> cost-</w:t>
        </w:r>
        <w:proofErr w:type="spellStart"/>
        <w:r w:rsidR="00101524">
          <w:rPr>
            <w:lang w:val="en-US"/>
          </w:rPr>
          <w:t>effectivly</w:t>
        </w:r>
        <w:proofErr w:type="spellEnd"/>
        <w:r w:rsidR="00101524">
          <w:rPr>
            <w:lang w:val="en-US"/>
          </w:rPr>
          <w:t xml:space="preserve"> than </w:t>
        </w:r>
        <w:proofErr w:type="spellStart"/>
        <w:r w:rsidR="00101524">
          <w:rPr>
            <w:lang w:val="en-US"/>
          </w:rPr>
          <w:t>than</w:t>
        </w:r>
        <w:proofErr w:type="spellEnd"/>
        <w:r w:rsidR="00101524">
          <w:rPr>
            <w:lang w:val="en-US"/>
          </w:rPr>
          <w:t xml:space="preserve"> an immediate expansion of testing and treatment (universal test and treat) </w:t>
        </w:r>
      </w:ins>
      <w:ins w:id="52" w:author="Tim Hallett" w:date="2015-01-26T15:01:00Z">
        <w:r w:rsidR="00101524">
          <w:rPr>
            <w:lang w:val="en-US"/>
          </w:rPr>
          <w:t>without strengthening the care cascade.</w:t>
        </w:r>
        <w:r w:rsidR="00101524" w:rsidRPr="00DD19A4" w:rsidDel="00F1568F">
          <w:rPr>
            <w:lang w:val="en-US"/>
          </w:rPr>
          <w:t xml:space="preserve"> </w:t>
        </w:r>
      </w:ins>
      <w:del w:id="53" w:author="Tim Hallett" w:date="2015-01-26T14:55:00Z">
        <w:r w:rsidRPr="00DD19A4" w:rsidDel="00F1568F">
          <w:rPr>
            <w:lang w:val="en-US"/>
          </w:rPr>
          <w:delText xml:space="preserve">We </w:delText>
        </w:r>
        <w:r w:rsidDel="00F1568F">
          <w:rPr>
            <w:lang w:val="en-US"/>
          </w:rPr>
          <w:delText xml:space="preserve">assessed care at baseline, before exploring </w:delText>
        </w:r>
        <w:r w:rsidRPr="00DD19A4" w:rsidDel="00F1568F">
          <w:rPr>
            <w:lang w:val="en-US"/>
          </w:rPr>
          <w:delText xml:space="preserve">the impact of </w:delText>
        </w:r>
        <w:r w:rsidDel="00F1568F">
          <w:rPr>
            <w:lang w:val="en-US"/>
          </w:rPr>
          <w:delText>12 interventions acting on different aspects of pre-ART and ART care, applied individually or in combination t</w:delText>
        </w:r>
        <w:r w:rsidRPr="00DD19A4" w:rsidDel="00F1568F">
          <w:rPr>
            <w:lang w:val="en-US"/>
          </w:rPr>
          <w:delText xml:space="preserve">o </w:delText>
        </w:r>
        <w:r w:rsidDel="00F1568F">
          <w:rPr>
            <w:lang w:val="en-US"/>
          </w:rPr>
          <w:delText xml:space="preserve">determine strategies to improve outcomes. </w:delText>
        </w:r>
        <w:r w:rsidRPr="00DD19A4" w:rsidDel="00F1568F">
          <w:rPr>
            <w:lang w:val="en-US"/>
          </w:rPr>
          <w:delText xml:space="preserve">We </w:delText>
        </w:r>
        <w:r w:rsidDel="00F1568F">
          <w:rPr>
            <w:lang w:val="en-US"/>
          </w:rPr>
          <w:delText>quantified</w:delText>
        </w:r>
        <w:r w:rsidRPr="00DD19A4" w:rsidDel="00F1568F">
          <w:rPr>
            <w:lang w:val="en-US"/>
          </w:rPr>
          <w:delText xml:space="preserve"> health outcomes in terms of disability-adjusted life years (DALYs) averted and additional cost relative to baseline</w:delText>
        </w:r>
        <w:r w:rsidDel="00F1568F">
          <w:rPr>
            <w:lang w:val="en-US"/>
          </w:rPr>
          <w:delText xml:space="preserve"> between 2010 and 2030</w:delText>
        </w:r>
        <w:r w:rsidRPr="00DD19A4" w:rsidDel="00F1568F">
          <w:rPr>
            <w:lang w:val="en-US"/>
          </w:rPr>
          <w:delText>.</w:delText>
        </w:r>
        <w:r w:rsidDel="00F1568F">
          <w:rPr>
            <w:lang w:val="en-US"/>
          </w:rPr>
          <w:delText xml:space="preserve"> Our results indicate that in Kenya care is suboptimal at multiple points, </w:delText>
        </w:r>
        <w:r w:rsidR="0086002F" w:rsidDel="00F1568F">
          <w:rPr>
            <w:lang w:val="en-US"/>
          </w:rPr>
          <w:delText>thus restricting the impact of interventions targeting a single point of care. W</w:delText>
        </w:r>
        <w:r w:rsidDel="00F1568F">
          <w:rPr>
            <w:lang w:val="en-US"/>
          </w:rPr>
          <w:delText>ith the majority of HIV-related deaths occurring among diagnosed individuals who never initiate</w:delText>
        </w:r>
        <w:r w:rsidR="0086002F" w:rsidDel="00F1568F">
          <w:rPr>
            <w:lang w:val="en-US"/>
          </w:rPr>
          <w:delText>d</w:delText>
        </w:r>
        <w:r w:rsidDel="00F1568F">
          <w:rPr>
            <w:lang w:val="en-US"/>
          </w:rPr>
          <w:delText xml:space="preserve"> treatment (57%), </w:delText>
        </w:r>
      </w:del>
      <w:del w:id="54" w:author="Tim Hallett" w:date="2015-01-26T15:01:00Z">
        <w:r w:rsidR="0086002F" w:rsidDel="00101524">
          <w:rPr>
            <w:lang w:val="en-US"/>
          </w:rPr>
          <w:delText>w</w:delText>
        </w:r>
        <w:r w:rsidDel="00101524">
          <w:rPr>
            <w:lang w:val="en-US"/>
          </w:rPr>
          <w:delText>e identified that a combination of interventions targetting multiple points of care produces 88% of the impact of a Universal Test &amp; Treat strategy</w:delText>
        </w:r>
        <w:r w:rsidR="00285061" w:rsidDel="00101524">
          <w:rPr>
            <w:lang w:val="en-US"/>
          </w:rPr>
          <w:delText xml:space="preserve"> that circumnavigates pre-ART care,</w:delText>
        </w:r>
        <w:r w:rsidR="00B20A26" w:rsidDel="00101524">
          <w:rPr>
            <w:lang w:val="en-US"/>
          </w:rPr>
          <w:delText xml:space="preserve"> </w:delText>
        </w:r>
        <w:r w:rsidDel="00101524">
          <w:rPr>
            <w:lang w:val="en-US"/>
          </w:rPr>
          <w:delText xml:space="preserve">at 44% of the cost per DALY averted </w:delText>
        </w:r>
        <w:commentRangeStart w:id="55"/>
        <w:commentRangeStart w:id="56"/>
        <w:r w:rsidRPr="00DD19A4" w:rsidDel="00101524">
          <w:rPr>
            <w:lang w:val="en-US"/>
          </w:rPr>
          <w:delText>($353 vs. $803 per D</w:delText>
        </w:r>
        <w:r w:rsidDel="00101524">
          <w:rPr>
            <w:lang w:val="en-US"/>
          </w:rPr>
          <w:delText>ALY averted, respectively).</w:delText>
        </w:r>
        <w:commentRangeEnd w:id="55"/>
        <w:r w:rsidDel="00101524">
          <w:rPr>
            <w:rStyle w:val="CommentReference"/>
          </w:rPr>
          <w:commentReference w:id="55"/>
        </w:r>
      </w:del>
      <w:commentRangeEnd w:id="56"/>
      <w:r>
        <w:rPr>
          <w:rStyle w:val="CommentReference"/>
        </w:rPr>
        <w:commentReference w:id="56"/>
      </w:r>
    </w:p>
    <w:p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rsidR="00DF1540" w:rsidRDefault="0065099A" w:rsidP="00DF1540">
      <w:pPr>
        <w:pStyle w:val="normal0"/>
        <w:rPr>
          <w:ins w:id="57" w:author="Tim Hallett" w:date="2015-01-29T10:12:00Z"/>
          <w:lang w:val="en-US"/>
        </w:rPr>
      </w:pPr>
      <w:r w:rsidRPr="00DD19A4">
        <w:rPr>
          <w:lang w:val="en-US"/>
        </w:rPr>
        <w:t>Our results suggest that ART-</w:t>
      </w:r>
      <w:proofErr w:type="spellStart"/>
      <w:r w:rsidRPr="00DD19A4">
        <w:rPr>
          <w:lang w:val="en-US"/>
        </w:rPr>
        <w:t>programmes</w:t>
      </w:r>
      <w:proofErr w:type="spellEnd"/>
      <w:r w:rsidRPr="00DD19A4">
        <w:rPr>
          <w:lang w:val="en-US"/>
        </w:rPr>
        <w:t xml:space="preserve"> in Kenya can be enhanced to bri</w:t>
      </w:r>
      <w:r>
        <w:rPr>
          <w:lang w:val="en-US"/>
        </w:rPr>
        <w:t>ng about greater health benefits</w:t>
      </w:r>
      <w:ins w:id="58" w:author="Tim Hallett" w:date="2015-01-26T15:02:00Z">
        <w:r w:rsidR="00631F27">
          <w:rPr>
            <w:lang w:val="en-US"/>
          </w:rPr>
          <w:t xml:space="preserve"> by strengthening each part of the cascade or switching, as has been demonstrated to be feasible in earlier trials</w:t>
        </w:r>
        <w:proofErr w:type="gramStart"/>
        <w:r w:rsidR="00631F27">
          <w:rPr>
            <w:lang w:val="en-US"/>
          </w:rPr>
          <w:t>,  and</w:t>
        </w:r>
        <w:proofErr w:type="gramEnd"/>
        <w:r w:rsidR="00631F27">
          <w:rPr>
            <w:lang w:val="en-US"/>
          </w:rPr>
          <w:t xml:space="preserve">/or by </w:t>
        </w:r>
      </w:ins>
      <w:ins w:id="59" w:author="Tim Hallett" w:date="2015-01-26T15:03:00Z">
        <w:r w:rsidR="001602F8">
          <w:rPr>
            <w:lang w:val="en-US"/>
          </w:rPr>
          <w:t xml:space="preserve">shifting to treating HIV-infected persons immediately when they present to care. In contrast, a </w:t>
        </w:r>
        <w:proofErr w:type="spellStart"/>
        <w:r w:rsidR="001602F8">
          <w:rPr>
            <w:lang w:val="en-US"/>
          </w:rPr>
          <w:t>radicial</w:t>
        </w:r>
        <w:proofErr w:type="spellEnd"/>
        <w:r w:rsidR="001602F8">
          <w:rPr>
            <w:lang w:val="en-US"/>
          </w:rPr>
          <w:t xml:space="preserve"> expansion of treatment </w:t>
        </w:r>
        <w:proofErr w:type="spellStart"/>
        <w:r w:rsidR="001602F8">
          <w:rPr>
            <w:lang w:val="en-US"/>
          </w:rPr>
          <w:t>programmes</w:t>
        </w:r>
        <w:proofErr w:type="spellEnd"/>
        <w:r w:rsidR="001602F8">
          <w:rPr>
            <w:lang w:val="en-US"/>
          </w:rPr>
          <w:t xml:space="preserve">, with the identified </w:t>
        </w:r>
        <w:proofErr w:type="spellStart"/>
        <w:r w:rsidR="001602F8">
          <w:rPr>
            <w:lang w:val="en-US"/>
          </w:rPr>
          <w:t>weakendss</w:t>
        </w:r>
        <w:proofErr w:type="spellEnd"/>
        <w:r w:rsidR="001602F8">
          <w:rPr>
            <w:lang w:val="en-US"/>
          </w:rPr>
          <w:t xml:space="preserve"> in linkage and retention perpetuated, would not </w:t>
        </w:r>
      </w:ins>
      <w:ins w:id="60" w:author="Tim Hallett" w:date="2015-01-26T15:04:00Z">
        <w:r w:rsidR="001602F8">
          <w:rPr>
            <w:lang w:val="en-US"/>
          </w:rPr>
          <w:t>maximize</w:t>
        </w:r>
      </w:ins>
      <w:ins w:id="61" w:author="Tim Hallett" w:date="2015-01-26T15:03:00Z">
        <w:r w:rsidR="001602F8">
          <w:rPr>
            <w:lang w:val="en-US"/>
          </w:rPr>
          <w:t xml:space="preserve"> </w:t>
        </w:r>
      </w:ins>
      <w:ins w:id="62" w:author="Tim Hallett" w:date="2015-01-26T15:04:00Z">
        <w:r w:rsidR="001602F8">
          <w:rPr>
            <w:lang w:val="en-US"/>
          </w:rPr>
          <w:t>health generated with limited resources.</w:t>
        </w:r>
      </w:ins>
      <w:ins w:id="63" w:author="Tim Hallett" w:date="2015-01-29T10:07:00Z">
        <w:r w:rsidR="00A3168C">
          <w:rPr>
            <w:lang w:val="en-US"/>
          </w:rPr>
          <w:t xml:space="preserve"> International </w:t>
        </w:r>
        <w:proofErr w:type="spellStart"/>
        <w:r w:rsidR="00A3168C">
          <w:rPr>
            <w:lang w:val="en-US"/>
          </w:rPr>
          <w:t>guideance</w:t>
        </w:r>
        <w:proofErr w:type="spellEnd"/>
        <w:r w:rsidR="00A3168C">
          <w:rPr>
            <w:lang w:val="en-US"/>
          </w:rPr>
          <w:t xml:space="preserve"> </w:t>
        </w:r>
      </w:ins>
      <w:ins w:id="64" w:author="Tim Hallett" w:date="2015-01-29T10:09:00Z">
        <w:r w:rsidR="00A3168C">
          <w:rPr>
            <w:lang w:val="en-US"/>
          </w:rPr>
          <w:t xml:space="preserve">ART </w:t>
        </w:r>
      </w:ins>
      <w:ins w:id="65" w:author="Tim Hallett" w:date="2015-01-29T10:07:00Z">
        <w:r w:rsidR="00A3168C">
          <w:rPr>
            <w:lang w:val="en-US"/>
          </w:rPr>
          <w:t xml:space="preserve">should </w:t>
        </w:r>
      </w:ins>
      <w:ins w:id="66" w:author="Tim Hallett" w:date="2015-01-29T10:13:00Z">
        <w:r w:rsidR="00DF1540">
          <w:rPr>
            <w:lang w:val="en-US"/>
          </w:rPr>
          <w:t xml:space="preserve">reflect these </w:t>
        </w:r>
        <w:proofErr w:type="spellStart"/>
        <w:r w:rsidR="00DF1540">
          <w:rPr>
            <w:lang w:val="en-US"/>
          </w:rPr>
          <w:t>alterantives</w:t>
        </w:r>
        <w:proofErr w:type="spellEnd"/>
        <w:r w:rsidR="00DF1540">
          <w:rPr>
            <w:lang w:val="en-US"/>
          </w:rPr>
          <w:t xml:space="preserve"> routes to </w:t>
        </w:r>
      </w:ins>
      <w:ins w:id="67" w:author="Tim Hallett" w:date="2015-01-29T10:15:00Z">
        <w:r w:rsidR="002769C8">
          <w:rPr>
            <w:lang w:val="en-US"/>
          </w:rPr>
          <w:t xml:space="preserve">program </w:t>
        </w:r>
      </w:ins>
      <w:ins w:id="68" w:author="Tim Hallett" w:date="2015-01-29T10:13:00Z">
        <w:r w:rsidR="00DF1540">
          <w:rPr>
            <w:lang w:val="en-US"/>
          </w:rPr>
          <w:t>strengthen</w:t>
        </w:r>
      </w:ins>
      <w:ins w:id="69" w:author="Tim Hallett" w:date="2015-01-29T10:15:00Z">
        <w:r w:rsidR="002769C8">
          <w:rPr>
            <w:lang w:val="en-US"/>
          </w:rPr>
          <w:t>ing</w:t>
        </w:r>
      </w:ins>
      <w:ins w:id="70" w:author="Tim Hallett" w:date="2015-01-29T10:13:00Z">
        <w:r w:rsidR="00DF1540">
          <w:rPr>
            <w:lang w:val="en-US"/>
          </w:rPr>
          <w:t xml:space="preserve">, </w:t>
        </w:r>
      </w:ins>
      <w:ins w:id="71" w:author="Tim Hallett" w:date="2015-01-29T10:14:00Z">
        <w:r w:rsidR="00DF1540">
          <w:rPr>
            <w:lang w:val="en-US"/>
          </w:rPr>
          <w:t xml:space="preserve">recognize outreach as an integral part of a treatment intervention, </w:t>
        </w:r>
      </w:ins>
      <w:ins w:id="72" w:author="Tim Hallett" w:date="2015-01-29T10:13:00Z">
        <w:r w:rsidR="00DF1540">
          <w:rPr>
            <w:lang w:val="en-US"/>
          </w:rPr>
          <w:t>and encourage country programs to evaluate the costs and im</w:t>
        </w:r>
      </w:ins>
      <w:ins w:id="73" w:author="Tim Hallett" w:date="2015-01-29T10:14:00Z">
        <w:r w:rsidR="00DF1540">
          <w:rPr>
            <w:lang w:val="en-US"/>
          </w:rPr>
          <w:t xml:space="preserve">pact of ART expansion </w:t>
        </w:r>
      </w:ins>
      <w:ins w:id="74" w:author="Tim Hallett" w:date="2015-01-29T10:12:00Z">
        <w:r w:rsidR="00DF1540">
          <w:rPr>
            <w:lang w:val="en-US"/>
          </w:rPr>
          <w:t xml:space="preserve">as well as evaluating the clinical benefits of earlier </w:t>
        </w:r>
      </w:ins>
      <w:ins w:id="75" w:author="Tim Hallett" w:date="2015-01-29T10:15:00Z">
        <w:r w:rsidR="002769C8">
          <w:rPr>
            <w:lang w:val="en-US"/>
          </w:rPr>
          <w:t>initiation</w:t>
        </w:r>
      </w:ins>
      <w:ins w:id="76" w:author="Tim Hallett" w:date="2015-01-29T10:12:00Z">
        <w:r w:rsidR="00DF1540">
          <w:rPr>
            <w:lang w:val="en-US"/>
          </w:rPr>
          <w:t xml:space="preserve">. </w:t>
        </w:r>
      </w:ins>
    </w:p>
    <w:p w:rsidR="001602F8" w:rsidRDefault="00A3168C" w:rsidP="001602F8">
      <w:pPr>
        <w:pStyle w:val="normal0"/>
        <w:rPr>
          <w:ins w:id="77" w:author="Tim Hallett" w:date="2015-01-26T15:04:00Z"/>
          <w:lang w:val="en-US"/>
        </w:rPr>
      </w:pPr>
      <w:ins w:id="78" w:author="Tim Hallett" w:date="2015-01-29T10:08:00Z">
        <w:r>
          <w:rPr>
            <w:lang w:val="en-US"/>
          </w:rPr>
          <w:t xml:space="preserve"> </w:t>
        </w:r>
      </w:ins>
    </w:p>
    <w:p w:rsidR="001602F8" w:rsidRDefault="001602F8" w:rsidP="001602F8">
      <w:pPr>
        <w:pStyle w:val="normal0"/>
        <w:rPr>
          <w:ins w:id="79" w:author="Tim Hallett" w:date="2015-01-26T15:04:00Z"/>
          <w:lang w:val="en-US"/>
        </w:rPr>
      </w:pPr>
    </w:p>
    <w:p w:rsidR="00A86169" w:rsidRPr="00C6065D" w:rsidRDefault="0065099A" w:rsidP="001602F8">
      <w:pPr>
        <w:pStyle w:val="normal0"/>
        <w:rPr>
          <w:lang w:val="en-US"/>
        </w:rPr>
      </w:pPr>
      <w:del w:id="80" w:author="Tim Hallett" w:date="2015-01-26T15:02:00Z">
        <w:r w:rsidRPr="00DD19A4" w:rsidDel="00631F27">
          <w:rPr>
            <w:lang w:val="en-US"/>
          </w:rPr>
          <w:delText>.</w:delText>
        </w:r>
      </w:del>
      <w:del w:id="81" w:author="Tim Hallett" w:date="2015-01-26T15:04:00Z">
        <w:r w:rsidRPr="00DD19A4" w:rsidDel="001602F8">
          <w:rPr>
            <w:lang w:val="en-US"/>
          </w:rPr>
          <w:delText xml:space="preserve"> In this setting, </w:delText>
        </w:r>
        <w:r w:rsidR="008B0834" w:rsidDel="001602F8">
          <w:rPr>
            <w:lang w:val="en-US"/>
          </w:rPr>
          <w:delText xml:space="preserve">as care is not suboptimal at one </w:delText>
        </w:r>
        <w:r w:rsidR="00541F0D" w:rsidDel="001602F8">
          <w:rPr>
            <w:lang w:val="en-US"/>
          </w:rPr>
          <w:delText xml:space="preserve">particular </w:delText>
        </w:r>
        <w:r w:rsidR="008B0834" w:rsidDel="001602F8">
          <w:rPr>
            <w:lang w:val="en-US"/>
          </w:rPr>
          <w:delText xml:space="preserve">point, </w:delText>
        </w:r>
        <w:r w:rsidR="00285061" w:rsidDel="001602F8">
          <w:rPr>
            <w:lang w:val="en-US"/>
          </w:rPr>
          <w:delText>a combination of interventions targeting multiple points in care may be a more cost-effective solution than a single-point intervention.</w:delText>
        </w:r>
        <w:r w:rsidR="00A86169" w:rsidDel="001602F8">
          <w:br w:type="page"/>
        </w:r>
      </w:del>
    </w:p>
    <w:p w:rsidR="00A86169" w:rsidRDefault="00A86169" w:rsidP="00A86169">
      <w:pPr>
        <w:pStyle w:val="Heading1"/>
        <w:contextualSpacing w:val="0"/>
      </w:pPr>
      <w:commentRangeStart w:id="82"/>
      <w:r>
        <w:t>Introduction</w:t>
      </w:r>
      <w:commentRangeEnd w:id="82"/>
      <w:r w:rsidR="006A0974">
        <w:rPr>
          <w:rStyle w:val="CommentReference"/>
        </w:rPr>
        <w:commentReference w:id="82"/>
      </w:r>
    </w:p>
    <w:p w:rsidR="00BC1782" w:rsidRDefault="00A86169" w:rsidP="00F2745C">
      <w:pPr>
        <w:pStyle w:val="normal0"/>
        <w:ind w:firstLine="720"/>
        <w:contextualSpacing w:val="0"/>
      </w:pPr>
      <w:del w:id="83" w:author="Tim Hallett" w:date="2015-01-26T15:05:00Z">
        <w:r w:rsidDel="006B075B">
          <w:delText>The predominant focus of HIV funding over the last decade has been on improving access to antiretroviral therapy (ART</w:delText>
        </w:r>
      </w:del>
      <w:ins w:id="84" w:author="Tim Hallett" w:date="2015-01-26T15:05:00Z">
        <w:r w:rsidR="006B075B">
          <w:t>The major success story in the respon</w:t>
        </w:r>
      </w:ins>
      <w:ins w:id="85" w:author="Tim Hallett" w:date="2015-01-26T15:09:00Z">
        <w:r w:rsidR="00F2745C">
          <w:t>se</w:t>
        </w:r>
      </w:ins>
      <w:ins w:id="86" w:author="Tim Hallett" w:date="2015-01-26T15:05:00Z">
        <w:r w:rsidR="006B075B">
          <w:t xml:space="preserve"> to the HIV pandemic has been the development and provision of anti-retroviral therapy </w:t>
        </w:r>
      </w:ins>
      <w:del w:id="87" w:author="Tim Hallett" w:date="2015-01-26T15:06:00Z">
        <w:r w:rsidDel="006B075B">
          <w:delText>); with the lates</w:delText>
        </w:r>
        <w:r w:rsidR="00507E9F" w:rsidDel="006B075B">
          <w:delText>t reports indicating that over nine</w:delText>
        </w:r>
        <w:r w:rsidDel="006B075B">
          <w:delText xml:space="preserve"> million people are receiving ART in sub-Saharan Africa</w:delText>
        </w:r>
      </w:del>
      <w:r>
        <w:t>{UNAIDS</w:t>
      </w:r>
      <w:proofErr w:type="gramStart"/>
      <w:r>
        <w:t>:2014ta</w:t>
      </w:r>
      <w:proofErr w:type="gramEnd"/>
      <w:r>
        <w:t xml:space="preserve">}.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ins w:id="88" w:author="Tim Hallett" w:date="2015-01-26T15:09:00Z">
        <w:r w:rsidR="00F2745C">
          <w:t xml:space="preserve">in the worst affected countries, there are still estimated to be </w:t>
        </w:r>
      </w:ins>
      <w:ins w:id="89" w:author="Tim Hallett" w:date="2015-01-26T15:10:00Z">
        <w:r w:rsidR="00F2745C">
          <w:t>hundreds of thousands</w:t>
        </w:r>
      </w:ins>
      <w:ins w:id="90" w:author="Tim Hallett" w:date="2015-01-26T15:09:00Z">
        <w:r w:rsidR="00F2745C">
          <w:t xml:space="preserve"> of AIDS death each year. </w:t>
        </w:r>
      </w:ins>
      <w:ins w:id="91" w:author="Tim Hallett" w:date="2015-01-26T15:10:00Z">
        <w:r w:rsidR="00F2745C">
          <w:t xml:space="preserve">In South Africa, (vital </w:t>
        </w:r>
        <w:proofErr w:type="spellStart"/>
        <w:r w:rsidR="00F2745C">
          <w:t>reg</w:t>
        </w:r>
        <w:proofErr w:type="spellEnd"/>
        <w:r w:rsidR="00F2745C">
          <w:t xml:space="preserve"> data)</w:t>
        </w:r>
        <w:proofErr w:type="gramStart"/>
        <w:r w:rsidR="00F2745C">
          <w:t>.</w:t>
        </w:r>
      </w:ins>
      <w:ins w:id="92" w:author="Tim Hallett" w:date="2015-01-31T11:00:00Z">
        <w:r w:rsidR="002640F5">
          <w:t>.,,</w:t>
        </w:r>
        <w:proofErr w:type="gramEnd"/>
        <w:r w:rsidR="002640F5">
          <w:t>XXX EXAMPLE.</w:t>
        </w:r>
      </w:ins>
      <w:ins w:id="93" w:author="Tim Hallett" w:date="2015-01-26T15:10:00Z">
        <w:r w:rsidR="00F2745C">
          <w:t xml:space="preserve"> Further, a </w:t>
        </w:r>
      </w:ins>
      <w:del w:id="94" w:author="Tim Hallett" w:date="2015-01-26T15:10:00Z">
        <w:r w:rsidR="005E22E8" w:rsidDel="00F2745C">
          <w:delText xml:space="preserve">a </w:delText>
        </w:r>
      </w:del>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del w:id="95" w:author="Tim Hallett" w:date="2015-01-26T15:06:00Z">
        <w:r w:rsidR="00FE0150" w:rsidDel="006B075B">
          <w:delText>HIV in this thunderous epidemic</w:delText>
        </w:r>
      </w:del>
      <w:ins w:id="96" w:author="Tim Hallett" w:date="2015-01-26T15:06:00Z">
        <w:r w:rsidR="006B075B">
          <w:t>AIDS</w:t>
        </w:r>
      </w:ins>
      <w:r w:rsidR="00FE0150">
        <w:t>{Collaboration:2008ed}.</w:t>
      </w:r>
      <w:ins w:id="97" w:author="Tim Hallett" w:date="2015-01-26T15:10:00Z">
        <w:r w:rsidR="00F2745C">
          <w:t xml:space="preserve"> In the era of wide-scale ART availability, why are such large health losses continuing and what can be done to improve the population health that is generated by ART</w:t>
        </w:r>
      </w:ins>
      <w:ins w:id="98" w:author="Tim Hallett" w:date="2015-01-31T11:00:00Z">
        <w:r w:rsidR="002640F5">
          <w:t xml:space="preserve"> programs</w:t>
        </w:r>
      </w:ins>
      <w:ins w:id="99" w:author="Tim Hallett" w:date="2015-01-26T15:10:00Z">
        <w:r w:rsidR="00F2745C">
          <w:t>?</w:t>
        </w:r>
      </w:ins>
    </w:p>
    <w:p w:rsidR="00A86169" w:rsidRDefault="00A86169" w:rsidP="00E0392E">
      <w:pPr>
        <w:pStyle w:val="normal0"/>
        <w:contextualSpacing w:val="0"/>
      </w:pPr>
    </w:p>
    <w:p w:rsidR="00EB2C4C" w:rsidRDefault="00A86169" w:rsidP="005A14B3">
      <w:pPr>
        <w:pStyle w:val="normal0"/>
        <w:ind w:firstLine="720"/>
        <w:contextualSpacing w:val="0"/>
        <w:rPr>
          <w:ins w:id="100" w:author="Tim Hallett" w:date="2015-01-26T15:20:00Z"/>
        </w:rPr>
      </w:pPr>
      <w:r>
        <w:t xml:space="preserve">The reasons for continued health losses to HIV </w:t>
      </w:r>
      <w:del w:id="101" w:author="Tim Hallett" w:date="2015-01-31T11:00:00Z">
        <w:r w:rsidDel="002640F5">
          <w:delText xml:space="preserve">are </w:delText>
        </w:r>
      </w:del>
      <w:ins w:id="102" w:author="Tim Hallett" w:date="2015-01-31T11:00:00Z">
        <w:r w:rsidR="002640F5">
          <w:t xml:space="preserve">have </w:t>
        </w:r>
      </w:ins>
      <w:ins w:id="103" w:author="Tim Hallett" w:date="2015-01-26T15:06:00Z">
        <w:r w:rsidR="006B075B">
          <w:t xml:space="preserve">not </w:t>
        </w:r>
      </w:ins>
      <w:ins w:id="104" w:author="Tim Hallett" w:date="2015-01-31T11:01:00Z">
        <w:r w:rsidR="002640F5">
          <w:t xml:space="preserve">been </w:t>
        </w:r>
      </w:ins>
      <w:ins w:id="105" w:author="Tim Hallett" w:date="2015-01-26T15:06:00Z">
        <w:r w:rsidR="006B075B">
          <w:t xml:space="preserve">well understood </w:t>
        </w:r>
      </w:ins>
      <w:del w:id="106" w:author="Tim Hallett" w:date="2015-01-26T15:07:00Z">
        <w:r w:rsidDel="006B075B">
          <w:delText>numerous</w:delText>
        </w:r>
      </w:del>
      <w:ins w:id="107" w:author="Tim Hallett" w:date="2015-01-26T15:12:00Z">
        <w:r w:rsidR="00C2662C">
          <w:t xml:space="preserve">but attention has been </w:t>
        </w:r>
        <w:r w:rsidR="005A14B3">
          <w:t xml:space="preserve">focussed on the ‘care cascade’. This </w:t>
        </w:r>
      </w:ins>
      <w:ins w:id="108" w:author="Tim Hallett" w:date="2015-01-26T15:16:00Z">
        <w:r w:rsidR="005A14B3">
          <w:t xml:space="preserve">the </w:t>
        </w:r>
      </w:ins>
      <w:ins w:id="109" w:author="Tim Hallett" w:date="2015-01-26T15:12:00Z">
        <w:r w:rsidR="00C2662C">
          <w:t>series of events and appointments through which HIV-infected individuals must pass</w:t>
        </w:r>
      </w:ins>
      <w:ins w:id="110" w:author="Tim Hallett" w:date="2015-01-26T15:13:00Z">
        <w:r w:rsidR="00C2662C">
          <w:t xml:space="preserve"> in o</w:t>
        </w:r>
        <w:r w:rsidR="005A14B3">
          <w:t xml:space="preserve">rder to benefit fully from ART, </w:t>
        </w:r>
      </w:ins>
      <w:ins w:id="111" w:author="Tim Hallett" w:date="2015-01-26T15:16:00Z">
        <w:r w:rsidR="005A14B3">
          <w:t>beginning</w:t>
        </w:r>
      </w:ins>
      <w:ins w:id="112" w:author="Tim Hallett" w:date="2015-01-26T15:13:00Z">
        <w:r w:rsidR="005A14B3">
          <w:t xml:space="preserve"> </w:t>
        </w:r>
      </w:ins>
      <w:ins w:id="113" w:author="Tim Hallett" w:date="2015-01-26T15:16:00Z">
        <w:r w:rsidR="005A14B3">
          <w:t xml:space="preserve">with HIV testing and ending with patients in a state of sustained viral suppression with regular monitoring. </w:t>
        </w:r>
      </w:ins>
      <w:ins w:id="114" w:author="Tim Hallett" w:date="2015-01-26T15:14:00Z">
        <w:r w:rsidR="00EB2C4C">
          <w:t>In 2011, Fox and Rosen highlighted how fewer patie</w:t>
        </w:r>
        <w:r w:rsidR="005A14B3">
          <w:t xml:space="preserve">nts reach each successive stage. </w:t>
        </w:r>
      </w:ins>
      <w:ins w:id="115" w:author="Tim Hallett" w:date="2015-01-26T15:17:00Z">
        <w:r w:rsidR="005A14B3">
          <w:t xml:space="preserve">And since then, there have been many detailed reports for different countries detailing </w:t>
        </w:r>
        <w:r w:rsidR="004D3CC9">
          <w:t xml:space="preserve">the care cascade as it appears to operate in particular </w:t>
        </w:r>
        <w:proofErr w:type="spellStart"/>
        <w:proofErr w:type="gramStart"/>
        <w:r w:rsidR="004D3CC9">
          <w:t>countries.</w:t>
        </w:r>
      </w:ins>
      <w:ins w:id="116" w:author="Tim Hallett" w:date="2015-01-31T11:01:00Z">
        <w:r w:rsidR="006D081F">
          <w:t>NOTE</w:t>
        </w:r>
        <w:proofErr w:type="spellEnd"/>
        <w:proofErr w:type="gramEnd"/>
        <w:r w:rsidR="006D081F">
          <w:t xml:space="preserve"> pervasiveness – All Africa region, plus UK, USA as well.</w:t>
        </w:r>
      </w:ins>
      <w:ins w:id="117" w:author="Tim Hallett" w:date="2015-01-26T15:17:00Z">
        <w:r w:rsidR="004D3CC9">
          <w:t xml:space="preserve"> However, </w:t>
        </w:r>
      </w:ins>
      <w:ins w:id="118" w:author="Tim Hallett" w:date="2015-01-26T15:18:00Z">
        <w:r w:rsidR="004D3CC9">
          <w:t>these</w:t>
        </w:r>
      </w:ins>
      <w:ins w:id="119" w:author="Tim Hallett" w:date="2015-01-26T15:17:00Z">
        <w:r w:rsidR="004D3CC9">
          <w:t xml:space="preserve"> studies have been limited by </w:t>
        </w:r>
      </w:ins>
      <w:ins w:id="120" w:author="Tim Hallett" w:date="2015-01-26T15:19:00Z">
        <w:r w:rsidR="004D3CC9">
          <w:t>not having had the opportunity to follow the same patients through all stages of the cascade as they would typically be focussed on that subset of the popula</w:t>
        </w:r>
        <w:r w:rsidR="00366A02">
          <w:t xml:space="preserve">tion that presents to a clinic, and would be blind to outcomes of patients </w:t>
        </w:r>
      </w:ins>
      <w:ins w:id="121" w:author="Tim Hallett" w:date="2015-01-26T15:20:00Z">
        <w:r w:rsidR="00366A02">
          <w:t>that disengage from care.</w:t>
        </w:r>
      </w:ins>
    </w:p>
    <w:p w:rsidR="00366A02" w:rsidRDefault="00366A02" w:rsidP="005A14B3">
      <w:pPr>
        <w:pStyle w:val="normal0"/>
        <w:ind w:firstLine="720"/>
        <w:contextualSpacing w:val="0"/>
        <w:rPr>
          <w:ins w:id="122" w:author="Tim Hallett" w:date="2015-01-26T15:14:00Z"/>
        </w:rPr>
      </w:pPr>
    </w:p>
    <w:p w:rsidR="00366A02" w:rsidRDefault="00366A02" w:rsidP="002F7DE8">
      <w:pPr>
        <w:pStyle w:val="normal0"/>
        <w:ind w:firstLine="720"/>
        <w:contextualSpacing w:val="0"/>
        <w:rPr>
          <w:ins w:id="123" w:author="Tim Hallett" w:date="2015-01-26T15:22:00Z"/>
        </w:rPr>
      </w:pPr>
      <w:ins w:id="124" w:author="Tim Hallett" w:date="2015-01-26T15:20:00Z">
        <w:r>
          <w:t xml:space="preserve">During the last few years there has also been a massive proliferation in </w:t>
        </w:r>
      </w:ins>
      <w:ins w:id="125" w:author="Tim Hallett" w:date="2015-01-26T15:21:00Z">
        <w:r>
          <w:t>innovative</w:t>
        </w:r>
      </w:ins>
      <w:ins w:id="126" w:author="Tim Hallett" w:date="2015-01-26T15:20:00Z">
        <w:r>
          <w:t xml:space="preserve"> </w:t>
        </w:r>
      </w:ins>
      <w:ins w:id="127" w:author="Tim Hallett" w:date="2015-01-26T15:21:00Z">
        <w:r>
          <w:t xml:space="preserve">approaches to improving the care cascade. These variously aim to improve testing, linkage to care, retention in pre-ART care, rates of viral suppression or retention in post-ART care. </w:t>
        </w:r>
      </w:ins>
      <w:ins w:id="128" w:author="Tim Hallett" w:date="2015-01-26T15:22:00Z">
        <w:r w:rsidR="00D90E05">
          <w:t>Many of these have been subject to a trial and there have been some remarkable successes – e.g</w:t>
        </w:r>
        <w:proofErr w:type="gramStart"/>
        <w:r w:rsidR="00D90E05">
          <w:t>. ;</w:t>
        </w:r>
        <w:proofErr w:type="gramEnd"/>
        <w:r w:rsidR="00D90E05">
          <w:t xml:space="preserve"> as well as some showing less success than had been hoped, e.g.</w:t>
        </w:r>
      </w:ins>
      <w:ins w:id="129" w:author="Tim Hallett" w:date="2015-01-26T15:29:00Z">
        <w:r w:rsidR="002F7DE8">
          <w:t xml:space="preserve"> However, these trials seldom measured the gains </w:t>
        </w:r>
      </w:ins>
      <w:ins w:id="130" w:author="Tim Hallett" w:date="2015-01-26T15:30:00Z">
        <w:r w:rsidR="002F7DE8">
          <w:t>accrued</w:t>
        </w:r>
      </w:ins>
      <w:ins w:id="131" w:author="Tim Hallett" w:date="2015-01-26T15:29:00Z">
        <w:r w:rsidR="002F7DE8">
          <w:t xml:space="preserve"> in population health</w:t>
        </w:r>
      </w:ins>
      <w:ins w:id="132" w:author="Tim Hallett" w:date="2015-01-26T15:38:00Z">
        <w:r w:rsidR="00B64C08">
          <w:t xml:space="preserve"> (e.g. longer-term effects, and knock-on effects to persons not directly reached with an intervention)</w:t>
        </w:r>
      </w:ins>
      <w:ins w:id="133" w:author="Tim Hallett" w:date="2015-01-26T15:29:00Z">
        <w:r w:rsidR="002F7DE8">
          <w:t xml:space="preserve"> and </w:t>
        </w:r>
      </w:ins>
      <w:ins w:id="134" w:author="Tim Hallett" w:date="2015-01-26T15:30:00Z">
        <w:r w:rsidR="002F7DE8">
          <w:t xml:space="preserve">have had </w:t>
        </w:r>
      </w:ins>
      <w:ins w:id="135" w:author="Tim Hallett" w:date="2015-01-26T15:29:00Z">
        <w:r w:rsidR="002F7DE8">
          <w:t xml:space="preserve">to largely focus on examining the impact of new intervention at a time, and have not been able to measure the combined impact of interventions as </w:t>
        </w:r>
      </w:ins>
      <w:ins w:id="136" w:author="Tim Hallett" w:date="2015-01-26T15:30:00Z">
        <w:r w:rsidR="002F7DE8">
          <w:t>different</w:t>
        </w:r>
      </w:ins>
      <w:ins w:id="137" w:author="Tim Hallett" w:date="2015-01-26T15:29:00Z">
        <w:r w:rsidR="002F7DE8">
          <w:t xml:space="preserve"> part of the cascade.</w:t>
        </w:r>
      </w:ins>
    </w:p>
    <w:p w:rsidR="00D90E05" w:rsidRDefault="00D90E05" w:rsidP="00EB2C4C">
      <w:pPr>
        <w:pStyle w:val="normal0"/>
        <w:ind w:firstLine="720"/>
        <w:contextualSpacing w:val="0"/>
        <w:rPr>
          <w:ins w:id="138" w:author="Tim Hallett" w:date="2015-01-26T15:23:00Z"/>
        </w:rPr>
      </w:pPr>
    </w:p>
    <w:p w:rsidR="00D90E05" w:rsidRDefault="00B123B8" w:rsidP="00EB2C4C">
      <w:pPr>
        <w:pStyle w:val="normal0"/>
        <w:ind w:firstLine="720"/>
        <w:contextualSpacing w:val="0"/>
        <w:rPr>
          <w:ins w:id="139" w:author="Tim Hallett" w:date="2015-01-26T15:23:00Z"/>
        </w:rPr>
      </w:pPr>
      <w:ins w:id="140" w:author="Tim Hallett" w:date="2015-01-26T15:23:00Z">
        <w:r>
          <w:t xml:space="preserve">At the same, there has been a push to continue the rapid expansion of treatment, including expanding the eligibility criteria for treatment (to potentially all HIV-infected persons) and </w:t>
        </w:r>
        <w:r w:rsidR="00B31A7A">
          <w:t xml:space="preserve">to </w:t>
        </w:r>
      </w:ins>
      <w:ins w:id="141" w:author="Tim Hallett" w:date="2015-01-26T15:24:00Z">
        <w:r w:rsidR="00B31A7A">
          <w:t>increase</w:t>
        </w:r>
      </w:ins>
      <w:ins w:id="142" w:author="Tim Hallett" w:date="2015-01-26T15:23:00Z">
        <w:r w:rsidR="00B31A7A">
          <w:t xml:space="preserve"> </w:t>
        </w:r>
      </w:ins>
      <w:ins w:id="143" w:author="Tim Hallett" w:date="2015-01-26T15:24:00Z">
        <w:r w:rsidR="00B31A7A">
          <w:t xml:space="preserve">active out-reach to populations for testing (i.e. ‘Universal Test and Treat’). </w:t>
        </w:r>
      </w:ins>
      <w:ins w:id="144" w:author="Tim Hallett" w:date="2015-01-26T15:28:00Z">
        <w:r w:rsidR="00F826AE">
          <w:t xml:space="preserve">This can be thought of as </w:t>
        </w:r>
      </w:ins>
      <w:ins w:id="145" w:author="Tim Hallett" w:date="2015-01-31T11:02:00Z">
        <w:r w:rsidR="006D081F">
          <w:t>an</w:t>
        </w:r>
      </w:ins>
      <w:ins w:id="146" w:author="Tim Hallett" w:date="2015-01-26T15:28:00Z">
        <w:r w:rsidR="00F826AE">
          <w:t xml:space="preserve"> alternative, transformational, intervention in the care cascade. </w:t>
        </w:r>
      </w:ins>
      <w:ins w:id="147" w:author="Tim Hallett" w:date="2015-01-26T15:24:00Z">
        <w:r w:rsidR="00B31A7A">
          <w:t xml:space="preserve">In hypothetical idealised programs, there </w:t>
        </w:r>
      </w:ins>
      <w:ins w:id="148" w:author="Tim Hallett" w:date="2015-01-26T15:25:00Z">
        <w:r w:rsidR="00B31A7A">
          <w:t>are</w:t>
        </w:r>
      </w:ins>
      <w:ins w:id="149" w:author="Tim Hallett" w:date="2015-01-26T15:24:00Z">
        <w:r w:rsidR="00B31A7A">
          <w:t xml:space="preserve"> persuasive arguments in favour of such an approach</w:t>
        </w:r>
      </w:ins>
      <w:ins w:id="150" w:author="Tim Hallett" w:date="2015-01-31T11:02:00Z">
        <w:r w:rsidR="006D081F">
          <w:t xml:space="preserve"> (cite </w:t>
        </w:r>
        <w:proofErr w:type="spellStart"/>
        <w:r w:rsidR="006D081F">
          <w:t>wiliams</w:t>
        </w:r>
        <w:proofErr w:type="spellEnd"/>
        <w:r w:rsidR="006D081F">
          <w:t xml:space="preserve"> and </w:t>
        </w:r>
        <w:proofErr w:type="spellStart"/>
        <w:r w:rsidR="006D081F">
          <w:t>eaton</w:t>
        </w:r>
        <w:proofErr w:type="spellEnd"/>
        <w:r w:rsidR="006D081F">
          <w:t xml:space="preserve"> LGH)</w:t>
        </w:r>
      </w:ins>
      <w:ins w:id="151" w:author="Tim Hallett" w:date="2015-01-26T15:25:00Z">
        <w:r w:rsidR="00B31A7A">
          <w:t xml:space="preserve"> but the extent to which that is the right approach given the </w:t>
        </w:r>
      </w:ins>
      <w:ins w:id="152" w:author="Tim Hallett" w:date="2015-01-26T15:26:00Z">
        <w:r w:rsidR="00B31A7A">
          <w:t>apparent</w:t>
        </w:r>
      </w:ins>
      <w:ins w:id="153" w:author="Tim Hallett" w:date="2015-01-26T15:25:00Z">
        <w:r w:rsidR="00B31A7A">
          <w:t xml:space="preserve"> </w:t>
        </w:r>
      </w:ins>
      <w:ins w:id="154" w:author="Tim Hallett" w:date="2015-01-26T15:26:00Z">
        <w:r w:rsidR="00B31A7A">
          <w:t>fragility of some c</w:t>
        </w:r>
        <w:r w:rsidR="006D081F">
          <w:t>urrent systems has been unclear and source of concern with respect to the equality of health benefits to patients.</w:t>
        </w:r>
      </w:ins>
    </w:p>
    <w:p w:rsidR="00D90E05" w:rsidRDefault="00D90E05" w:rsidP="00EB2C4C">
      <w:pPr>
        <w:pStyle w:val="normal0"/>
        <w:ind w:firstLine="720"/>
        <w:contextualSpacing w:val="0"/>
        <w:rPr>
          <w:ins w:id="155" w:author="Tim Hallett" w:date="2015-01-26T15:22:00Z"/>
        </w:rPr>
      </w:pPr>
    </w:p>
    <w:p w:rsidR="00D90E05" w:rsidRDefault="002F7DE8" w:rsidP="00EB2C4C">
      <w:pPr>
        <w:pStyle w:val="normal0"/>
        <w:ind w:firstLine="720"/>
        <w:contextualSpacing w:val="0"/>
        <w:rPr>
          <w:ins w:id="156" w:author="Tim Hallett" w:date="2015-01-26T15:31:00Z"/>
        </w:rPr>
      </w:pPr>
      <w:ins w:id="157" w:author="Tim Hallett" w:date="2015-01-26T15:31:00Z">
        <w:r>
          <w:t>As a result, p</w:t>
        </w:r>
      </w:ins>
      <w:ins w:id="158" w:author="Tim Hallett" w:date="2015-01-26T15:22:00Z">
        <w:r w:rsidR="00F826AE">
          <w:t>rogram managers fac</w:t>
        </w:r>
      </w:ins>
      <w:ins w:id="159" w:author="Tim Hallett" w:date="2015-01-26T15:30:00Z">
        <w:r>
          <w:t>ing</w:t>
        </w:r>
      </w:ins>
      <w:ins w:id="160" w:author="Tim Hallett" w:date="2015-01-26T15:22:00Z">
        <w:r w:rsidR="00F826AE">
          <w:t xml:space="preserve"> the question of understanding the drivers of AIDS </w:t>
        </w:r>
      </w:ins>
      <w:ins w:id="161" w:author="Tim Hallett" w:date="2015-01-26T15:26:00Z">
        <w:r w:rsidR="00F826AE">
          <w:t>mortality</w:t>
        </w:r>
      </w:ins>
      <w:ins w:id="162" w:author="Tim Hallett" w:date="2015-01-26T15:22:00Z">
        <w:r w:rsidR="00F826AE">
          <w:t xml:space="preserve"> </w:t>
        </w:r>
      </w:ins>
      <w:ins w:id="163" w:author="Tim Hallett" w:date="2015-01-26T15:26:00Z">
        <w:r w:rsidR="00F826AE">
          <w:t xml:space="preserve">in the populations they serve, </w:t>
        </w:r>
      </w:ins>
      <w:ins w:id="164" w:author="Tim Hallett" w:date="2015-01-26T15:30:00Z">
        <w:r>
          <w:t xml:space="preserve">and having to decide </w:t>
        </w:r>
      </w:ins>
      <w:ins w:id="165" w:author="Tim Hallett" w:date="2015-01-26T15:27:00Z">
        <w:r w:rsidR="00F826AE">
          <w:t xml:space="preserve">which of the potential ‘care cascade’ interventions should be prioritised in order to generate the greatest gains in </w:t>
        </w:r>
      </w:ins>
      <w:ins w:id="166" w:author="Tim Hallett" w:date="2015-01-26T15:28:00Z">
        <w:r w:rsidR="00F826AE">
          <w:t>population</w:t>
        </w:r>
      </w:ins>
      <w:ins w:id="167" w:author="Tim Hallett" w:date="2015-01-26T15:27:00Z">
        <w:r w:rsidR="00F826AE">
          <w:t xml:space="preserve"> health for the a</w:t>
        </w:r>
        <w:r w:rsidR="006D081F">
          <w:t xml:space="preserve">vailable resources have </w:t>
        </w:r>
        <w:r>
          <w:t xml:space="preserve">had little </w:t>
        </w:r>
      </w:ins>
      <w:ins w:id="168" w:author="Tim Hallett" w:date="2015-01-31T11:04:00Z">
        <w:r w:rsidR="00A573DB">
          <w:t>data</w:t>
        </w:r>
      </w:ins>
      <w:ins w:id="169" w:author="Tim Hallett" w:date="2015-01-26T15:31:00Z">
        <w:r>
          <w:t xml:space="preserve"> </w:t>
        </w:r>
      </w:ins>
      <w:ins w:id="170" w:author="Tim Hallett" w:date="2015-01-31T11:04:00Z">
        <w:r w:rsidR="006D081F">
          <w:t>to guide them</w:t>
        </w:r>
      </w:ins>
      <w:ins w:id="171" w:author="Tim Hallett" w:date="2015-01-26T15:31:00Z">
        <w:r>
          <w:t xml:space="preserve">. </w:t>
        </w:r>
      </w:ins>
    </w:p>
    <w:p w:rsidR="002F7DE8" w:rsidRDefault="002F7DE8" w:rsidP="00EB2C4C">
      <w:pPr>
        <w:pStyle w:val="normal0"/>
        <w:ind w:firstLine="720"/>
        <w:contextualSpacing w:val="0"/>
        <w:rPr>
          <w:ins w:id="172" w:author="Tim Hallett" w:date="2015-01-26T15:27:00Z"/>
        </w:rPr>
      </w:pPr>
    </w:p>
    <w:p w:rsidR="00F826AE" w:rsidRDefault="002F7DE8" w:rsidP="00EB2C4C">
      <w:pPr>
        <w:pStyle w:val="normal0"/>
        <w:ind w:firstLine="720"/>
        <w:contextualSpacing w:val="0"/>
        <w:rPr>
          <w:ins w:id="173" w:author="Tim Hallett" w:date="2015-01-26T15:20:00Z"/>
        </w:rPr>
      </w:pPr>
      <w:ins w:id="174" w:author="Tim Hallett" w:date="2015-01-26T15:31:00Z">
        <w:r>
          <w:t xml:space="preserve">However, </w:t>
        </w:r>
        <w:r w:rsidR="00445954">
          <w:t xml:space="preserve">mathematical models combined with longitudinal data from real programs can offer a way to come to conclusions about the </w:t>
        </w:r>
      </w:ins>
      <w:ins w:id="175" w:author="Tim Hallett" w:date="2015-01-26T15:32:00Z">
        <w:r w:rsidR="00445954">
          <w:t>way</w:t>
        </w:r>
      </w:ins>
      <w:ins w:id="176" w:author="Tim Hallett" w:date="2015-01-26T15:31:00Z">
        <w:r w:rsidR="00445954">
          <w:t xml:space="preserve"> </w:t>
        </w:r>
      </w:ins>
      <w:ins w:id="177" w:author="Tim Hallett" w:date="2015-01-26T15:32:00Z">
        <w:r w:rsidR="00445954">
          <w:t>in which programs should develop.</w:t>
        </w:r>
      </w:ins>
      <w:ins w:id="178" w:author="Tim Hallett" w:date="2015-01-26T15:33:00Z">
        <w:r w:rsidR="00445954">
          <w:t xml:space="preserve"> The AMPATH program furnishes unique data of th</w:t>
        </w:r>
        <w:r w:rsidR="00817B46">
          <w:t xml:space="preserve">e care cascade in Western Kenya including information on persons out of care, prior to testing, through an integrated household-based </w:t>
        </w:r>
      </w:ins>
      <w:ins w:id="179" w:author="Tim Hallett" w:date="2015-01-26T15:34:00Z">
        <w:r w:rsidR="00817B46">
          <w:t xml:space="preserve">testing survey and </w:t>
        </w:r>
      </w:ins>
      <w:ins w:id="180" w:author="Tim Hallett" w:date="2015-01-26T15:33:00Z">
        <w:r w:rsidR="00817B46">
          <w:t xml:space="preserve">intervention. </w:t>
        </w:r>
      </w:ins>
      <w:ins w:id="181" w:author="Tim Hallett" w:date="2015-01-26T15:35:00Z">
        <w:r w:rsidR="00AF15BF">
          <w:t xml:space="preserve">We have used these data to calibrate an individual-based mathematical model that represents the HIV epidemic in western Kenya and the experiences of care for the HIV-infected patients. </w:t>
        </w:r>
      </w:ins>
      <w:ins w:id="182" w:author="Tim Hallett" w:date="2015-01-26T15:36:00Z">
        <w:r w:rsidR="00B64C08">
          <w:t xml:space="preserve">With this, we produce the first estimates of the drivers of AIDS mortality in a population benefitting from a mature ART program. We are then able to use the model to </w:t>
        </w:r>
      </w:ins>
      <w:ins w:id="183" w:author="Tim Hallett" w:date="2015-01-26T15:37:00Z">
        <w:r w:rsidR="00B64C08">
          <w:t>estimate</w:t>
        </w:r>
      </w:ins>
      <w:ins w:id="184" w:author="Tim Hallett" w:date="2015-01-26T15:36:00Z">
        <w:r w:rsidR="00B64C08">
          <w:t xml:space="preserve"> the cost and </w:t>
        </w:r>
        <w:proofErr w:type="spellStart"/>
        <w:r w:rsidR="00B64C08">
          <w:t>and</w:t>
        </w:r>
        <w:proofErr w:type="spellEnd"/>
        <w:r w:rsidR="00B64C08">
          <w:t xml:space="preserve"> impact of possible </w:t>
        </w:r>
      </w:ins>
      <w:ins w:id="185" w:author="Tim Hallett" w:date="2015-01-26T15:37:00Z">
        <w:r w:rsidR="00B64C08">
          <w:t>intervention</w:t>
        </w:r>
      </w:ins>
      <w:ins w:id="186" w:author="Tim Hallett" w:date="2015-01-26T15:36:00Z">
        <w:r w:rsidR="00B64C08">
          <w:t>,</w:t>
        </w:r>
      </w:ins>
      <w:ins w:id="187" w:author="Tim Hallett" w:date="2015-01-26T15:37:00Z">
        <w:r w:rsidR="00B64C08">
          <w:t xml:space="preserve"> in isolation and in combination, exami</w:t>
        </w:r>
      </w:ins>
      <w:ins w:id="188" w:author="Tim Hallett" w:date="2015-01-26T15:38:00Z">
        <w:r w:rsidR="00B64C08">
          <w:t>ni</w:t>
        </w:r>
      </w:ins>
      <w:ins w:id="189" w:author="Tim Hallett" w:date="2015-01-26T15:37:00Z">
        <w:r w:rsidR="00B64C08">
          <w:t>ng impact on patient health and downstream benefits simultaneously.</w:t>
        </w:r>
      </w:ins>
      <w:ins w:id="190" w:author="Tim Hallett" w:date="2015-01-26T15:38:00Z">
        <w:r w:rsidR="006A0974">
          <w:t xml:space="preserve"> In this way, we are able to come to broad recommendations about how program managers can modify their programs to maximise the health generated.</w:t>
        </w:r>
      </w:ins>
    </w:p>
    <w:p w:rsidR="00EB2C4C" w:rsidRDefault="009A3AF0" w:rsidP="00EB2C4C">
      <w:pPr>
        <w:pStyle w:val="normal0"/>
        <w:ind w:firstLine="720"/>
        <w:contextualSpacing w:val="0"/>
        <w:rPr>
          <w:ins w:id="191" w:author="Tim Hallett" w:date="2015-01-26T15:08:00Z"/>
        </w:rPr>
      </w:pPr>
      <w:del w:id="192" w:author="Tim Hallett" w:date="2015-01-26T15:12:00Z">
        <w:r w:rsidDel="00C2662C">
          <w:delText>.</w:delText>
        </w:r>
      </w:del>
      <w:r>
        <w:t xml:space="preserve"> </w:t>
      </w:r>
    </w:p>
    <w:p w:rsidR="00EF72B4" w:rsidRDefault="00EF72B4" w:rsidP="00AA1340">
      <w:pPr>
        <w:pStyle w:val="normal0"/>
        <w:ind w:firstLine="720"/>
        <w:contextualSpacing w:val="0"/>
        <w:rPr>
          <w:ins w:id="193" w:author="Tim Hallett" w:date="2015-01-26T15:08:00Z"/>
        </w:rPr>
      </w:pPr>
    </w:p>
    <w:p w:rsidR="00A86169" w:rsidRPr="009613B4" w:rsidRDefault="009A3AF0" w:rsidP="00AA1340">
      <w:pPr>
        <w:pStyle w:val="normal0"/>
        <w:ind w:firstLine="720"/>
        <w:contextualSpacing w:val="0"/>
        <w:rPr>
          <w:strike/>
          <w:rPrChange w:id="194" w:author="Tim Hallett" w:date="2015-01-26T15:48:00Z">
            <w:rPr/>
          </w:rPrChange>
        </w:rPr>
      </w:pPr>
      <w:r w:rsidRPr="009613B4">
        <w:rPr>
          <w:strike/>
          <w:rPrChange w:id="195" w:author="Tim Hallett" w:date="2015-01-26T15:48:00Z">
            <w:rPr/>
          </w:rPrChange>
        </w:rPr>
        <w:t xml:space="preserve">Firstly, </w:t>
      </w:r>
      <w:r w:rsidR="00C20F04" w:rsidRPr="009613B4">
        <w:rPr>
          <w:strike/>
          <w:rPrChange w:id="196" w:author="Tim Hallett" w:date="2015-01-26T15:48:00Z">
            <w:rPr/>
          </w:rPrChange>
        </w:rPr>
        <w:t>the on-time identification of infected individuals</w:t>
      </w:r>
      <w:r w:rsidR="002432FB" w:rsidRPr="009613B4">
        <w:rPr>
          <w:strike/>
          <w:rPrChange w:id="197" w:author="Tim Hallett" w:date="2015-01-26T15:48:00Z">
            <w:rPr/>
          </w:rPrChange>
        </w:rPr>
        <w:t xml:space="preserve"> in many resource-limited settings</w:t>
      </w:r>
      <w:r w:rsidR="00C20F04" w:rsidRPr="009613B4">
        <w:rPr>
          <w:strike/>
          <w:rPrChange w:id="198" w:author="Tim Hallett" w:date="2015-01-26T15:48:00Z">
            <w:rPr/>
          </w:rPrChange>
        </w:rPr>
        <w:t xml:space="preserve"> is </w:t>
      </w:r>
      <w:r w:rsidR="00152DB9" w:rsidRPr="009613B4">
        <w:rPr>
          <w:strike/>
          <w:rPrChange w:id="199" w:author="Tim Hallett" w:date="2015-01-26T15:48:00Z">
            <w:rPr/>
          </w:rPrChange>
        </w:rPr>
        <w:t>scarce</w:t>
      </w:r>
      <w:r w:rsidR="001C1E4E" w:rsidRPr="009613B4">
        <w:rPr>
          <w:strike/>
          <w:rPrChange w:id="200" w:author="Tim Hallett" w:date="2015-01-26T15:48:00Z">
            <w:rPr/>
          </w:rPrChange>
        </w:rPr>
        <w:fldChar w:fldCharType="begin"/>
      </w:r>
      <w:r w:rsidR="001C1E4E" w:rsidRPr="009613B4">
        <w:rPr>
          <w:strike/>
          <w:rPrChange w:id="201" w:author="Tim Hallett" w:date="2015-01-26T15:48:00Z">
            <w:rPr/>
          </w:rPrChange>
        </w:rPr>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rsidRPr="009613B4">
        <w:rPr>
          <w:strike/>
          <w:rPrChange w:id="202" w:author="Tim Hallett" w:date="2015-01-26T15:48:00Z">
            <w:rPr/>
          </w:rPrChange>
        </w:rPr>
        <w:fldChar w:fldCharType="separate"/>
      </w:r>
      <w:r w:rsidR="001C1E4E" w:rsidRPr="009613B4">
        <w:rPr>
          <w:strike/>
          <w:lang w:val="en-US"/>
          <w:rPrChange w:id="203" w:author="Tim Hallett" w:date="2015-01-26T15:48:00Z">
            <w:rPr>
              <w:lang w:val="en-US"/>
            </w:rPr>
          </w:rPrChange>
        </w:rPr>
        <w:t>{Drain:2013iv</w:t>
      </w:r>
      <w:r w:rsidR="00870DC3" w:rsidRPr="009613B4">
        <w:rPr>
          <w:strike/>
          <w:lang w:val="en-US"/>
          <w:rPrChange w:id="204" w:author="Tim Hallett" w:date="2015-01-26T15:48:00Z">
            <w:rPr>
              <w:lang w:val="en-US"/>
            </w:rPr>
          </w:rPrChange>
        </w:rPr>
        <w:t>,</w:t>
      </w:r>
      <w:r w:rsidR="001C1E4E" w:rsidRPr="009613B4">
        <w:rPr>
          <w:strike/>
          <w:rPrChange w:id="205" w:author="Tim Hallett" w:date="2015-01-26T15:48:00Z">
            <w:rPr/>
          </w:rPrChange>
        </w:rPr>
        <w:fldChar w:fldCharType="end"/>
      </w:r>
      <w:r w:rsidR="00870DC3" w:rsidRPr="009613B4">
        <w:rPr>
          <w:strike/>
          <w:rPrChange w:id="206" w:author="Tim Hallett" w:date="2015-01-26T15:48:00Z">
            <w:rPr/>
          </w:rPrChange>
        </w:rPr>
        <w:fldChar w:fldCharType="begin"/>
      </w:r>
      <w:r w:rsidR="00870DC3" w:rsidRPr="009613B4">
        <w:rPr>
          <w:strike/>
          <w:rPrChange w:id="207" w:author="Tim Hallett" w:date="2015-01-26T15:48:00Z">
            <w:rPr/>
          </w:rPrChange>
        </w:rPr>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rsidRPr="009613B4">
        <w:rPr>
          <w:strike/>
          <w:rPrChange w:id="208" w:author="Tim Hallett" w:date="2015-01-26T15:48:00Z">
            <w:rPr/>
          </w:rPrChange>
        </w:rPr>
        <w:fldChar w:fldCharType="separate"/>
      </w:r>
      <w:r w:rsidR="00870DC3" w:rsidRPr="009613B4">
        <w:rPr>
          <w:strike/>
          <w:lang w:val="en-US"/>
          <w:rPrChange w:id="209" w:author="Tim Hallett" w:date="2015-01-26T15:48:00Z">
            <w:rPr>
              <w:lang w:val="en-US"/>
            </w:rPr>
          </w:rPrChange>
        </w:rPr>
        <w:t>Sabin:2004uy}</w:t>
      </w:r>
      <w:r w:rsidR="00870DC3" w:rsidRPr="009613B4">
        <w:rPr>
          <w:strike/>
          <w:rPrChange w:id="210" w:author="Tim Hallett" w:date="2015-01-26T15:48:00Z">
            <w:rPr/>
          </w:rPrChange>
        </w:rPr>
        <w:fldChar w:fldCharType="end"/>
      </w:r>
      <w:r w:rsidR="00C20F04" w:rsidRPr="009613B4">
        <w:rPr>
          <w:strike/>
          <w:rPrChange w:id="211" w:author="Tim Hallett" w:date="2015-01-26T15:48:00Z">
            <w:rPr/>
          </w:rPrChange>
        </w:rPr>
        <w:t xml:space="preserve">. Timely diagnosis is defined as alerting an individual to their </w:t>
      </w:r>
      <w:proofErr w:type="spellStart"/>
      <w:r w:rsidR="00C20F04" w:rsidRPr="009613B4">
        <w:rPr>
          <w:strike/>
          <w:rPrChange w:id="212" w:author="Tim Hallett" w:date="2015-01-26T15:48:00Z">
            <w:rPr/>
          </w:rPrChange>
        </w:rPr>
        <w:t>serostatus</w:t>
      </w:r>
      <w:proofErr w:type="spellEnd"/>
      <w:r w:rsidR="00C20F04" w:rsidRPr="009613B4">
        <w:rPr>
          <w:strike/>
          <w:rPrChange w:id="213" w:author="Tim Hallett" w:date="2015-01-26T15:48:00Z">
            <w:rPr/>
          </w:rPrChange>
        </w:rPr>
        <w:t xml:space="preserve"> prior to that individual </w:t>
      </w:r>
      <w:r w:rsidR="00264446" w:rsidRPr="009613B4">
        <w:rPr>
          <w:strike/>
          <w:rPrChange w:id="214" w:author="Tim Hallett" w:date="2015-01-26T15:48:00Z">
            <w:rPr/>
          </w:rPrChange>
        </w:rPr>
        <w:t>becoming eligible for treatment;</w:t>
      </w:r>
      <w:r w:rsidR="00C20F04" w:rsidRPr="009613B4">
        <w:rPr>
          <w:strike/>
          <w:rPrChange w:id="215" w:author="Tim Hallett" w:date="2015-01-26T15:48:00Z">
            <w:rPr/>
          </w:rPrChange>
        </w:rPr>
        <w:t xml:space="preserve"> </w:t>
      </w:r>
      <w:r w:rsidR="00264446" w:rsidRPr="009613B4">
        <w:rPr>
          <w:strike/>
          <w:rPrChange w:id="216" w:author="Tim Hallett" w:date="2015-01-26T15:48:00Z">
            <w:rPr/>
          </w:rPrChange>
        </w:rPr>
        <w:t>y</w:t>
      </w:r>
      <w:r w:rsidR="00C20F04" w:rsidRPr="009613B4">
        <w:rPr>
          <w:strike/>
          <w:rPrChange w:id="217" w:author="Tim Hallett" w:date="2015-01-26T15:48:00Z">
            <w:rPr/>
          </w:rPrChange>
        </w:rPr>
        <w:t xml:space="preserve">et, data from Uganda indicate that almost half of all infected individuals newly diagnosed were </w:t>
      </w:r>
      <w:r w:rsidR="00264446" w:rsidRPr="009613B4">
        <w:rPr>
          <w:strike/>
          <w:rPrChange w:id="218" w:author="Tim Hallett" w:date="2015-01-26T15:48:00Z">
            <w:rPr/>
          </w:rPrChange>
        </w:rPr>
        <w:t xml:space="preserve">already </w:t>
      </w:r>
      <w:r w:rsidR="00C20F04" w:rsidRPr="009613B4">
        <w:rPr>
          <w:strike/>
          <w:rPrChange w:id="219" w:author="Tim Hallett" w:date="2015-01-26T15:48:00Z">
            <w:rPr/>
          </w:rPrChange>
        </w:rPr>
        <w:t>eligible for treatment</w:t>
      </w:r>
      <w:r w:rsidR="008E50A3" w:rsidRPr="009613B4">
        <w:rPr>
          <w:strike/>
          <w:rPrChange w:id="220" w:author="Tim Hallett" w:date="2015-01-26T15:48:00Z">
            <w:rPr/>
          </w:rPrChange>
        </w:rPr>
        <w:t>,</w:t>
      </w:r>
      <w:r w:rsidR="00C20F04" w:rsidRPr="009613B4">
        <w:rPr>
          <w:strike/>
          <w:rPrChange w:id="221" w:author="Tim Hallett" w:date="2015-01-26T15:48:00Z">
            <w:rPr/>
          </w:rPrChange>
        </w:rPr>
        <w:t xml:space="preserve"> and </w:t>
      </w:r>
      <w:r w:rsidR="00B53D32" w:rsidRPr="009613B4">
        <w:rPr>
          <w:strike/>
          <w:rPrChange w:id="222" w:author="Tim Hallett" w:date="2015-01-26T15:48:00Z">
            <w:rPr/>
          </w:rPrChange>
        </w:rPr>
        <w:t>therefore</w:t>
      </w:r>
      <w:r w:rsidR="00C20F04" w:rsidRPr="009613B4">
        <w:rPr>
          <w:strike/>
          <w:rPrChange w:id="223" w:author="Tim Hallett" w:date="2015-01-26T15:48:00Z">
            <w:rPr/>
          </w:rPrChange>
        </w:rPr>
        <w:t xml:space="preserve"> detected late</w:t>
      </w:r>
      <w:r w:rsidR="00C20F04" w:rsidRPr="009613B4">
        <w:rPr>
          <w:strike/>
          <w:rPrChange w:id="224" w:author="Tim Hallett" w:date="2015-01-26T15:48:00Z">
            <w:rPr/>
          </w:rPrChange>
        </w:rPr>
        <w:fldChar w:fldCharType="begin"/>
      </w:r>
      <w:r w:rsidR="0075253B" w:rsidRPr="009613B4">
        <w:rPr>
          <w:strike/>
          <w:rPrChange w:id="225" w:author="Tim Hallett" w:date="2015-01-26T15:48:00Z">
            <w:rPr/>
          </w:rPrChange>
        </w:rPr>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rsidRPr="009613B4">
        <w:rPr>
          <w:strike/>
          <w:rPrChange w:id="226" w:author="Tim Hallett" w:date="2015-01-26T15:48:00Z">
            <w:rPr/>
          </w:rPrChange>
        </w:rPr>
        <w:fldChar w:fldCharType="separate"/>
      </w:r>
      <w:r w:rsidR="00C20F04" w:rsidRPr="009613B4">
        <w:rPr>
          <w:strike/>
          <w:lang w:val="en-US"/>
          <w:rPrChange w:id="227" w:author="Tim Hallett" w:date="2015-01-26T15:48:00Z">
            <w:rPr>
              <w:lang w:val="en-US"/>
            </w:rPr>
          </w:rPrChange>
        </w:rPr>
        <w:t>{Wanyenze:2011gz}</w:t>
      </w:r>
      <w:r w:rsidR="00C20F04" w:rsidRPr="009613B4">
        <w:rPr>
          <w:strike/>
          <w:rPrChange w:id="228" w:author="Tim Hallett" w:date="2015-01-26T15:48:00Z">
            <w:rPr/>
          </w:rPrChange>
        </w:rPr>
        <w:fldChar w:fldCharType="end"/>
      </w:r>
      <w:r w:rsidR="00C20F04" w:rsidRPr="009613B4">
        <w:rPr>
          <w:strike/>
          <w:rPrChange w:id="229" w:author="Tim Hallett" w:date="2015-01-26T15:48:00Z">
            <w:rPr/>
          </w:rPrChange>
        </w:rPr>
        <w:t>.</w:t>
      </w:r>
      <w:r w:rsidR="00E95B81" w:rsidRPr="009613B4">
        <w:rPr>
          <w:strike/>
          <w:rPrChange w:id="230" w:author="Tim Hallett" w:date="2015-01-26T15:48:00Z">
            <w:rPr/>
          </w:rPrChange>
        </w:rPr>
        <w:t xml:space="preserve"> Secondly, </w:t>
      </w:r>
      <w:r w:rsidR="008D410E" w:rsidRPr="009613B4">
        <w:rPr>
          <w:strike/>
          <w:rPrChange w:id="231" w:author="Tim Hallett" w:date="2015-01-26T15:48:00Z">
            <w:rPr/>
          </w:rPrChange>
        </w:rPr>
        <w:t xml:space="preserve">late </w:t>
      </w:r>
      <w:r w:rsidR="00E95B81" w:rsidRPr="009613B4">
        <w:rPr>
          <w:strike/>
          <w:rPrChange w:id="232" w:author="Tim Hallett" w:date="2015-01-26T15:48:00Z">
            <w:rPr/>
          </w:rPrChange>
        </w:rPr>
        <w:t xml:space="preserve">diagnosis </w:t>
      </w:r>
      <w:r w:rsidR="008D410E" w:rsidRPr="009613B4">
        <w:rPr>
          <w:strike/>
          <w:rPrChange w:id="233" w:author="Tim Hallett" w:date="2015-01-26T15:48:00Z">
            <w:rPr/>
          </w:rPrChange>
        </w:rPr>
        <w:t xml:space="preserve">is followed by </w:t>
      </w:r>
      <w:r w:rsidR="00E95B81" w:rsidRPr="009613B4">
        <w:rPr>
          <w:strike/>
          <w:rPrChange w:id="234" w:author="Tim Hallett" w:date="2015-01-26T15:48:00Z">
            <w:rPr/>
          </w:rPrChange>
        </w:rPr>
        <w:t>late initiation of treatment</w:t>
      </w:r>
      <w:r w:rsidR="008D410E" w:rsidRPr="009613B4">
        <w:rPr>
          <w:strike/>
          <w:rPrChange w:id="235" w:author="Tim Hallett" w:date="2015-01-26T15:48:00Z">
            <w:rPr/>
          </w:rPrChange>
        </w:rPr>
        <w:t xml:space="preserve">; with many studies reporting patients initiating ART with CD4 counts far lower than treatment guidelines </w:t>
      </w:r>
      <w:proofErr w:type="gramStart"/>
      <w:r w:rsidR="008D410E" w:rsidRPr="009613B4">
        <w:rPr>
          <w:strike/>
          <w:rPrChange w:id="236" w:author="Tim Hallett" w:date="2015-01-26T15:48:00Z">
            <w:rPr/>
          </w:rPrChange>
        </w:rPr>
        <w:t>recommend</w:t>
      </w:r>
      <w:r w:rsidR="00962A36" w:rsidRPr="009613B4">
        <w:rPr>
          <w:strike/>
          <w:rPrChange w:id="237" w:author="Tim Hallett" w:date="2015-01-26T15:48:00Z">
            <w:rPr/>
          </w:rPrChange>
        </w:rPr>
        <w:t>{</w:t>
      </w:r>
      <w:proofErr w:type="gramEnd"/>
      <w:r w:rsidR="00962A36" w:rsidRPr="009613B4">
        <w:rPr>
          <w:strike/>
          <w:rPrChange w:id="238" w:author="Tim Hallett" w:date="2015-01-26T15:48:00Z">
            <w:rPr/>
          </w:rPrChange>
        </w:rPr>
        <w:t>Boulle:2014uj</w:t>
      </w:r>
      <w:r w:rsidR="009E4CC4" w:rsidRPr="009613B4">
        <w:rPr>
          <w:strike/>
          <w:rPrChange w:id="239" w:author="Tim Hallett" w:date="2015-01-26T15:48:00Z">
            <w:rPr/>
          </w:rPrChange>
        </w:rPr>
        <w:fldChar w:fldCharType="begin"/>
      </w:r>
      <w:r w:rsidR="009E4CC4" w:rsidRPr="009613B4">
        <w:rPr>
          <w:strike/>
          <w:rPrChange w:id="240" w:author="Tim Hallett" w:date="2015-01-26T15:48:00Z">
            <w:rPr/>
          </w:rPrChange>
        </w:rPr>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rsidRPr="009613B4">
        <w:rPr>
          <w:strike/>
          <w:rPrChange w:id="241" w:author="Tim Hallett" w:date="2015-01-26T15:48:00Z">
            <w:rPr/>
          </w:rPrChange>
        </w:rPr>
        <w:fldChar w:fldCharType="separate"/>
      </w:r>
      <w:r w:rsidR="009E4CC4" w:rsidRPr="009613B4">
        <w:rPr>
          <w:strike/>
          <w:lang w:val="en-US"/>
          <w:rPrChange w:id="242" w:author="Tim Hallett" w:date="2015-01-26T15:48:00Z">
            <w:rPr>
              <w:lang w:val="en-US"/>
            </w:rPr>
          </w:rPrChange>
        </w:rPr>
        <w:t>,Lahuerta:2012hi, Lahuerta:2013tk,</w:t>
      </w:r>
      <w:r w:rsidR="009E4CC4" w:rsidRPr="009613B4">
        <w:rPr>
          <w:strike/>
          <w:rPrChange w:id="243" w:author="Tim Hallett" w:date="2015-01-26T15:48:00Z">
            <w:rPr/>
          </w:rPrChange>
        </w:rPr>
        <w:fldChar w:fldCharType="end"/>
      </w:r>
      <w:r w:rsidR="009E4CC4" w:rsidRPr="009613B4">
        <w:rPr>
          <w:strike/>
          <w:rPrChange w:id="244" w:author="Tim Hallett" w:date="2015-01-26T15:48:00Z">
            <w:rPr/>
          </w:rPrChange>
        </w:rPr>
        <w:fldChar w:fldCharType="begin"/>
      </w:r>
      <w:r w:rsidR="009E4CC4" w:rsidRPr="009613B4">
        <w:rPr>
          <w:strike/>
          <w:rPrChange w:id="245" w:author="Tim Hallett" w:date="2015-01-26T15:48:00Z">
            <w:rPr/>
          </w:rPrChange>
        </w:rPr>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rsidRPr="009613B4">
        <w:rPr>
          <w:strike/>
          <w:rPrChange w:id="246" w:author="Tim Hallett" w:date="2015-01-26T15:48:00Z">
            <w:rPr/>
          </w:rPrChange>
        </w:rPr>
        <w:fldChar w:fldCharType="separate"/>
      </w:r>
      <w:r w:rsidR="009E4CC4" w:rsidRPr="009613B4">
        <w:rPr>
          <w:strike/>
          <w:lang w:val="en-US"/>
          <w:rPrChange w:id="247" w:author="Tim Hallett" w:date="2015-01-26T15:48:00Z">
            <w:rPr>
              <w:lang w:val="en-US"/>
            </w:rPr>
          </w:rPrChange>
        </w:rPr>
        <w:t>Nash:2011ki}</w:t>
      </w:r>
      <w:r w:rsidR="009E4CC4" w:rsidRPr="009613B4">
        <w:rPr>
          <w:strike/>
          <w:rPrChange w:id="248" w:author="Tim Hallett" w:date="2015-01-26T15:48:00Z">
            <w:rPr/>
          </w:rPrChange>
        </w:rPr>
        <w:fldChar w:fldCharType="end"/>
      </w:r>
      <w:r w:rsidR="00BE19DA" w:rsidRPr="009613B4">
        <w:rPr>
          <w:strike/>
          <w:rPrChange w:id="249" w:author="Tim Hallett" w:date="2015-01-26T15:48:00Z">
            <w:rPr/>
          </w:rPrChange>
        </w:rPr>
        <w:t>.</w:t>
      </w:r>
      <w:r w:rsidR="00B80D12" w:rsidRPr="009613B4">
        <w:rPr>
          <w:strike/>
          <w:rPrChange w:id="250" w:author="Tim Hallett" w:date="2015-01-26T15:48:00Z">
            <w:rPr/>
          </w:rPrChange>
        </w:rPr>
        <w:t xml:space="preserve"> </w:t>
      </w:r>
      <w:r w:rsidR="00816109" w:rsidRPr="009613B4">
        <w:rPr>
          <w:strike/>
          <w:rPrChange w:id="251" w:author="Tim Hallett" w:date="2015-01-26T15:48:00Z">
            <w:rPr/>
          </w:rPrChange>
        </w:rPr>
        <w:t xml:space="preserve">The </w:t>
      </w:r>
      <w:r w:rsidR="00A657FC" w:rsidRPr="009613B4">
        <w:rPr>
          <w:strike/>
          <w:rPrChange w:id="252" w:author="Tim Hallett" w:date="2015-01-26T15:48:00Z">
            <w:rPr/>
          </w:rPrChange>
        </w:rPr>
        <w:t xml:space="preserve">major </w:t>
      </w:r>
      <w:r w:rsidR="00816109" w:rsidRPr="009613B4">
        <w:rPr>
          <w:strike/>
          <w:rPrChange w:id="253" w:author="Tim Hallett" w:date="2015-01-26T15:48:00Z">
            <w:rPr/>
          </w:rPrChange>
        </w:rPr>
        <w:t>consequence</w:t>
      </w:r>
      <w:r w:rsidR="00BE19DA" w:rsidRPr="009613B4">
        <w:rPr>
          <w:strike/>
          <w:rPrChange w:id="254" w:author="Tim Hallett" w:date="2015-01-26T15:48:00Z">
            <w:rPr/>
          </w:rPrChange>
        </w:rPr>
        <w:t xml:space="preserve"> of late ART initiation</w:t>
      </w:r>
      <w:r w:rsidR="00C8345E" w:rsidRPr="009613B4">
        <w:rPr>
          <w:strike/>
          <w:rPrChange w:id="255" w:author="Tim Hallett" w:date="2015-01-26T15:48:00Z">
            <w:rPr/>
          </w:rPrChange>
        </w:rPr>
        <w:t>,</w:t>
      </w:r>
      <w:r w:rsidR="00A5693B" w:rsidRPr="009613B4">
        <w:rPr>
          <w:strike/>
          <w:rPrChange w:id="256" w:author="Tim Hallett" w:date="2015-01-26T15:48:00Z">
            <w:rPr/>
          </w:rPrChange>
        </w:rPr>
        <w:t xml:space="preserve"> </w:t>
      </w:r>
      <w:r w:rsidR="00A657FC" w:rsidRPr="009613B4">
        <w:rPr>
          <w:strike/>
          <w:rPrChange w:id="257" w:author="Tim Hallett" w:date="2015-01-26T15:48:00Z">
            <w:rPr/>
          </w:rPrChange>
        </w:rPr>
        <w:t>is an observed increase in HIV-related mortality, negatively correlating with CD4 count at the time of initiation</w:t>
      </w:r>
      <w:r w:rsidR="00A657FC" w:rsidRPr="009613B4">
        <w:rPr>
          <w:strike/>
          <w:rPrChange w:id="258" w:author="Tim Hallett" w:date="2015-01-26T15:48:00Z">
            <w:rPr/>
          </w:rPrChange>
        </w:rPr>
        <w:fldChar w:fldCharType="begin"/>
      </w:r>
      <w:r w:rsidR="0075253B" w:rsidRPr="009613B4">
        <w:rPr>
          <w:strike/>
          <w:rPrChange w:id="259" w:author="Tim Hallett" w:date="2015-01-26T15:48:00Z">
            <w:rPr/>
          </w:rPrChange>
        </w:rPr>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rsidRPr="009613B4">
        <w:rPr>
          <w:strike/>
          <w:rPrChange w:id="260" w:author="Tim Hallett" w:date="2015-01-26T15:48:00Z">
            <w:rPr/>
          </w:rPrChange>
        </w:rPr>
        <w:fldChar w:fldCharType="separate"/>
      </w:r>
      <w:r w:rsidR="00A657FC" w:rsidRPr="009613B4">
        <w:rPr>
          <w:strike/>
          <w:lang w:val="en-US"/>
          <w:rPrChange w:id="261" w:author="Tim Hallett" w:date="2015-01-26T15:48:00Z">
            <w:rPr>
              <w:lang w:val="en-US"/>
            </w:rPr>
          </w:rPrChange>
        </w:rPr>
        <w:t>{Johnson:2013co}</w:t>
      </w:r>
      <w:r w:rsidR="00A657FC" w:rsidRPr="009613B4">
        <w:rPr>
          <w:strike/>
          <w:rPrChange w:id="262" w:author="Tim Hallett" w:date="2015-01-26T15:48:00Z">
            <w:rPr/>
          </w:rPrChange>
        </w:rPr>
        <w:fldChar w:fldCharType="end"/>
      </w:r>
      <w:r w:rsidR="00CB12F5" w:rsidRPr="009613B4">
        <w:rPr>
          <w:strike/>
          <w:rPrChange w:id="263" w:author="Tim Hallett" w:date="2015-01-26T15:48:00Z">
            <w:rPr/>
          </w:rPrChange>
        </w:rPr>
        <w:t xml:space="preserve">. </w:t>
      </w:r>
      <w:r w:rsidR="00C8345E" w:rsidRPr="009613B4">
        <w:rPr>
          <w:strike/>
          <w:rPrChange w:id="264" w:author="Tim Hallett" w:date="2015-01-26T15:48:00Z">
            <w:rPr/>
          </w:rPrChange>
        </w:rPr>
        <w:t xml:space="preserve">Thus, from the viewpoint of the clinic, late treatment initiation is the major driver </w:t>
      </w:r>
      <w:r w:rsidR="0011085E" w:rsidRPr="009613B4">
        <w:rPr>
          <w:strike/>
          <w:rPrChange w:id="265" w:author="Tim Hallett" w:date="2015-01-26T15:48:00Z">
            <w:rPr/>
          </w:rPrChange>
        </w:rPr>
        <w:t>behind</w:t>
      </w:r>
      <w:r w:rsidR="00C8345E" w:rsidRPr="009613B4">
        <w:rPr>
          <w:strike/>
          <w:rPrChange w:id="266" w:author="Tim Hallett" w:date="2015-01-26T15:48:00Z">
            <w:rPr/>
          </w:rPrChange>
        </w:rPr>
        <w:t xml:space="preserve"> HIV-related mortality in ART programmes. </w:t>
      </w:r>
      <w:r w:rsidR="00CB12F5" w:rsidRPr="009613B4">
        <w:rPr>
          <w:strike/>
          <w:rPrChange w:id="267" w:author="Tim Hallett" w:date="2015-01-26T15:48:00Z">
            <w:rPr/>
          </w:rPrChange>
        </w:rPr>
        <w:t xml:space="preserve">Current data now indicates that the hazard ratio of mortality for patients initiating ART with CD4 counts ≥200 vs. &lt;25 cells per </w:t>
      </w:r>
      <w:proofErr w:type="spellStart"/>
      <w:r w:rsidR="00CB12F5" w:rsidRPr="009613B4">
        <w:rPr>
          <w:strike/>
          <w:rPrChange w:id="268" w:author="Tim Hallett" w:date="2015-01-26T15:48:00Z">
            <w:rPr/>
          </w:rPrChange>
        </w:rPr>
        <w:t>μl</w:t>
      </w:r>
      <w:proofErr w:type="spellEnd"/>
      <w:r w:rsidR="00CB12F5" w:rsidRPr="009613B4">
        <w:rPr>
          <w:strike/>
          <w:rPrChange w:id="269" w:author="Tim Hallett" w:date="2015-01-26T15:48:00Z">
            <w:rPr/>
          </w:rPrChange>
        </w:rPr>
        <w:t xml:space="preserve"> is 0.21 (95% CI, 0.17 – 0.27)</w:t>
      </w:r>
      <w:r w:rsidR="00CB12F5" w:rsidRPr="009613B4">
        <w:rPr>
          <w:strike/>
          <w:rPrChange w:id="270" w:author="Tim Hallett" w:date="2015-01-26T15:48:00Z">
            <w:rPr/>
          </w:rPrChange>
        </w:rPr>
        <w:fldChar w:fldCharType="begin"/>
      </w:r>
      <w:r w:rsidR="0075253B" w:rsidRPr="009613B4">
        <w:rPr>
          <w:strike/>
          <w:rPrChange w:id="271" w:author="Tim Hallett" w:date="2015-01-26T15:48:00Z">
            <w:rPr/>
          </w:rPrChange>
        </w:rPr>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rsidRPr="009613B4">
        <w:rPr>
          <w:strike/>
          <w:rPrChange w:id="272" w:author="Tim Hallett" w:date="2015-01-26T15:48:00Z">
            <w:rPr/>
          </w:rPrChange>
        </w:rPr>
        <w:fldChar w:fldCharType="separate"/>
      </w:r>
      <w:r w:rsidR="00CB12F5" w:rsidRPr="009613B4">
        <w:rPr>
          <w:strike/>
          <w:lang w:val="en-US"/>
          <w:rPrChange w:id="273" w:author="Tim Hallett" w:date="2015-01-26T15:48:00Z">
            <w:rPr>
              <w:lang w:val="en-US"/>
            </w:rPr>
          </w:rPrChange>
        </w:rPr>
        <w:t>{May:2010ee}</w:t>
      </w:r>
      <w:r w:rsidR="00CB12F5" w:rsidRPr="009613B4">
        <w:rPr>
          <w:strike/>
          <w:rPrChange w:id="274" w:author="Tim Hallett" w:date="2015-01-26T15:48:00Z">
            <w:rPr/>
          </w:rPrChange>
        </w:rPr>
        <w:fldChar w:fldCharType="end"/>
      </w:r>
      <w:r w:rsidR="00CB12F5" w:rsidRPr="009613B4">
        <w:rPr>
          <w:strike/>
          <w:rPrChange w:id="275" w:author="Tim Hallett" w:date="2015-01-26T15:48:00Z">
            <w:rPr/>
          </w:rPrChange>
        </w:rPr>
        <w:t xml:space="preserve">. However, </w:t>
      </w:r>
      <w:r w:rsidR="00242D83" w:rsidRPr="009613B4">
        <w:rPr>
          <w:strike/>
          <w:rPrChange w:id="276" w:author="Tim Hallett" w:date="2015-01-26T15:48:00Z">
            <w:rPr/>
          </w:rPrChange>
        </w:rPr>
        <w:t xml:space="preserve">mortality is likely to </w:t>
      </w:r>
      <w:r w:rsidR="00CB12F5" w:rsidRPr="009613B4">
        <w:rPr>
          <w:strike/>
          <w:rPrChange w:id="277" w:author="Tim Hallett" w:date="2015-01-26T15:48:00Z">
            <w:rPr/>
          </w:rPrChange>
        </w:rPr>
        <w:t xml:space="preserve">be underestimated due to significant unreported </w:t>
      </w:r>
      <w:r w:rsidR="00242D83" w:rsidRPr="009613B4">
        <w:rPr>
          <w:strike/>
          <w:rPrChange w:id="278" w:author="Tim Hallett" w:date="2015-01-26T15:48:00Z">
            <w:rPr/>
          </w:rPrChange>
        </w:rPr>
        <w:t xml:space="preserve">deaths </w:t>
      </w:r>
      <w:r w:rsidR="00CB12F5" w:rsidRPr="009613B4">
        <w:rPr>
          <w:strike/>
          <w:rPrChange w:id="279" w:author="Tim Hallett" w:date="2015-01-26T15:48:00Z">
            <w:rPr/>
          </w:rPrChange>
        </w:rPr>
        <w:t>among patients lost to follow up</w:t>
      </w:r>
      <w:r w:rsidR="00242D83" w:rsidRPr="009613B4">
        <w:rPr>
          <w:strike/>
          <w:rPrChange w:id="280" w:author="Tim Hallett" w:date="2015-01-26T15:48:00Z">
            <w:rPr/>
          </w:rPrChange>
        </w:rPr>
        <w:fldChar w:fldCharType="begin"/>
      </w:r>
      <w:r w:rsidR="0075253B" w:rsidRPr="009613B4">
        <w:rPr>
          <w:strike/>
          <w:rPrChange w:id="281" w:author="Tim Hallett" w:date="2015-01-26T15:48:00Z">
            <w:rPr/>
          </w:rPrChange>
        </w:rPr>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rsidRPr="009613B4">
        <w:rPr>
          <w:strike/>
          <w:rPrChange w:id="282" w:author="Tim Hallett" w:date="2015-01-26T15:48:00Z">
            <w:rPr/>
          </w:rPrChange>
        </w:rPr>
        <w:fldChar w:fldCharType="separate"/>
      </w:r>
      <w:r w:rsidR="00242D83" w:rsidRPr="009613B4">
        <w:rPr>
          <w:strike/>
          <w:lang w:val="en-US"/>
          <w:rPrChange w:id="283" w:author="Tim Hallett" w:date="2015-01-26T15:48:00Z">
            <w:rPr>
              <w:lang w:val="en-US"/>
            </w:rPr>
          </w:rPrChange>
        </w:rPr>
        <w:t>{Brinkhof:2010gr}</w:t>
      </w:r>
      <w:r w:rsidR="00242D83" w:rsidRPr="009613B4">
        <w:rPr>
          <w:strike/>
          <w:rPrChange w:id="284" w:author="Tim Hallett" w:date="2015-01-26T15:48:00Z">
            <w:rPr/>
          </w:rPrChange>
        </w:rPr>
        <w:fldChar w:fldCharType="end"/>
      </w:r>
      <w:r w:rsidR="00CB12F5" w:rsidRPr="009613B4">
        <w:rPr>
          <w:strike/>
          <w:rPrChange w:id="285" w:author="Tim Hallett" w:date="2015-01-26T15:48:00Z">
            <w:rPr/>
          </w:rPrChange>
        </w:rPr>
        <w:t>.</w:t>
      </w:r>
      <w:r w:rsidR="000568D2" w:rsidRPr="009613B4">
        <w:rPr>
          <w:strike/>
          <w:rPrChange w:id="286" w:author="Tim Hallett" w:date="2015-01-26T15:48:00Z">
            <w:rPr/>
          </w:rPrChange>
        </w:rPr>
        <w:t xml:space="preserve"> Additionally</w:t>
      </w:r>
      <w:r w:rsidR="00242D83" w:rsidRPr="009613B4">
        <w:rPr>
          <w:strike/>
          <w:rPrChange w:id="287" w:author="Tim Hallett" w:date="2015-01-26T15:48:00Z">
            <w:rPr/>
          </w:rPrChange>
        </w:rPr>
        <w:t xml:space="preserve"> late treatment initiation </w:t>
      </w:r>
      <w:r w:rsidR="00AB0E2B" w:rsidRPr="009613B4">
        <w:rPr>
          <w:strike/>
          <w:rPrChange w:id="288" w:author="Tim Hallett" w:date="2015-01-26T15:48:00Z">
            <w:rPr/>
          </w:rPrChange>
        </w:rPr>
        <w:t>likely</w:t>
      </w:r>
      <w:r w:rsidR="000568D2" w:rsidRPr="009613B4">
        <w:rPr>
          <w:strike/>
          <w:rPrChange w:id="289" w:author="Tim Hallett" w:date="2015-01-26T15:48:00Z">
            <w:rPr/>
          </w:rPrChange>
        </w:rPr>
        <w:t xml:space="preserve"> results in </w:t>
      </w:r>
      <w:r w:rsidR="00242D83" w:rsidRPr="009613B4">
        <w:rPr>
          <w:strike/>
          <w:rPrChange w:id="290" w:author="Tim Hallett" w:date="2015-01-26T15:48:00Z">
            <w:rPr/>
          </w:rPrChange>
        </w:rPr>
        <w:t>onward transmission</w:t>
      </w:r>
      <w:r w:rsidR="000568D2" w:rsidRPr="009613B4">
        <w:rPr>
          <w:strike/>
          <w:rPrChange w:id="291" w:author="Tim Hallett" w:date="2015-01-26T15:48:00Z">
            <w:rPr/>
          </w:rPrChange>
        </w:rPr>
        <w:t xml:space="preserve"> until viral suppression can be achieved</w:t>
      </w:r>
      <w:r w:rsidR="007E311F" w:rsidRPr="009613B4">
        <w:rPr>
          <w:strike/>
          <w:rPrChange w:id="292" w:author="Tim Hallett" w:date="2015-01-26T15:48:00Z">
            <w:rPr/>
          </w:rPrChange>
        </w:rPr>
        <w:fldChar w:fldCharType="begin"/>
      </w:r>
      <w:r w:rsidR="0075253B" w:rsidRPr="009613B4">
        <w:rPr>
          <w:strike/>
          <w:rPrChange w:id="293" w:author="Tim Hallett" w:date="2015-01-26T15:48:00Z">
            <w:rPr/>
          </w:rPrChange>
        </w:rPr>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rsidRPr="009613B4">
        <w:rPr>
          <w:strike/>
          <w:rPrChange w:id="294" w:author="Tim Hallett" w:date="2015-01-26T15:48:00Z">
            <w:rPr/>
          </w:rPrChange>
        </w:rPr>
        <w:fldChar w:fldCharType="separate"/>
      </w:r>
      <w:r w:rsidR="007E311F" w:rsidRPr="009613B4">
        <w:rPr>
          <w:strike/>
          <w:lang w:val="en-US"/>
          <w:rPrChange w:id="295" w:author="Tim Hallett" w:date="2015-01-26T15:48:00Z">
            <w:rPr>
              <w:lang w:val="en-US"/>
            </w:rPr>
          </w:rPrChange>
        </w:rPr>
        <w:t>{</w:t>
      </w:r>
      <w:r w:rsidR="0075253B" w:rsidRPr="009613B4">
        <w:rPr>
          <w:strike/>
          <w:lang w:val="en-US"/>
          <w:rPrChange w:id="296" w:author="Tim Hallett" w:date="2015-01-26T15:48:00Z">
            <w:rPr>
              <w:lang w:val="en-US"/>
            </w:rPr>
          </w:rPrChange>
        </w:rPr>
        <w:t>Lahuerta:2013tk,</w:t>
      </w:r>
      <w:r w:rsidR="007E311F" w:rsidRPr="009613B4">
        <w:rPr>
          <w:strike/>
          <w:lang w:val="en-US"/>
          <w:rPrChange w:id="297" w:author="Tim Hallett" w:date="2015-01-26T15:48:00Z">
            <w:rPr>
              <w:lang w:val="en-US"/>
            </w:rPr>
          </w:rPrChange>
        </w:rPr>
        <w:t>Cohen:2011kr</w:t>
      </w:r>
      <w:r w:rsidR="007E311F" w:rsidRPr="009613B4">
        <w:rPr>
          <w:strike/>
          <w:rPrChange w:id="298" w:author="Tim Hallett" w:date="2015-01-26T15:48:00Z">
            <w:rPr/>
          </w:rPrChange>
        </w:rPr>
        <w:fldChar w:fldCharType="end"/>
      </w:r>
      <w:r w:rsidR="00862604" w:rsidRPr="009613B4">
        <w:rPr>
          <w:strike/>
          <w:rPrChange w:id="299" w:author="Tim Hallett" w:date="2015-01-26T15:48:00Z">
            <w:rPr/>
          </w:rPrChange>
        </w:rPr>
        <w:t>}</w:t>
      </w:r>
      <w:r w:rsidR="00242D83" w:rsidRPr="009613B4">
        <w:rPr>
          <w:strike/>
          <w:rPrChange w:id="300" w:author="Tim Hallett" w:date="2015-01-26T15:48:00Z">
            <w:rPr/>
          </w:rPrChange>
        </w:rPr>
        <w:t>.</w:t>
      </w:r>
    </w:p>
    <w:p w:rsidR="0089420B" w:rsidRPr="009613B4" w:rsidRDefault="0089420B" w:rsidP="00F11115">
      <w:pPr>
        <w:pStyle w:val="normal0"/>
        <w:contextualSpacing w:val="0"/>
        <w:rPr>
          <w:strike/>
          <w:rPrChange w:id="301" w:author="Tim Hallett" w:date="2015-01-26T15:48:00Z">
            <w:rPr/>
          </w:rPrChange>
        </w:rPr>
      </w:pPr>
    </w:p>
    <w:p w:rsidR="00F11115" w:rsidRPr="009613B4" w:rsidRDefault="00297281" w:rsidP="00F11115">
      <w:pPr>
        <w:pStyle w:val="normal0"/>
        <w:contextualSpacing w:val="0"/>
        <w:rPr>
          <w:strike/>
          <w:rPrChange w:id="302" w:author="Tim Hallett" w:date="2015-01-26T15:48:00Z">
            <w:rPr/>
          </w:rPrChange>
        </w:rPr>
      </w:pPr>
      <w:r w:rsidRPr="009613B4">
        <w:rPr>
          <w:strike/>
          <w:rPrChange w:id="303" w:author="Tim Hallett" w:date="2015-01-26T15:48:00Z">
            <w:rPr/>
          </w:rPrChange>
        </w:rPr>
        <w:tab/>
        <w:t>This discrepancy between treatment access and eventual patient outcomes allude to inefficiencies within HIV care systems</w:t>
      </w:r>
      <w:r w:rsidR="00EF438D" w:rsidRPr="009613B4">
        <w:rPr>
          <w:strike/>
          <w:rPrChange w:id="304" w:author="Tim Hallett" w:date="2015-01-26T15:48:00Z">
            <w:rPr/>
          </w:rPrChange>
        </w:rPr>
        <w:fldChar w:fldCharType="begin"/>
      </w:r>
      <w:r w:rsidR="00EF438D" w:rsidRPr="009613B4">
        <w:rPr>
          <w:strike/>
          <w:rPrChange w:id="305" w:author="Tim Hallett" w:date="2015-01-26T15:48:00Z">
            <w:rPr/>
          </w:rPrChange>
        </w:rPr>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rsidRPr="009613B4">
        <w:rPr>
          <w:strike/>
          <w:rPrChange w:id="306" w:author="Tim Hallett" w:date="2015-01-26T15:48:00Z">
            <w:rPr/>
          </w:rPrChange>
        </w:rPr>
        <w:fldChar w:fldCharType="separate"/>
      </w:r>
      <w:r w:rsidR="00EF438D" w:rsidRPr="009613B4">
        <w:rPr>
          <w:strike/>
          <w:lang w:val="en-US"/>
          <w:rPrChange w:id="307" w:author="Tim Hallett" w:date="2015-01-26T15:48:00Z">
            <w:rPr>
              <w:lang w:val="en-US"/>
            </w:rPr>
          </w:rPrChange>
        </w:rPr>
        <w:t>{Gardner:2011de}</w:t>
      </w:r>
      <w:r w:rsidR="00EF438D" w:rsidRPr="009613B4">
        <w:rPr>
          <w:strike/>
          <w:rPrChange w:id="308" w:author="Tim Hallett" w:date="2015-01-26T15:48:00Z">
            <w:rPr/>
          </w:rPrChange>
        </w:rPr>
        <w:fldChar w:fldCharType="end"/>
      </w:r>
      <w:r w:rsidR="00EF438D" w:rsidRPr="009613B4">
        <w:rPr>
          <w:strike/>
          <w:rPrChange w:id="309" w:author="Tim Hallett" w:date="2015-01-26T15:48:00Z">
            <w:rPr/>
          </w:rPrChange>
        </w:rPr>
        <w:t xml:space="preserve">. </w:t>
      </w:r>
      <w:r w:rsidR="00093701" w:rsidRPr="009613B4">
        <w:rPr>
          <w:strike/>
          <w:rPrChange w:id="310" w:author="Tim Hallett" w:date="2015-01-26T15:48:00Z">
            <w:rPr/>
          </w:rPrChange>
        </w:rPr>
        <w:t>Moreover</w:t>
      </w:r>
      <w:r w:rsidRPr="009613B4">
        <w:rPr>
          <w:strike/>
          <w:rPrChange w:id="311" w:author="Tim Hallett" w:date="2015-01-26T15:48:00Z">
            <w:rPr/>
          </w:rPrChange>
        </w:rPr>
        <w:t>, a</w:t>
      </w:r>
      <w:r w:rsidR="00A86169" w:rsidRPr="009613B4">
        <w:rPr>
          <w:strike/>
          <w:rPrChange w:id="312" w:author="Tim Hallett" w:date="2015-01-26T15:48:00Z">
            <w:rPr/>
          </w:rPrChange>
        </w:rPr>
        <w:t>ccumulating evidence suggest</w:t>
      </w:r>
      <w:r w:rsidR="00EF438D" w:rsidRPr="009613B4">
        <w:rPr>
          <w:strike/>
          <w:rPrChange w:id="313" w:author="Tim Hallett" w:date="2015-01-26T15:48:00Z">
            <w:rPr/>
          </w:rPrChange>
        </w:rPr>
        <w:t>s</w:t>
      </w:r>
      <w:r w:rsidR="00A86169" w:rsidRPr="009613B4">
        <w:rPr>
          <w:strike/>
          <w:rPrChange w:id="314" w:author="Tim Hallett" w:date="2015-01-26T15:48:00Z">
            <w:rPr/>
          </w:rPrChange>
        </w:rPr>
        <w:t xml:space="preserve"> that HIV care is suboptimal not at one particular point, but across </w:t>
      </w:r>
      <w:r w:rsidR="00EF438D" w:rsidRPr="009613B4">
        <w:rPr>
          <w:strike/>
          <w:rPrChange w:id="315" w:author="Tim Hallett" w:date="2015-01-26T15:48:00Z">
            <w:rPr/>
          </w:rPrChange>
        </w:rPr>
        <w:t>the entire spectrum of care</w:t>
      </w:r>
      <w:r w:rsidR="00A86169" w:rsidRPr="009613B4">
        <w:rPr>
          <w:strike/>
          <w:rPrChange w:id="316" w:author="Tim Hallett" w:date="2015-01-26T15:48:00Z">
            <w:rPr/>
          </w:rPrChange>
        </w:rPr>
        <w:t xml:space="preserve">, as “cascading losses” have been reported throughout </w:t>
      </w:r>
      <w:r w:rsidR="00EF438D" w:rsidRPr="009613B4">
        <w:rPr>
          <w:strike/>
          <w:rPrChange w:id="317" w:author="Tim Hallett" w:date="2015-01-26T15:48:00Z">
            <w:rPr/>
          </w:rPrChange>
        </w:rPr>
        <w:t xml:space="preserve">ART </w:t>
      </w:r>
      <w:proofErr w:type="gramStart"/>
      <w:r w:rsidR="00EF438D" w:rsidRPr="009613B4">
        <w:rPr>
          <w:strike/>
          <w:rPrChange w:id="318" w:author="Tim Hallett" w:date="2015-01-26T15:48:00Z">
            <w:rPr/>
          </w:rPrChange>
        </w:rPr>
        <w:t>programmes</w:t>
      </w:r>
      <w:r w:rsidR="00A86169" w:rsidRPr="009613B4">
        <w:rPr>
          <w:strike/>
          <w:rPrChange w:id="319" w:author="Tim Hallett" w:date="2015-01-26T15:48:00Z">
            <w:rPr/>
          </w:rPrChange>
        </w:rPr>
        <w:t>{</w:t>
      </w:r>
      <w:proofErr w:type="gramEnd"/>
      <w:r w:rsidR="00A86169" w:rsidRPr="009613B4">
        <w:rPr>
          <w:strike/>
          <w:rPrChange w:id="320" w:author="Tim Hallett" w:date="2015-01-26T15:48:00Z">
            <w:rPr/>
          </w:rPrChange>
        </w:rPr>
        <w:t>Rosen:2011ii</w:t>
      </w:r>
      <w:r w:rsidR="003F4573" w:rsidRPr="009613B4">
        <w:rPr>
          <w:strike/>
          <w:rPrChange w:id="321" w:author="Tim Hallett" w:date="2015-01-26T15:48:00Z">
            <w:rPr/>
          </w:rPrChange>
        </w:rPr>
        <w:t>,</w:t>
      </w:r>
      <w:r w:rsidR="003F4573" w:rsidRPr="009613B4">
        <w:rPr>
          <w:strike/>
          <w:rPrChange w:id="322" w:author="Tim Hallett" w:date="2015-01-26T15:48:00Z">
            <w:rPr/>
          </w:rPrChange>
        </w:rPr>
        <w:fldChar w:fldCharType="begin"/>
      </w:r>
      <w:r w:rsidR="003F4573" w:rsidRPr="009613B4">
        <w:rPr>
          <w:strike/>
          <w:rPrChange w:id="323" w:author="Tim Hallett" w:date="2015-01-26T15:48:00Z">
            <w:rPr/>
          </w:rPrChange>
        </w:rPr>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rsidRPr="009613B4">
        <w:rPr>
          <w:strike/>
          <w:rPrChange w:id="324" w:author="Tim Hallett" w:date="2015-01-26T15:48:00Z">
            <w:rPr/>
          </w:rPrChange>
        </w:rPr>
        <w:fldChar w:fldCharType="separate"/>
      </w:r>
      <w:r w:rsidR="003F4573" w:rsidRPr="009613B4">
        <w:rPr>
          <w:strike/>
          <w:lang w:val="en-US"/>
          <w:rPrChange w:id="325" w:author="Tim Hallett" w:date="2015-01-26T15:48:00Z">
            <w:rPr>
              <w:lang w:val="en-US"/>
            </w:rPr>
          </w:rPrChange>
        </w:rPr>
        <w:t>Fox:2014ch}</w:t>
      </w:r>
      <w:r w:rsidR="003F4573" w:rsidRPr="009613B4">
        <w:rPr>
          <w:strike/>
          <w:rPrChange w:id="326" w:author="Tim Hallett" w:date="2015-01-26T15:48:00Z">
            <w:rPr/>
          </w:rPrChange>
        </w:rPr>
        <w:fldChar w:fldCharType="end"/>
      </w:r>
      <w:r w:rsidR="00A86169" w:rsidRPr="009613B4">
        <w:rPr>
          <w:strike/>
          <w:rPrChange w:id="327" w:author="Tim Hallett" w:date="2015-01-26T15:48:00Z">
            <w:rPr/>
          </w:rPrChange>
        </w:rPr>
        <w:t xml:space="preserve">. </w:t>
      </w:r>
      <w:r w:rsidR="009F4271" w:rsidRPr="009613B4">
        <w:rPr>
          <w:strike/>
          <w:rPrChange w:id="328" w:author="Tim Hallett" w:date="2015-01-26T15:48:00Z">
            <w:rPr/>
          </w:rPrChange>
        </w:rPr>
        <w:t>A review by Rosen and Fox in 2011 highlighted the scale of the issue in sub-Saharan Africa; illustrating that</w:t>
      </w:r>
      <w:r w:rsidR="006F38DD" w:rsidRPr="009613B4">
        <w:rPr>
          <w:strike/>
          <w:rPrChange w:id="329" w:author="Tim Hallett" w:date="2015-01-26T15:48:00Z">
            <w:rPr/>
          </w:rPrChange>
        </w:rPr>
        <w:t xml:space="preserve"> </w:t>
      </w:r>
      <w:r w:rsidR="008E50A3" w:rsidRPr="009613B4">
        <w:rPr>
          <w:strike/>
          <w:rPrChange w:id="330" w:author="Tim Hallett" w:date="2015-01-26T15:48:00Z">
            <w:rPr/>
          </w:rPrChange>
        </w:rPr>
        <w:t xml:space="preserve">on average </w:t>
      </w:r>
      <w:r w:rsidR="006F38DD" w:rsidRPr="009613B4">
        <w:rPr>
          <w:strike/>
          <w:rPrChange w:id="331" w:author="Tim Hallett" w:date="2015-01-26T15:48:00Z">
            <w:rPr/>
          </w:rPrChange>
        </w:rPr>
        <w:t>only 18% of patients are retained from HIV testing until ART initiation</w:t>
      </w:r>
      <w:r w:rsidR="006F38DD" w:rsidRPr="009613B4">
        <w:rPr>
          <w:strike/>
          <w:rPrChange w:id="332" w:author="Tim Hallett" w:date="2015-01-26T15:48:00Z">
            <w:rPr/>
          </w:rPrChange>
        </w:rPr>
        <w:fldChar w:fldCharType="begin"/>
      </w:r>
      <w:r w:rsidR="006F38DD" w:rsidRPr="009613B4">
        <w:rPr>
          <w:strike/>
          <w:rPrChange w:id="333"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rsidRPr="009613B4">
        <w:rPr>
          <w:strike/>
          <w:rPrChange w:id="334" w:author="Tim Hallett" w:date="2015-01-26T15:48:00Z">
            <w:rPr/>
          </w:rPrChange>
        </w:rPr>
        <w:fldChar w:fldCharType="separate"/>
      </w:r>
      <w:r w:rsidR="006F38DD" w:rsidRPr="009613B4">
        <w:rPr>
          <w:strike/>
          <w:lang w:val="en-US"/>
          <w:rPrChange w:id="335" w:author="Tim Hallett" w:date="2015-01-26T15:48:00Z">
            <w:rPr>
              <w:lang w:val="en-US"/>
            </w:rPr>
          </w:rPrChange>
        </w:rPr>
        <w:t>{Rosen:2011ii}</w:t>
      </w:r>
      <w:r w:rsidR="006F38DD" w:rsidRPr="009613B4">
        <w:rPr>
          <w:strike/>
          <w:rPrChange w:id="336" w:author="Tim Hallett" w:date="2015-01-26T15:48:00Z">
            <w:rPr/>
          </w:rPrChange>
        </w:rPr>
        <w:fldChar w:fldCharType="end"/>
      </w:r>
      <w:r w:rsidR="006F38DD" w:rsidRPr="009613B4">
        <w:rPr>
          <w:strike/>
          <w:rPrChange w:id="337" w:author="Tim Hallett" w:date="2015-01-26T15:48:00Z">
            <w:rPr/>
          </w:rPrChange>
        </w:rPr>
        <w:t>.</w:t>
      </w:r>
      <w:r w:rsidR="007E11C5" w:rsidRPr="009613B4">
        <w:rPr>
          <w:strike/>
          <w:rPrChange w:id="338" w:author="Tim Hallett" w:date="2015-01-26T15:48:00Z">
            <w:rPr/>
          </w:rPrChange>
        </w:rPr>
        <w:t xml:space="preserve"> </w:t>
      </w:r>
      <w:r w:rsidR="009233D8" w:rsidRPr="009613B4">
        <w:rPr>
          <w:strike/>
          <w:rPrChange w:id="339" w:author="Tim Hallett" w:date="2015-01-26T15:48:00Z">
            <w:rPr/>
          </w:rPrChange>
        </w:rPr>
        <w:t>Results indicated</w:t>
      </w:r>
      <w:r w:rsidR="00C26C9B" w:rsidRPr="009613B4">
        <w:rPr>
          <w:strike/>
          <w:rPrChange w:id="340" w:author="Tim Hallett" w:date="2015-01-26T15:48:00Z">
            <w:rPr/>
          </w:rPrChange>
        </w:rPr>
        <w:t xml:space="preserve"> </w:t>
      </w:r>
      <w:r w:rsidR="00D16C7C" w:rsidRPr="009613B4">
        <w:rPr>
          <w:strike/>
          <w:rPrChange w:id="341" w:author="Tim Hallett" w:date="2015-01-26T15:48:00Z">
            <w:rPr/>
          </w:rPrChange>
        </w:rPr>
        <w:t>that</w:t>
      </w:r>
      <w:r w:rsidR="009233D8" w:rsidRPr="009613B4">
        <w:rPr>
          <w:strike/>
          <w:rPrChange w:id="342" w:author="Tim Hallett" w:date="2015-01-26T15:48:00Z">
            <w:rPr/>
          </w:rPrChange>
        </w:rPr>
        <w:t>,</w:t>
      </w:r>
      <w:r w:rsidR="00D16C7C" w:rsidRPr="009613B4">
        <w:rPr>
          <w:strike/>
          <w:rPrChange w:id="343" w:author="Tim Hallett" w:date="2015-01-26T15:48:00Z">
            <w:rPr/>
          </w:rPrChange>
        </w:rPr>
        <w:t xml:space="preserve"> 59% of </w:t>
      </w:r>
      <w:r w:rsidR="0002399E" w:rsidRPr="009613B4">
        <w:rPr>
          <w:strike/>
          <w:rPrChange w:id="344" w:author="Tim Hallett" w:date="2015-01-26T15:48:00Z">
            <w:rPr/>
          </w:rPrChange>
        </w:rPr>
        <w:t xml:space="preserve">patients </w:t>
      </w:r>
      <w:r w:rsidR="00D16C7C" w:rsidRPr="009613B4">
        <w:rPr>
          <w:strike/>
          <w:rPrChange w:id="345" w:author="Tim Hallett" w:date="2015-01-26T15:48:00Z">
            <w:rPr/>
          </w:rPrChange>
        </w:rPr>
        <w:t xml:space="preserve">were </w:t>
      </w:r>
      <w:r w:rsidR="0002399E" w:rsidRPr="009613B4">
        <w:rPr>
          <w:strike/>
          <w:rPrChange w:id="346" w:author="Tim Hallett" w:date="2015-01-26T15:48:00Z">
            <w:rPr/>
          </w:rPrChange>
        </w:rPr>
        <w:t>retained from HIV testing to receipt of CD4 test results</w:t>
      </w:r>
      <w:r w:rsidR="00D16C7C" w:rsidRPr="009613B4">
        <w:rPr>
          <w:strike/>
          <w:rPrChange w:id="347" w:author="Tim Hallett" w:date="2015-01-26T15:48:00Z">
            <w:rPr/>
          </w:rPrChange>
        </w:rPr>
        <w:t xml:space="preserve">, </w:t>
      </w:r>
      <w:r w:rsidR="00C26C9B" w:rsidRPr="009613B4">
        <w:rPr>
          <w:strike/>
          <w:rPrChange w:id="348" w:author="Tim Hallett" w:date="2015-01-26T15:48:00Z">
            <w:rPr/>
          </w:rPrChange>
        </w:rPr>
        <w:t xml:space="preserve">whereupon </w:t>
      </w:r>
      <w:r w:rsidR="00A86169" w:rsidRPr="009613B4">
        <w:rPr>
          <w:strike/>
          <w:rPrChange w:id="349" w:author="Tim Hallett" w:date="2015-01-26T15:48:00Z">
            <w:rPr/>
          </w:rPrChange>
        </w:rPr>
        <w:t>46%</w:t>
      </w:r>
      <w:r w:rsidR="00D16C7C" w:rsidRPr="009613B4">
        <w:rPr>
          <w:strike/>
          <w:rPrChange w:id="350" w:author="Tim Hallett" w:date="2015-01-26T15:48:00Z">
            <w:rPr/>
          </w:rPrChange>
        </w:rPr>
        <w:t xml:space="preserve"> of remaining individuals</w:t>
      </w:r>
      <w:r w:rsidR="00A86169" w:rsidRPr="009613B4">
        <w:rPr>
          <w:strike/>
          <w:rPrChange w:id="351" w:author="Tim Hallett" w:date="2015-01-26T15:48:00Z">
            <w:rPr/>
          </w:rPrChange>
        </w:rPr>
        <w:t xml:space="preserve"> were retained u</w:t>
      </w:r>
      <w:r w:rsidR="00D16C7C" w:rsidRPr="009613B4">
        <w:rPr>
          <w:strike/>
          <w:rPrChange w:id="352" w:author="Tim Hallett" w:date="2015-01-26T15:48:00Z">
            <w:rPr/>
          </w:rPrChange>
        </w:rPr>
        <w:t>ntil ART</w:t>
      </w:r>
      <w:r w:rsidR="00A86169" w:rsidRPr="009613B4">
        <w:rPr>
          <w:strike/>
          <w:rPrChange w:id="353" w:author="Tim Hallett" w:date="2015-01-26T15:48:00Z">
            <w:rPr/>
          </w:rPrChange>
        </w:rPr>
        <w:t xml:space="preserve"> and finally 68% </w:t>
      </w:r>
      <w:r w:rsidR="00C26C9B" w:rsidRPr="009613B4">
        <w:rPr>
          <w:strike/>
          <w:rPrChange w:id="354" w:author="Tim Hallett" w:date="2015-01-26T15:48:00Z">
            <w:rPr/>
          </w:rPrChange>
        </w:rPr>
        <w:t xml:space="preserve">of the remainder </w:t>
      </w:r>
      <w:r w:rsidR="00A86169" w:rsidRPr="009613B4">
        <w:rPr>
          <w:strike/>
          <w:rPrChange w:id="355" w:author="Tim Hallett" w:date="2015-01-26T15:48:00Z">
            <w:rPr/>
          </w:rPrChange>
        </w:rPr>
        <w:t xml:space="preserve">were retained </w:t>
      </w:r>
      <w:r w:rsidR="00B04E4D" w:rsidRPr="009613B4">
        <w:rPr>
          <w:strike/>
          <w:rPrChange w:id="356" w:author="Tim Hallett" w:date="2015-01-26T15:48:00Z">
            <w:rPr/>
          </w:rPrChange>
        </w:rPr>
        <w:t>up to</w:t>
      </w:r>
      <w:r w:rsidR="00A86169" w:rsidRPr="009613B4">
        <w:rPr>
          <w:strike/>
          <w:rPrChange w:id="357" w:author="Tim Hallett" w:date="2015-01-26T15:48:00Z">
            <w:rPr/>
          </w:rPrChange>
        </w:rPr>
        <w:t xml:space="preserve"> </w:t>
      </w:r>
      <w:r w:rsidR="00FB6AF5" w:rsidRPr="009613B4">
        <w:rPr>
          <w:strike/>
          <w:rPrChange w:id="358" w:author="Tim Hallett" w:date="2015-01-26T15:48:00Z">
            <w:rPr/>
          </w:rPrChange>
        </w:rPr>
        <w:t>treatment initiation</w:t>
      </w:r>
      <w:r w:rsidR="0018155D" w:rsidRPr="009613B4">
        <w:rPr>
          <w:strike/>
          <w:rPrChange w:id="359" w:author="Tim Hallett" w:date="2015-01-26T15:48:00Z">
            <w:rPr/>
          </w:rPrChange>
        </w:rPr>
        <w:fldChar w:fldCharType="begin"/>
      </w:r>
      <w:r w:rsidR="0018155D" w:rsidRPr="009613B4">
        <w:rPr>
          <w:strike/>
          <w:rPrChange w:id="360" w:author="Tim Hallett" w:date="2015-01-26T15:48:00Z">
            <w:rPr/>
          </w:rPrChange>
        </w:rPr>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rsidRPr="009613B4">
        <w:rPr>
          <w:strike/>
          <w:rPrChange w:id="361" w:author="Tim Hallett" w:date="2015-01-26T15:48:00Z">
            <w:rPr/>
          </w:rPrChange>
        </w:rPr>
        <w:fldChar w:fldCharType="separate"/>
      </w:r>
      <w:r w:rsidR="0018155D" w:rsidRPr="009613B4">
        <w:rPr>
          <w:strike/>
          <w:lang w:val="en-US"/>
          <w:rPrChange w:id="362" w:author="Tim Hallett" w:date="2015-01-26T15:48:00Z">
            <w:rPr>
              <w:lang w:val="en-US"/>
            </w:rPr>
          </w:rPrChange>
        </w:rPr>
        <w:t>{Rosen:2011ii}</w:t>
      </w:r>
      <w:r w:rsidR="0018155D" w:rsidRPr="009613B4">
        <w:rPr>
          <w:strike/>
          <w:rPrChange w:id="363" w:author="Tim Hallett" w:date="2015-01-26T15:48:00Z">
            <w:rPr/>
          </w:rPrChange>
        </w:rPr>
        <w:fldChar w:fldCharType="end"/>
      </w:r>
      <w:r w:rsidR="0018155D" w:rsidRPr="009613B4">
        <w:rPr>
          <w:strike/>
          <w:rPrChange w:id="364" w:author="Tim Hallett" w:date="2015-01-26T15:48:00Z">
            <w:rPr/>
          </w:rPrChange>
        </w:rPr>
        <w:t>.</w:t>
      </w:r>
      <w:r w:rsidR="003129D0" w:rsidRPr="009613B4">
        <w:rPr>
          <w:strike/>
          <w:rPrChange w:id="365" w:author="Tim Hallett" w:date="2015-01-26T15:48:00Z">
            <w:rPr/>
          </w:rPrChange>
        </w:rPr>
        <w:t xml:space="preserve"> </w:t>
      </w:r>
      <w:r w:rsidR="00F11115" w:rsidRPr="009613B4">
        <w:rPr>
          <w:strike/>
          <w:rPrChange w:id="366" w:author="Tim Hallett" w:date="2015-01-26T15:48:00Z">
            <w:rPr/>
          </w:rPrChange>
        </w:rPr>
        <w:t xml:space="preserve">While among those patients initiating ART, recent estimates from South Africa indicate that 81% </w:t>
      </w:r>
      <w:r w:rsidR="005D0D15" w:rsidRPr="009613B4">
        <w:rPr>
          <w:strike/>
          <w:rPrChange w:id="367" w:author="Tim Hallett" w:date="2015-01-26T15:48:00Z">
            <w:rPr/>
          </w:rPrChange>
        </w:rPr>
        <w:t>were</w:t>
      </w:r>
      <w:r w:rsidR="00F11115" w:rsidRPr="009613B4">
        <w:rPr>
          <w:strike/>
          <w:rPrChange w:id="368" w:author="Tim Hallett" w:date="2015-01-26T15:48:00Z">
            <w:rPr/>
          </w:rPrChange>
        </w:rPr>
        <w:t xml:space="preserve"> retained in care two years after starting </w:t>
      </w:r>
      <w:proofErr w:type="gramStart"/>
      <w:r w:rsidR="00F11115" w:rsidRPr="009613B4">
        <w:rPr>
          <w:strike/>
          <w:rPrChange w:id="369" w:author="Tim Hallett" w:date="2015-01-26T15:48:00Z">
            <w:rPr/>
          </w:rPrChange>
        </w:rPr>
        <w:t>treatment{</w:t>
      </w:r>
      <w:proofErr w:type="gramEnd"/>
      <w:r w:rsidR="00F11115" w:rsidRPr="009613B4">
        <w:rPr>
          <w:strike/>
          <w:lang w:val="en-US"/>
          <w:rPrChange w:id="370" w:author="Tim Hallett" w:date="2015-01-26T15:48:00Z">
            <w:rPr>
              <w:lang w:val="en-US"/>
            </w:rPr>
          </w:rPrChange>
        </w:rPr>
        <w:t>Fox:2014ch}</w:t>
      </w:r>
      <w:r w:rsidR="00F11115" w:rsidRPr="009613B4">
        <w:rPr>
          <w:strike/>
          <w:rPrChange w:id="371" w:author="Tim Hallett" w:date="2015-01-26T15:48:00Z">
            <w:rPr/>
          </w:rPrChange>
        </w:rPr>
        <w:t>.</w:t>
      </w:r>
    </w:p>
    <w:p w:rsidR="00A86169" w:rsidRPr="009613B4" w:rsidRDefault="00A86169" w:rsidP="00A86169">
      <w:pPr>
        <w:pStyle w:val="normal0"/>
        <w:contextualSpacing w:val="0"/>
        <w:rPr>
          <w:strike/>
          <w:rPrChange w:id="372" w:author="Tim Hallett" w:date="2015-01-26T15:48:00Z">
            <w:rPr/>
          </w:rPrChange>
        </w:rPr>
      </w:pPr>
    </w:p>
    <w:p w:rsidR="00D74109" w:rsidRPr="009613B4" w:rsidRDefault="004A59FC" w:rsidP="00126B36">
      <w:pPr>
        <w:pStyle w:val="normal0"/>
        <w:contextualSpacing w:val="0"/>
        <w:rPr>
          <w:strike/>
          <w:rPrChange w:id="373" w:author="Tim Hallett" w:date="2015-01-26T15:48:00Z">
            <w:rPr/>
          </w:rPrChange>
        </w:rPr>
      </w:pPr>
      <w:r w:rsidRPr="009613B4">
        <w:rPr>
          <w:strike/>
          <w:rPrChange w:id="374" w:author="Tim Hallett" w:date="2015-01-26T15:48:00Z">
            <w:rPr/>
          </w:rPrChange>
        </w:rPr>
        <w:tab/>
        <w:t>The milestones that must be achieved to realise optimal care outcomes begin with diagnosis. Positive HIV-testing to confirm infectio</w:t>
      </w:r>
      <w:r w:rsidR="00631265" w:rsidRPr="009613B4">
        <w:rPr>
          <w:strike/>
          <w:rPrChange w:id="375" w:author="Tim Hallett" w:date="2015-01-26T15:48:00Z">
            <w:rPr/>
          </w:rPrChange>
        </w:rPr>
        <w:t>n is followed by a blood draw for CD4 count measurement to</w:t>
      </w:r>
      <w:r w:rsidRPr="009613B4">
        <w:rPr>
          <w:strike/>
          <w:rPrChange w:id="376" w:author="Tim Hallett" w:date="2015-01-26T15:48:00Z">
            <w:rPr/>
          </w:rPrChange>
        </w:rPr>
        <w:t xml:space="preserve"> assess the state of disease progression and eligibility for treatment</w:t>
      </w:r>
      <w:r w:rsidR="00631265" w:rsidRPr="009613B4">
        <w:rPr>
          <w:strike/>
          <w:rPrChange w:id="377" w:author="Tim Hallett" w:date="2015-01-26T15:48:00Z">
            <w:rPr/>
          </w:rPrChange>
        </w:rPr>
        <w:t>.</w:t>
      </w:r>
      <w:r w:rsidR="006F18A9" w:rsidRPr="009613B4">
        <w:rPr>
          <w:strike/>
          <w:rPrChange w:id="378" w:author="Tim Hallett" w:date="2015-01-26T15:48:00Z">
            <w:rPr/>
          </w:rPrChange>
        </w:rPr>
        <w:t xml:space="preserve"> </w:t>
      </w:r>
      <w:r w:rsidR="0079511E" w:rsidRPr="009613B4">
        <w:rPr>
          <w:strike/>
          <w:rPrChange w:id="379" w:author="Tim Hallett" w:date="2015-01-26T15:48:00Z">
            <w:rPr/>
          </w:rPrChange>
        </w:rPr>
        <w:t>Once deemed eligible for treatment, ART is initiated and must be adhered to thereafter.</w:t>
      </w:r>
      <w:r w:rsidR="00AB5856" w:rsidRPr="009613B4">
        <w:rPr>
          <w:strike/>
          <w:rPrChange w:id="380" w:author="Tim Hallett" w:date="2015-01-26T15:48:00Z">
            <w:rPr/>
          </w:rPrChange>
        </w:rPr>
        <w:t xml:space="preserve"> However, the operational steps required to deliver these milestones are complex. Initially, once diagnosed</w:t>
      </w:r>
      <w:r w:rsidR="00A86169" w:rsidRPr="009613B4">
        <w:rPr>
          <w:strike/>
          <w:rPrChange w:id="381" w:author="Tim Hallett" w:date="2015-01-26T15:48:00Z">
            <w:rPr/>
          </w:rPrChange>
        </w:rPr>
        <w:t xml:space="preserve"> individuals ne</w:t>
      </w:r>
      <w:r w:rsidR="00AB5856" w:rsidRPr="009613B4">
        <w:rPr>
          <w:strike/>
          <w:rPrChange w:id="382" w:author="Tim Hallett" w:date="2015-01-26T15:48:00Z">
            <w:rPr/>
          </w:rPrChange>
        </w:rPr>
        <w:t>ed to be linked to pre-ART care,</w:t>
      </w:r>
      <w:r w:rsidR="00A86169" w:rsidRPr="009613B4">
        <w:rPr>
          <w:strike/>
          <w:rPrChange w:id="383" w:author="Tim Hallett" w:date="2015-01-26T15:48:00Z">
            <w:rPr/>
          </w:rPrChange>
        </w:rPr>
        <w:t xml:space="preserve"> meaning they must attend a clin</w:t>
      </w:r>
      <w:r w:rsidR="00AB5856" w:rsidRPr="009613B4">
        <w:rPr>
          <w:strike/>
          <w:rPrChange w:id="384" w:author="Tim Hallett" w:date="2015-01-26T15:48:00Z">
            <w:rPr/>
          </w:rPrChange>
        </w:rPr>
        <w:t xml:space="preserve">ic to be bled for a CD4 test. </w:t>
      </w:r>
      <w:r w:rsidR="00F604CE" w:rsidRPr="009613B4">
        <w:rPr>
          <w:strike/>
          <w:rPrChange w:id="385" w:author="Tim Hallett" w:date="2015-01-26T15:48:00Z">
            <w:rPr/>
          </w:rPrChange>
        </w:rPr>
        <w:t xml:space="preserve">Consequently, there is a risk </w:t>
      </w:r>
      <w:r w:rsidR="00D82053" w:rsidRPr="009613B4">
        <w:rPr>
          <w:strike/>
          <w:rPrChange w:id="386" w:author="Tim Hallett" w:date="2015-01-26T15:48:00Z">
            <w:rPr/>
          </w:rPrChange>
        </w:rPr>
        <w:t>they</w:t>
      </w:r>
      <w:r w:rsidR="00F604CE" w:rsidRPr="009613B4">
        <w:rPr>
          <w:strike/>
          <w:rPrChange w:id="387" w:author="Tim Hallett" w:date="2015-01-26T15:48:00Z">
            <w:rPr/>
          </w:rPrChange>
        </w:rPr>
        <w:t xml:space="preserve"> may not attend. </w:t>
      </w:r>
      <w:proofErr w:type="spellStart"/>
      <w:r w:rsidR="00A86169" w:rsidRPr="009613B4">
        <w:rPr>
          <w:strike/>
          <w:rPrChange w:id="388" w:author="Tim Hallett" w:date="2015-01-26T15:48:00Z">
            <w:rPr/>
          </w:rPrChange>
        </w:rPr>
        <w:t>Kranzer</w:t>
      </w:r>
      <w:proofErr w:type="spellEnd"/>
      <w:r w:rsidR="00A86169" w:rsidRPr="009613B4">
        <w:rPr>
          <w:strike/>
          <w:rPrChange w:id="389" w:author="Tim Hallett" w:date="2015-01-26T15:48:00Z">
            <w:rPr/>
          </w:rPrChange>
        </w:rPr>
        <w:t xml:space="preserve"> </w:t>
      </w:r>
      <w:r w:rsidR="00A86169" w:rsidRPr="009613B4">
        <w:rPr>
          <w:i/>
          <w:strike/>
          <w:rPrChange w:id="390" w:author="Tim Hallett" w:date="2015-01-26T15:48:00Z">
            <w:rPr>
              <w:i/>
            </w:rPr>
          </w:rPrChange>
        </w:rPr>
        <w:t>et al.</w:t>
      </w:r>
      <w:r w:rsidR="00A86169" w:rsidRPr="009613B4">
        <w:rPr>
          <w:strike/>
          <w:rPrChange w:id="391" w:author="Tim Hallett" w:date="2015-01-26T15:48:00Z">
            <w:rPr/>
          </w:rPrChange>
        </w:rPr>
        <w:t xml:space="preserve"> </w:t>
      </w:r>
      <w:r w:rsidR="00F604CE" w:rsidRPr="009613B4">
        <w:rPr>
          <w:strike/>
          <w:rPrChange w:id="392" w:author="Tim Hallett" w:date="2015-01-26T15:48:00Z">
            <w:rPr/>
          </w:rPrChange>
        </w:rPr>
        <w:t xml:space="preserve">have shown that in South Africa, 37.4% of individuals tested failed to link to care within six months of </w:t>
      </w:r>
      <w:proofErr w:type="gramStart"/>
      <w:r w:rsidR="00F604CE" w:rsidRPr="009613B4">
        <w:rPr>
          <w:strike/>
          <w:rPrChange w:id="393" w:author="Tim Hallett" w:date="2015-01-26T15:48:00Z">
            <w:rPr/>
          </w:rPrChange>
        </w:rPr>
        <w:t>diagnosis</w:t>
      </w:r>
      <w:r w:rsidR="00A86169" w:rsidRPr="009613B4">
        <w:rPr>
          <w:strike/>
          <w:rPrChange w:id="394" w:author="Tim Hallett" w:date="2015-01-26T15:48:00Z">
            <w:rPr/>
          </w:rPrChange>
        </w:rPr>
        <w:t>{</w:t>
      </w:r>
      <w:proofErr w:type="gramEnd"/>
      <w:r w:rsidR="00A86169" w:rsidRPr="009613B4">
        <w:rPr>
          <w:strike/>
          <w:rPrChange w:id="395" w:author="Tim Hallett" w:date="2015-01-26T15:48:00Z">
            <w:rPr/>
          </w:rPrChange>
        </w:rPr>
        <w:t>Kranzer:2010hp}.</w:t>
      </w:r>
      <w:r w:rsidR="00773DB8" w:rsidRPr="009613B4">
        <w:rPr>
          <w:strike/>
          <w:rPrChange w:id="396" w:author="Tim Hallett" w:date="2015-01-26T15:48:00Z">
            <w:rPr/>
          </w:rPrChange>
        </w:rPr>
        <w:t xml:space="preserve"> Furthermore, after linking to care and receiving a CD4 test</w:t>
      </w:r>
      <w:r w:rsidR="00A86169" w:rsidRPr="009613B4">
        <w:rPr>
          <w:strike/>
          <w:rPrChange w:id="397" w:author="Tim Hallett" w:date="2015-01-26T15:48:00Z">
            <w:rPr/>
          </w:rPrChange>
        </w:rPr>
        <w:t>,</w:t>
      </w:r>
      <w:r w:rsidR="00773DB8" w:rsidRPr="009613B4">
        <w:rPr>
          <w:strike/>
          <w:rPrChange w:id="398" w:author="Tim Hallett" w:date="2015-01-26T15:48:00Z">
            <w:rPr/>
          </w:rPrChange>
        </w:rPr>
        <w:t xml:space="preserve"> the patient is advised to return at a later date to receive the results and learn of their eligibility for treatment. The time delay is due to CD4 tests being predominantly lab-based requiring central </w:t>
      </w:r>
      <w:proofErr w:type="gramStart"/>
      <w:r w:rsidR="00773DB8" w:rsidRPr="009613B4">
        <w:rPr>
          <w:strike/>
          <w:rPrChange w:id="399" w:author="Tim Hallett" w:date="2015-01-26T15:48:00Z">
            <w:rPr/>
          </w:rPrChange>
        </w:rPr>
        <w:t>processing</w:t>
      </w:r>
      <w:r w:rsidR="0063655C" w:rsidRPr="009613B4">
        <w:rPr>
          <w:strike/>
          <w:rPrChange w:id="400" w:author="Tim Hallett" w:date="2015-01-26T15:48:00Z">
            <w:rPr/>
          </w:rPrChange>
        </w:rPr>
        <w:t>{</w:t>
      </w:r>
      <w:proofErr w:type="gramEnd"/>
      <w:r w:rsidR="0063655C" w:rsidRPr="009613B4">
        <w:rPr>
          <w:strike/>
          <w:rPrChange w:id="401" w:author="Tim Hallett" w:date="2015-01-26T15:48:00Z">
            <w:rPr/>
          </w:rPrChange>
        </w:rPr>
        <w:t>Larson:2012dq}. A utility cost is often incurred when travelling to the HIV clinic</w:t>
      </w:r>
      <w:r w:rsidR="00CD08A6" w:rsidRPr="009613B4">
        <w:rPr>
          <w:strike/>
          <w:rPrChange w:id="402" w:author="Tim Hallett" w:date="2015-01-26T15:48:00Z">
            <w:rPr/>
          </w:rPrChange>
        </w:rPr>
        <w:t xml:space="preserve"> as patients travel long distances from remote areas to attend and often receive no immediate therapeutic </w:t>
      </w:r>
      <w:proofErr w:type="gramStart"/>
      <w:r w:rsidR="00CD08A6" w:rsidRPr="009613B4">
        <w:rPr>
          <w:strike/>
          <w:rPrChange w:id="403" w:author="Tim Hallett" w:date="2015-01-26T15:48:00Z">
            <w:rPr/>
          </w:rPrChange>
        </w:rPr>
        <w:t>benefit</w:t>
      </w:r>
      <w:r w:rsidR="0063655C" w:rsidRPr="009613B4">
        <w:rPr>
          <w:strike/>
          <w:rPrChange w:id="404" w:author="Tim Hallett" w:date="2015-01-26T15:48:00Z">
            <w:rPr/>
          </w:rPrChange>
        </w:rPr>
        <w:t>{</w:t>
      </w:r>
      <w:proofErr w:type="gramEnd"/>
      <w:r w:rsidR="0063655C" w:rsidRPr="009613B4">
        <w:rPr>
          <w:strike/>
          <w:rPrChange w:id="405" w:author="Tim Hallett" w:date="2015-01-26T15:48:00Z">
            <w:rPr/>
          </w:rPrChange>
        </w:rPr>
        <w:t>Geng:2010fh, Yu:2007wh, Ware:2009id}</w:t>
      </w:r>
      <w:r w:rsidR="00A86169" w:rsidRPr="009613B4">
        <w:rPr>
          <w:strike/>
          <w:rPrChange w:id="406" w:author="Tim Hallett" w:date="2015-01-26T15:48:00Z">
            <w:rPr/>
          </w:rPrChange>
        </w:rPr>
        <w:t xml:space="preserve">. </w:t>
      </w:r>
      <w:r w:rsidR="00CD08A6" w:rsidRPr="009613B4">
        <w:rPr>
          <w:strike/>
          <w:rPrChange w:id="407" w:author="Tim Hallett" w:date="2015-01-26T15:48:00Z">
            <w:rPr/>
          </w:rPrChange>
        </w:rPr>
        <w:t xml:space="preserve">This represents another opportunity for patients to be lost from care, as demonstrated by a study in South Africa where 65% of patients failed to return to receive CD4 test results within 12 weeks of the </w:t>
      </w:r>
      <w:proofErr w:type="gramStart"/>
      <w:r w:rsidR="00CD08A6" w:rsidRPr="009613B4">
        <w:rPr>
          <w:strike/>
          <w:rPrChange w:id="408" w:author="Tim Hallett" w:date="2015-01-26T15:48:00Z">
            <w:rPr/>
          </w:rPrChange>
        </w:rPr>
        <w:t>test</w:t>
      </w:r>
      <w:r w:rsidR="0063655C" w:rsidRPr="009613B4">
        <w:rPr>
          <w:strike/>
          <w:rPrChange w:id="409" w:author="Tim Hallett" w:date="2015-01-26T15:48:00Z">
            <w:rPr/>
          </w:rPrChange>
        </w:rPr>
        <w:t>{</w:t>
      </w:r>
      <w:proofErr w:type="gramEnd"/>
      <w:r w:rsidR="0063655C" w:rsidRPr="009613B4">
        <w:rPr>
          <w:strike/>
          <w:rPrChange w:id="410" w:author="Tim Hallett" w:date="2015-01-26T15:48:00Z">
            <w:rPr/>
          </w:rPrChange>
        </w:rPr>
        <w:t>Larson:2010dz}.</w:t>
      </w:r>
      <w:r w:rsidR="00054429" w:rsidRPr="009613B4">
        <w:rPr>
          <w:strike/>
          <w:rPrChange w:id="411" w:author="Tim Hallett" w:date="2015-01-26T15:48:00Z">
            <w:rPr/>
          </w:rPrChange>
        </w:rPr>
        <w:t xml:space="preserve"> </w:t>
      </w:r>
      <w:r w:rsidR="002D52B3" w:rsidRPr="009613B4">
        <w:rPr>
          <w:strike/>
          <w:rPrChange w:id="412" w:author="Tim Hallett" w:date="2015-01-26T15:48:00Z">
            <w:rPr/>
          </w:rPrChange>
        </w:rPr>
        <w:t>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w:t>
      </w:r>
      <w:r w:rsidR="00085684" w:rsidRPr="009613B4">
        <w:rPr>
          <w:strike/>
          <w:rPrChange w:id="413" w:author="Tim Hallett" w:date="2015-01-26T15:48:00Z">
            <w:rPr/>
          </w:rPrChange>
        </w:rPr>
        <w:t xml:space="preserve">, </w:t>
      </w:r>
      <w:r w:rsidR="002D52B3" w:rsidRPr="009613B4">
        <w:rPr>
          <w:strike/>
          <w:rPrChange w:id="414" w:author="Tim Hallett" w:date="2015-01-26T15:48:00Z">
            <w:rPr/>
          </w:rPrChange>
        </w:rPr>
        <w:t xml:space="preserve">as shown by </w:t>
      </w:r>
      <w:r w:rsidR="00A86169" w:rsidRPr="009613B4">
        <w:rPr>
          <w:strike/>
          <w:rPrChange w:id="415" w:author="Tim Hallett" w:date="2015-01-26T15:48:00Z">
            <w:rPr/>
          </w:rPrChange>
        </w:rPr>
        <w:t>findings from Kenya, in which a CD4 count of &gt;200 cells/</w:t>
      </w:r>
      <w:proofErr w:type="spellStart"/>
      <w:r w:rsidR="00A86169" w:rsidRPr="009613B4">
        <w:rPr>
          <w:strike/>
          <w:rPrChange w:id="416" w:author="Tim Hallett" w:date="2015-01-26T15:48:00Z">
            <w:rPr/>
          </w:rPrChange>
        </w:rPr>
        <w:t>μl</w:t>
      </w:r>
      <w:proofErr w:type="spellEnd"/>
      <w:r w:rsidR="00A86169" w:rsidRPr="009613B4">
        <w:rPr>
          <w:strike/>
          <w:rPrChange w:id="417" w:author="Tim Hallett" w:date="2015-01-26T15:48:00Z">
            <w:rPr/>
          </w:rPrChange>
        </w:rPr>
        <w:t xml:space="preserve"> at </w:t>
      </w:r>
      <w:r w:rsidR="002D52B3" w:rsidRPr="009613B4">
        <w:rPr>
          <w:strike/>
          <w:rPrChange w:id="418" w:author="Tim Hallett" w:date="2015-01-26T15:48:00Z">
            <w:rPr/>
          </w:rPrChange>
        </w:rPr>
        <w:t xml:space="preserve">pre-ART </w:t>
      </w:r>
      <w:r w:rsidR="00A86169" w:rsidRPr="009613B4">
        <w:rPr>
          <w:strike/>
          <w:rPrChange w:id="419" w:author="Tim Hallett" w:date="2015-01-26T15:48:00Z">
            <w:rPr/>
          </w:rPrChange>
        </w:rPr>
        <w:t xml:space="preserve">enrolment </w:t>
      </w:r>
      <w:r w:rsidR="002D52B3" w:rsidRPr="009613B4">
        <w:rPr>
          <w:strike/>
          <w:rPrChange w:id="420" w:author="Tim Hallett" w:date="2015-01-26T15:48:00Z">
            <w:rPr/>
          </w:rPrChange>
        </w:rPr>
        <w:t xml:space="preserve">resulted </w:t>
      </w:r>
      <w:r w:rsidR="00A86169" w:rsidRPr="009613B4">
        <w:rPr>
          <w:strike/>
          <w:rPrChange w:id="421" w:author="Tim Hallett" w:date="2015-01-26T15:48:00Z">
            <w:rPr/>
          </w:rPrChange>
        </w:rPr>
        <w:t xml:space="preserve">in a 3.49 fold increase in the odds of being lost from </w:t>
      </w:r>
      <w:proofErr w:type="gramStart"/>
      <w:r w:rsidR="00A86169" w:rsidRPr="009613B4">
        <w:rPr>
          <w:strike/>
          <w:rPrChange w:id="422" w:author="Tim Hallett" w:date="2015-01-26T15:48:00Z">
            <w:rPr/>
          </w:rPrChange>
        </w:rPr>
        <w:t>care{</w:t>
      </w:r>
      <w:proofErr w:type="gramEnd"/>
      <w:r w:rsidR="00A86169" w:rsidRPr="009613B4">
        <w:rPr>
          <w:strike/>
          <w:rPrChange w:id="423" w:author="Tim Hallett" w:date="2015-01-26T15:48:00Z">
            <w:rPr/>
          </w:rPrChange>
        </w:rPr>
        <w:t>Geng:2010du}.</w:t>
      </w:r>
      <w:r w:rsidR="00126B36" w:rsidRPr="009613B4">
        <w:rPr>
          <w:strike/>
          <w:rPrChange w:id="424" w:author="Tim Hallett" w:date="2015-01-26T15:48:00Z">
            <w:rPr/>
          </w:rPrChange>
        </w:rPr>
        <w:t xml:space="preserve"> </w:t>
      </w:r>
      <w:r w:rsidR="006767A5" w:rsidRPr="009613B4">
        <w:rPr>
          <w:strike/>
          <w:rPrChange w:id="425" w:author="Tim Hallett" w:date="2015-01-26T15:48:00Z">
            <w:rPr/>
          </w:rPrChange>
        </w:rPr>
        <w:t>Confirmatory</w:t>
      </w:r>
      <w:r w:rsidR="00A86169" w:rsidRPr="009613B4">
        <w:rPr>
          <w:strike/>
          <w:rPrChange w:id="426" w:author="Tim Hallett" w:date="2015-01-26T15:48:00Z">
            <w:rPr/>
          </w:rPrChange>
        </w:rPr>
        <w:t xml:space="preserve"> CD4 test results </w:t>
      </w:r>
      <w:r w:rsidR="006767A5" w:rsidRPr="009613B4">
        <w:rPr>
          <w:strike/>
          <w:rPrChange w:id="427" w:author="Tim Hallett" w:date="2015-01-26T15:48:00Z">
            <w:rPr/>
          </w:rPrChange>
        </w:rPr>
        <w:t xml:space="preserve">indicating </w:t>
      </w:r>
      <w:r w:rsidR="00A86169" w:rsidRPr="009613B4">
        <w:rPr>
          <w:strike/>
          <w:rPrChange w:id="428" w:author="Tim Hallett" w:date="2015-01-26T15:48:00Z">
            <w:rPr/>
          </w:rPrChange>
        </w:rPr>
        <w:t>ART eligibility</w:t>
      </w:r>
      <w:r w:rsidR="006767A5" w:rsidRPr="009613B4">
        <w:rPr>
          <w:strike/>
          <w:rPrChange w:id="429" w:author="Tim Hallett" w:date="2015-01-26T15:48:00Z">
            <w:rPr/>
          </w:rPrChange>
        </w:rPr>
        <w:t xml:space="preserve"> are followed by </w:t>
      </w:r>
      <w:r w:rsidR="00A86169" w:rsidRPr="009613B4">
        <w:rPr>
          <w:strike/>
          <w:rPrChange w:id="430" w:author="Tim Hallett" w:date="2015-01-26T15:48:00Z">
            <w:rPr/>
          </w:rPrChange>
        </w:rPr>
        <w:t xml:space="preserve">counselling </w:t>
      </w:r>
      <w:r w:rsidR="006767A5" w:rsidRPr="009613B4">
        <w:rPr>
          <w:strike/>
          <w:rPrChange w:id="431" w:author="Tim Hallett" w:date="2015-01-26T15:48:00Z">
            <w:rPr/>
          </w:rPrChange>
        </w:rPr>
        <w:t>and treatment initiation</w:t>
      </w:r>
      <w:r w:rsidR="00A86169" w:rsidRPr="009613B4">
        <w:rPr>
          <w:strike/>
          <w:rPrChange w:id="432" w:author="Tim Hallett" w:date="2015-01-26T15:48:00Z">
            <w:rPr/>
          </w:rPrChange>
        </w:rPr>
        <w:t xml:space="preserve">. ART initiation marks the start of lifelong ART care, where a successful treatment outcome can be achieved through retention in care and adherence to ART. </w:t>
      </w:r>
      <w:r w:rsidR="00D74109" w:rsidRPr="009613B4">
        <w:rPr>
          <w:strike/>
          <w:rPrChange w:id="433" w:author="Tim Hallett" w:date="2015-01-26T15:48:00Z">
            <w:rPr/>
          </w:rPrChange>
        </w:rPr>
        <w:t xml:space="preserve">However, long-term retention in ART care </w:t>
      </w:r>
      <w:r w:rsidR="006071CB" w:rsidRPr="009613B4">
        <w:rPr>
          <w:strike/>
          <w:rPrChange w:id="434" w:author="Tim Hallett" w:date="2015-01-26T15:48:00Z">
            <w:rPr/>
          </w:rPrChange>
        </w:rPr>
        <w:t xml:space="preserve">is also </w:t>
      </w:r>
      <w:r w:rsidR="00876C31" w:rsidRPr="009613B4">
        <w:rPr>
          <w:strike/>
          <w:rPrChange w:id="435" w:author="Tim Hallett" w:date="2015-01-26T15:48:00Z">
            <w:rPr/>
          </w:rPrChange>
        </w:rPr>
        <w:t>suboptimal</w:t>
      </w:r>
      <w:r w:rsidR="006071CB" w:rsidRPr="009613B4">
        <w:rPr>
          <w:strike/>
          <w:rPrChange w:id="436" w:author="Tim Hallett" w:date="2015-01-26T15:48:00Z">
            <w:rPr/>
          </w:rPrChange>
        </w:rPr>
        <w:t xml:space="preserve"> as was illustrated by a review of over 200 thousand individuals across sub-Saharan Africa, demonstrating average retention three years after treatment initiation to be just over 70%{Fox</w:t>
      </w:r>
      <w:proofErr w:type="gramStart"/>
      <w:r w:rsidR="006071CB" w:rsidRPr="009613B4">
        <w:rPr>
          <w:strike/>
          <w:rPrChange w:id="437" w:author="Tim Hallett" w:date="2015-01-26T15:48:00Z">
            <w:rPr/>
          </w:rPrChange>
        </w:rPr>
        <w:t>:2010gt</w:t>
      </w:r>
      <w:proofErr w:type="gramEnd"/>
      <w:r w:rsidR="006071CB" w:rsidRPr="009613B4">
        <w:rPr>
          <w:strike/>
          <w:rPrChange w:id="438" w:author="Tim Hallett" w:date="2015-01-26T15:48:00Z">
            <w:rPr/>
          </w:rPrChange>
        </w:rPr>
        <w:t>}.</w:t>
      </w:r>
      <w:r w:rsidR="00EC1D9C" w:rsidRPr="009613B4">
        <w:rPr>
          <w:strike/>
          <w:rPrChange w:id="439" w:author="Tim Hallett" w:date="2015-01-26T15:48:00Z">
            <w:rPr/>
          </w:rPrChange>
        </w:rPr>
        <w:t xml:space="preserve"> Additionally, </w:t>
      </w:r>
      <w:r w:rsidR="006A5827" w:rsidRPr="009613B4">
        <w:rPr>
          <w:strike/>
          <w:rPrChange w:id="440" w:author="Tim Hallett" w:date="2015-01-26T15:48:00Z">
            <w:rPr/>
          </w:rPrChange>
        </w:rPr>
        <w:t xml:space="preserve">a meta-analysis </w:t>
      </w:r>
      <w:r w:rsidR="00737397" w:rsidRPr="009613B4">
        <w:rPr>
          <w:strike/>
          <w:rPrChange w:id="441" w:author="Tim Hallett" w:date="2015-01-26T15:48:00Z">
            <w:rPr/>
          </w:rPrChange>
        </w:rPr>
        <w:t>of 12 sub-Saharan countries has estimated that only 77% of patients are achieving adequate adherence to ART, increasing the risk of mortality and resistance development among those failing to adhere</w:t>
      </w:r>
      <w:r w:rsidR="005F423B" w:rsidRPr="009613B4">
        <w:rPr>
          <w:strike/>
          <w:rPrChange w:id="442" w:author="Tim Hallett" w:date="2015-01-26T15:48:00Z">
            <w:rPr/>
          </w:rPrChange>
        </w:rPr>
        <w:fldChar w:fldCharType="begin"/>
      </w:r>
      <w:r w:rsidR="005F423B" w:rsidRPr="009613B4">
        <w:rPr>
          <w:strike/>
          <w:rPrChange w:id="443" w:author="Tim Hallett" w:date="2015-01-26T15:48:00Z">
            <w:rPr/>
          </w:rPrChange>
        </w:rPr>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rsidRPr="009613B4">
        <w:rPr>
          <w:strike/>
          <w:rPrChange w:id="444" w:author="Tim Hallett" w:date="2015-01-26T15:48:00Z">
            <w:rPr/>
          </w:rPrChange>
        </w:rPr>
        <w:fldChar w:fldCharType="separate"/>
      </w:r>
      <w:r w:rsidR="005F423B" w:rsidRPr="009613B4">
        <w:rPr>
          <w:strike/>
          <w:lang w:val="en-US"/>
          <w:rPrChange w:id="445" w:author="Tim Hallett" w:date="2015-01-26T15:48:00Z">
            <w:rPr>
              <w:lang w:val="en-US"/>
            </w:rPr>
          </w:rPrChange>
        </w:rPr>
        <w:t>{Gardner:2009fb,</w:t>
      </w:r>
      <w:r w:rsidR="005F423B" w:rsidRPr="009613B4">
        <w:rPr>
          <w:strike/>
          <w:rPrChange w:id="446" w:author="Tim Hallett" w:date="2015-01-26T15:48:00Z">
            <w:rPr/>
          </w:rPrChange>
        </w:rPr>
        <w:fldChar w:fldCharType="end"/>
      </w:r>
      <w:r w:rsidR="005F423B" w:rsidRPr="009613B4">
        <w:rPr>
          <w:strike/>
          <w:rPrChange w:id="447" w:author="Tim Hallett" w:date="2015-01-26T15:48:00Z">
            <w:rPr/>
          </w:rPrChange>
        </w:rPr>
        <w:fldChar w:fldCharType="begin"/>
      </w:r>
      <w:r w:rsidR="005F423B" w:rsidRPr="009613B4">
        <w:rPr>
          <w:strike/>
          <w:rPrChange w:id="448" w:author="Tim Hallett" w:date="2015-01-26T15:48:00Z">
            <w:rPr/>
          </w:rPrChange>
        </w:rPr>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rsidRPr="009613B4">
        <w:rPr>
          <w:strike/>
          <w:rPrChange w:id="449" w:author="Tim Hallett" w:date="2015-01-26T15:48:00Z">
            <w:rPr/>
          </w:rPrChange>
        </w:rPr>
        <w:fldChar w:fldCharType="separate"/>
      </w:r>
      <w:r w:rsidR="005F423B" w:rsidRPr="009613B4">
        <w:rPr>
          <w:strike/>
          <w:lang w:val="en-US"/>
          <w:rPrChange w:id="450" w:author="Tim Hallett" w:date="2015-01-26T15:48:00Z">
            <w:rPr>
              <w:lang w:val="en-US"/>
            </w:rPr>
          </w:rPrChange>
        </w:rPr>
        <w:t>Nachega:2006bx,</w:t>
      </w:r>
      <w:r w:rsidR="005F423B" w:rsidRPr="009613B4">
        <w:rPr>
          <w:strike/>
          <w:rPrChange w:id="451" w:author="Tim Hallett" w:date="2015-01-26T15:48:00Z">
            <w:rPr/>
          </w:rPrChange>
        </w:rPr>
        <w:fldChar w:fldCharType="end"/>
      </w:r>
      <w:r w:rsidR="00737397" w:rsidRPr="009613B4">
        <w:rPr>
          <w:strike/>
          <w:rPrChange w:id="452" w:author="Tim Hallett" w:date="2015-01-26T15:48:00Z">
            <w:rPr/>
          </w:rPrChange>
        </w:rPr>
        <w:fldChar w:fldCharType="begin"/>
      </w:r>
      <w:r w:rsidR="00737397" w:rsidRPr="009613B4">
        <w:rPr>
          <w:strike/>
          <w:rPrChange w:id="453" w:author="Tim Hallett" w:date="2015-01-26T15:48:00Z">
            <w:rPr/>
          </w:rPrChange>
        </w:rPr>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rsidRPr="009613B4">
        <w:rPr>
          <w:strike/>
          <w:rPrChange w:id="454" w:author="Tim Hallett" w:date="2015-01-26T15:48:00Z">
            <w:rPr/>
          </w:rPrChange>
        </w:rPr>
        <w:fldChar w:fldCharType="separate"/>
      </w:r>
      <w:r w:rsidR="00737397" w:rsidRPr="009613B4">
        <w:rPr>
          <w:strike/>
          <w:lang w:val="en-US"/>
          <w:rPrChange w:id="455" w:author="Tim Hallett" w:date="2015-01-26T15:48:00Z">
            <w:rPr>
              <w:lang w:val="en-US"/>
            </w:rPr>
          </w:rPrChange>
        </w:rPr>
        <w:t>Mills:2006gf}</w:t>
      </w:r>
      <w:r w:rsidR="00737397" w:rsidRPr="009613B4">
        <w:rPr>
          <w:strike/>
          <w:rPrChange w:id="456" w:author="Tim Hallett" w:date="2015-01-26T15:48:00Z">
            <w:rPr/>
          </w:rPrChange>
        </w:rPr>
        <w:fldChar w:fldCharType="end"/>
      </w:r>
      <w:r w:rsidR="00737397" w:rsidRPr="009613B4">
        <w:rPr>
          <w:strike/>
          <w:rPrChange w:id="457" w:author="Tim Hallett" w:date="2015-01-26T15:48:00Z">
            <w:rPr/>
          </w:rPrChange>
        </w:rPr>
        <w:t>.</w:t>
      </w:r>
    </w:p>
    <w:p w:rsidR="0089420B" w:rsidRPr="009613B4" w:rsidRDefault="0089420B" w:rsidP="0089420B">
      <w:pPr>
        <w:pStyle w:val="normal0"/>
        <w:contextualSpacing w:val="0"/>
        <w:rPr>
          <w:strike/>
          <w:rPrChange w:id="458" w:author="Tim Hallett" w:date="2015-01-26T15:48:00Z">
            <w:rPr/>
          </w:rPrChange>
        </w:rPr>
      </w:pPr>
    </w:p>
    <w:p w:rsidR="008C7C9C" w:rsidRPr="009613B4" w:rsidRDefault="00F06617" w:rsidP="0089420B">
      <w:pPr>
        <w:pStyle w:val="normal0"/>
        <w:contextualSpacing w:val="0"/>
        <w:rPr>
          <w:strike/>
          <w:lang w:val="en-US"/>
          <w:rPrChange w:id="459" w:author="Tim Hallett" w:date="2015-01-26T15:48:00Z">
            <w:rPr>
              <w:lang w:val="en-US"/>
            </w:rPr>
          </w:rPrChange>
        </w:rPr>
      </w:pPr>
      <w:r w:rsidRPr="009613B4">
        <w:rPr>
          <w:strike/>
          <w:rPrChange w:id="460" w:author="Tim Hallett" w:date="2015-01-26T15:48:00Z">
            <w:rPr/>
          </w:rPrChange>
        </w:rPr>
        <w:tab/>
        <w:t xml:space="preserve">With poor patient outcomes being linked to structural weaknesses </w:t>
      </w:r>
      <w:r w:rsidR="00BF022B" w:rsidRPr="009613B4">
        <w:rPr>
          <w:strike/>
          <w:rPrChange w:id="461" w:author="Tim Hallett" w:date="2015-01-26T15:48:00Z">
            <w:rPr/>
          </w:rPrChange>
        </w:rPr>
        <w:t>in</w:t>
      </w:r>
      <w:r w:rsidRPr="009613B4">
        <w:rPr>
          <w:strike/>
          <w:rPrChange w:id="462" w:author="Tim Hallett" w:date="2015-01-26T15:48:00Z">
            <w:rPr/>
          </w:rPrChange>
        </w:rPr>
        <w:t xml:space="preserve"> </w:t>
      </w:r>
      <w:r w:rsidR="001068CE" w:rsidRPr="009613B4">
        <w:rPr>
          <w:strike/>
          <w:rPrChange w:id="463" w:author="Tim Hallett" w:date="2015-01-26T15:48:00Z">
            <w:rPr/>
          </w:rPrChange>
        </w:rPr>
        <w:t>ART programmes</w:t>
      </w:r>
      <w:r w:rsidR="00BF022B" w:rsidRPr="009613B4">
        <w:rPr>
          <w:strike/>
          <w:rPrChange w:id="464" w:author="Tim Hallett" w:date="2015-01-26T15:48:00Z">
            <w:rPr/>
          </w:rPrChange>
        </w:rPr>
        <w:t>, providers</w:t>
      </w:r>
      <w:r w:rsidR="001068CE" w:rsidRPr="009613B4">
        <w:rPr>
          <w:strike/>
          <w:rPrChange w:id="465" w:author="Tim Hallett" w:date="2015-01-26T15:48:00Z">
            <w:rPr/>
          </w:rPrChange>
        </w:rPr>
        <w:t xml:space="preserve"> have </w:t>
      </w:r>
      <w:r w:rsidR="00BF022B" w:rsidRPr="009613B4">
        <w:rPr>
          <w:strike/>
          <w:rPrChange w:id="466" w:author="Tim Hallett" w:date="2015-01-26T15:48:00Z">
            <w:rPr/>
          </w:rPrChange>
        </w:rPr>
        <w:t>begun to</w:t>
      </w:r>
      <w:r w:rsidR="001068CE" w:rsidRPr="009613B4">
        <w:rPr>
          <w:strike/>
          <w:rPrChange w:id="467" w:author="Tim Hallett" w:date="2015-01-26T15:48:00Z">
            <w:rPr/>
          </w:rPrChange>
        </w:rPr>
        <w:t xml:space="preserve"> </w:t>
      </w:r>
      <w:r w:rsidR="00BF022B" w:rsidRPr="009613B4">
        <w:rPr>
          <w:strike/>
          <w:rPrChange w:id="468" w:author="Tim Hallett" w:date="2015-01-26T15:48:00Z">
            <w:rPr/>
          </w:rPrChange>
        </w:rPr>
        <w:t>intervene and improve care.</w:t>
      </w:r>
      <w:r w:rsidR="00B25FEF" w:rsidRPr="009613B4">
        <w:rPr>
          <w:strike/>
          <w:rPrChange w:id="469" w:author="Tim Hallett" w:date="2015-01-26T15:48:00Z">
            <w:rPr/>
          </w:rPrChange>
        </w:rPr>
        <w:t xml:space="preserve"> </w:t>
      </w:r>
      <w:r w:rsidR="004E074A" w:rsidRPr="009613B4">
        <w:rPr>
          <w:strike/>
          <w:rPrChange w:id="470" w:author="Tim Hallett" w:date="2015-01-26T15:48:00Z">
            <w:rPr/>
          </w:rPrChange>
        </w:rPr>
        <w:t xml:space="preserve">For example, interventions aimed at improving the uptake of HIV-testing have targeted individuals through setting up voluntary counselling and testing (VCT) clinics </w:t>
      </w:r>
      <w:r w:rsidR="00A65134" w:rsidRPr="009613B4">
        <w:rPr>
          <w:strike/>
          <w:rPrChange w:id="471" w:author="Tim Hallett" w:date="2015-01-26T15:48:00Z">
            <w:rPr/>
          </w:rPrChange>
        </w:rPr>
        <w:t>in accessible sites and by establishing provider-initiated counselling and testing (PICT) by incorporating HIV counselling and testing into healthcare services</w:t>
      </w:r>
      <w:r w:rsidR="00A65134" w:rsidRPr="009613B4">
        <w:rPr>
          <w:strike/>
          <w:rPrChange w:id="472" w:author="Tim Hallett" w:date="2015-01-26T15:48:00Z">
            <w:rPr/>
          </w:rPrChange>
        </w:rPr>
        <w:fldChar w:fldCharType="begin"/>
      </w:r>
      <w:r w:rsidR="00A65134" w:rsidRPr="009613B4">
        <w:rPr>
          <w:strike/>
          <w:rPrChange w:id="473" w:author="Tim Hallett" w:date="2015-01-26T15:48:00Z">
            <w:rPr/>
          </w:rPrChange>
        </w:rPr>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rsidRPr="009613B4">
        <w:rPr>
          <w:strike/>
          <w:rPrChange w:id="474" w:author="Tim Hallett" w:date="2015-01-26T15:48:00Z">
            <w:rPr/>
          </w:rPrChange>
        </w:rPr>
        <w:fldChar w:fldCharType="separate"/>
      </w:r>
      <w:r w:rsidR="00A65134" w:rsidRPr="009613B4">
        <w:rPr>
          <w:strike/>
          <w:lang w:val="en-US"/>
          <w:rPrChange w:id="475" w:author="Tim Hallett" w:date="2015-01-26T15:48:00Z">
            <w:rPr>
              <w:lang w:val="en-US"/>
            </w:rPr>
          </w:rPrChange>
        </w:rPr>
        <w:t>{Obure:2012fb, Thielman:2006fm}</w:t>
      </w:r>
      <w:r w:rsidR="00A65134" w:rsidRPr="009613B4">
        <w:rPr>
          <w:strike/>
          <w:rPrChange w:id="476" w:author="Tim Hallett" w:date="2015-01-26T15:48:00Z">
            <w:rPr/>
          </w:rPrChange>
        </w:rPr>
        <w:fldChar w:fldCharType="end"/>
      </w:r>
      <w:r w:rsidR="00A65134" w:rsidRPr="009613B4">
        <w:rPr>
          <w:strike/>
          <w:rPrChange w:id="477" w:author="Tim Hallett" w:date="2015-01-26T15:48:00Z">
            <w:rPr/>
          </w:rPrChange>
        </w:rPr>
        <w:t>.</w:t>
      </w:r>
      <w:r w:rsidR="00555157" w:rsidRPr="009613B4">
        <w:rPr>
          <w:strike/>
          <w:rPrChange w:id="478" w:author="Tim Hallett" w:date="2015-01-26T15:48:00Z">
            <w:rPr/>
          </w:rPrChange>
        </w:rPr>
        <w:t xml:space="preserve"> Home-based counselling and testing (HBCT) interventions also aim to improve testing uptake</w:t>
      </w:r>
      <w:r w:rsidR="00C7745D" w:rsidRPr="009613B4">
        <w:rPr>
          <w:strike/>
          <w:rPrChange w:id="479" w:author="Tim Hallett" w:date="2015-01-26T15:48:00Z">
            <w:rPr/>
          </w:rPrChange>
        </w:rPr>
        <w:fldChar w:fldCharType="begin"/>
      </w:r>
      <w:r w:rsidR="00C7745D" w:rsidRPr="009613B4">
        <w:rPr>
          <w:strike/>
          <w:rPrChange w:id="480" w:author="Tim Hallett" w:date="2015-01-26T15:48:00Z">
            <w:rPr/>
          </w:rPrChange>
        </w:rPr>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rsidRPr="009613B4">
        <w:rPr>
          <w:strike/>
          <w:rPrChange w:id="481" w:author="Tim Hallett" w:date="2015-01-26T15:48:00Z">
            <w:rPr/>
          </w:rPrChange>
        </w:rPr>
        <w:fldChar w:fldCharType="separate"/>
      </w:r>
      <w:r w:rsidR="00C7745D" w:rsidRPr="009613B4">
        <w:rPr>
          <w:strike/>
          <w:lang w:val="en-US"/>
          <w:rPrChange w:id="482" w:author="Tim Hallett" w:date="2015-01-26T15:48:00Z">
            <w:rPr>
              <w:lang w:val="en-US"/>
            </w:rPr>
          </w:rPrChange>
        </w:rPr>
        <w:t>{Menzies:2009fs}</w:t>
      </w:r>
      <w:r w:rsidR="00C7745D" w:rsidRPr="009613B4">
        <w:rPr>
          <w:strike/>
          <w:rPrChange w:id="483" w:author="Tim Hallett" w:date="2015-01-26T15:48:00Z">
            <w:rPr/>
          </w:rPrChange>
        </w:rPr>
        <w:fldChar w:fldCharType="end"/>
      </w:r>
      <w:r w:rsidR="00555157" w:rsidRPr="009613B4">
        <w:rPr>
          <w:strike/>
          <w:rPrChange w:id="484" w:author="Tim Hallett" w:date="2015-01-26T15:48:00Z">
            <w:rPr/>
          </w:rPrChange>
        </w:rPr>
        <w:t>. This type of intervention involves home-visits by care workers who administer counselling and rapid HIV-tests to consenting participants</w:t>
      </w:r>
      <w:r w:rsidR="00C7745D" w:rsidRPr="009613B4">
        <w:rPr>
          <w:strike/>
          <w:rPrChange w:id="485" w:author="Tim Hallett" w:date="2015-01-26T15:48:00Z">
            <w:rPr/>
          </w:rPrChange>
        </w:rPr>
        <w:fldChar w:fldCharType="begin"/>
      </w:r>
      <w:r w:rsidR="00C7745D" w:rsidRPr="009613B4">
        <w:rPr>
          <w:strike/>
          <w:rPrChange w:id="486" w:author="Tim Hallett" w:date="2015-01-26T15:48:00Z">
            <w:rPr/>
          </w:rPrChange>
        </w:rPr>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rsidRPr="009613B4">
        <w:rPr>
          <w:strike/>
          <w:rPrChange w:id="487" w:author="Tim Hallett" w:date="2015-01-26T15:48:00Z">
            <w:rPr/>
          </w:rPrChange>
        </w:rPr>
        <w:fldChar w:fldCharType="separate"/>
      </w:r>
      <w:r w:rsidR="00C7745D" w:rsidRPr="009613B4">
        <w:rPr>
          <w:strike/>
          <w:lang w:val="en-US"/>
          <w:rPrChange w:id="488" w:author="Tim Hallett" w:date="2015-01-26T15:48:00Z">
            <w:rPr>
              <w:lang w:val="en-US"/>
            </w:rPr>
          </w:rPrChange>
        </w:rPr>
        <w:t>{vanRooyen:2013gy}</w:t>
      </w:r>
      <w:r w:rsidR="00C7745D" w:rsidRPr="009613B4">
        <w:rPr>
          <w:strike/>
          <w:rPrChange w:id="489" w:author="Tim Hallett" w:date="2015-01-26T15:48:00Z">
            <w:rPr/>
          </w:rPrChange>
        </w:rPr>
        <w:fldChar w:fldCharType="end"/>
      </w:r>
      <w:r w:rsidR="00555157" w:rsidRPr="009613B4">
        <w:rPr>
          <w:strike/>
          <w:rPrChange w:id="490" w:author="Tim Hallett" w:date="2015-01-26T15:48:00Z">
            <w:rPr/>
          </w:rPrChange>
        </w:rPr>
        <w:t>. Infected individuals learn of their status immediately and are then encouraged to attend a clinic for CD4 testing</w:t>
      </w:r>
      <w:r w:rsidR="00C7745D" w:rsidRPr="009613B4">
        <w:rPr>
          <w:strike/>
          <w:rPrChange w:id="491" w:author="Tim Hallett" w:date="2015-01-26T15:48:00Z">
            <w:rPr/>
          </w:rPrChange>
        </w:rPr>
        <w:fldChar w:fldCharType="begin"/>
      </w:r>
      <w:r w:rsidR="00C7745D" w:rsidRPr="009613B4">
        <w:rPr>
          <w:strike/>
          <w:rPrChange w:id="492" w:author="Tim Hallett" w:date="2015-01-26T15:48:00Z">
            <w:rPr/>
          </w:rPrChange>
        </w:rPr>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rsidRPr="009613B4">
        <w:rPr>
          <w:strike/>
          <w:rPrChange w:id="493" w:author="Tim Hallett" w:date="2015-01-26T15:48:00Z">
            <w:rPr/>
          </w:rPrChange>
        </w:rPr>
        <w:fldChar w:fldCharType="separate"/>
      </w:r>
      <w:r w:rsidR="00C7745D" w:rsidRPr="009613B4">
        <w:rPr>
          <w:strike/>
          <w:lang w:val="en-US"/>
          <w:rPrChange w:id="494" w:author="Tim Hallett" w:date="2015-01-26T15:48:00Z">
            <w:rPr>
              <w:lang w:val="en-US"/>
            </w:rPr>
          </w:rPrChange>
        </w:rPr>
        <w:t>{Kimaiyo:2010tq}</w:t>
      </w:r>
      <w:r w:rsidR="00C7745D" w:rsidRPr="009613B4">
        <w:rPr>
          <w:strike/>
          <w:rPrChange w:id="495" w:author="Tim Hallett" w:date="2015-01-26T15:48:00Z">
            <w:rPr/>
          </w:rPrChange>
        </w:rPr>
        <w:fldChar w:fldCharType="end"/>
      </w:r>
      <w:r w:rsidR="00555157" w:rsidRPr="009613B4">
        <w:rPr>
          <w:strike/>
          <w:rPrChange w:id="496" w:author="Tim Hallett" w:date="2015-01-26T15:48:00Z">
            <w:rPr/>
          </w:rPrChange>
        </w:rPr>
        <w:t xml:space="preserve">. HBCT has been shown to be a powerful diagnostic tool </w:t>
      </w:r>
      <w:r w:rsidR="00C7745D" w:rsidRPr="009613B4">
        <w:rPr>
          <w:strike/>
          <w:rPrChange w:id="497" w:author="Tim Hallett" w:date="2015-01-26T15:48:00Z">
            <w:rPr/>
          </w:rPrChange>
        </w:rPr>
        <w:t xml:space="preserve">as individuals are sought out </w:t>
      </w:r>
      <w:r w:rsidR="00E214D3" w:rsidRPr="009613B4">
        <w:rPr>
          <w:strike/>
          <w:rPrChange w:id="498" w:author="Tim Hallett" w:date="2015-01-26T15:48:00Z">
            <w:rPr/>
          </w:rPrChange>
        </w:rPr>
        <w:t>rather than</w:t>
      </w:r>
      <w:r w:rsidR="00C7745D" w:rsidRPr="009613B4">
        <w:rPr>
          <w:strike/>
          <w:rPrChange w:id="499" w:author="Tim Hallett" w:date="2015-01-26T15:48:00Z">
            <w:rPr/>
          </w:rPrChange>
        </w:rPr>
        <w:t xml:space="preserve"> seek care themselves; although, the impact of HBCT on linkage to care remains </w:t>
      </w:r>
      <w:r w:rsidR="00876C31" w:rsidRPr="009613B4">
        <w:rPr>
          <w:strike/>
          <w:rPrChange w:id="500" w:author="Tim Hallett" w:date="2015-01-26T15:48:00Z">
            <w:rPr/>
          </w:rPrChange>
        </w:rPr>
        <w:t>limited</w:t>
      </w:r>
      <w:r w:rsidR="001477F8" w:rsidRPr="009613B4">
        <w:rPr>
          <w:strike/>
          <w:rPrChange w:id="501" w:author="Tim Hallett" w:date="2015-01-26T15:48:00Z">
            <w:rPr/>
          </w:rPrChange>
        </w:rPr>
        <w:fldChar w:fldCharType="begin"/>
      </w:r>
      <w:r w:rsidR="001477F8" w:rsidRPr="009613B4">
        <w:rPr>
          <w:strike/>
          <w:rPrChange w:id="502" w:author="Tim Hallett" w:date="2015-01-26T15:48:00Z">
            <w:rPr/>
          </w:rPrChange>
        </w:rPr>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rsidRPr="009613B4">
        <w:rPr>
          <w:strike/>
          <w:rPrChange w:id="503" w:author="Tim Hallett" w:date="2015-01-26T15:48:00Z">
            <w:rPr/>
          </w:rPrChange>
        </w:rPr>
        <w:fldChar w:fldCharType="separate"/>
      </w:r>
      <w:r w:rsidR="001477F8" w:rsidRPr="009613B4">
        <w:rPr>
          <w:strike/>
          <w:lang w:val="en-US"/>
          <w:rPrChange w:id="504" w:author="Tim Hallett" w:date="2015-01-26T15:48:00Z">
            <w:rPr>
              <w:lang w:val="en-US"/>
            </w:rPr>
          </w:rPrChange>
        </w:rPr>
        <w:t>{vanRooyen:2013gy, Genberg:2015cd}</w:t>
      </w:r>
      <w:r w:rsidR="001477F8" w:rsidRPr="009613B4">
        <w:rPr>
          <w:strike/>
          <w:rPrChange w:id="505" w:author="Tim Hallett" w:date="2015-01-26T15:48:00Z">
            <w:rPr/>
          </w:rPrChange>
        </w:rPr>
        <w:fldChar w:fldCharType="end"/>
      </w:r>
      <w:r w:rsidR="00C7745D" w:rsidRPr="009613B4">
        <w:rPr>
          <w:strike/>
          <w:rPrChange w:id="506" w:author="Tim Hallett" w:date="2015-01-26T15:48:00Z">
            <w:rPr/>
          </w:rPrChange>
        </w:rPr>
        <w:t>.</w:t>
      </w:r>
      <w:r w:rsidR="00252C81" w:rsidRPr="009613B4">
        <w:rPr>
          <w:strike/>
          <w:rPrChange w:id="507" w:author="Tim Hallett" w:date="2015-01-26T15:48:00Z">
            <w:rPr/>
          </w:rPrChange>
        </w:rPr>
        <w:t xml:space="preserve"> </w:t>
      </w:r>
      <w:r w:rsidR="00DF34CA" w:rsidRPr="009613B4">
        <w:rPr>
          <w:strike/>
          <w:lang w:val="en-US"/>
          <w:rPrChange w:id="508" w:author="Tim Hallett" w:date="2015-01-26T15:48:00Z">
            <w:rPr>
              <w:lang w:val="en-US"/>
            </w:rPr>
          </w:rPrChange>
        </w:rPr>
        <w:t xml:space="preserve">A method for increasing linkage to care is to provide individuals with point-of-care (POC) CD4 testing at the site of HIV-testing. While this doesn’t remove the linkage step, </w:t>
      </w:r>
      <w:r w:rsidR="00F84BF4" w:rsidRPr="009613B4">
        <w:rPr>
          <w:strike/>
          <w:lang w:val="en-US"/>
          <w:rPrChange w:id="509" w:author="Tim Hallett" w:date="2015-01-26T15:48:00Z">
            <w:rPr>
              <w:lang w:val="en-US"/>
            </w:rPr>
          </w:rPrChange>
        </w:rPr>
        <w:t xml:space="preserve">informing </w:t>
      </w:r>
      <w:r w:rsidR="00DF34CA" w:rsidRPr="009613B4">
        <w:rPr>
          <w:strike/>
          <w:lang w:val="en-US"/>
          <w:rPrChange w:id="510" w:author="Tim Hallett" w:date="2015-01-26T15:48:00Z">
            <w:rPr>
              <w:lang w:val="en-US"/>
            </w:rPr>
          </w:rPrChange>
        </w:rPr>
        <w:t xml:space="preserve">patients </w:t>
      </w:r>
      <w:r w:rsidR="00836859" w:rsidRPr="009613B4">
        <w:rPr>
          <w:strike/>
          <w:lang w:val="en-US"/>
          <w:rPrChange w:id="511" w:author="Tim Hallett" w:date="2015-01-26T15:48:00Z">
            <w:rPr>
              <w:lang w:val="en-US"/>
            </w:rPr>
          </w:rPrChange>
        </w:rPr>
        <w:t xml:space="preserve">of </w:t>
      </w:r>
      <w:r w:rsidR="00F84BF4" w:rsidRPr="009613B4">
        <w:rPr>
          <w:strike/>
          <w:lang w:val="en-US"/>
          <w:rPrChange w:id="512" w:author="Tim Hallett" w:date="2015-01-26T15:48:00Z">
            <w:rPr>
              <w:lang w:val="en-US"/>
            </w:rPr>
          </w:rPrChange>
        </w:rPr>
        <w:t xml:space="preserve">how </w:t>
      </w:r>
      <w:r w:rsidR="00DF34CA" w:rsidRPr="009613B4">
        <w:rPr>
          <w:strike/>
          <w:lang w:val="en-US"/>
          <w:rPrChange w:id="513" w:author="Tim Hallett" w:date="2015-01-26T15:48:00Z">
            <w:rPr>
              <w:lang w:val="en-US"/>
            </w:rPr>
          </w:rPrChange>
        </w:rPr>
        <w:t>advanced their infection is</w:t>
      </w:r>
      <w:r w:rsidR="00F84BF4" w:rsidRPr="009613B4">
        <w:rPr>
          <w:strike/>
          <w:lang w:val="en-US"/>
          <w:rPrChange w:id="514" w:author="Tim Hallett" w:date="2015-01-26T15:48:00Z">
            <w:rPr>
              <w:lang w:val="en-US"/>
            </w:rPr>
          </w:rPrChange>
        </w:rPr>
        <w:t xml:space="preserve"> has been shown to indirectly improve linkage to care</w:t>
      </w:r>
      <w:r w:rsidR="00F84BF4" w:rsidRPr="009613B4">
        <w:rPr>
          <w:strike/>
          <w:lang w:val="en-US"/>
          <w:rPrChange w:id="515" w:author="Tim Hallett" w:date="2015-01-26T15:48:00Z">
            <w:rPr>
              <w:lang w:val="en-US"/>
            </w:rPr>
          </w:rPrChange>
        </w:rPr>
        <w:fldChar w:fldCharType="begin"/>
      </w:r>
      <w:r w:rsidR="00F84BF4" w:rsidRPr="009613B4">
        <w:rPr>
          <w:strike/>
          <w:lang w:val="en-US"/>
          <w:rPrChange w:id="516" w:author="Tim Hallett" w:date="2015-01-26T15:48:00Z">
            <w:rPr>
              <w:lang w:val="en-US"/>
            </w:rPr>
          </w:rPrChange>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sidRPr="009613B4">
        <w:rPr>
          <w:strike/>
          <w:lang w:val="en-US"/>
          <w:rPrChange w:id="517" w:author="Tim Hallett" w:date="2015-01-26T15:48:00Z">
            <w:rPr>
              <w:lang w:val="en-US"/>
            </w:rPr>
          </w:rPrChange>
        </w:rPr>
        <w:fldChar w:fldCharType="separate"/>
      </w:r>
      <w:r w:rsidR="00F84BF4" w:rsidRPr="009613B4">
        <w:rPr>
          <w:strike/>
          <w:lang w:val="en-US"/>
          <w:rPrChange w:id="518" w:author="Tim Hallett" w:date="2015-01-26T15:48:00Z">
            <w:rPr>
              <w:lang w:val="en-US"/>
            </w:rPr>
          </w:rPrChange>
        </w:rPr>
        <w:t>{Larson:2012dy}</w:t>
      </w:r>
      <w:r w:rsidR="00F84BF4" w:rsidRPr="009613B4">
        <w:rPr>
          <w:strike/>
          <w:lang w:val="en-US"/>
          <w:rPrChange w:id="519" w:author="Tim Hallett" w:date="2015-01-26T15:48:00Z">
            <w:rPr>
              <w:lang w:val="en-US"/>
            </w:rPr>
          </w:rPrChange>
        </w:rPr>
        <w:fldChar w:fldCharType="end"/>
      </w:r>
      <w:r w:rsidR="00DF34CA" w:rsidRPr="009613B4">
        <w:rPr>
          <w:strike/>
          <w:lang w:val="en-US"/>
          <w:rPrChange w:id="520" w:author="Tim Hallett" w:date="2015-01-26T15:48:00Z">
            <w:rPr>
              <w:lang w:val="en-US"/>
            </w:rPr>
          </w:rPrChange>
        </w:rPr>
        <w:t>.</w:t>
      </w:r>
      <w:r w:rsidR="00B31F8B" w:rsidRPr="009613B4">
        <w:rPr>
          <w:strike/>
          <w:rPrChange w:id="521" w:author="Tim Hallett" w:date="2015-01-26T15:48:00Z">
            <w:rPr/>
          </w:rPrChange>
        </w:rPr>
        <w:t xml:space="preserve"> </w:t>
      </w:r>
      <w:r w:rsidR="00252C81" w:rsidRPr="009613B4">
        <w:rPr>
          <w:strike/>
          <w:rPrChange w:id="522" w:author="Tim Hallett" w:date="2015-01-26T15:48:00Z">
            <w:rPr/>
          </w:rPrChange>
        </w:rPr>
        <w:t xml:space="preserve">Once engaged in pre-ART care, interventions such as decentralising care involving patients switching from hospital-based clinics to primary care centres have been </w:t>
      </w:r>
      <w:r w:rsidR="00AB273A" w:rsidRPr="009613B4">
        <w:rPr>
          <w:strike/>
          <w:rPrChange w:id="523" w:author="Tim Hallett" w:date="2015-01-26T15:48:00Z">
            <w:rPr/>
          </w:rPrChange>
        </w:rPr>
        <w:t>proposed</w:t>
      </w:r>
      <w:r w:rsidR="00252C81" w:rsidRPr="009613B4">
        <w:rPr>
          <w:strike/>
          <w:rPrChange w:id="524" w:author="Tim Hallett" w:date="2015-01-26T15:48:00Z">
            <w:rPr/>
          </w:rPrChange>
        </w:rPr>
        <w:t xml:space="preserve"> </w:t>
      </w:r>
      <w:r w:rsidR="00AB273A" w:rsidRPr="009613B4">
        <w:rPr>
          <w:strike/>
          <w:rPrChange w:id="525" w:author="Tim Hallett" w:date="2015-01-26T15:48:00Z">
            <w:rPr/>
          </w:rPrChange>
        </w:rPr>
        <w:t>for</w:t>
      </w:r>
      <w:r w:rsidR="00252C81" w:rsidRPr="009613B4">
        <w:rPr>
          <w:strike/>
          <w:rPrChange w:id="526" w:author="Tim Hallett" w:date="2015-01-26T15:48:00Z">
            <w:rPr/>
          </w:rPrChange>
        </w:rPr>
        <w:t xml:space="preserve"> improving retention</w:t>
      </w:r>
      <w:r w:rsidR="00AB273A" w:rsidRPr="009613B4">
        <w:rPr>
          <w:strike/>
          <w:rPrChange w:id="527" w:author="Tim Hallett" w:date="2015-01-26T15:48:00Z">
            <w:rPr/>
          </w:rPrChange>
        </w:rPr>
        <w:fldChar w:fldCharType="begin"/>
      </w:r>
      <w:r w:rsidR="00AB273A" w:rsidRPr="009613B4">
        <w:rPr>
          <w:strike/>
          <w:rPrChange w:id="528" w:author="Tim Hallett" w:date="2015-01-26T15:48:00Z">
            <w:rPr/>
          </w:rPrChange>
        </w:rPr>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rsidRPr="009613B4">
        <w:rPr>
          <w:strike/>
          <w:rPrChange w:id="529" w:author="Tim Hallett" w:date="2015-01-26T15:48:00Z">
            <w:rPr/>
          </w:rPrChange>
        </w:rPr>
        <w:fldChar w:fldCharType="separate"/>
      </w:r>
      <w:r w:rsidR="00AB273A" w:rsidRPr="009613B4">
        <w:rPr>
          <w:strike/>
          <w:lang w:val="en-US"/>
          <w:rPrChange w:id="530" w:author="Tim Hallett" w:date="2015-01-26T15:48:00Z">
            <w:rPr>
              <w:lang w:val="en-US"/>
            </w:rPr>
          </w:rPrChange>
        </w:rPr>
        <w:t>{Geng:2010du}</w:t>
      </w:r>
      <w:r w:rsidR="00AB273A" w:rsidRPr="009613B4">
        <w:rPr>
          <w:strike/>
          <w:rPrChange w:id="531" w:author="Tim Hallett" w:date="2015-01-26T15:48:00Z">
            <w:rPr/>
          </w:rPrChange>
        </w:rPr>
        <w:fldChar w:fldCharType="end"/>
      </w:r>
      <w:r w:rsidR="00252C81" w:rsidRPr="009613B4">
        <w:rPr>
          <w:strike/>
          <w:rPrChange w:id="532" w:author="Tim Hallett" w:date="2015-01-26T15:48:00Z">
            <w:rPr/>
          </w:rPrChange>
        </w:rPr>
        <w:t xml:space="preserve">. Additionally, POC CD4 testing has also been shown to </w:t>
      </w:r>
      <w:r w:rsidR="00480626" w:rsidRPr="009613B4">
        <w:rPr>
          <w:strike/>
          <w:rPrChange w:id="533" w:author="Tim Hallett" w:date="2015-01-26T15:48:00Z">
            <w:rPr/>
          </w:rPrChange>
        </w:rPr>
        <w:t>reduce loss to follow up while patients are engaged in CD4 staging</w:t>
      </w:r>
      <w:r w:rsidR="00480626" w:rsidRPr="009613B4">
        <w:rPr>
          <w:strike/>
          <w:rPrChange w:id="534" w:author="Tim Hallett" w:date="2015-01-26T15:48:00Z">
            <w:rPr/>
          </w:rPrChange>
        </w:rPr>
        <w:fldChar w:fldCharType="begin"/>
      </w:r>
      <w:r w:rsidR="00480626" w:rsidRPr="009613B4">
        <w:rPr>
          <w:strike/>
          <w:rPrChange w:id="535" w:author="Tim Hallett" w:date="2015-01-26T15:48:00Z">
            <w:rPr/>
          </w:rPrChange>
        </w:rPr>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rsidRPr="009613B4">
        <w:rPr>
          <w:strike/>
          <w:rPrChange w:id="536" w:author="Tim Hallett" w:date="2015-01-26T15:48:00Z">
            <w:rPr/>
          </w:rPrChange>
        </w:rPr>
        <w:fldChar w:fldCharType="separate"/>
      </w:r>
      <w:r w:rsidR="00480626" w:rsidRPr="009613B4">
        <w:rPr>
          <w:strike/>
          <w:lang w:val="en-US"/>
          <w:rPrChange w:id="537" w:author="Tim Hallett" w:date="2015-01-26T15:48:00Z">
            <w:rPr>
              <w:lang w:val="en-US"/>
            </w:rPr>
          </w:rPrChange>
        </w:rPr>
        <w:t>{Jani:2011eb}</w:t>
      </w:r>
      <w:r w:rsidR="00480626" w:rsidRPr="009613B4">
        <w:rPr>
          <w:strike/>
          <w:rPrChange w:id="538" w:author="Tim Hallett" w:date="2015-01-26T15:48:00Z">
            <w:rPr/>
          </w:rPrChange>
        </w:rPr>
        <w:fldChar w:fldCharType="end"/>
      </w:r>
      <w:r w:rsidR="00480626" w:rsidRPr="009613B4">
        <w:rPr>
          <w:strike/>
          <w:rPrChange w:id="539" w:author="Tim Hallett" w:date="2015-01-26T15:48:00Z">
            <w:rPr/>
          </w:rPrChange>
        </w:rPr>
        <w:t>.</w:t>
      </w:r>
      <w:r w:rsidR="0002793C" w:rsidRPr="009613B4">
        <w:rPr>
          <w:strike/>
          <w:rPrChange w:id="540" w:author="Tim Hallett" w:date="2015-01-26T15:48:00Z">
            <w:rPr/>
          </w:rPrChange>
        </w:rPr>
        <w:t xml:space="preserve"> </w:t>
      </w:r>
      <w:r w:rsidR="002D5E18" w:rsidRPr="009613B4">
        <w:rPr>
          <w:strike/>
          <w:rPrChange w:id="541" w:author="Tim Hallett" w:date="2015-01-26T15:48:00Z">
            <w:rPr/>
          </w:rPrChange>
        </w:rPr>
        <w:t xml:space="preserve">Many interventions have additionally targeted retention </w:t>
      </w:r>
      <w:r w:rsidR="00BC00B6" w:rsidRPr="009613B4">
        <w:rPr>
          <w:strike/>
          <w:rPrChange w:id="542" w:author="Tim Hallett" w:date="2015-01-26T15:48:00Z">
            <w:rPr/>
          </w:rPrChange>
        </w:rPr>
        <w:t>in ART care</w:t>
      </w:r>
      <w:r w:rsidR="002D5E18" w:rsidRPr="009613B4">
        <w:rPr>
          <w:strike/>
          <w:rPrChange w:id="543" w:author="Tim Hallett" w:date="2015-01-26T15:48:00Z">
            <w:rPr/>
          </w:rPrChange>
        </w:rPr>
        <w:t>, with decentralisation interventions improving care accessibility and reducing loss to follow up</w:t>
      </w:r>
      <w:r w:rsidR="002D5E18" w:rsidRPr="009613B4">
        <w:rPr>
          <w:strike/>
          <w:rPrChange w:id="544" w:author="Tim Hallett" w:date="2015-01-26T15:48:00Z">
            <w:rPr/>
          </w:rPrChange>
        </w:rPr>
        <w:fldChar w:fldCharType="begin"/>
      </w:r>
      <w:r w:rsidR="002D5E18" w:rsidRPr="009613B4">
        <w:rPr>
          <w:strike/>
          <w:rPrChange w:id="545" w:author="Tim Hallett" w:date="2015-01-26T15:48:00Z">
            <w:rPr/>
          </w:rPrChange>
        </w:rPr>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rsidRPr="009613B4">
        <w:rPr>
          <w:strike/>
          <w:rPrChange w:id="546" w:author="Tim Hallett" w:date="2015-01-26T15:48:00Z">
            <w:rPr/>
          </w:rPrChange>
        </w:rPr>
        <w:fldChar w:fldCharType="separate"/>
      </w:r>
      <w:r w:rsidR="002D5E18" w:rsidRPr="009613B4">
        <w:rPr>
          <w:strike/>
          <w:lang w:val="en-US"/>
          <w:rPrChange w:id="547" w:author="Tim Hallett" w:date="2015-01-26T15:48:00Z">
            <w:rPr>
              <w:lang w:val="en-US"/>
            </w:rPr>
          </w:rPrChange>
        </w:rPr>
        <w:t>{Long:2011cx}</w:t>
      </w:r>
      <w:r w:rsidR="002D5E18" w:rsidRPr="009613B4">
        <w:rPr>
          <w:strike/>
          <w:rPrChange w:id="548" w:author="Tim Hallett" w:date="2015-01-26T15:48:00Z">
            <w:rPr/>
          </w:rPrChange>
        </w:rPr>
        <w:fldChar w:fldCharType="end"/>
      </w:r>
      <w:r w:rsidR="00BC00B6" w:rsidRPr="009613B4">
        <w:rPr>
          <w:strike/>
          <w:rPrChange w:id="549" w:author="Tim Hallett" w:date="2015-01-26T15:48:00Z">
            <w:rPr/>
          </w:rPrChange>
        </w:rPr>
        <w:t xml:space="preserve">. </w:t>
      </w:r>
      <w:r w:rsidR="00BC00B6" w:rsidRPr="009613B4">
        <w:rPr>
          <w:strike/>
          <w:lang w:val="en-US"/>
          <w:rPrChange w:id="550" w:author="Tim Hallett" w:date="2015-01-26T15:48:00Z">
            <w:rPr>
              <w:lang w:val="en-US"/>
            </w:rPr>
          </w:rPrChange>
        </w:rPr>
        <w:t>The use of peer health workers to conduct recurrent home-visits, provide counseling and administer a pill count has been shown to reduce the risk of loss to follow up from ART by almost half</w:t>
      </w:r>
      <w:r w:rsidR="00BC00B6" w:rsidRPr="009613B4">
        <w:rPr>
          <w:strike/>
          <w:lang w:val="en-US"/>
          <w:rPrChange w:id="551" w:author="Tim Hallett" w:date="2015-01-26T15:48:00Z">
            <w:rPr>
              <w:lang w:val="en-US"/>
            </w:rPr>
          </w:rPrChange>
        </w:rPr>
        <w:fldChar w:fldCharType="begin"/>
      </w:r>
      <w:r w:rsidR="00BC00B6" w:rsidRPr="009613B4">
        <w:rPr>
          <w:strike/>
          <w:lang w:val="en-US"/>
          <w:rPrChange w:id="552" w:author="Tim Hallett" w:date="2015-01-26T15:48:00Z">
            <w:rPr>
              <w:lang w:val="en-US"/>
            </w:rPr>
          </w:rPrChange>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sidRPr="009613B4">
        <w:rPr>
          <w:strike/>
          <w:lang w:val="en-US"/>
          <w:rPrChange w:id="553" w:author="Tim Hallett" w:date="2015-01-26T15:48:00Z">
            <w:rPr>
              <w:lang w:val="en-US"/>
            </w:rPr>
          </w:rPrChange>
        </w:rPr>
        <w:fldChar w:fldCharType="separate"/>
      </w:r>
      <w:r w:rsidR="00BC00B6" w:rsidRPr="009613B4">
        <w:rPr>
          <w:strike/>
          <w:lang w:val="en-US"/>
          <w:rPrChange w:id="554" w:author="Tim Hallett" w:date="2015-01-26T15:48:00Z">
            <w:rPr>
              <w:lang w:val="en-US"/>
            </w:rPr>
          </w:rPrChange>
        </w:rPr>
        <w:t>{Chang:2013ke}</w:t>
      </w:r>
      <w:r w:rsidR="00BC00B6" w:rsidRPr="009613B4">
        <w:rPr>
          <w:strike/>
          <w:lang w:val="en-US"/>
          <w:rPrChange w:id="555" w:author="Tim Hallett" w:date="2015-01-26T15:48:00Z">
            <w:rPr>
              <w:lang w:val="en-US"/>
            </w:rPr>
          </w:rPrChange>
        </w:rPr>
        <w:fldChar w:fldCharType="end"/>
      </w:r>
      <w:r w:rsidR="00BC00B6" w:rsidRPr="009613B4">
        <w:rPr>
          <w:strike/>
          <w:lang w:val="en-US"/>
          <w:rPrChange w:id="556" w:author="Tim Hallett" w:date="2015-01-26T15:48:00Z">
            <w:rPr>
              <w:lang w:val="en-US"/>
            </w:rPr>
          </w:rPrChange>
        </w:rPr>
        <w:t>.</w:t>
      </w:r>
      <w:r w:rsidR="00F30180" w:rsidRPr="009613B4">
        <w:rPr>
          <w:strike/>
          <w:rPrChange w:id="557" w:author="Tim Hallett" w:date="2015-01-26T15:48:00Z">
            <w:rPr/>
          </w:rPrChange>
        </w:rPr>
        <w:t xml:space="preserve"> </w:t>
      </w:r>
      <w:r w:rsidR="00B31F8B" w:rsidRPr="009613B4">
        <w:rPr>
          <w:strike/>
          <w:lang w:val="en-US"/>
          <w:rPrChange w:id="558" w:author="Tim Hallett" w:date="2015-01-26T15:48:00Z">
            <w:rPr>
              <w:lang w:val="en-US"/>
            </w:rPr>
          </w:rPrChange>
        </w:rPr>
        <w:t>Several reviews have identified multiple interventions to improve ART adherence</w:t>
      </w:r>
      <w:r w:rsidR="00BC00B6" w:rsidRPr="009613B4">
        <w:rPr>
          <w:strike/>
          <w:lang w:val="en-US"/>
          <w:rPrChange w:id="559" w:author="Tim Hallett" w:date="2015-01-26T15:48:00Z">
            <w:rPr>
              <w:lang w:val="en-US"/>
            </w:rPr>
          </w:rPrChange>
        </w:rPr>
        <w:fldChar w:fldCharType="begin"/>
      </w:r>
      <w:r w:rsidR="00BC00B6" w:rsidRPr="009613B4">
        <w:rPr>
          <w:strike/>
          <w:lang w:val="en-US"/>
          <w:rPrChange w:id="560" w:author="Tim Hallett" w:date="2015-01-26T15:48:00Z">
            <w:rPr>
              <w:lang w:val="en-US"/>
            </w:rPr>
          </w:rPrChange>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sidRPr="009613B4">
        <w:rPr>
          <w:strike/>
          <w:lang w:val="en-US"/>
          <w:rPrChange w:id="561" w:author="Tim Hallett" w:date="2015-01-26T15:48:00Z">
            <w:rPr>
              <w:lang w:val="en-US"/>
            </w:rPr>
          </w:rPrChange>
        </w:rPr>
        <w:fldChar w:fldCharType="separate"/>
      </w:r>
      <w:r w:rsidR="00BC00B6" w:rsidRPr="009613B4">
        <w:rPr>
          <w:strike/>
          <w:lang w:val="en-US"/>
          <w:rPrChange w:id="562" w:author="Tim Hallett" w:date="2015-01-26T15:48:00Z">
            <w:rPr>
              <w:lang w:val="en-US"/>
            </w:rPr>
          </w:rPrChange>
        </w:rPr>
        <w:t>{Barnighausen:2011cb, Scanlon:2013ko}</w:t>
      </w:r>
      <w:r w:rsidR="00BC00B6" w:rsidRPr="009613B4">
        <w:rPr>
          <w:strike/>
          <w:lang w:val="en-US"/>
          <w:rPrChange w:id="563" w:author="Tim Hallett" w:date="2015-01-26T15:48:00Z">
            <w:rPr>
              <w:lang w:val="en-US"/>
            </w:rPr>
          </w:rPrChange>
        </w:rPr>
        <w:fldChar w:fldCharType="end"/>
      </w:r>
      <w:r w:rsidR="00602EC9" w:rsidRPr="009613B4">
        <w:rPr>
          <w:strike/>
          <w:lang w:val="en-US"/>
          <w:rPrChange w:id="564" w:author="Tim Hallett" w:date="2015-01-26T15:48:00Z">
            <w:rPr>
              <w:lang w:val="en-US"/>
            </w:rPr>
          </w:rPrChange>
        </w:rPr>
        <w:t>;</w:t>
      </w:r>
      <w:r w:rsidR="00B31F8B" w:rsidRPr="009613B4">
        <w:rPr>
          <w:strike/>
          <w:lang w:val="en-US"/>
          <w:rPrChange w:id="565" w:author="Tim Hallett" w:date="2015-01-26T15:48:00Z">
            <w:rPr>
              <w:lang w:val="en-US"/>
            </w:rPr>
          </w:rPrChange>
        </w:rPr>
        <w:t xml:space="preserve"> including</w:t>
      </w:r>
      <w:r w:rsidR="00602EC9" w:rsidRPr="009613B4">
        <w:rPr>
          <w:strike/>
          <w:lang w:val="en-US"/>
          <w:rPrChange w:id="566" w:author="Tim Hallett" w:date="2015-01-26T15:48:00Z">
            <w:rPr>
              <w:lang w:val="en-US"/>
            </w:rPr>
          </w:rPrChange>
        </w:rPr>
        <w:t>, peer or nurse-</w:t>
      </w:r>
      <w:r w:rsidR="00B31F8B" w:rsidRPr="009613B4">
        <w:rPr>
          <w:strike/>
          <w:lang w:val="en-US"/>
          <w:rPrChange w:id="567" w:author="Tim Hallett" w:date="2015-01-26T15:48:00Z">
            <w:rPr>
              <w:lang w:val="en-US"/>
            </w:rPr>
          </w:rPrChange>
        </w:rPr>
        <w:t>delivered directly-observed-therapy (DOT)</w:t>
      </w:r>
      <w:r w:rsidR="00BC00B6" w:rsidRPr="009613B4">
        <w:rPr>
          <w:strike/>
          <w:lang w:val="en-US"/>
          <w:rPrChange w:id="568" w:author="Tim Hallett" w:date="2015-01-26T15:48:00Z">
            <w:rPr>
              <w:lang w:val="en-US"/>
            </w:rPr>
          </w:rPrChange>
        </w:rPr>
        <w:fldChar w:fldCharType="begin"/>
      </w:r>
      <w:r w:rsidR="00BC00B6" w:rsidRPr="009613B4">
        <w:rPr>
          <w:strike/>
          <w:lang w:val="en-US"/>
          <w:rPrChange w:id="569" w:author="Tim Hallett" w:date="2015-01-26T15:48:00Z">
            <w:rPr>
              <w:lang w:val="en-US"/>
            </w:rPr>
          </w:rPrChange>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sidRPr="009613B4">
        <w:rPr>
          <w:strike/>
          <w:lang w:val="en-US"/>
          <w:rPrChange w:id="570" w:author="Tim Hallett" w:date="2015-01-26T15:48:00Z">
            <w:rPr>
              <w:lang w:val="en-US"/>
            </w:rPr>
          </w:rPrChange>
        </w:rPr>
        <w:fldChar w:fldCharType="separate"/>
      </w:r>
      <w:r w:rsidR="00BC00B6" w:rsidRPr="009613B4">
        <w:rPr>
          <w:strike/>
          <w:lang w:val="en-US"/>
          <w:rPrChange w:id="571" w:author="Tim Hallett" w:date="2015-01-26T15:48:00Z">
            <w:rPr>
              <w:lang w:val="en-US"/>
            </w:rPr>
          </w:rPrChange>
        </w:rPr>
        <w:t>{Pearson:2007fw, Sarna:2008tb}</w:t>
      </w:r>
      <w:r w:rsidR="00BC00B6" w:rsidRPr="009613B4">
        <w:rPr>
          <w:strike/>
          <w:lang w:val="en-US"/>
          <w:rPrChange w:id="572" w:author="Tim Hallett" w:date="2015-01-26T15:48:00Z">
            <w:rPr>
              <w:lang w:val="en-US"/>
            </w:rPr>
          </w:rPrChange>
        </w:rPr>
        <w:fldChar w:fldCharType="end"/>
      </w:r>
      <w:r w:rsidR="00B31F8B" w:rsidRPr="009613B4">
        <w:rPr>
          <w:strike/>
          <w:lang w:val="en-US"/>
          <w:rPrChange w:id="573" w:author="Tim Hallett" w:date="2015-01-26T15:48:00Z">
            <w:rPr>
              <w:lang w:val="en-US"/>
            </w:rPr>
          </w:rPrChange>
        </w:rPr>
        <w:t>, the use of electronic drug monitoring</w:t>
      </w:r>
      <w:r w:rsidR="00BC00B6" w:rsidRPr="009613B4">
        <w:rPr>
          <w:strike/>
          <w:lang w:val="en-US"/>
          <w:rPrChange w:id="574" w:author="Tim Hallett" w:date="2015-01-26T15:48:00Z">
            <w:rPr>
              <w:lang w:val="en-US"/>
            </w:rPr>
          </w:rPrChange>
        </w:rPr>
        <w:fldChar w:fldCharType="begin"/>
      </w:r>
      <w:r w:rsidR="00BC00B6" w:rsidRPr="009613B4">
        <w:rPr>
          <w:strike/>
          <w:lang w:val="en-US"/>
          <w:rPrChange w:id="575" w:author="Tim Hallett" w:date="2015-01-26T15:48:00Z">
            <w:rPr>
              <w:lang w:val="en-US"/>
            </w:rPr>
          </w:rPrChange>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sidRPr="009613B4">
        <w:rPr>
          <w:strike/>
          <w:lang w:val="en-US"/>
          <w:rPrChange w:id="576" w:author="Tim Hallett" w:date="2015-01-26T15:48:00Z">
            <w:rPr>
              <w:lang w:val="en-US"/>
            </w:rPr>
          </w:rPrChange>
        </w:rPr>
        <w:fldChar w:fldCharType="separate"/>
      </w:r>
      <w:r w:rsidR="00BC00B6" w:rsidRPr="009613B4">
        <w:rPr>
          <w:strike/>
          <w:lang w:val="en-US"/>
          <w:rPrChange w:id="577" w:author="Tim Hallett" w:date="2015-01-26T15:48:00Z">
            <w:rPr>
              <w:lang w:val="en-US"/>
            </w:rPr>
          </w:rPrChange>
        </w:rPr>
        <w:t>{Sabin:2010ce}</w:t>
      </w:r>
      <w:r w:rsidR="00BC00B6" w:rsidRPr="009613B4">
        <w:rPr>
          <w:strike/>
          <w:lang w:val="en-US"/>
          <w:rPrChange w:id="578" w:author="Tim Hallett" w:date="2015-01-26T15:48:00Z">
            <w:rPr>
              <w:lang w:val="en-US"/>
            </w:rPr>
          </w:rPrChange>
        </w:rPr>
        <w:fldChar w:fldCharType="end"/>
      </w:r>
      <w:r w:rsidR="00B31F8B" w:rsidRPr="009613B4">
        <w:rPr>
          <w:strike/>
          <w:lang w:val="en-US"/>
          <w:rPrChange w:id="579" w:author="Tim Hallett" w:date="2015-01-26T15:48:00Z">
            <w:rPr>
              <w:lang w:val="en-US"/>
            </w:rPr>
          </w:rPrChange>
        </w:rPr>
        <w:t>, SMS text message reminders</w:t>
      </w:r>
      <w:r w:rsidR="00BC00B6" w:rsidRPr="009613B4">
        <w:rPr>
          <w:strike/>
          <w:lang w:val="en-US"/>
          <w:rPrChange w:id="580" w:author="Tim Hallett" w:date="2015-01-26T15:48:00Z">
            <w:rPr>
              <w:lang w:val="en-US"/>
            </w:rPr>
          </w:rPrChange>
        </w:rPr>
        <w:fldChar w:fldCharType="begin"/>
      </w:r>
      <w:r w:rsidR="00BC00B6" w:rsidRPr="009613B4">
        <w:rPr>
          <w:strike/>
          <w:lang w:val="en-US"/>
          <w:rPrChange w:id="581" w:author="Tim Hallett" w:date="2015-01-26T15:48:00Z">
            <w:rPr>
              <w:lang w:val="en-US"/>
            </w:rPr>
          </w:rPrChange>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sidRPr="009613B4">
        <w:rPr>
          <w:strike/>
          <w:lang w:val="en-US"/>
          <w:rPrChange w:id="582" w:author="Tim Hallett" w:date="2015-01-26T15:48:00Z">
            <w:rPr>
              <w:lang w:val="en-US"/>
            </w:rPr>
          </w:rPrChange>
        </w:rPr>
        <w:fldChar w:fldCharType="separate"/>
      </w:r>
      <w:r w:rsidR="00BC00B6" w:rsidRPr="009613B4">
        <w:rPr>
          <w:strike/>
          <w:lang w:val="en-US"/>
          <w:rPrChange w:id="583" w:author="Tim Hallett" w:date="2015-01-26T15:48:00Z">
            <w:rPr>
              <w:lang w:val="en-US"/>
            </w:rPr>
          </w:rPrChange>
        </w:rPr>
        <w:t>{Lester:2010jp, Mbuagbaw:2014jg}</w:t>
      </w:r>
      <w:r w:rsidR="00BC00B6" w:rsidRPr="009613B4">
        <w:rPr>
          <w:strike/>
          <w:lang w:val="en-US"/>
          <w:rPrChange w:id="584" w:author="Tim Hallett" w:date="2015-01-26T15:48:00Z">
            <w:rPr>
              <w:lang w:val="en-US"/>
            </w:rPr>
          </w:rPrChange>
        </w:rPr>
        <w:fldChar w:fldCharType="end"/>
      </w:r>
      <w:r w:rsidR="00B31F8B" w:rsidRPr="009613B4">
        <w:rPr>
          <w:strike/>
          <w:lang w:val="en-US"/>
          <w:rPrChange w:id="585" w:author="Tim Hallett" w:date="2015-01-26T15:48:00Z">
            <w:rPr>
              <w:lang w:val="en-US"/>
            </w:rPr>
          </w:rPrChange>
        </w:rPr>
        <w:t xml:space="preserve">, adherence </w:t>
      </w:r>
      <w:r w:rsidR="00BC00B6" w:rsidRPr="009613B4">
        <w:rPr>
          <w:strike/>
          <w:lang w:val="en-US"/>
          <w:rPrChange w:id="586" w:author="Tim Hallett" w:date="2015-01-26T15:48:00Z">
            <w:rPr>
              <w:lang w:val="en-US"/>
            </w:rPr>
          </w:rPrChange>
        </w:rPr>
        <w:t>counseling</w:t>
      </w:r>
      <w:r w:rsidR="00B31F8B" w:rsidRPr="009613B4">
        <w:rPr>
          <w:strike/>
          <w:lang w:val="en-US"/>
          <w:rPrChange w:id="587" w:author="Tim Hallett" w:date="2015-01-26T15:48:00Z">
            <w:rPr>
              <w:lang w:val="en-US"/>
            </w:rPr>
          </w:rPrChange>
        </w:rPr>
        <w:t xml:space="preserve"> and educ</w:t>
      </w:r>
      <w:r w:rsidR="00D857E0" w:rsidRPr="009613B4">
        <w:rPr>
          <w:strike/>
          <w:lang w:val="en-US"/>
          <w:rPrChange w:id="588" w:author="Tim Hallett" w:date="2015-01-26T15:48:00Z">
            <w:rPr>
              <w:lang w:val="en-US"/>
            </w:rPr>
          </w:rPrChange>
        </w:rPr>
        <w:t>a</w:t>
      </w:r>
      <w:r w:rsidR="00B31F8B" w:rsidRPr="009613B4">
        <w:rPr>
          <w:strike/>
          <w:lang w:val="en-US"/>
          <w:rPrChange w:id="589" w:author="Tim Hallett" w:date="2015-01-26T15:48:00Z">
            <w:rPr>
              <w:lang w:val="en-US"/>
            </w:rPr>
          </w:rPrChange>
        </w:rPr>
        <w:t>tion</w:t>
      </w:r>
      <w:r w:rsidR="00BC00B6" w:rsidRPr="009613B4">
        <w:rPr>
          <w:strike/>
          <w:lang w:val="en-US"/>
          <w:rPrChange w:id="590" w:author="Tim Hallett" w:date="2015-01-26T15:48:00Z">
            <w:rPr>
              <w:lang w:val="en-US"/>
            </w:rPr>
          </w:rPrChange>
        </w:rPr>
        <w:fldChar w:fldCharType="begin"/>
      </w:r>
      <w:r w:rsidR="00BC00B6" w:rsidRPr="009613B4">
        <w:rPr>
          <w:strike/>
          <w:lang w:val="en-US"/>
          <w:rPrChange w:id="591" w:author="Tim Hallett" w:date="2015-01-26T15:48:00Z">
            <w:rPr>
              <w:lang w:val="en-US"/>
            </w:rPr>
          </w:rPrChange>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sidRPr="009613B4">
        <w:rPr>
          <w:strike/>
          <w:lang w:val="en-US"/>
          <w:rPrChange w:id="592" w:author="Tim Hallett" w:date="2015-01-26T15:48:00Z">
            <w:rPr>
              <w:lang w:val="en-US"/>
            </w:rPr>
          </w:rPrChange>
        </w:rPr>
        <w:fldChar w:fldCharType="separate"/>
      </w:r>
      <w:r w:rsidR="00BC00B6" w:rsidRPr="009613B4">
        <w:rPr>
          <w:strike/>
          <w:lang w:val="en-US"/>
          <w:rPrChange w:id="593" w:author="Tim Hallett" w:date="2015-01-26T15:48:00Z">
            <w:rPr>
              <w:lang w:val="en-US"/>
            </w:rPr>
          </w:rPrChange>
        </w:rPr>
        <w:t>{Chung:2011jm}</w:t>
      </w:r>
      <w:r w:rsidR="00BC00B6" w:rsidRPr="009613B4">
        <w:rPr>
          <w:strike/>
          <w:lang w:val="en-US"/>
          <w:rPrChange w:id="594" w:author="Tim Hallett" w:date="2015-01-26T15:48:00Z">
            <w:rPr>
              <w:lang w:val="en-US"/>
            </w:rPr>
          </w:rPrChange>
        </w:rPr>
        <w:fldChar w:fldCharType="end"/>
      </w:r>
      <w:r w:rsidR="00602EC9" w:rsidRPr="009613B4">
        <w:rPr>
          <w:strike/>
          <w:lang w:val="en-US"/>
          <w:rPrChange w:id="595" w:author="Tim Hallett" w:date="2015-01-26T15:48:00Z">
            <w:rPr>
              <w:lang w:val="en-US"/>
            </w:rPr>
          </w:rPrChange>
        </w:rPr>
        <w:t>,</w:t>
      </w:r>
      <w:r w:rsidR="00B31F8B" w:rsidRPr="009613B4">
        <w:rPr>
          <w:strike/>
          <w:lang w:val="en-US"/>
          <w:rPrChange w:id="596" w:author="Tim Hallett" w:date="2015-01-26T15:48:00Z">
            <w:rPr>
              <w:lang w:val="en-US"/>
            </w:rPr>
          </w:rPrChange>
        </w:rPr>
        <w:t xml:space="preserve"> together with food incentives</w:t>
      </w:r>
      <w:r w:rsidR="00BC00B6" w:rsidRPr="009613B4">
        <w:rPr>
          <w:strike/>
          <w:lang w:val="en-US"/>
          <w:rPrChange w:id="597" w:author="Tim Hallett" w:date="2015-01-26T15:48:00Z">
            <w:rPr>
              <w:lang w:val="en-US"/>
            </w:rPr>
          </w:rPrChange>
        </w:rPr>
        <w:fldChar w:fldCharType="begin"/>
      </w:r>
      <w:r w:rsidR="00BC00B6" w:rsidRPr="009613B4">
        <w:rPr>
          <w:strike/>
          <w:lang w:val="en-US"/>
          <w:rPrChange w:id="598" w:author="Tim Hallett" w:date="2015-01-26T15:48:00Z">
            <w:rPr>
              <w:lang w:val="en-US"/>
            </w:rPr>
          </w:rPrChange>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sidRPr="009613B4">
        <w:rPr>
          <w:strike/>
          <w:lang w:val="en-US"/>
          <w:rPrChange w:id="599" w:author="Tim Hallett" w:date="2015-01-26T15:48:00Z">
            <w:rPr>
              <w:lang w:val="en-US"/>
            </w:rPr>
          </w:rPrChange>
        </w:rPr>
        <w:fldChar w:fldCharType="separate"/>
      </w:r>
      <w:r w:rsidR="00BC00B6" w:rsidRPr="009613B4">
        <w:rPr>
          <w:strike/>
          <w:lang w:val="en-US"/>
          <w:rPrChange w:id="600" w:author="Tim Hallett" w:date="2015-01-26T15:48:00Z">
            <w:rPr>
              <w:lang w:val="en-US"/>
            </w:rPr>
          </w:rPrChange>
        </w:rPr>
        <w:t>{Cantrell:2008ii, Mamlin:2009gf}</w:t>
      </w:r>
      <w:r w:rsidR="00BC00B6" w:rsidRPr="009613B4">
        <w:rPr>
          <w:strike/>
          <w:lang w:val="en-US"/>
          <w:rPrChange w:id="601" w:author="Tim Hallett" w:date="2015-01-26T15:48:00Z">
            <w:rPr>
              <w:lang w:val="en-US"/>
            </w:rPr>
          </w:rPrChange>
        </w:rPr>
        <w:fldChar w:fldCharType="end"/>
      </w:r>
      <w:r w:rsidR="00F30180" w:rsidRPr="009613B4">
        <w:rPr>
          <w:strike/>
          <w:lang w:val="en-US"/>
          <w:rPrChange w:id="602" w:author="Tim Hallett" w:date="2015-01-26T15:48:00Z">
            <w:rPr>
              <w:lang w:val="en-US"/>
            </w:rPr>
          </w:rPrChange>
        </w:rPr>
        <w:t>.</w:t>
      </w:r>
    </w:p>
    <w:p w:rsidR="00022076" w:rsidRPr="009613B4" w:rsidRDefault="00022076" w:rsidP="00C56971">
      <w:pPr>
        <w:pStyle w:val="normal0"/>
        <w:ind w:firstLine="720"/>
        <w:contextualSpacing w:val="0"/>
        <w:rPr>
          <w:strike/>
          <w:rPrChange w:id="603" w:author="Tim Hallett" w:date="2015-01-26T15:48:00Z">
            <w:rPr/>
          </w:rPrChange>
        </w:rPr>
      </w:pPr>
    </w:p>
    <w:p w:rsidR="00BB778B" w:rsidRPr="009613B4" w:rsidRDefault="008C7C9C" w:rsidP="001014BC">
      <w:pPr>
        <w:pStyle w:val="normal0"/>
        <w:ind w:firstLine="720"/>
        <w:contextualSpacing w:val="0"/>
        <w:rPr>
          <w:strike/>
          <w:rPrChange w:id="604" w:author="Tim Hallett" w:date="2015-01-26T15:48:00Z">
            <w:rPr/>
          </w:rPrChange>
        </w:rPr>
      </w:pPr>
      <w:r w:rsidRPr="009613B4">
        <w:rPr>
          <w:strike/>
          <w:rPrChange w:id="605" w:author="Tim Hallett" w:date="2015-01-26T15:48:00Z">
            <w:rPr/>
          </w:rPrChange>
        </w:rPr>
        <w:t xml:space="preserve">With </w:t>
      </w:r>
      <w:r w:rsidR="00D225D0" w:rsidRPr="009613B4">
        <w:rPr>
          <w:strike/>
          <w:rPrChange w:id="606" w:author="Tim Hallett" w:date="2015-01-26T15:48:00Z">
            <w:rPr/>
          </w:rPrChange>
        </w:rPr>
        <w:t xml:space="preserve">a variety </w:t>
      </w:r>
      <w:r w:rsidRPr="009613B4">
        <w:rPr>
          <w:strike/>
          <w:rPrChange w:id="607" w:author="Tim Hallett" w:date="2015-01-26T15:48:00Z">
            <w:rPr/>
          </w:rPrChange>
        </w:rPr>
        <w:t>of intervent</w:t>
      </w:r>
      <w:r w:rsidR="00D225D0" w:rsidRPr="009613B4">
        <w:rPr>
          <w:strike/>
          <w:rPrChange w:id="608" w:author="Tim Hallett" w:date="2015-01-26T15:48:00Z">
            <w:rPr/>
          </w:rPrChange>
        </w:rPr>
        <w:t>ions aimed at strengthening various points of care</w:t>
      </w:r>
      <w:r w:rsidRPr="009613B4">
        <w:rPr>
          <w:strike/>
          <w:rPrChange w:id="609" w:author="Tim Hallett" w:date="2015-01-26T15:48:00Z">
            <w:rPr/>
          </w:rPrChange>
        </w:rPr>
        <w:t xml:space="preserve">, </w:t>
      </w:r>
      <w:r w:rsidR="00D225D0" w:rsidRPr="009613B4">
        <w:rPr>
          <w:strike/>
          <w:rPrChange w:id="610" w:author="Tim Hallett" w:date="2015-01-26T15:48:00Z">
            <w:rPr/>
          </w:rPrChange>
        </w:rPr>
        <w:t xml:space="preserve">programme providers </w:t>
      </w:r>
      <w:r w:rsidR="00A8362A" w:rsidRPr="009613B4">
        <w:rPr>
          <w:strike/>
          <w:rPrChange w:id="611" w:author="Tim Hallett" w:date="2015-01-26T15:48:00Z">
            <w:rPr/>
          </w:rPrChange>
        </w:rPr>
        <w:t xml:space="preserve">need to </w:t>
      </w:r>
      <w:r w:rsidR="000B3728" w:rsidRPr="009613B4">
        <w:rPr>
          <w:strike/>
          <w:rPrChange w:id="612" w:author="Tim Hallett" w:date="2015-01-26T15:48:00Z">
            <w:rPr/>
          </w:rPrChange>
        </w:rPr>
        <w:t xml:space="preserve">calculate where best to implement interventions to maximise patient outcomes. </w:t>
      </w:r>
      <w:r w:rsidR="004D21DE" w:rsidRPr="009613B4">
        <w:rPr>
          <w:strike/>
          <w:rPrChange w:id="613" w:author="Tim Hallett" w:date="2015-01-26T15:48:00Z">
            <w:rPr/>
          </w:rPrChange>
        </w:rPr>
        <w:t xml:space="preserve">The concept of the “Cascade of Care” is a means of visualising the events and pathways through care taken by individuals, and allows us to link outcomes to earlier care </w:t>
      </w:r>
      <w:proofErr w:type="gramStart"/>
      <w:r w:rsidR="004D21DE" w:rsidRPr="009613B4">
        <w:rPr>
          <w:strike/>
          <w:rPrChange w:id="614" w:author="Tim Hallett" w:date="2015-01-26T15:48:00Z">
            <w:rPr/>
          </w:rPrChange>
        </w:rPr>
        <w:t>experience{</w:t>
      </w:r>
      <w:proofErr w:type="gramEnd"/>
      <w:r w:rsidR="004D21DE" w:rsidRPr="009613B4">
        <w:rPr>
          <w:strike/>
          <w:rPrChange w:id="615" w:author="Tim Hallett" w:date="2015-01-26T15:48:00Z">
            <w:rPr/>
          </w:rPrChange>
        </w:rPr>
        <w:t>Kilmarx:2013iy, Hallett:2013ig}.</w:t>
      </w:r>
      <w:r w:rsidR="00C56971" w:rsidRPr="009613B4">
        <w:rPr>
          <w:strike/>
          <w:rPrChange w:id="616" w:author="Tim Hallett" w:date="2015-01-26T15:48:00Z">
            <w:rPr/>
          </w:rPrChange>
        </w:rPr>
        <w:t xml:space="preserve"> </w:t>
      </w:r>
      <w:r w:rsidR="00154A85" w:rsidRPr="009613B4">
        <w:rPr>
          <w:strike/>
          <w:rPrChange w:id="617" w:author="Tim Hallett" w:date="2015-01-26T15:48:00Z">
            <w:rPr/>
          </w:rPrChange>
        </w:rPr>
        <w:t>As</w:t>
      </w:r>
      <w:r w:rsidR="00A86169" w:rsidRPr="009613B4">
        <w:rPr>
          <w:strike/>
          <w:rPrChange w:id="618" w:author="Tim Hallett" w:date="2015-01-26T15:48:00Z">
            <w:rPr/>
          </w:rPrChange>
        </w:rPr>
        <w:t xml:space="preserve"> evidence now highlights deficiencies </w:t>
      </w:r>
      <w:r w:rsidR="002D0219" w:rsidRPr="009613B4">
        <w:rPr>
          <w:strike/>
          <w:rPrChange w:id="619" w:author="Tim Hallett" w:date="2015-01-26T15:48:00Z">
            <w:rPr/>
          </w:rPrChange>
        </w:rPr>
        <w:t xml:space="preserve">across the spectrum of </w:t>
      </w:r>
      <w:r w:rsidR="00A86169" w:rsidRPr="009613B4">
        <w:rPr>
          <w:strike/>
          <w:rPrChange w:id="620" w:author="Tim Hallett" w:date="2015-01-26T15:48:00Z">
            <w:rPr/>
          </w:rPrChange>
        </w:rPr>
        <w:t>care,</w:t>
      </w:r>
      <w:r w:rsidR="002D0219" w:rsidRPr="009613B4">
        <w:rPr>
          <w:strike/>
          <w:rPrChange w:id="621" w:author="Tim Hallett" w:date="2015-01-26T15:48:00Z">
            <w:rPr/>
          </w:rPrChange>
        </w:rPr>
        <w:t xml:space="preserve"> the traditional concept of linear flow is challenged by </w:t>
      </w:r>
      <w:r w:rsidR="00154A85" w:rsidRPr="009613B4">
        <w:rPr>
          <w:strike/>
          <w:rPrChange w:id="622" w:author="Tim Hallett" w:date="2015-01-26T15:48:00Z">
            <w:rPr/>
          </w:rPrChange>
        </w:rPr>
        <w:t>trends in the data indicating patients often become lost from care, before subsequently re-engaging</w:t>
      </w:r>
      <w:r w:rsidR="001014BC" w:rsidRPr="009613B4">
        <w:rPr>
          <w:strike/>
          <w:rPrChange w:id="623" w:author="Tim Hallett" w:date="2015-01-26T15:48:00Z">
            <w:rPr/>
          </w:rPrChange>
        </w:rPr>
        <w:t>,</w:t>
      </w:r>
      <w:r w:rsidR="00154A85" w:rsidRPr="009613B4">
        <w:rPr>
          <w:strike/>
          <w:rPrChange w:id="624" w:author="Tim Hallett" w:date="2015-01-26T15:48:00Z">
            <w:rPr/>
          </w:rPrChange>
        </w:rPr>
        <w:t xml:space="preserve"> or potentially engage for the first time later than indicated</w:t>
      </w:r>
      <w:r w:rsidR="009C3563" w:rsidRPr="009613B4">
        <w:rPr>
          <w:strike/>
          <w:rPrChange w:id="625" w:author="Tim Hallett" w:date="2015-01-26T15:48:00Z">
            <w:rPr/>
          </w:rPrChange>
        </w:rPr>
        <w:fldChar w:fldCharType="begin"/>
      </w:r>
      <w:r w:rsidR="009C3563" w:rsidRPr="009613B4">
        <w:rPr>
          <w:strike/>
          <w:rPrChange w:id="626" w:author="Tim Hallett" w:date="2015-01-26T15:48:00Z">
            <w:rPr/>
          </w:rPrChange>
        </w:rPr>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rsidRPr="009613B4">
        <w:rPr>
          <w:strike/>
          <w:rPrChange w:id="627" w:author="Tim Hallett" w:date="2015-01-26T15:48:00Z">
            <w:rPr/>
          </w:rPrChange>
        </w:rPr>
        <w:fldChar w:fldCharType="separate"/>
      </w:r>
      <w:r w:rsidR="009C3563" w:rsidRPr="009613B4">
        <w:rPr>
          <w:strike/>
          <w:lang w:val="en-US"/>
          <w:rPrChange w:id="628" w:author="Tim Hallett" w:date="2015-01-26T15:48:00Z">
            <w:rPr>
              <w:lang w:val="en-US"/>
            </w:rPr>
          </w:rPrChange>
        </w:rPr>
        <w:t>{Hallett:2013ig, Gardner:2011de, Rosen:2011ii}</w:t>
      </w:r>
      <w:r w:rsidR="009C3563" w:rsidRPr="009613B4">
        <w:rPr>
          <w:strike/>
          <w:rPrChange w:id="629" w:author="Tim Hallett" w:date="2015-01-26T15:48:00Z">
            <w:rPr/>
          </w:rPrChange>
        </w:rPr>
        <w:fldChar w:fldCharType="end"/>
      </w:r>
      <w:r w:rsidR="00154A85" w:rsidRPr="009613B4">
        <w:rPr>
          <w:strike/>
          <w:rPrChange w:id="630" w:author="Tim Hallett" w:date="2015-01-26T15:48:00Z">
            <w:rPr/>
          </w:rPrChange>
        </w:rPr>
        <w:t>.</w:t>
      </w:r>
      <w:r w:rsidR="001014BC" w:rsidRPr="009613B4">
        <w:rPr>
          <w:strike/>
          <w:rPrChange w:id="631" w:author="Tim Hallett" w:date="2015-01-26T15:48:00Z">
            <w:rPr/>
          </w:rPrChange>
        </w:rPr>
        <w:t xml:space="preserve"> </w:t>
      </w:r>
      <w:r w:rsidR="00A516E0" w:rsidRPr="009613B4">
        <w:rPr>
          <w:strike/>
          <w:rPrChange w:id="632" w:author="Tim Hallett" w:date="2015-01-26T15:48:00Z">
            <w:rPr/>
          </w:rPrChange>
        </w:rPr>
        <w:t xml:space="preserve">However, the drivers behind patients’ disengagement and reengagement are </w:t>
      </w:r>
      <w:r w:rsidR="001014BC" w:rsidRPr="009613B4">
        <w:rPr>
          <w:strike/>
          <w:rPrChange w:id="633" w:author="Tim Hallett" w:date="2015-01-26T15:48:00Z">
            <w:rPr/>
          </w:rPrChange>
        </w:rPr>
        <w:t xml:space="preserve">still ambiguous; although </w:t>
      </w:r>
      <w:r w:rsidR="00A516E0" w:rsidRPr="009613B4">
        <w:rPr>
          <w:strike/>
          <w:rPrChange w:id="634" w:author="Tim Hallett" w:date="2015-01-26T15:48:00Z">
            <w:rPr/>
          </w:rPrChange>
        </w:rPr>
        <w:t xml:space="preserve">it has been hypothesised that the development of symptomatic HIV is likely to be key in </w:t>
      </w:r>
      <w:r w:rsidR="001014BC" w:rsidRPr="009613B4">
        <w:rPr>
          <w:strike/>
          <w:rPrChange w:id="635" w:author="Tim Hallett" w:date="2015-01-26T15:48:00Z">
            <w:rPr/>
          </w:rPrChange>
        </w:rPr>
        <w:t>driving</w:t>
      </w:r>
      <w:r w:rsidR="00A516E0" w:rsidRPr="009613B4">
        <w:rPr>
          <w:strike/>
          <w:rPrChange w:id="636" w:author="Tim Hallett" w:date="2015-01-26T15:48:00Z">
            <w:rPr/>
          </w:rPrChange>
        </w:rPr>
        <w:t xml:space="preserve"> individuals to seek care, data </w:t>
      </w:r>
      <w:r w:rsidR="001014BC" w:rsidRPr="009613B4">
        <w:rPr>
          <w:strike/>
          <w:rPrChange w:id="637" w:author="Tim Hallett" w:date="2015-01-26T15:48:00Z">
            <w:rPr/>
          </w:rPrChange>
        </w:rPr>
        <w:t>around those</w:t>
      </w:r>
      <w:r w:rsidR="00A516E0" w:rsidRPr="009613B4">
        <w:rPr>
          <w:strike/>
          <w:rPrChange w:id="638" w:author="Tim Hallett" w:date="2015-01-26T15:48:00Z">
            <w:rPr/>
          </w:rPrChange>
        </w:rPr>
        <w:t xml:space="preserve"> lost from care is scarce.</w:t>
      </w:r>
      <w:r w:rsidR="001014BC" w:rsidRPr="009613B4">
        <w:rPr>
          <w:strike/>
          <w:rPrChange w:id="639" w:author="Tim Hallett" w:date="2015-01-26T15:48:00Z">
            <w:rPr/>
          </w:rPrChange>
        </w:rPr>
        <w:t xml:space="preserve"> </w:t>
      </w:r>
      <w:r w:rsidR="00C90A81" w:rsidRPr="009613B4">
        <w:rPr>
          <w:strike/>
          <w:rPrChange w:id="640" w:author="Tim Hallett" w:date="2015-01-26T15:48:00Z">
            <w:rPr/>
          </w:rPrChange>
        </w:rPr>
        <w:t xml:space="preserve">To reconcile these trends and to further distinguish the routes into care, we termed the routes by which patients re-engage with care </w:t>
      </w:r>
      <w:r w:rsidR="009C3563" w:rsidRPr="009613B4">
        <w:rPr>
          <w:strike/>
          <w:rPrChange w:id="641" w:author="Tim Hallett" w:date="2015-01-26T15:48:00Z">
            <w:rPr/>
          </w:rPrChange>
        </w:rPr>
        <w:t xml:space="preserve">or engage late </w:t>
      </w:r>
      <w:r w:rsidR="00C90A81" w:rsidRPr="009613B4">
        <w:rPr>
          <w:strike/>
          <w:rPrChange w:id="642" w:author="Tim Hallett" w:date="2015-01-26T15:48:00Z">
            <w:rPr/>
          </w:rPrChange>
        </w:rPr>
        <w:t>as “side doors”</w:t>
      </w:r>
      <w:r w:rsidR="00154A85" w:rsidRPr="009613B4">
        <w:rPr>
          <w:strike/>
          <w:rPrChange w:id="643" w:author="Tim Hallett" w:date="2015-01-26T15:48:00Z">
            <w:rPr/>
          </w:rPrChange>
        </w:rPr>
        <w:t xml:space="preserve">, to supplement the conventional “front door” route by which care naïve individuals </w:t>
      </w:r>
      <w:proofErr w:type="gramStart"/>
      <w:r w:rsidR="00154A85" w:rsidRPr="009613B4">
        <w:rPr>
          <w:strike/>
          <w:rPrChange w:id="644" w:author="Tim Hallett" w:date="2015-01-26T15:48:00Z">
            <w:rPr/>
          </w:rPrChange>
        </w:rPr>
        <w:t>enter{</w:t>
      </w:r>
      <w:proofErr w:type="gramEnd"/>
      <w:r w:rsidR="00154A85" w:rsidRPr="009613B4">
        <w:rPr>
          <w:strike/>
          <w:rPrChange w:id="645" w:author="Tim Hallett" w:date="2015-01-26T15:48:00Z">
            <w:rPr/>
          </w:rPrChange>
        </w:rPr>
        <w:t>Hallett:2013ig}.</w:t>
      </w:r>
      <w:r w:rsidR="00C56971" w:rsidRPr="009613B4">
        <w:rPr>
          <w:strike/>
          <w:rPrChange w:id="646" w:author="Tim Hallett" w:date="2015-01-26T15:48:00Z">
            <w:rPr/>
          </w:rPrChange>
        </w:rPr>
        <w:t xml:space="preserve"> Stratifying routes into care </w:t>
      </w:r>
      <w:r w:rsidR="00BB778B" w:rsidRPr="009613B4">
        <w:rPr>
          <w:strike/>
          <w:rPrChange w:id="647" w:author="Tim Hallett" w:date="2015-01-26T15:48:00Z">
            <w:rPr/>
          </w:rPrChange>
        </w:rPr>
        <w:t>in this way allows ART programmes to be properly characterised, enabling insight to be gained from the dynamics of care, which is crucial to understanding where best to intervene and how to prioritise interventions.</w:t>
      </w:r>
    </w:p>
    <w:p w:rsidR="00A86169" w:rsidRPr="009613B4" w:rsidRDefault="00A86169" w:rsidP="00A86169">
      <w:pPr>
        <w:pStyle w:val="normal0"/>
        <w:ind w:firstLine="720"/>
        <w:contextualSpacing w:val="0"/>
        <w:rPr>
          <w:strike/>
          <w:rPrChange w:id="648" w:author="Tim Hallett" w:date="2015-01-26T15:48:00Z">
            <w:rPr/>
          </w:rPrChange>
        </w:rPr>
      </w:pPr>
    </w:p>
    <w:p w:rsidR="00F035BF" w:rsidRPr="009613B4" w:rsidRDefault="006F0F8D" w:rsidP="00A86169">
      <w:pPr>
        <w:pStyle w:val="normal0"/>
        <w:ind w:firstLine="720"/>
        <w:contextualSpacing w:val="0"/>
        <w:rPr>
          <w:strike/>
          <w:rPrChange w:id="649" w:author="Tim Hallett" w:date="2015-01-26T15:48:00Z">
            <w:rPr/>
          </w:rPrChange>
        </w:rPr>
      </w:pPr>
      <w:r w:rsidRPr="009613B4">
        <w:rPr>
          <w:strike/>
          <w:rPrChange w:id="650" w:author="Tim Hallett" w:date="2015-01-26T15:48:00Z">
            <w:rPr/>
          </w:rPrChange>
        </w:rPr>
        <w:t>T</w:t>
      </w:r>
      <w:r w:rsidR="00BA31FF" w:rsidRPr="009613B4">
        <w:rPr>
          <w:strike/>
          <w:rPrChange w:id="651" w:author="Tim Hallett" w:date="2015-01-26T15:48:00Z">
            <w:rPr/>
          </w:rPrChange>
        </w:rPr>
        <w:t>o fully characterise care</w:t>
      </w:r>
      <w:r w:rsidR="00991531" w:rsidRPr="009613B4">
        <w:rPr>
          <w:strike/>
          <w:rPrChange w:id="652" w:author="Tim Hallett" w:date="2015-01-26T15:48:00Z">
            <w:rPr/>
          </w:rPrChange>
        </w:rPr>
        <w:t>, linked</w:t>
      </w:r>
      <w:r w:rsidR="004C03E5" w:rsidRPr="009613B4">
        <w:rPr>
          <w:strike/>
          <w:rPrChange w:id="653" w:author="Tim Hallett" w:date="2015-01-26T15:48:00Z">
            <w:rPr/>
          </w:rPrChange>
        </w:rPr>
        <w:t xml:space="preserve"> </w:t>
      </w:r>
      <w:r w:rsidR="00BA31FF" w:rsidRPr="009613B4">
        <w:rPr>
          <w:strike/>
          <w:rPrChange w:id="654" w:author="Tim Hallett" w:date="2015-01-26T15:48:00Z">
            <w:rPr/>
          </w:rPrChange>
        </w:rPr>
        <w:t xml:space="preserve">longitudinal data is required </w:t>
      </w:r>
      <w:r w:rsidR="00991531" w:rsidRPr="009613B4">
        <w:rPr>
          <w:strike/>
          <w:rPrChange w:id="655" w:author="Tim Hallett" w:date="2015-01-26T15:48:00Z">
            <w:rPr/>
          </w:rPrChange>
        </w:rPr>
        <w:t>at the individual-level to capture</w:t>
      </w:r>
      <w:r w:rsidR="00BA31FF" w:rsidRPr="009613B4">
        <w:rPr>
          <w:strike/>
          <w:rPrChange w:id="656" w:author="Tim Hallett" w:date="2015-01-26T15:48:00Z">
            <w:rPr/>
          </w:rPrChange>
        </w:rPr>
        <w:t xml:space="preserve"> the experience of all HIV-infected individuals. </w:t>
      </w:r>
      <w:r w:rsidR="00F035BF" w:rsidRPr="009613B4">
        <w:rPr>
          <w:strike/>
          <w:rPrChange w:id="657" w:author="Tim Hallett" w:date="2015-01-26T15:48:00Z">
            <w:rPr/>
          </w:rPrChange>
        </w:rPr>
        <w:t>Yet t</w:t>
      </w:r>
      <w:r w:rsidR="00BA31FF" w:rsidRPr="009613B4">
        <w:rPr>
          <w:strike/>
          <w:rPrChange w:id="658" w:author="Tim Hallett" w:date="2015-01-26T15:48:00Z">
            <w:rPr/>
          </w:rPrChange>
        </w:rPr>
        <w:t xml:space="preserve">he majority of available data </w:t>
      </w:r>
      <w:r w:rsidR="00991531" w:rsidRPr="009613B4">
        <w:rPr>
          <w:strike/>
          <w:rPrChange w:id="659" w:author="Tim Hallett" w:date="2015-01-26T15:48:00Z">
            <w:rPr/>
          </w:rPrChange>
        </w:rPr>
        <w:t xml:space="preserve">is not linked and </w:t>
      </w:r>
      <w:r w:rsidR="00BA31FF" w:rsidRPr="009613B4">
        <w:rPr>
          <w:strike/>
          <w:rPrChange w:id="660" w:author="Tim Hallett" w:date="2015-01-26T15:48:00Z">
            <w:rPr/>
          </w:rPrChange>
        </w:rPr>
        <w:t xml:space="preserve">only describes individuals who have had contact with the clinic. This clinic-level data is </w:t>
      </w:r>
      <w:r w:rsidR="00777774" w:rsidRPr="009613B4">
        <w:rPr>
          <w:strike/>
          <w:rPrChange w:id="661" w:author="Tim Hallett" w:date="2015-01-26T15:48:00Z">
            <w:rPr/>
          </w:rPrChange>
        </w:rPr>
        <w:t>biased,</w:t>
      </w:r>
      <w:r w:rsidR="00BA31FF" w:rsidRPr="009613B4">
        <w:rPr>
          <w:strike/>
          <w:rPrChange w:id="662" w:author="Tim Hallett" w:date="2015-01-26T15:48:00Z">
            <w:rPr/>
          </w:rPrChange>
        </w:rPr>
        <w:t xml:space="preserve"> as individuals who have never come into contact with the</w:t>
      </w:r>
      <w:r w:rsidR="00B118F3" w:rsidRPr="009613B4">
        <w:rPr>
          <w:strike/>
          <w:rPrChange w:id="663" w:author="Tim Hallett" w:date="2015-01-26T15:48:00Z">
            <w:rPr/>
          </w:rPrChange>
        </w:rPr>
        <w:t xml:space="preserve"> clinic are not accounted for. </w:t>
      </w:r>
      <w:r w:rsidR="00BD48BE" w:rsidRPr="009613B4">
        <w:rPr>
          <w:strike/>
          <w:rPrChange w:id="664" w:author="Tim Hallett" w:date="2015-01-26T15:48:00Z">
            <w:rPr/>
          </w:rPrChange>
        </w:rPr>
        <w:t xml:space="preserve">Additionally, </w:t>
      </w:r>
      <w:r w:rsidR="00775877" w:rsidRPr="009613B4">
        <w:rPr>
          <w:strike/>
          <w:rPrChange w:id="665" w:author="Tim Hallett" w:date="2015-01-26T15:48:00Z">
            <w:rPr/>
          </w:rPrChange>
        </w:rPr>
        <w:t xml:space="preserve">outcomes of patients lost </w:t>
      </w:r>
      <w:r w:rsidR="00836859" w:rsidRPr="009613B4">
        <w:rPr>
          <w:strike/>
          <w:rPrChange w:id="666" w:author="Tim Hallett" w:date="2015-01-26T15:48:00Z">
            <w:rPr/>
          </w:rPrChange>
        </w:rPr>
        <w:t>to follow up</w:t>
      </w:r>
      <w:r w:rsidR="00775877" w:rsidRPr="009613B4">
        <w:rPr>
          <w:strike/>
          <w:rPrChange w:id="667" w:author="Tim Hallett" w:date="2015-01-26T15:48:00Z">
            <w:rPr/>
          </w:rPrChange>
        </w:rPr>
        <w:t xml:space="preserve"> are</w:t>
      </w:r>
      <w:r w:rsidR="00F035BF" w:rsidRPr="009613B4">
        <w:rPr>
          <w:strike/>
          <w:rPrChange w:id="668" w:author="Tim Hallett" w:date="2015-01-26T15:48:00Z">
            <w:rPr/>
          </w:rPrChange>
        </w:rPr>
        <w:t xml:space="preserve"> also needed to </w:t>
      </w:r>
      <w:r w:rsidR="00775877" w:rsidRPr="009613B4">
        <w:rPr>
          <w:strike/>
          <w:rPrChange w:id="669" w:author="Tim Hallett" w:date="2015-01-26T15:48:00Z">
            <w:rPr/>
          </w:rPrChange>
        </w:rPr>
        <w:t>exhaustively characterise care</w:t>
      </w:r>
      <w:r w:rsidR="00F035BF" w:rsidRPr="009613B4">
        <w:rPr>
          <w:strike/>
          <w:rPrChange w:id="670" w:author="Tim Hallett" w:date="2015-01-26T15:48:00Z">
            <w:rPr/>
          </w:rPrChange>
        </w:rPr>
        <w:t xml:space="preserve">. </w:t>
      </w:r>
      <w:r w:rsidR="008C4A5D" w:rsidRPr="009613B4">
        <w:rPr>
          <w:strike/>
          <w:rPrChange w:id="671" w:author="Tim Hallett" w:date="2015-01-26T15:48:00Z">
            <w:rPr/>
          </w:rPrChange>
        </w:rPr>
        <w:t>In summary, t</w:t>
      </w:r>
      <w:r w:rsidR="00F035BF" w:rsidRPr="009613B4">
        <w:rPr>
          <w:strike/>
          <w:rPrChange w:id="672" w:author="Tim Hallett" w:date="2015-01-26T15:48:00Z">
            <w:rPr/>
          </w:rPrChange>
        </w:rPr>
        <w:t>hese data limitations restrict the ability to which ART programmes can assess themselves and identify where to take action.</w:t>
      </w:r>
    </w:p>
    <w:p w:rsidR="00C07325" w:rsidRPr="009613B4" w:rsidRDefault="00C07325" w:rsidP="00C56971">
      <w:pPr>
        <w:pStyle w:val="normal0"/>
        <w:contextualSpacing w:val="0"/>
        <w:rPr>
          <w:strike/>
          <w:rPrChange w:id="673" w:author="Tim Hallett" w:date="2015-01-26T15:48:00Z">
            <w:rPr/>
          </w:rPrChange>
        </w:rPr>
      </w:pPr>
    </w:p>
    <w:p w:rsidR="003C38BA" w:rsidRPr="009613B4" w:rsidRDefault="006F0F8D" w:rsidP="008C4A5D">
      <w:pPr>
        <w:pStyle w:val="normal0"/>
        <w:ind w:firstLine="720"/>
        <w:contextualSpacing w:val="0"/>
        <w:rPr>
          <w:strike/>
          <w:rPrChange w:id="674" w:author="Tim Hallett" w:date="2015-01-26T15:48:00Z">
            <w:rPr/>
          </w:rPrChange>
        </w:rPr>
      </w:pPr>
      <w:r w:rsidRPr="009613B4">
        <w:rPr>
          <w:strike/>
          <w:rPrChange w:id="675" w:author="Tim Hallett" w:date="2015-01-26T15:48:00Z">
            <w:rPr/>
          </w:rPrChange>
        </w:rPr>
        <w:t>However, s</w:t>
      </w:r>
      <w:r w:rsidR="003578C3" w:rsidRPr="009613B4">
        <w:rPr>
          <w:strike/>
          <w:rPrChange w:id="676" w:author="Tim Hallett" w:date="2015-01-26T15:48:00Z">
            <w:rPr/>
          </w:rPrChange>
        </w:rPr>
        <w:t>elect</w:t>
      </w:r>
      <w:r w:rsidR="0004446E" w:rsidRPr="009613B4">
        <w:rPr>
          <w:strike/>
          <w:rPrChange w:id="677" w:author="Tim Hallett" w:date="2015-01-26T15:48:00Z">
            <w:rPr/>
          </w:rPrChange>
        </w:rPr>
        <w:t xml:space="preserve"> facilities in sub-Saharan Africa are beginning to distribute </w:t>
      </w:r>
      <w:r w:rsidR="004218CB" w:rsidRPr="009613B4">
        <w:rPr>
          <w:strike/>
          <w:rPrChange w:id="678" w:author="Tim Hallett" w:date="2015-01-26T15:48:00Z">
            <w:rPr/>
          </w:rPrChange>
        </w:rPr>
        <w:t xml:space="preserve">such </w:t>
      </w:r>
      <w:r w:rsidR="0004446E" w:rsidRPr="009613B4">
        <w:rPr>
          <w:strike/>
          <w:rPrChange w:id="679" w:author="Tim Hallett" w:date="2015-01-26T15:48:00Z">
            <w:rPr/>
          </w:rPrChange>
        </w:rPr>
        <w:t>data, thereby allowing</w:t>
      </w:r>
      <w:r w:rsidRPr="009613B4">
        <w:rPr>
          <w:strike/>
          <w:rPrChange w:id="680" w:author="Tim Hallett" w:date="2015-01-26T15:48:00Z">
            <w:rPr/>
          </w:rPrChange>
        </w:rPr>
        <w:t xml:space="preserve"> comprehensive</w:t>
      </w:r>
      <w:r w:rsidR="0004446E" w:rsidRPr="009613B4">
        <w:rPr>
          <w:strike/>
          <w:rPrChange w:id="681" w:author="Tim Hallett" w:date="2015-01-26T15:48:00Z">
            <w:rPr/>
          </w:rPrChange>
        </w:rPr>
        <w:t xml:space="preserve"> </w:t>
      </w:r>
      <w:r w:rsidR="00E45B14" w:rsidRPr="009613B4">
        <w:rPr>
          <w:strike/>
          <w:rPrChange w:id="682" w:author="Tim Hallett" w:date="2015-01-26T15:48:00Z">
            <w:rPr/>
          </w:rPrChange>
        </w:rPr>
        <w:t xml:space="preserve">insight into the dynamics </w:t>
      </w:r>
      <w:r w:rsidR="0004446E" w:rsidRPr="009613B4">
        <w:rPr>
          <w:strike/>
          <w:rPrChange w:id="683" w:author="Tim Hallett" w:date="2015-01-26T15:48:00Z">
            <w:rPr/>
          </w:rPrChange>
        </w:rPr>
        <w:t>of care. In this paper</w:t>
      </w:r>
      <w:r w:rsidR="000E0AFF" w:rsidRPr="009613B4">
        <w:rPr>
          <w:strike/>
          <w:rPrChange w:id="684" w:author="Tim Hallett" w:date="2015-01-26T15:48:00Z">
            <w:rPr/>
          </w:rPrChange>
        </w:rPr>
        <w:t>, through the use of mathematical modelling,</w:t>
      </w:r>
      <w:r w:rsidR="0004446E" w:rsidRPr="009613B4">
        <w:rPr>
          <w:strike/>
          <w:rPrChange w:id="685" w:author="Tim Hallett" w:date="2015-01-26T15:48:00Z">
            <w:rPr/>
          </w:rPrChange>
        </w:rPr>
        <w:t xml:space="preserve"> we evaluate an ART-programme in Kenya</w:t>
      </w:r>
      <w:r w:rsidR="000E0AFF" w:rsidRPr="009613B4">
        <w:rPr>
          <w:strike/>
          <w:rPrChange w:id="686" w:author="Tim Hallett" w:date="2015-01-26T15:48:00Z">
            <w:rPr/>
          </w:rPrChange>
        </w:rPr>
        <w:t xml:space="preserve"> to </w:t>
      </w:r>
      <w:r w:rsidR="0004446E" w:rsidRPr="009613B4">
        <w:rPr>
          <w:strike/>
          <w:rPrChange w:id="687" w:author="Tim Hallett" w:date="2015-01-26T15:48:00Z">
            <w:rPr/>
          </w:rPrChange>
        </w:rPr>
        <w:t xml:space="preserve">demonstrate how </w:t>
      </w:r>
      <w:r w:rsidR="00C56971" w:rsidRPr="009613B4">
        <w:rPr>
          <w:strike/>
          <w:rPrChange w:id="688" w:author="Tim Hallett" w:date="2015-01-26T15:48:00Z">
            <w:rPr/>
          </w:rPrChange>
        </w:rPr>
        <w:t xml:space="preserve">to prioritise </w:t>
      </w:r>
      <w:r w:rsidR="0004446E" w:rsidRPr="009613B4">
        <w:rPr>
          <w:strike/>
          <w:rPrChange w:id="689" w:author="Tim Hallett" w:date="2015-01-26T15:48:00Z">
            <w:rPr/>
          </w:rPrChange>
        </w:rPr>
        <w:t xml:space="preserve">interventions </w:t>
      </w:r>
      <w:r w:rsidR="00C56971" w:rsidRPr="009613B4">
        <w:rPr>
          <w:strike/>
          <w:rPrChange w:id="690" w:author="Tim Hallett" w:date="2015-01-26T15:48:00Z">
            <w:rPr/>
          </w:rPrChange>
        </w:rPr>
        <w:t xml:space="preserve">to </w:t>
      </w:r>
      <w:r w:rsidR="0004446E" w:rsidRPr="009613B4">
        <w:rPr>
          <w:strike/>
          <w:rPrChange w:id="691" w:author="Tim Hallett" w:date="2015-01-26T15:48:00Z">
            <w:rPr/>
          </w:rPrChange>
        </w:rPr>
        <w:t xml:space="preserve">improve health </w:t>
      </w:r>
      <w:r w:rsidR="0085108C" w:rsidRPr="009613B4">
        <w:rPr>
          <w:strike/>
          <w:rPrChange w:id="692" w:author="Tim Hallett" w:date="2015-01-26T15:48:00Z">
            <w:rPr/>
          </w:rPrChange>
        </w:rPr>
        <w:t>outcomes</w:t>
      </w:r>
      <w:r w:rsidR="0004446E" w:rsidRPr="009613B4">
        <w:rPr>
          <w:strike/>
          <w:rPrChange w:id="693" w:author="Tim Hallett" w:date="2015-01-26T15:48:00Z">
            <w:rPr/>
          </w:rPrChange>
        </w:rPr>
        <w:t xml:space="preserve"> for patients.</w:t>
      </w:r>
    </w:p>
    <w:p w:rsidR="008C4A5D" w:rsidRDefault="008C4A5D" w:rsidP="008C4A5D">
      <w:pPr>
        <w:pStyle w:val="normal0"/>
        <w:ind w:firstLine="720"/>
        <w:contextualSpacing w:val="0"/>
        <w:rPr>
          <w:ins w:id="694" w:author="Tim Hallett" w:date="2015-01-26T15:07:00Z"/>
        </w:rPr>
      </w:pPr>
    </w:p>
    <w:p w:rsidR="00EF72B4" w:rsidRDefault="00EF72B4" w:rsidP="008C4A5D">
      <w:pPr>
        <w:pStyle w:val="normal0"/>
        <w:ind w:firstLine="720"/>
        <w:contextualSpacing w:val="0"/>
        <w:rPr>
          <w:ins w:id="695" w:author="Tim Hallett" w:date="2015-01-26T15:07:00Z"/>
        </w:rPr>
      </w:pPr>
    </w:p>
    <w:p w:rsidR="00EF72B4" w:rsidRDefault="00EF72B4" w:rsidP="008C4A5D">
      <w:pPr>
        <w:pStyle w:val="normal0"/>
        <w:ind w:firstLine="720"/>
        <w:contextualSpacing w:val="0"/>
      </w:pPr>
    </w:p>
    <w:p w:rsidR="00C07325" w:rsidRDefault="0004446E">
      <w:pPr>
        <w:pStyle w:val="Heading1"/>
        <w:contextualSpacing w:val="0"/>
      </w:pPr>
      <w:bookmarkStart w:id="696" w:name="h.kidv94ib4qwh" w:colFirst="0" w:colLast="0"/>
      <w:bookmarkEnd w:id="696"/>
      <w:r>
        <w:t>Methods</w:t>
      </w:r>
    </w:p>
    <w:p w:rsidR="00C07325" w:rsidRDefault="0004446E">
      <w:pPr>
        <w:pStyle w:val="normal0"/>
        <w:contextualSpacing w:val="0"/>
      </w:pPr>
      <w:r>
        <w:rPr>
          <w:i/>
          <w:sz w:val="22"/>
        </w:rPr>
        <w:t>Overview</w:t>
      </w:r>
    </w:p>
    <w:p w:rsidR="002423B1" w:rsidRDefault="0004446E" w:rsidP="002423B1">
      <w:pPr>
        <w:pStyle w:val="normal0"/>
        <w:ind w:firstLine="720"/>
        <w:contextualSpacing w:val="0"/>
        <w:rPr>
          <w:ins w:id="697" w:author="Tim Hallett" w:date="2015-01-26T15:53:00Z"/>
        </w:rPr>
      </w:pPr>
      <w:r>
        <w:t>We constructed an individual-based micro-simulation</w:t>
      </w:r>
      <w:ins w:id="698" w:author="Tim Hallett" w:date="2015-01-26T15:51:00Z">
        <w:r w:rsidR="002423B1">
          <w:t xml:space="preserve"> model</w:t>
        </w:r>
      </w:ins>
      <w:r w:rsidR="00ED5B0A">
        <w:t xml:space="preserve"> </w:t>
      </w:r>
      <w:del w:id="699" w:author="Tim Hallett" w:date="2015-01-26T15:51:00Z">
        <w:r w:rsidR="00ED5B0A" w:rsidDel="002423B1">
          <w:delText xml:space="preserve">capturing </w:delText>
        </w:r>
      </w:del>
      <w:ins w:id="700" w:author="Tim Hallett" w:date="2015-01-26T15:51:00Z">
        <w:r w:rsidR="002423B1">
          <w:t xml:space="preserve">representing the HIV epidemic in western Kenya and capturing </w:t>
        </w:r>
      </w:ins>
      <w:r>
        <w:t xml:space="preserve">the </w:t>
      </w:r>
      <w:r w:rsidR="00AC4055">
        <w:t xml:space="preserve">care </w:t>
      </w:r>
      <w:r>
        <w:t xml:space="preserve">experience of individuals as they </w:t>
      </w:r>
      <w:r w:rsidR="00AC4055">
        <w:t>progress through an ART programme</w:t>
      </w:r>
      <w:del w:id="701" w:author="Tim Hallett" w:date="2015-01-26T15:52:00Z">
        <w:r w:rsidR="00AC4055" w:rsidDel="002423B1">
          <w:delText xml:space="preserve"> to </w:delText>
        </w:r>
        <w:r w:rsidR="006A1983" w:rsidDel="002423B1">
          <w:delText>evaluate</w:delText>
        </w:r>
        <w:r w:rsidR="00AC4055" w:rsidDel="002423B1">
          <w:delText xml:space="preserve"> patient outcomes</w:delText>
        </w:r>
      </w:del>
      <w:r>
        <w:t xml:space="preserve">. </w:t>
      </w:r>
      <w:ins w:id="702" w:author="Tim Hallett" w:date="2015-01-26T15:52:00Z">
        <w:r w:rsidR="002423B1">
          <w:t xml:space="preserve">We reviewed </w:t>
        </w:r>
      </w:ins>
      <w:ins w:id="703" w:author="Tim Hallett" w:date="2015-01-26T15:54:00Z">
        <w:r w:rsidR="00A23F0E">
          <w:t>literature</w:t>
        </w:r>
      </w:ins>
      <w:ins w:id="704" w:author="Tim Hallett" w:date="2015-01-26T15:52:00Z">
        <w:r w:rsidR="002423B1">
          <w:t xml:space="preserve"> on interventions can be used to improve elements of the care cascade </w:t>
        </w:r>
      </w:ins>
      <w:ins w:id="705" w:author="Tim Hallett" w:date="2015-01-26T15:53:00Z">
        <w:r w:rsidR="002423B1">
          <w:t xml:space="preserve">and simulated their effects in the model. </w:t>
        </w:r>
      </w:ins>
    </w:p>
    <w:p w:rsidR="002423B1" w:rsidRDefault="002423B1" w:rsidP="002423B1">
      <w:pPr>
        <w:pStyle w:val="normal0"/>
        <w:ind w:firstLine="720"/>
        <w:contextualSpacing w:val="0"/>
        <w:rPr>
          <w:ins w:id="706" w:author="Tim Hallett" w:date="2015-01-26T15:52:00Z"/>
        </w:rPr>
      </w:pPr>
      <w:ins w:id="707" w:author="Tim Hallett" w:date="2015-01-26T15:53:00Z">
        <w:r>
          <w:t>The model is briefly described below in three sections:</w:t>
        </w:r>
      </w:ins>
      <w:ins w:id="708" w:author="Tim Hallett" w:date="2015-01-26T15:54:00Z">
        <w:r w:rsidR="00A23F0E">
          <w:t xml:space="preserve"> (</w:t>
        </w:r>
        <w:proofErr w:type="spellStart"/>
        <w:r w:rsidR="00A23F0E">
          <w:t>i</w:t>
        </w:r>
        <w:commentRangeStart w:id="709"/>
        <w:proofErr w:type="spellEnd"/>
        <w:r w:rsidR="00A23F0E">
          <w:t xml:space="preserve">) Epidemic and natural history assumption; (ii) </w:t>
        </w:r>
      </w:ins>
      <w:ins w:id="710" w:author="Tim Hallett" w:date="2015-01-26T15:55:00Z">
        <w:r w:rsidR="00A23F0E">
          <w:t>Representation</w:t>
        </w:r>
      </w:ins>
      <w:ins w:id="711" w:author="Tim Hallett" w:date="2015-01-26T15:54:00Z">
        <w:r w:rsidR="00A23F0E">
          <w:t xml:space="preserve"> of the care cascade at baseline</w:t>
        </w:r>
      </w:ins>
      <w:ins w:id="712" w:author="Tim Hallett" w:date="2015-01-26T15:55:00Z">
        <w:r w:rsidR="00A23F0E">
          <w:t>; and (iii) Interventions on the care cascade</w:t>
        </w:r>
      </w:ins>
      <w:commentRangeEnd w:id="709"/>
      <w:ins w:id="713" w:author="Tim Hallett" w:date="2015-01-26T15:57:00Z">
        <w:r w:rsidR="00DE5773">
          <w:rPr>
            <w:rStyle w:val="CommentReference"/>
          </w:rPr>
          <w:commentReference w:id="709"/>
        </w:r>
      </w:ins>
      <w:ins w:id="715" w:author="Tim Hallett" w:date="2015-01-26T15:53:00Z">
        <w:r w:rsidR="00DE5773">
          <w:t>.</w:t>
        </w:r>
        <w:r>
          <w:t xml:space="preserve"> Further details are presented in </w:t>
        </w:r>
        <w:commentRangeStart w:id="716"/>
        <w:r>
          <w:t>Text S1.</w:t>
        </w:r>
        <w:commentRangeEnd w:id="716"/>
        <w:r w:rsidR="00AF17FE">
          <w:rPr>
            <w:rStyle w:val="CommentReference"/>
          </w:rPr>
          <w:commentReference w:id="716"/>
        </w:r>
      </w:ins>
    </w:p>
    <w:p w:rsidR="002423B1" w:rsidRDefault="002423B1" w:rsidP="002423B1">
      <w:pPr>
        <w:pStyle w:val="normal0"/>
        <w:ind w:firstLine="720"/>
        <w:contextualSpacing w:val="0"/>
        <w:rPr>
          <w:ins w:id="718" w:author="Tim Hallett" w:date="2015-01-26T15:55:00Z"/>
        </w:rPr>
      </w:pPr>
    </w:p>
    <w:p w:rsidR="00A23F0E" w:rsidRDefault="00A23F0E" w:rsidP="002423B1">
      <w:pPr>
        <w:pStyle w:val="normal0"/>
        <w:ind w:firstLine="720"/>
        <w:contextualSpacing w:val="0"/>
        <w:rPr>
          <w:ins w:id="719" w:author="Tim Hallett" w:date="2015-01-26T15:55:00Z"/>
        </w:rPr>
      </w:pPr>
    </w:p>
    <w:p w:rsidR="00A23F0E" w:rsidRDefault="00A23F0E">
      <w:pPr>
        <w:pStyle w:val="normal0"/>
        <w:numPr>
          <w:ilvl w:val="0"/>
          <w:numId w:val="23"/>
        </w:numPr>
        <w:contextualSpacing w:val="0"/>
        <w:rPr>
          <w:ins w:id="720" w:author="Tim Hallett" w:date="2015-01-26T15:55:00Z"/>
        </w:rPr>
        <w:pPrChange w:id="721" w:author="Tim Hallett" w:date="2015-01-26T15:55:00Z">
          <w:pPr>
            <w:pStyle w:val="normal0"/>
            <w:ind w:firstLine="720"/>
            <w:contextualSpacing w:val="0"/>
          </w:pPr>
        </w:pPrChange>
      </w:pPr>
      <w:ins w:id="722" w:author="Tim Hallett" w:date="2015-01-26T15:55:00Z">
        <w:r>
          <w:t>Epidemic and natural history assumption;</w:t>
        </w:r>
      </w:ins>
    </w:p>
    <w:p w:rsidR="00A23F0E" w:rsidRDefault="00A23F0E">
      <w:pPr>
        <w:pStyle w:val="normal0"/>
        <w:ind w:left="1440"/>
        <w:contextualSpacing w:val="0"/>
        <w:rPr>
          <w:ins w:id="723" w:author="Tim Hallett" w:date="2015-01-26T15:58:00Z"/>
        </w:rPr>
        <w:pPrChange w:id="724" w:author="Tim Hallett" w:date="2015-01-26T15:55:00Z">
          <w:pPr>
            <w:pStyle w:val="normal0"/>
            <w:ind w:firstLine="720"/>
            <w:contextualSpacing w:val="0"/>
          </w:pPr>
        </w:pPrChange>
      </w:pPr>
    </w:p>
    <w:p w:rsidR="00DE5773" w:rsidRDefault="00DE5773" w:rsidP="002423B1">
      <w:pPr>
        <w:pStyle w:val="normal0"/>
        <w:ind w:firstLine="720"/>
        <w:contextualSpacing w:val="0"/>
        <w:rPr>
          <w:ins w:id="725" w:author="Tim Hallett" w:date="2015-01-26T16:02:00Z"/>
        </w:rPr>
      </w:pPr>
      <w:ins w:id="726" w:author="Tim Hallett" w:date="2015-01-26T15:58:00Z">
        <w:r>
          <w:t xml:space="preserve">The </w:t>
        </w:r>
        <w:proofErr w:type="spellStart"/>
        <w:r>
          <w:t>microsimulaton</w:t>
        </w:r>
        <w:proofErr w:type="spellEnd"/>
        <w:r>
          <w:t xml:space="preserve"> model represents births, ageing and death among the population of western Kenya, using data from XXX. The risk of HIV incidence, for persons of a particular age and sex at a particular time, is equal to the estimates published by UNAIDS (?) for the years 1980-2005. </w:t>
        </w:r>
      </w:ins>
      <w:ins w:id="727" w:author="Tim Hallett" w:date="2015-01-26T16:01:00Z">
        <w:r w:rsidR="00B30876">
          <w:t>For the years following 2005,</w:t>
        </w:r>
      </w:ins>
      <w:ins w:id="728" w:author="Tim Hallett" w:date="2015-01-26T15:58:00Z">
        <w:r>
          <w:t xml:space="preserve"> the incidence rate in the model is </w:t>
        </w:r>
      </w:ins>
      <w:ins w:id="729" w:author="Tim Hallett" w:date="2015-01-26T16:00:00Z">
        <w:r w:rsidR="00B30876">
          <w:t xml:space="preserve">re-calculated to reflect the growing number of persons on ART and to enable there to be </w:t>
        </w:r>
      </w:ins>
      <w:ins w:id="730" w:author="Tim Hallett" w:date="2015-01-26T16:01:00Z">
        <w:r w:rsidR="00B30876">
          <w:t xml:space="preserve">the </w:t>
        </w:r>
      </w:ins>
      <w:ins w:id="731" w:author="Tim Hallett" w:date="2015-01-26T16:00:00Z">
        <w:r w:rsidR="00B30876">
          <w:t xml:space="preserve">feedback between a </w:t>
        </w:r>
      </w:ins>
      <w:ins w:id="732" w:author="Tim Hallett" w:date="2015-01-26T16:01:00Z">
        <w:r w:rsidR="00B30876">
          <w:t>successful</w:t>
        </w:r>
      </w:ins>
      <w:ins w:id="733" w:author="Tim Hallett" w:date="2015-01-26T16:00:00Z">
        <w:r w:rsidR="00B30876">
          <w:t xml:space="preserve"> </w:t>
        </w:r>
      </w:ins>
      <w:ins w:id="734" w:author="Tim Hallett" w:date="2015-01-26T16:01:00Z">
        <w:r w:rsidR="00B30876">
          <w:t>ART program reducing the number of new HIV infections.</w:t>
        </w:r>
      </w:ins>
    </w:p>
    <w:p w:rsidR="00B30876" w:rsidRDefault="00B30876" w:rsidP="002423B1">
      <w:pPr>
        <w:pStyle w:val="normal0"/>
        <w:ind w:firstLine="720"/>
        <w:contextualSpacing w:val="0"/>
        <w:rPr>
          <w:ins w:id="735" w:author="Tim Hallett" w:date="2015-01-26T15:58:00Z"/>
        </w:rPr>
      </w:pPr>
    </w:p>
    <w:p w:rsidR="00F5470E" w:rsidRDefault="00B30876" w:rsidP="00B30876">
      <w:pPr>
        <w:pStyle w:val="normal0"/>
        <w:ind w:firstLine="720"/>
        <w:contextualSpacing w:val="0"/>
        <w:rPr>
          <w:ins w:id="736" w:author="Tim Hallett" w:date="2015-01-26T16:03:00Z"/>
        </w:rPr>
      </w:pPr>
      <w:moveToRangeStart w:id="737" w:author="Tim Hallett" w:date="2015-01-26T16:02:00Z" w:name="move283907460"/>
      <w:moveTo w:id="738" w:author="Tim Hallett" w:date="2015-01-26T16:02:00Z">
        <w:del w:id="739" w:author="Tim Hallett" w:date="2015-01-26T16:02:00Z">
          <w:r w:rsidDel="00F5470E">
            <w:delText>The natural history model describes infection</w:delText>
          </w:r>
        </w:del>
      </w:moveTo>
      <w:ins w:id="740" w:author="Tim Hallett" w:date="2015-01-26T16:02:00Z">
        <w:r w:rsidR="00F5470E">
          <w:t>Upon infection, disease</w:t>
        </w:r>
      </w:ins>
      <w:moveTo w:id="741" w:author="Tim Hallett" w:date="2015-01-26T16:02:00Z">
        <w:r>
          <w:t xml:space="preserve"> progression </w:t>
        </w:r>
        <w:del w:id="742" w:author="Tim Hallett" w:date="2015-01-26T16:03:00Z">
          <w:r w:rsidDel="00F5470E">
            <w:delText>upon HIV acquisition in terms of declining CD4 counts</w:delText>
          </w:r>
        </w:del>
      </w:moveTo>
      <w:ins w:id="743" w:author="Tim Hallett" w:date="2015-01-26T16:03:00Z">
        <w:r w:rsidR="00F5470E">
          <w:t xml:space="preserve">is modelled by an individual falling to states of lower CD4 cell count category </w:t>
        </w:r>
      </w:ins>
      <w:ins w:id="744" w:author="Tim Hallett" w:date="2015-01-26T16:06:00Z">
        <w:r w:rsidR="00FD6BAE">
          <w:t xml:space="preserve">(&lt;200, 200-350, 350-500 and 500+ cells per </w:t>
        </w:r>
        <w:proofErr w:type="spellStart"/>
        <w:r w:rsidR="00FD6BAE">
          <w:t>microlitre</w:t>
        </w:r>
        <w:proofErr w:type="spellEnd"/>
        <w:r w:rsidR="00FD6BAE">
          <w:t xml:space="preserve">) </w:t>
        </w:r>
      </w:ins>
      <w:ins w:id="745" w:author="Tim Hallett" w:date="2015-01-26T16:03:00Z">
        <w:r w:rsidR="00F5470E">
          <w:t>and states of greater disease severity</w:t>
        </w:r>
      </w:ins>
      <w:ins w:id="746" w:author="Tim Hallett" w:date="2015-01-26T16:06:00Z">
        <w:r w:rsidR="00FD6BAE">
          <w:t xml:space="preserve"> (WHO stages I, II, III and IV)</w:t>
        </w:r>
      </w:ins>
      <w:ins w:id="747" w:author="Tim Hallett" w:date="2015-01-26T16:03:00Z">
        <w:r w:rsidR="00F5470E">
          <w:t xml:space="preserve">. </w:t>
        </w:r>
      </w:ins>
      <w:ins w:id="748" w:author="Tim Hallett" w:date="2015-01-26T16:04:00Z">
        <w:r w:rsidR="00F5470E">
          <w:t xml:space="preserve">An individual’s CD4 cell count and disease state are both tracked as they have independent predictive effects on the risk of mortality, and the latter is assumed to also predict the propensity to seek care. Rates of transitioning through these stages were </w:t>
        </w:r>
      </w:ins>
      <w:ins w:id="749" w:author="Tim Hallett" w:date="2015-01-26T16:05:00Z">
        <w:r w:rsidR="00F5470E">
          <w:t>inferred</w:t>
        </w:r>
      </w:ins>
      <w:ins w:id="750" w:author="Tim Hallett" w:date="2015-01-26T16:04:00Z">
        <w:r w:rsidR="00F5470E">
          <w:t xml:space="preserve"> </w:t>
        </w:r>
      </w:ins>
      <w:ins w:id="751" w:author="Tim Hallett" w:date="2015-01-26T16:05:00Z">
        <w:r w:rsidR="00F5470E">
          <w:t>through fitting the model to all available data on HIV/AIDS natural history.</w:t>
        </w:r>
      </w:ins>
    </w:p>
    <w:p w:rsidR="00F5470E" w:rsidRDefault="00FD6BAE" w:rsidP="00B30876">
      <w:pPr>
        <w:pStyle w:val="normal0"/>
        <w:ind w:firstLine="720"/>
        <w:contextualSpacing w:val="0"/>
        <w:rPr>
          <w:ins w:id="752" w:author="Tim Hallett" w:date="2015-01-26T16:03:00Z"/>
        </w:rPr>
      </w:pPr>
      <w:ins w:id="753" w:author="Tim Hallett" w:date="2015-01-26T16:05:00Z">
        <w:r>
          <w:t xml:space="preserve">When an individual has a suppressed viral load on ART, they can transition to states of higher CD4 cell count category </w:t>
        </w:r>
      </w:ins>
      <w:ins w:id="754" w:author="Tim Hallett" w:date="2015-01-26T16:06:00Z">
        <w:r>
          <w:t xml:space="preserve">and lower disease severity. The rates of transitioning are informed through fitting the model to X, Y, Z. If an individual ceases ART, </w:t>
        </w:r>
      </w:ins>
      <w:ins w:id="755" w:author="Tim Hallett" w:date="2015-01-26T16:07:00Z">
        <w:r>
          <w:t>following</w:t>
        </w:r>
      </w:ins>
      <w:ins w:id="756" w:author="Tim Hallett" w:date="2015-01-26T16:06:00Z">
        <w:r>
          <w:t xml:space="preserve"> a </w:t>
        </w:r>
      </w:ins>
      <w:ins w:id="757" w:author="Tim Hallett" w:date="2015-01-26T16:07:00Z">
        <w:r>
          <w:t xml:space="preserve">period of successful viral suppression, they will again </w:t>
        </w:r>
        <w:r w:rsidR="00955B6E">
          <w:t>progress to lower CD4 cell counts and higher disease states, but at a greater rate than ART-</w:t>
        </w:r>
      </w:ins>
      <w:ins w:id="758" w:author="Tim Hallett" w:date="2015-01-26T16:08:00Z">
        <w:r w:rsidR="00955B6E">
          <w:t>naïve</w:t>
        </w:r>
      </w:ins>
      <w:ins w:id="759" w:author="Tim Hallett" w:date="2015-01-26T16:07:00Z">
        <w:r w:rsidR="00955B6E">
          <w:t xml:space="preserve"> </w:t>
        </w:r>
      </w:ins>
      <w:ins w:id="760" w:author="Tim Hallett" w:date="2015-01-26T16:08:00Z">
        <w:r w:rsidR="00955B6E">
          <w:t>patients.</w:t>
        </w:r>
      </w:ins>
    </w:p>
    <w:p w:rsidR="00F5470E" w:rsidRDefault="00F5470E">
      <w:pPr>
        <w:pStyle w:val="normal0"/>
        <w:contextualSpacing w:val="0"/>
        <w:rPr>
          <w:ins w:id="761" w:author="Tim Hallett" w:date="2015-01-26T16:05:00Z"/>
        </w:rPr>
        <w:pPrChange w:id="762" w:author="Tim Hallett" w:date="2015-01-26T16:08:00Z">
          <w:pPr>
            <w:pStyle w:val="normal0"/>
            <w:ind w:firstLine="720"/>
            <w:contextualSpacing w:val="0"/>
          </w:pPr>
        </w:pPrChange>
      </w:pPr>
    </w:p>
    <w:p w:rsidR="00804528" w:rsidRDefault="00804528" w:rsidP="002423B1">
      <w:pPr>
        <w:pStyle w:val="normal0"/>
        <w:ind w:firstLine="720"/>
        <w:contextualSpacing w:val="0"/>
        <w:rPr>
          <w:ins w:id="763" w:author="Tim Hallett" w:date="2015-01-26T16:10:00Z"/>
        </w:rPr>
      </w:pPr>
      <w:ins w:id="764" w:author="Tim Hallett" w:date="2015-01-26T16:11:00Z">
        <w:r>
          <w:t>SOMETHING HERE ABOUT COMPARING MODEL OUTPUT PROJECTS ON PRVALENCE AND MORTALIUTY WITH THOSE OF UNAIDS AND OR AMPATH ITSELF.</w:t>
        </w:r>
      </w:ins>
    </w:p>
    <w:p w:rsidR="00B30876" w:rsidDel="00F5470E" w:rsidRDefault="00B30876" w:rsidP="00B30876">
      <w:pPr>
        <w:pStyle w:val="normal0"/>
        <w:ind w:firstLine="720"/>
        <w:contextualSpacing w:val="0"/>
        <w:rPr>
          <w:del w:id="765" w:author="Tim Hallett" w:date="2015-01-26T16:05:00Z"/>
        </w:rPr>
      </w:pPr>
      <w:moveTo w:id="766" w:author="Tim Hallett" w:date="2015-01-26T16:02:00Z">
        <w:del w:id="767" w:author="Tim Hallett" w:date="2015-01-26T16:05:00Z">
          <w:r w:rsidDel="00F5470E">
            <w:delText>,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rates decrease. However, if an individual fails to adhere to ART, their health declines as if they abstained from treatment.</w:delText>
          </w:r>
        </w:del>
      </w:moveTo>
    </w:p>
    <w:moveToRangeEnd w:id="737"/>
    <w:p w:rsidR="00DE5773" w:rsidRDefault="00DE5773" w:rsidP="002423B1">
      <w:pPr>
        <w:pStyle w:val="normal0"/>
        <w:ind w:firstLine="720"/>
        <w:contextualSpacing w:val="0"/>
        <w:rPr>
          <w:ins w:id="768" w:author="Tim Hallett" w:date="2015-01-26T15:58:00Z"/>
        </w:rPr>
      </w:pPr>
    </w:p>
    <w:p w:rsidR="00C07325" w:rsidDel="00B30876" w:rsidRDefault="00CD36DC" w:rsidP="002423B1">
      <w:pPr>
        <w:pStyle w:val="normal0"/>
        <w:ind w:firstLine="720"/>
        <w:contextualSpacing w:val="0"/>
        <w:rPr>
          <w:del w:id="769" w:author="Tim Hallett" w:date="2015-01-26T16:01:00Z"/>
        </w:rPr>
      </w:pPr>
      <w:del w:id="770" w:author="Tim Hallett" w:date="2015-01-26T16:01:00Z">
        <w:r w:rsidDel="00B30876">
          <w:delText xml:space="preserve">Initially, we developed </w:delText>
        </w:r>
        <w:r w:rsidR="0004446E" w:rsidDel="00B30876">
          <w:delText xml:space="preserve">a mathematical model </w:delText>
        </w:r>
        <w:r w:rsidDel="00B30876">
          <w:delText xml:space="preserve">describing </w:delText>
        </w:r>
        <w:r w:rsidR="0004446E" w:rsidDel="00B30876">
          <w:delText xml:space="preserve">HIV infection with declining health associated </w:delText>
        </w:r>
        <w:r w:rsidDel="00B30876">
          <w:delText xml:space="preserve">with increased </w:delText>
        </w:r>
        <w:r w:rsidR="0004446E" w:rsidDel="00B30876">
          <w:delText xml:space="preserve">mortality. This </w:delText>
        </w:r>
        <w:r w:rsidR="00E46406" w:rsidDel="00B30876">
          <w:delText xml:space="preserve">natural history </w:delText>
        </w:r>
        <w:r w:rsidR="0004446E" w:rsidDel="00B30876">
          <w:delText xml:space="preserve">model was </w:delText>
        </w:r>
        <w:r w:rsidR="00E46406" w:rsidDel="00B30876">
          <w:delText xml:space="preserve">later </w:delText>
        </w:r>
        <w:r w:rsidR="0004446E" w:rsidDel="00B30876">
          <w:delText xml:space="preserve">expanded to </w:delText>
        </w:r>
        <w:r w:rsidR="0017595E" w:rsidDel="00B30876">
          <w:delText>capture</w:delText>
        </w:r>
        <w:r w:rsidR="00C36161" w:rsidDel="00B30876">
          <w:delText xml:space="preserve"> </w:delText>
        </w:r>
        <w:r w:rsidR="0004446E" w:rsidDel="00B30876">
          <w:delText xml:space="preserve">the </w:delText>
        </w:r>
        <w:r w:rsidR="0017595E" w:rsidDel="00B30876">
          <w:delText xml:space="preserve">operational steps </w:delText>
        </w:r>
        <w:r w:rsidR="00050041" w:rsidDel="00B30876">
          <w:delText xml:space="preserve">and milestones that form the structure of </w:delText>
        </w:r>
        <w:r w:rsidR="0004446E" w:rsidDel="00B30876">
          <w:delText>an ART-programme</w:delText>
        </w:r>
        <w:r w:rsidR="00530514" w:rsidDel="00B30876">
          <w:delText xml:space="preserve"> </w:delText>
        </w:r>
        <w:r w:rsidR="00CF5AC3" w:rsidDel="00B30876">
          <w:delText>using longitudinal data from AMPATH;</w:delText>
        </w:r>
        <w:r w:rsidR="00530514" w:rsidDel="00B30876">
          <w:delText xml:space="preserve"> </w:delText>
        </w:r>
        <w:r w:rsidR="00CF5AC3" w:rsidDel="00B30876">
          <w:delText xml:space="preserve">a consortium in western Kenya established with the aim of creating an HIV care system </w:delText>
        </w:r>
        <w:r w:rsidR="002B5981" w:rsidDel="00B30876">
          <w:delText>to assess</w:delText>
        </w:r>
        <w:r w:rsidR="00CF5AC3" w:rsidDel="00B30876">
          <w:delText xml:space="preserve"> </w:delText>
        </w:r>
        <w:r w:rsidR="0058085E" w:rsidDel="00B30876">
          <w:delText xml:space="preserve">the </w:delText>
        </w:r>
        <w:r w:rsidR="00CF5AC3" w:rsidDel="00B30876">
          <w:delText xml:space="preserve">outcomes of ART for both </w:delText>
        </w:r>
        <w:r w:rsidR="002B5981" w:rsidDel="00B30876">
          <w:delText xml:space="preserve">rural and urban </w:delText>
        </w:r>
        <w:r w:rsidR="00CF5AC3" w:rsidDel="00B30876">
          <w:delText>patients</w:delText>
        </w:r>
        <w:r w:rsidR="0058085E" w:rsidDel="00B30876">
          <w:fldChar w:fldCharType="begin"/>
        </w:r>
        <w:r w:rsidR="0075253B" w:rsidDel="00B30876">
          <w:del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delInstrText>
        </w:r>
        <w:r w:rsidR="0058085E" w:rsidDel="00B30876">
          <w:fldChar w:fldCharType="separate"/>
        </w:r>
        <w:r w:rsidR="0058085E" w:rsidDel="00B30876">
          <w:rPr>
            <w:lang w:val="en-US"/>
          </w:rPr>
          <w:delText>{Kimaiyo:2010tq}</w:delText>
        </w:r>
        <w:r w:rsidR="0058085E" w:rsidDel="00B30876">
          <w:fldChar w:fldCharType="end"/>
        </w:r>
        <w:r w:rsidR="00E91D29" w:rsidDel="00B30876">
          <w:delText>.</w:delText>
        </w:r>
      </w:del>
    </w:p>
    <w:p w:rsidR="00C07325" w:rsidDel="00B30876" w:rsidRDefault="00C07325">
      <w:pPr>
        <w:pStyle w:val="normal0"/>
        <w:ind w:firstLine="720"/>
        <w:contextualSpacing w:val="0"/>
        <w:rPr>
          <w:del w:id="771" w:author="Tim Hallett" w:date="2015-01-26T16:01:00Z"/>
        </w:rPr>
      </w:pPr>
    </w:p>
    <w:p w:rsidR="00DE5773" w:rsidRDefault="0004446E" w:rsidP="006424CD">
      <w:pPr>
        <w:pStyle w:val="normal0"/>
        <w:ind w:firstLine="720"/>
        <w:contextualSpacing w:val="0"/>
        <w:rPr>
          <w:ins w:id="772" w:author="Tim Hallett" w:date="2015-01-26T15:57:00Z"/>
        </w:rPr>
      </w:pPr>
      <w:del w:id="773" w:author="Tim Hallett" w:date="2015-01-26T16:01:00Z">
        <w:r w:rsidDel="00B30876">
          <w:delText xml:space="preserve">To assess </w:delText>
        </w:r>
        <w:r w:rsidR="00E04C0C" w:rsidDel="00B30876">
          <w:delText xml:space="preserve">from where current health losses accrue, </w:delText>
        </w:r>
        <w:r w:rsidDel="00B30876">
          <w:delText xml:space="preserve">the model was </w:delText>
        </w:r>
        <w:r w:rsidR="00E04C0C" w:rsidDel="00B30876">
          <w:delText>calibrated to the setting of western Kenya</w:delText>
        </w:r>
        <w:r w:rsidDel="00B30876">
          <w:delText xml:space="preserve"> </w:delText>
        </w:r>
        <w:r w:rsidR="00E04C0C" w:rsidDel="00B30876">
          <w:delText>and the modelled status in care of persons dying from HIV-related causes was estimated</w:delText>
        </w:r>
        <w:r w:rsidDel="00B30876">
          <w:delText>. We then explored the impact of a range of interventions</w:delText>
        </w:r>
        <w:r w:rsidR="00C966BB" w:rsidDel="00B30876">
          <w:delText>,</w:delText>
        </w:r>
        <w:r w:rsidDel="00B30876">
          <w:delText xml:space="preserve"> </w:delText>
        </w:r>
        <w:r w:rsidR="002C7B61" w:rsidDel="00B30876">
          <w:delText>each targeting</w:delText>
        </w:r>
        <w:r w:rsidDel="00B30876">
          <w:delText xml:space="preserve"> </w:delText>
        </w:r>
        <w:r w:rsidR="002C7B61" w:rsidDel="00B30876">
          <w:delText>a</w:delText>
        </w:r>
        <w:r w:rsidR="00C966BB" w:rsidDel="00B30876">
          <w:delText>n</w:delText>
        </w:r>
        <w:r w:rsidDel="00B30876">
          <w:delText xml:space="preserve"> </w:delText>
        </w:r>
        <w:r w:rsidR="002C7B61" w:rsidDel="00B30876">
          <w:delText xml:space="preserve">aspect of pre-ART or ART </w:delText>
        </w:r>
        <w:r w:rsidDel="00B30876">
          <w:delText xml:space="preserve">care. The impact of each intervention in relation to the baseline scenario indicates the extent to which health outcomes can be improved for patients, along with </w:delText>
        </w:r>
        <w:r w:rsidR="00F8633B" w:rsidDel="00B30876">
          <w:delText>the cost of these improvements.</w:delText>
        </w:r>
      </w:del>
    </w:p>
    <w:p w:rsidR="00DE5773" w:rsidRDefault="00DE5773" w:rsidP="006424CD">
      <w:pPr>
        <w:pStyle w:val="normal0"/>
        <w:ind w:firstLine="720"/>
        <w:contextualSpacing w:val="0"/>
        <w:rPr>
          <w:ins w:id="774" w:author="Tim Hallett" w:date="2015-01-26T15:57:00Z"/>
        </w:rPr>
      </w:pPr>
      <w:ins w:id="775" w:author="Tim Hallett" w:date="2015-01-26T15:57:00Z">
        <w:r>
          <w:t>(ii) Representation of the care cascade at baseline</w:t>
        </w:r>
      </w:ins>
    </w:p>
    <w:p w:rsidR="00DE5773" w:rsidDel="00DA76E5" w:rsidRDefault="00DE5773" w:rsidP="006424CD">
      <w:pPr>
        <w:pStyle w:val="normal0"/>
        <w:ind w:firstLine="720"/>
        <w:contextualSpacing w:val="0"/>
        <w:rPr>
          <w:del w:id="776" w:author="Tim Hallett" w:date="2015-01-26T16:08:00Z"/>
        </w:rPr>
      </w:pPr>
    </w:p>
    <w:p w:rsidR="00C07325" w:rsidDel="00DA76E5" w:rsidRDefault="0004446E" w:rsidP="00BA7771">
      <w:pPr>
        <w:pStyle w:val="Heading2"/>
        <w:contextualSpacing w:val="0"/>
        <w:rPr>
          <w:del w:id="777" w:author="Tim Hallett" w:date="2015-01-26T16:08:00Z"/>
        </w:rPr>
      </w:pPr>
      <w:bookmarkStart w:id="778" w:name="h.qp08777c4239" w:colFirst="0" w:colLast="0"/>
      <w:bookmarkEnd w:id="778"/>
      <w:del w:id="779" w:author="Tim Hallett" w:date="2015-01-26T16:08:00Z">
        <w:r w:rsidDel="00DA76E5">
          <w:delText>Model description</w:delText>
        </w:r>
      </w:del>
    </w:p>
    <w:p w:rsidR="00C07325" w:rsidDel="00DA76E5" w:rsidRDefault="00935178">
      <w:pPr>
        <w:pStyle w:val="normal0"/>
        <w:ind w:firstLine="720"/>
        <w:contextualSpacing w:val="0"/>
        <w:rPr>
          <w:del w:id="780" w:author="Tim Hallett" w:date="2015-01-26T16:08:00Z"/>
        </w:rPr>
      </w:pPr>
      <w:moveFromRangeStart w:id="781" w:author="Tim Hallett" w:date="2015-01-26T16:02:00Z" w:name="move283907460"/>
      <w:moveFrom w:id="782" w:author="Tim Hallett" w:date="2015-01-26T16:02:00Z">
        <w:del w:id="783" w:author="Tim Hallett" w:date="2015-01-26T16:08:00Z">
          <w:r w:rsidDel="00DA76E5">
            <w:delText>T</w:delText>
          </w:r>
          <w:r w:rsidR="0004446E" w:rsidDel="00DA76E5">
            <w:delText xml:space="preserve">he </w:delText>
          </w:r>
          <w:r w:rsidDel="00DA76E5">
            <w:delText xml:space="preserve">natural history model describes </w:delText>
          </w:r>
          <w:r w:rsidR="0004446E" w:rsidDel="00DA76E5">
            <w:delText xml:space="preserve">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w:delText>
          </w:r>
          <w:r w:rsidDel="00DA76E5">
            <w:delText>rates decrease</w:delText>
          </w:r>
          <w:r w:rsidR="0004446E" w:rsidDel="00DA76E5">
            <w:delText xml:space="preserve">. However, if an individual fails to adhere to ART, their health declines as if they </w:delText>
          </w:r>
          <w:r w:rsidDel="00DA76E5">
            <w:delText>abstained from treatment</w:delText>
          </w:r>
          <w:r w:rsidR="0004446E" w:rsidDel="00DA76E5">
            <w:delText>.</w:delText>
          </w:r>
        </w:del>
      </w:moveFrom>
    </w:p>
    <w:moveFromRangeEnd w:id="781"/>
    <w:p w:rsidR="00C07325" w:rsidDel="00DA76E5" w:rsidRDefault="00C07325">
      <w:pPr>
        <w:pStyle w:val="normal0"/>
        <w:contextualSpacing w:val="0"/>
        <w:rPr>
          <w:del w:id="784" w:author="Tim Hallett" w:date="2015-01-26T16:08:00Z"/>
        </w:rPr>
      </w:pPr>
    </w:p>
    <w:p w:rsidR="00F24045" w:rsidDel="00DA76E5" w:rsidRDefault="00243366" w:rsidP="00C31328">
      <w:pPr>
        <w:pStyle w:val="normal0"/>
        <w:contextualSpacing w:val="0"/>
        <w:rPr>
          <w:del w:id="785" w:author="Tim Hallett" w:date="2015-01-26T16:08:00Z"/>
        </w:rPr>
      </w:pPr>
      <w:del w:id="786" w:author="Tim Hallett" w:date="2015-01-26T16:08:00Z">
        <w:r w:rsidDel="00DA76E5">
          <w:tab/>
        </w:r>
      </w:del>
      <w:del w:id="787" w:author="Tim Hallett" w:date="2015-01-26T16:02:00Z">
        <w:r w:rsidDel="00F5470E">
          <w:delText xml:space="preserve">The model describes the </w:delText>
        </w:r>
        <w:r w:rsidR="00D92CEC" w:rsidDel="00F5470E">
          <w:delText>inhabitants</w:delText>
        </w:r>
        <w:r w:rsidDel="00F5470E">
          <w:delText xml:space="preserve"> of Kenya </w:delText>
        </w:r>
        <w:r w:rsidR="00B52FB2" w:rsidDel="00F5470E">
          <w:delText xml:space="preserve">from 1970 to 2030 and begins by creating a </w:delText>
        </w:r>
        <w:r w:rsidR="00F24045" w:rsidDel="00F5470E">
          <w:delText xml:space="preserve">population </w:delText>
        </w:r>
        <w:r w:rsidR="00B52FB2" w:rsidDel="00F5470E">
          <w:delText>of HIV-negative individuals the size and age</w:delText>
        </w:r>
        <w:r w:rsidR="0027665A" w:rsidDel="00F5470E">
          <w:delText>-structure</w:delText>
        </w:r>
        <w:r w:rsidR="00B52FB2" w:rsidDel="00F5470E">
          <w:delText xml:space="preserve"> of the</w:delText>
        </w:r>
        <w:r w:rsidR="00D92CEC" w:rsidDel="00F5470E">
          <w:delText xml:space="preserve"> observed</w:delText>
        </w:r>
        <w:r w:rsidR="00B52FB2" w:rsidDel="00F5470E">
          <w:delText xml:space="preserve"> population in 1970. </w:delText>
        </w:r>
        <w:r w:rsidR="00CB2B80" w:rsidDel="00F5470E">
          <w:delText>HIV incidence</w:delText>
        </w:r>
        <w:r w:rsidR="0027665A" w:rsidDel="00F5470E">
          <w:delText xml:space="preserve"> </w:delText>
        </w:r>
        <w:r w:rsidR="00CB2B80" w:rsidDel="00F5470E">
          <w:delText xml:space="preserve">is </w:delText>
        </w:r>
        <w:r w:rsidR="0027665A" w:rsidDel="00F5470E">
          <w:delText xml:space="preserve">informed </w:delText>
        </w:r>
        <w:r w:rsidR="00CB2B80" w:rsidDel="00F5470E">
          <w:delText>by estimates from the UNAIDS Spectrum Software</w:delText>
        </w:r>
        <w:r w:rsidR="00A414EC" w:rsidDel="00F5470E">
          <w:fldChar w:fldCharType="begin"/>
        </w:r>
        <w:r w:rsidR="0075253B" w:rsidDel="00F5470E">
          <w:del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delInstrText>
        </w:r>
        <w:r w:rsidR="00A414EC" w:rsidDel="00F5470E">
          <w:fldChar w:fldCharType="separate"/>
        </w:r>
        <w:r w:rsidR="00A414EC" w:rsidDel="00F5470E">
          <w:rPr>
            <w:lang w:val="en-US"/>
          </w:rPr>
          <w:delText>{Spectrum:tl}</w:delText>
        </w:r>
        <w:r w:rsidR="00A414EC" w:rsidDel="00F5470E">
          <w:fldChar w:fldCharType="end"/>
        </w:r>
        <w:r w:rsidR="00CB2B80" w:rsidDel="00F5470E">
          <w:delText>.</w:delText>
        </w:r>
        <w:r w:rsidR="0004446E" w:rsidDel="00F5470E">
          <w:delText xml:space="preserve"> We </w:delText>
        </w:r>
        <w:r w:rsidR="00D92CEC" w:rsidDel="00F5470E">
          <w:delText>begin</w:delText>
        </w:r>
        <w:r w:rsidR="0004446E" w:rsidDel="00F5470E">
          <w:delText xml:space="preserve"> </w:delText>
        </w:r>
        <w:r w:rsidR="005554A3" w:rsidDel="00F5470E">
          <w:delText xml:space="preserve">HIV </w:delText>
        </w:r>
        <w:r w:rsidR="0004446E" w:rsidDel="00F5470E">
          <w:delText xml:space="preserve">testing in 2004 </w:delText>
        </w:r>
        <w:r w:rsidR="00D92CEC" w:rsidDel="00F5470E">
          <w:delText xml:space="preserve">and provide </w:delText>
        </w:r>
        <w:r w:rsidR="0004446E" w:rsidDel="00F5470E">
          <w:delText xml:space="preserve">ART for eligible individuals. We used the 2004 WHO </w:delText>
        </w:r>
        <w:r w:rsidR="00BA3915" w:rsidDel="00F5470E">
          <w:delText>t</w:delText>
        </w:r>
        <w:r w:rsidR="0004446E" w:rsidDel="00F5470E">
          <w:delText xml:space="preserve">reatment </w:delText>
        </w:r>
        <w:r w:rsidR="00BA3915" w:rsidDel="00F5470E">
          <w:delText>e</w:delText>
        </w:r>
        <w:r w:rsidR="0004446E" w:rsidDel="00F5470E">
          <w:delText xml:space="preserve">ligibility </w:delText>
        </w:r>
        <w:r w:rsidR="00BA3915" w:rsidDel="00F5470E">
          <w:delText>g</w:delText>
        </w:r>
        <w:r w:rsidR="0004446E" w:rsidDel="00F5470E">
          <w:delText xml:space="preserve">uidelines </w:delText>
        </w:r>
        <w:r w:rsidR="00BA3915" w:rsidDel="00F5470E">
          <w:delText xml:space="preserve">specifying a threshold for treatment </w:delText>
        </w:r>
        <w:r w:rsidR="0004446E" w:rsidDel="00F5470E">
          <w:delText xml:space="preserve">of </w:delText>
        </w:r>
        <w:r w:rsidR="00BA3915" w:rsidDel="00F5470E">
          <w:delText xml:space="preserve">CD4 </w:delText>
        </w:r>
        <w:r w:rsidR="0004446E" w:rsidDel="00F5470E">
          <w:delText>&lt;200</w:delText>
        </w:r>
        <w:r w:rsidR="00BA3915" w:rsidDel="00F5470E">
          <w:delText xml:space="preserve"> cells/μl</w:delText>
        </w:r>
        <w:r w:rsidR="0004446E" w:rsidDel="00F5470E">
          <w:delText xml:space="preserve"> or WHO Stage IV</w:delText>
        </w:r>
        <w:r w:rsidR="003E0A20" w:rsidDel="00F5470E">
          <w:delText xml:space="preserve"> infection</w:delText>
        </w:r>
        <w:r w:rsidR="0004446E" w:rsidDel="00F5470E">
          <w:delText xml:space="preserve">{WorldHealthOrganization:2005ws}. This is updated in 2011 to a CD4 </w:delText>
        </w:r>
        <w:r w:rsidR="00BA3915" w:rsidDel="00F5470E">
          <w:delText>of</w:delText>
        </w:r>
        <w:r w:rsidR="0004446E" w:rsidDel="00F5470E">
          <w:delText xml:space="preserve"> &lt;350</w:delText>
        </w:r>
        <w:r w:rsidR="00BA3915" w:rsidDel="00F5470E">
          <w:delText xml:space="preserve"> cells/μl</w:delText>
        </w:r>
        <w:r w:rsidR="0004446E" w:rsidDel="00F5470E">
          <w:delText xml:space="preserve"> or WHO Stage III/IV</w:delText>
        </w:r>
        <w:r w:rsidR="003E0A20" w:rsidDel="00F5470E">
          <w:delText xml:space="preserve"> infection</w:delText>
        </w:r>
        <w:r w:rsidR="0004446E" w:rsidDel="00F5470E">
          <w:delText xml:space="preserve">{WorldHealthOrganization:2010wj}. </w:delText>
        </w:r>
        <w:r w:rsidR="00F24045" w:rsidDel="00F5470E">
          <w:delText xml:space="preserve">The </w:delText>
        </w:r>
        <w:r w:rsidR="00C31328" w:rsidDel="00F5470E">
          <w:delText>natural history</w:delText>
        </w:r>
        <w:r w:rsidR="009030E1" w:rsidDel="00F5470E">
          <w:delText xml:space="preserve"> model</w:delText>
        </w:r>
        <w:r w:rsidR="00C31328" w:rsidDel="00F5470E">
          <w:delText xml:space="preserve"> </w:delText>
        </w:r>
        <w:r w:rsidR="00F24045" w:rsidDel="00F5470E">
          <w:delText xml:space="preserve">was calibrated using surveillance data sourced from the literature. A review </w:delText>
        </w:r>
        <w:r w:rsidR="00C31328" w:rsidDel="00F5470E">
          <w:delText xml:space="preserve">was </w:delText>
        </w:r>
        <w:r w:rsidR="00F24045" w:rsidDel="00F5470E">
          <w:delText xml:space="preserve">conducted to identify relevant studies that would enable us to calibrate every aspect of the </w:delText>
        </w:r>
        <w:r w:rsidR="00C31328" w:rsidDel="00F5470E">
          <w:delText>model</w:delText>
        </w:r>
        <w:r w:rsidR="00F24045" w:rsidDel="00F5470E">
          <w:delText>. Where possible, data from cohort studies was utilised; although, in some situations data from observational studies was used. The full description of each data source used for calibration and detailed methods can be found in the appendix.</w:delText>
        </w:r>
      </w:del>
    </w:p>
    <w:p w:rsidR="00F24045" w:rsidRDefault="00F24045">
      <w:pPr>
        <w:pStyle w:val="normal0"/>
        <w:contextualSpacing w:val="0"/>
      </w:pPr>
    </w:p>
    <w:p w:rsidR="00616568" w:rsidRDefault="00781129">
      <w:pPr>
        <w:pStyle w:val="normal0"/>
        <w:contextualSpacing w:val="0"/>
        <w:rPr>
          <w:ins w:id="788" w:author="Tim Hallett" w:date="2015-01-26T16:10:00Z"/>
        </w:rPr>
      </w:pPr>
      <w:del w:id="789" w:author="Tim Hallett" w:date="2015-01-26T16:08:00Z">
        <w:r w:rsidDel="00616568">
          <w:tab/>
          <w:delText xml:space="preserve">The </w:delText>
        </w:r>
        <w:r w:rsidR="00097F4A" w:rsidDel="00616568">
          <w:delText>cascade</w:delText>
        </w:r>
        <w:r w:rsidDel="00616568">
          <w:delText xml:space="preserve"> </w:delText>
        </w:r>
        <w:r w:rsidR="00097F4A" w:rsidDel="00616568">
          <w:delText>model</w:delText>
        </w:r>
      </w:del>
      <w:ins w:id="790" w:author="Tim Hallett" w:date="2015-01-26T16:08:00Z">
        <w:r w:rsidR="00616568">
          <w:t xml:space="preserve">The model </w:t>
        </w:r>
      </w:ins>
      <w:del w:id="791" w:author="Tim Hallett" w:date="2015-01-26T16:09:00Z">
        <w:r w:rsidR="00097F4A" w:rsidDel="00616568">
          <w:delText xml:space="preserve"> </w:delText>
        </w:r>
      </w:del>
      <w:r w:rsidR="0004446E">
        <w:t xml:space="preserve">describes </w:t>
      </w:r>
      <w:del w:id="792" w:author="Tim Hallett" w:date="2015-01-26T16:09:00Z">
        <w:r w:rsidR="0004446E" w:rsidDel="00616568">
          <w:delText xml:space="preserve">the </w:delText>
        </w:r>
      </w:del>
      <w:ins w:id="793" w:author="Tim Hallett" w:date="2015-01-26T16:09:00Z">
        <w:r w:rsidR="00616568">
          <w:t xml:space="preserve">the </w:t>
        </w:r>
      </w:ins>
      <w:r w:rsidR="00883152">
        <w:t>pathway</w:t>
      </w:r>
      <w:ins w:id="794" w:author="Tim Hallett" w:date="2015-01-26T16:09:00Z">
        <w:r w:rsidR="00616568">
          <w:t xml:space="preserve"> </w:t>
        </w:r>
      </w:ins>
      <w:del w:id="795" w:author="Tim Hallett" w:date="2015-01-26T16:09:00Z">
        <w:r w:rsidR="00883152" w:rsidDel="00616568">
          <w:delText xml:space="preserve">s </w:delText>
        </w:r>
      </w:del>
      <w:r w:rsidR="00883152">
        <w:t>through</w:t>
      </w:r>
      <w:ins w:id="796" w:author="Tim Hallett" w:date="2015-01-26T16:09:00Z">
        <w:r w:rsidR="00616568">
          <w:t xml:space="preserve"> for each HIV-infected person</w:t>
        </w:r>
      </w:ins>
      <w:del w:id="797" w:author="Tim Hallett" w:date="2015-01-26T16:09:00Z">
        <w:r w:rsidR="00883152" w:rsidDel="00616568">
          <w:delText xml:space="preserve"> care </w:delText>
        </w:r>
        <w:r w:rsidR="0004446E" w:rsidDel="00616568">
          <w:delText>events for HIV-positive individuals</w:delText>
        </w:r>
      </w:del>
      <w:r>
        <w:t xml:space="preserve"> (</w:t>
      </w:r>
      <w:r w:rsidR="004C326F">
        <w:t>figure</w:t>
      </w:r>
      <w:r>
        <w:t xml:space="preserve"> 1)</w:t>
      </w:r>
      <w:r w:rsidR="0004446E">
        <w:t xml:space="preserve">. </w:t>
      </w:r>
      <w:ins w:id="798" w:author="Tim Hallett" w:date="2015-01-26T16:09:00Z">
        <w:r w:rsidR="00616568">
          <w:t xml:space="preserve">EXPLAIN THE AIN PHASES THAT ARE IN THE DIAGRAM. </w:t>
        </w:r>
      </w:ins>
      <w:del w:id="799" w:author="Tim Hallett" w:date="2015-01-26T16:09:00Z">
        <w:r w:rsidR="006A4EB5" w:rsidDel="00616568">
          <w:delText xml:space="preserve">Declining </w:delText>
        </w:r>
      </w:del>
      <w:del w:id="800" w:author="Tim Hallett" w:date="2015-01-26T16:10:00Z">
        <w:r w:rsidR="006A4EB5" w:rsidDel="00804528">
          <w:delText xml:space="preserve">health </w:delText>
        </w:r>
      </w:del>
      <w:del w:id="801" w:author="Tim Hallett" w:date="2015-01-26T16:09:00Z">
        <w:r w:rsidR="006A4EB5" w:rsidDel="00616568">
          <w:delText>in t</w:delText>
        </w:r>
        <w:r w:rsidR="00712178" w:rsidDel="00616568">
          <w:delText xml:space="preserve">he </w:delText>
        </w:r>
        <w:r w:rsidR="00883152" w:rsidDel="00616568">
          <w:delText xml:space="preserve">natural history model </w:delText>
        </w:r>
      </w:del>
      <w:del w:id="802" w:author="Tim Hallett" w:date="2015-01-26T16:10:00Z">
        <w:r w:rsidR="00712178" w:rsidDel="00804528">
          <w:delText xml:space="preserve">drives care-seeking behaviour in the </w:delText>
        </w:r>
        <w:r w:rsidR="00883152" w:rsidDel="00804528">
          <w:delText>cascade mode</w:delText>
        </w:r>
      </w:del>
      <w:del w:id="803" w:author="Tim Hallett" w:date="2015-01-26T16:09:00Z">
        <w:r w:rsidR="00883152" w:rsidDel="00616568">
          <w:delText>l; as</w:delText>
        </w:r>
        <w:r w:rsidR="006A4EB5" w:rsidDel="00616568">
          <w:delText xml:space="preserve">, when a patient becomes symptomatic (WHO Stage III/IV condition), they seek care </w:delText>
        </w:r>
        <w:r w:rsidR="0023038A" w:rsidDel="00616568">
          <w:delText xml:space="preserve">at a </w:delText>
        </w:r>
      </w:del>
      <w:del w:id="804" w:author="Tim Hallett" w:date="2015-01-26T16:08:00Z">
        <w:r w:rsidR="0023038A" w:rsidDel="00DA76E5">
          <w:delText xml:space="preserve">considerably </w:delText>
        </w:r>
      </w:del>
      <w:del w:id="805" w:author="Tim Hallett" w:date="2015-01-26T16:09:00Z">
        <w:r w:rsidR="0023038A" w:rsidDel="00616568">
          <w:delText>higher rate</w:delText>
        </w:r>
      </w:del>
      <w:del w:id="806" w:author="Tim Hallett" w:date="2015-01-26T16:08:00Z">
        <w:r w:rsidR="0023038A" w:rsidDel="00DA76E5">
          <w:delText xml:space="preserve"> than before</w:delText>
        </w:r>
      </w:del>
      <w:del w:id="807" w:author="Tim Hallett" w:date="2015-01-26T16:10:00Z">
        <w:r w:rsidR="0023038A" w:rsidDel="00804528">
          <w:delText>.</w:delText>
        </w:r>
      </w:del>
    </w:p>
    <w:p w:rsidR="00616568" w:rsidRDefault="00616568">
      <w:pPr>
        <w:pStyle w:val="normal0"/>
        <w:contextualSpacing w:val="0"/>
        <w:rPr>
          <w:ins w:id="808" w:author="Tim Hallett" w:date="2015-01-26T16:10:00Z"/>
        </w:rPr>
      </w:pPr>
    </w:p>
    <w:p w:rsidR="00C07325" w:rsidDel="00804528" w:rsidRDefault="0023038A">
      <w:pPr>
        <w:pStyle w:val="normal0"/>
        <w:contextualSpacing w:val="0"/>
      </w:pPr>
      <w:moveFromRangeStart w:id="809" w:author="Tim Hallett" w:date="2015-01-26T16:12:00Z" w:name="move283908054"/>
      <w:moveFrom w:id="810" w:author="Tim Hallett" w:date="2015-01-26T16:12:00Z">
        <w:r w:rsidDel="00616568">
          <w:t xml:space="preserve"> </w:t>
        </w:r>
        <w:r w:rsidR="00712178" w:rsidDel="00804528">
          <w:t xml:space="preserve">HIV-negative </w:t>
        </w:r>
        <w:r w:rsidR="003700D0" w:rsidDel="00804528">
          <w:t xml:space="preserve">care </w:t>
        </w:r>
        <w:r w:rsidR="0004446E" w:rsidDel="00804528">
          <w:t>naïve individuals</w:t>
        </w:r>
        <w:r w:rsidR="00F24045" w:rsidDel="00804528">
          <w:t xml:space="preserve"> </w:t>
        </w:r>
        <w:r w:rsidR="00883152" w:rsidDel="00804528">
          <w:t xml:space="preserve">are </w:t>
        </w:r>
        <w:r w:rsidR="0004446E" w:rsidDel="00804528">
          <w:t xml:space="preserve">tested from 2004 onwards </w:t>
        </w:r>
        <w:r w:rsidR="00BE1FFF" w:rsidDel="00804528">
          <w:t xml:space="preserve">by either </w:t>
        </w:r>
        <w:r w:rsidR="0097628D" w:rsidDel="00804528">
          <w:t>seeking care (VCT or PICT) or by being actively sought out (HBCT). These routes identify individuals at different places, times and stages of infection</w:t>
        </w:r>
        <w:r w:rsidR="00BF0B23" w:rsidDel="00804528">
          <w:t>,</w:t>
        </w:r>
        <w:r w:rsidR="0097628D" w:rsidDel="00804528">
          <w:t xml:space="preserve"> and</w:t>
        </w:r>
        <w:r w:rsidR="00BF0B23" w:rsidDel="00804528">
          <w:t xml:space="preserve"> therefore the</w:t>
        </w:r>
        <w:r w:rsidR="0097628D" w:rsidDel="00804528">
          <w:t xml:space="preserve"> impact of testing</w:t>
        </w:r>
        <w:r w:rsidR="00BF0B23" w:rsidDel="00804528">
          <w:t xml:space="preserve"> varies</w:t>
        </w:r>
        <w:r w:rsidR="004A3A3B" w:rsidDel="00804528">
          <w:t xml:space="preserve"> by</w:t>
        </w:r>
        <w:r w:rsidR="00BF0B23" w:rsidDel="00804528">
          <w:t xml:space="preserve"> route</w:t>
        </w:r>
        <w:r w:rsidR="0097628D" w:rsidDel="00804528">
          <w:t>.</w:t>
        </w:r>
        <w:r w:rsidR="00211E69" w:rsidDel="00804528">
          <w:t xml:space="preserve"> </w:t>
        </w:r>
        <w:r w:rsidR="0032451F" w:rsidDel="00804528">
          <w:t xml:space="preserve">Individuals </w:t>
        </w:r>
        <w:r w:rsidR="0004446E" w:rsidDel="00804528">
          <w:t>may be tested multiple times throughout their lives and care will only progress if the</w:t>
        </w:r>
        <w:r w:rsidR="000579C4" w:rsidDel="00804528">
          <w:t>y are found to be HIV-positive.</w:t>
        </w:r>
      </w:moveFrom>
      <w:r w:rsidR="00D43662">
        <w:rPr>
          <w:rStyle w:val="CommentReference"/>
        </w:rPr>
        <w:commentReference w:id="811"/>
      </w:r>
    </w:p>
    <w:moveFromRangeEnd w:id="809"/>
    <w:p w:rsidR="00F24045" w:rsidRDefault="00F24045">
      <w:pPr>
        <w:pStyle w:val="normal0"/>
        <w:contextualSpacing w:val="0"/>
      </w:pPr>
    </w:p>
    <w:p w:rsidR="00D3021A" w:rsidRPr="00D3021A" w:rsidDel="00804528" w:rsidRDefault="00F24045" w:rsidP="000668B5">
      <w:pPr>
        <w:pStyle w:val="normal0"/>
        <w:ind w:firstLine="720"/>
        <w:contextualSpacing w:val="0"/>
        <w:rPr>
          <w:del w:id="812" w:author="Tim Hallett" w:date="2015-01-26T16:11:00Z"/>
        </w:rPr>
      </w:pPr>
      <w:bookmarkStart w:id="813" w:name="h.iogg3anz8zdv" w:colFirst="0" w:colLast="0"/>
      <w:bookmarkStart w:id="814" w:name="h.hslqb1xxus50" w:colFirst="0" w:colLast="0"/>
      <w:bookmarkEnd w:id="813"/>
      <w:bookmarkEnd w:id="814"/>
      <w:del w:id="815" w:author="Tim Hallett" w:date="2015-01-26T16:11:00Z">
        <w:r w:rsidDel="00804528">
          <w:delText xml:space="preserve">To calibrate the </w:delText>
        </w:r>
        <w:r w:rsidR="00983C8D" w:rsidDel="00804528">
          <w:delText>cascade model</w:delText>
        </w:r>
        <w:r w:rsidDel="00804528">
          <w:delText>, we utilised a unique high-resolution longitudinal dataset from western Kenya. AMPATH</w:delText>
        </w:r>
        <w:r w:rsidR="000E7B35" w:rsidDel="00804528">
          <w:delText xml:space="preserve"> formed in 2001</w:delText>
        </w:r>
        <w:r w:rsidDel="00804528">
          <w:delText xml:space="preserve">, </w:delText>
        </w:r>
        <w:r w:rsidR="000E7B35" w:rsidDel="00804528">
          <w:delText xml:space="preserve">as a partnership between </w:delText>
        </w:r>
        <w:r w:rsidDel="00804528">
          <w:delText>Moi University, Moi Teaching and Referral Hospital and a consortium of North American academic health centers led by Indiana University working in partnership with the Government of Kenya</w:delText>
        </w:r>
        <w:r w:rsidR="000E7B35" w:rsidDel="00804528">
          <w:delText xml:space="preserve"> to utilise the power of universities to enhance care and improve patient outcomes</w:delText>
        </w:r>
        <w:r w:rsidDel="00804528">
          <w:delText xml:space="preserve">. </w:delText>
        </w:r>
        <w:r w:rsidR="000668B5" w:rsidDel="00804528">
          <w:delText>Additionally, we compared model outputs to national estimates of incidence, prevalence and HIV-related deaths to ensure the model accurately replicated the historical characteristics of the epidemic.</w:delText>
        </w:r>
      </w:del>
    </w:p>
    <w:p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17147F94" wp14:editId="1F123339">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Default="005926DE" w:rsidP="00B7495C">
                              <w:pPr>
                                <w:pStyle w:val="Subtitle"/>
                                <w:contextualSpacing w:val="0"/>
                              </w:pPr>
                              <w:r>
                                <w:t xml:space="preserve">Figure 1. </w:t>
                              </w:r>
                              <w:proofErr w:type="gramStart"/>
                              <w:r>
                                <w:t>Flow diagram representing the operational steps involved in navigating an ART-programme.</w:t>
                              </w:r>
                              <w:proofErr w:type="gramEnd"/>
                            </w:p>
                            <w:p w:rsidR="005926DE" w:rsidRPr="00B7495C" w:rsidRDefault="005926D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5926DE" w:rsidRDefault="005926DE" w:rsidP="00B7495C">
                        <w:pPr>
                          <w:pStyle w:val="Subtitle"/>
                          <w:contextualSpacing w:val="0"/>
                        </w:pPr>
                        <w:r>
                          <w:t xml:space="preserve">Figure 1. </w:t>
                        </w:r>
                        <w:proofErr w:type="gramStart"/>
                        <w:r>
                          <w:t>Flow diagram representing the operational steps involved in navigating an ART-programme.</w:t>
                        </w:r>
                        <w:proofErr w:type="gramEnd"/>
                      </w:p>
                      <w:p w:rsidR="005926DE" w:rsidRPr="00B7495C" w:rsidRDefault="005926DE" w:rsidP="00B7495C">
                        <w:pPr>
                          <w:rPr>
                            <w:rFonts w:ascii="Trebuchet MS" w:hAnsi="Trebuchet MS"/>
                            <w:sz w:val="16"/>
                            <w:szCs w:val="16"/>
                          </w:rPr>
                        </w:pPr>
                      </w:p>
                    </w:txbxContent>
                  </v:textbox>
                </v:shape>
                <w10:wrap type="topAndBottom"/>
              </v:group>
            </w:pict>
          </mc:Fallback>
        </mc:AlternateContent>
      </w:r>
    </w:p>
    <w:p w:rsidR="00804528" w:rsidRDefault="00804528">
      <w:pPr>
        <w:pStyle w:val="normal0"/>
        <w:contextualSpacing w:val="0"/>
        <w:rPr>
          <w:ins w:id="816" w:author="Tim Hallett" w:date="2015-01-26T16:11:00Z"/>
        </w:rPr>
        <w:pPrChange w:id="817" w:author="Tim Hallett" w:date="2015-01-26T16:11:00Z">
          <w:pPr>
            <w:pStyle w:val="normal0"/>
            <w:ind w:firstLine="720"/>
            <w:contextualSpacing w:val="0"/>
          </w:pPr>
        </w:pPrChange>
      </w:pPr>
    </w:p>
    <w:p w:rsidR="00D3021A" w:rsidDel="00804528" w:rsidRDefault="00804528">
      <w:pPr>
        <w:pStyle w:val="Heading2"/>
        <w:contextualSpacing w:val="0"/>
        <w:rPr>
          <w:del w:id="818" w:author="Tim Hallett" w:date="2015-01-26T16:11:00Z"/>
        </w:rPr>
      </w:pPr>
      <w:proofErr w:type="gramStart"/>
      <w:ins w:id="819" w:author="Tim Hallett" w:date="2015-01-26T16:11:00Z">
        <w:r>
          <w:t>The  model</w:t>
        </w:r>
        <w:proofErr w:type="gramEnd"/>
        <w:r>
          <w:t xml:space="preserve"> was parameterised using data from AMPATH. </w:t>
        </w:r>
      </w:ins>
      <w:del w:id="820" w:author="Tim Hallett" w:date="2015-01-26T16:11:00Z">
        <w:r w:rsidR="00D3021A" w:rsidDel="00804528">
          <w:delText>Data</w:delText>
        </w:r>
      </w:del>
    </w:p>
    <w:p w:rsidR="00D10AB5" w:rsidRDefault="000E7B35">
      <w:pPr>
        <w:pStyle w:val="normal0"/>
        <w:contextualSpacing w:val="0"/>
        <w:rPr>
          <w:ins w:id="821" w:author="Tim Hallett" w:date="2015-01-26T16:18:00Z"/>
        </w:rPr>
        <w:pPrChange w:id="822" w:author="Tim Hallett" w:date="2015-01-26T16:11:00Z">
          <w:pPr>
            <w:pStyle w:val="normal0"/>
            <w:ind w:firstLine="720"/>
            <w:contextualSpacing w:val="0"/>
          </w:pPr>
        </w:pPrChange>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w:t>
      </w:r>
      <w:proofErr w:type="gramStart"/>
      <w:r w:rsidR="00FB69AF">
        <w:t>:2013dc</w:t>
      </w:r>
      <w:proofErr w:type="gramEnd"/>
      <w:r w:rsidR="00FB69AF">
        <w:t>}.</w:t>
      </w:r>
    </w:p>
    <w:p w:rsidR="00F07DE8" w:rsidDel="00F07DE8" w:rsidRDefault="00F07DE8">
      <w:pPr>
        <w:pStyle w:val="normal0"/>
        <w:contextualSpacing w:val="0"/>
        <w:rPr>
          <w:del w:id="823" w:author="Tim Hallett" w:date="2015-01-26T16:19:00Z"/>
        </w:rPr>
        <w:pPrChange w:id="824" w:author="Tim Hallett" w:date="2015-01-26T16:11:00Z">
          <w:pPr>
            <w:pStyle w:val="normal0"/>
            <w:ind w:firstLine="720"/>
            <w:contextualSpacing w:val="0"/>
          </w:pPr>
        </w:pPrChange>
      </w:pPr>
      <w:ins w:id="825" w:author="Tim Hallett" w:date="2015-01-26T16:19:00Z">
        <w:r>
          <w:t xml:space="preserve">In this setting, VTC has been available since 2004 with PICT becoming more widely available from 2008. (IS THIS RIGHT? I AM JUST WRITING!). </w:t>
        </w:r>
      </w:ins>
    </w:p>
    <w:p w:rsidR="00C24BC0" w:rsidDel="00F07DE8" w:rsidRDefault="00C24BC0" w:rsidP="00FB69AF">
      <w:pPr>
        <w:pStyle w:val="normal0"/>
        <w:ind w:firstLine="720"/>
        <w:contextualSpacing w:val="0"/>
        <w:rPr>
          <w:del w:id="826" w:author="Tim Hallett" w:date="2015-01-26T16:19:00Z"/>
        </w:rPr>
      </w:pPr>
    </w:p>
    <w:p w:rsidR="00804528" w:rsidRDefault="00F07DE8" w:rsidP="00F07DE8">
      <w:pPr>
        <w:pStyle w:val="normal0"/>
        <w:contextualSpacing w:val="0"/>
      </w:pPr>
      <w:ins w:id="827" w:author="Tim Hallett" w:date="2015-01-26T16:18:00Z">
        <w:r>
          <w:t xml:space="preserve">In the area of </w:t>
        </w:r>
        <w:proofErr w:type="spellStart"/>
        <w:r>
          <w:t>Bunyala</w:t>
        </w:r>
        <w:proofErr w:type="spellEnd"/>
        <w:r>
          <w:t xml:space="preserve">, there have additionally been </w:t>
        </w:r>
      </w:ins>
      <w:ins w:id="828" w:author="Tim Hallett" w:date="2015-01-26T16:19:00Z">
        <w:r>
          <w:t xml:space="preserve">multiple rounds of household-based testing campaigns in X, Y, Z, which have </w:t>
        </w:r>
      </w:ins>
      <w:ins w:id="829" w:author="Tim Hallett" w:date="2015-01-26T16:20:00Z">
        <w:r>
          <w:t>achieved</w:t>
        </w:r>
      </w:ins>
      <w:ins w:id="830" w:author="Tim Hallett" w:date="2015-01-26T16:19:00Z">
        <w:r>
          <w:t xml:space="preserve"> </w:t>
        </w:r>
      </w:ins>
      <w:ins w:id="831" w:author="Tim Hallett" w:date="2015-01-26T16:20:00Z">
        <w:r>
          <w:t xml:space="preserve">a coverage of, </w:t>
        </w:r>
        <w:proofErr w:type="spellStart"/>
        <w:r>
          <w:t>x</w:t>
        </w:r>
        <w:proofErr w:type="gramStart"/>
        <w:r>
          <w:t>,y,z</w:t>
        </w:r>
        <w:proofErr w:type="spellEnd"/>
        <w:proofErr w:type="gramEnd"/>
        <w:r>
          <w:t>, respectively.</w:t>
        </w:r>
      </w:ins>
      <w:del w:id="832" w:author="Tim Hallett" w:date="2015-01-26T16:18:00Z">
        <w:r w:rsidR="00A27213" w:rsidDel="00F07DE8">
          <w:delText xml:space="preserve">Using data from the Port Victoria catchment area, we were provided data on 3,788 HIV-positive individuals followed from 2007 to 2014. </w:delText>
        </w:r>
        <w:r w:rsidR="004716A3" w:rsidDel="00F07DE8">
          <w:delText>Data was collected by combining hospital and clinic databases with patient information from mobile testing teams performing HBCT in the community</w:delText>
        </w:r>
        <w:r w:rsidR="00025528" w:rsidDel="00F07DE8">
          <w:delText>,</w:delText>
        </w:r>
        <w:r w:rsidR="004716A3" w:rsidDel="00F07DE8">
          <w:delText xml:space="preserve"> using unique patient identification numbers to track patients over time.</w:delText>
        </w:r>
        <w:r w:rsidR="00227824" w:rsidDel="00F07DE8">
          <w:delText xml:space="preserve"> </w:delText>
        </w:r>
        <w:r w:rsidR="004716A3" w:rsidDel="00F07DE8">
          <w:delText xml:space="preserve">Working in collaboration with AMPATH, </w:delText>
        </w:r>
        <w:r w:rsidR="00FB38A5" w:rsidDel="00F07DE8">
          <w:delText xml:space="preserve">we assessed the proportion of individuals </w:delText>
        </w:r>
        <w:r w:rsidR="00671327" w:rsidDel="00F07DE8">
          <w:delText xml:space="preserve">that test </w:delText>
        </w:r>
        <w:r w:rsidR="00FB38A5" w:rsidDel="00F07DE8">
          <w:delText>thro</w:delText>
        </w:r>
        <w:r w:rsidR="000A17A4" w:rsidDel="00F07DE8">
          <w:delText xml:space="preserve">ugh </w:delText>
        </w:r>
        <w:r w:rsidR="00671327" w:rsidDel="00F07DE8">
          <w:delText>each modality before calculating linkage, CD4 testing and pre-ART retention rates.</w:delText>
        </w:r>
        <w:r w:rsidR="0011200D" w:rsidDel="00F07DE8">
          <w:delText xml:space="preserve"> Where possible these were stratified by current CD4 count and route of entry into care. Among patients initiating ART, </w:delText>
        </w:r>
        <w:r w:rsidR="000E1E45" w:rsidDel="00F07DE8">
          <w:delTex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delText>
        </w:r>
        <w:r w:rsidR="00227824" w:rsidDel="00F07DE8">
          <w:delText>Further details of data collected from AMPATH sites can be found in the appendix</w:delText>
        </w:r>
      </w:del>
      <w:ins w:id="833" w:author="Tim Hallett" w:date="2015-01-26T16:20:00Z">
        <w:r>
          <w:t>. We used these data to fully</w:t>
        </w:r>
        <w:r w:rsidR="0093097C">
          <w:t xml:space="preserve"> </w:t>
        </w:r>
        <w:proofErr w:type="spellStart"/>
        <w:r w:rsidR="0093097C">
          <w:t>charactersize</w:t>
        </w:r>
        <w:proofErr w:type="spellEnd"/>
        <w:r w:rsidR="0093097C">
          <w:t xml:space="preserve"> the care cascade and then used these as input parameters to the model, or otherwise adjusted a </w:t>
        </w:r>
        <w:proofErr w:type="spellStart"/>
        <w:r w:rsidR="0093097C">
          <w:t>paramnetes</w:t>
        </w:r>
        <w:proofErr w:type="spellEnd"/>
        <w:r w:rsidR="0093097C">
          <w:t xml:space="preserve"> in the model that was not directly observed in order to induce an agreement </w:t>
        </w:r>
      </w:ins>
      <w:ins w:id="834" w:author="Tim Hallett" w:date="2015-01-26T16:21:00Z">
        <w:r w:rsidR="0093097C">
          <w:t>between</w:t>
        </w:r>
      </w:ins>
      <w:ins w:id="835" w:author="Tim Hallett" w:date="2015-01-26T16:20:00Z">
        <w:r w:rsidR="0093097C">
          <w:t xml:space="preserve"> </w:t>
        </w:r>
      </w:ins>
      <w:ins w:id="836" w:author="Tim Hallett" w:date="2015-01-26T16:21:00Z">
        <w:r w:rsidR="0093097C">
          <w:t>the model and data.</w:t>
        </w:r>
      </w:ins>
      <w:ins w:id="837" w:author="Tim Hallett" w:date="2015-01-26T16:26:00Z">
        <w:r w:rsidR="00AA59F4">
          <w:t xml:space="preserve"> The baseline scenario of the a</w:t>
        </w:r>
        <w:r w:rsidR="0075421A">
          <w:t xml:space="preserve">nalysis represents the program just prior the implementation of the household-based testing that has been </w:t>
        </w:r>
      </w:ins>
      <w:ins w:id="838" w:author="Tim Hallett" w:date="2015-01-26T16:27:00Z">
        <w:r w:rsidR="0075421A">
          <w:t>implemented</w:t>
        </w:r>
      </w:ins>
      <w:ins w:id="839" w:author="Tim Hallett" w:date="2015-01-26T16:26:00Z">
        <w:r w:rsidR="0075421A">
          <w:t xml:space="preserve"> </w:t>
        </w:r>
      </w:ins>
      <w:ins w:id="840" w:author="Tim Hallett" w:date="2015-01-26T16:27:00Z">
        <w:r w:rsidR="0075421A">
          <w:t>already in this population.</w:t>
        </w:r>
      </w:ins>
      <w:ins w:id="841" w:author="Tim Hallett" w:date="2015-01-26T16:21:00Z">
        <w:r w:rsidR="0093097C">
          <w:t xml:space="preserve"> </w:t>
        </w:r>
        <w:commentRangeStart w:id="842"/>
        <w:r w:rsidR="0093097C">
          <w:t>(Table 1)</w:t>
        </w:r>
        <w:commentRangeEnd w:id="842"/>
        <w:r w:rsidR="0093097C">
          <w:rPr>
            <w:rStyle w:val="CommentReference"/>
          </w:rPr>
          <w:commentReference w:id="842"/>
        </w:r>
      </w:ins>
      <w:del w:id="844" w:author="Tim Hallett" w:date="2015-01-26T16:18:00Z">
        <w:r w:rsidR="00227824" w:rsidDel="00F07DE8">
          <w:delText>.</w:delText>
        </w:r>
      </w:del>
      <w:moveToRangeStart w:id="845" w:author="Tim Hallett" w:date="2015-01-26T16:12:00Z" w:name="move283908054"/>
      <w:moveTo w:id="846" w:author="Tim Hallett" w:date="2015-01-26T16:12:00Z">
        <w:del w:id="847" w:author="Tim Hallett" w:date="2015-01-26T16:20:00Z">
          <w:r w:rsidR="00804528" w:rsidDel="00F07DE8">
            <w:delText>HIV-negative care naïve individuals are tested from 2004 onwards by either seeking care (VCT or PICT) or by being actively sought out (HBCT). These routes identify individuals at different places, times and stages of infection, and therefore the impact of testing varies by route. Individuals may be tested multiple times throughout their lives and care will only progress if they are found to be HIV-positive.</w:delText>
          </w:r>
        </w:del>
      </w:moveTo>
    </w:p>
    <w:moveToRangeEnd w:id="845"/>
    <w:p w:rsidR="00804528" w:rsidRDefault="00804528" w:rsidP="00227824">
      <w:pPr>
        <w:pStyle w:val="normal0"/>
        <w:ind w:firstLine="720"/>
        <w:contextualSpacing w:val="0"/>
        <w:rPr>
          <w:ins w:id="848" w:author="Tim Hallett" w:date="2015-01-26T16:12:00Z"/>
        </w:rPr>
      </w:pPr>
    </w:p>
    <w:p w:rsidR="00804528" w:rsidRPr="0093097C" w:rsidDel="0093097C" w:rsidRDefault="0093097C" w:rsidP="00D4591C">
      <w:pPr>
        <w:pStyle w:val="normal0"/>
        <w:ind w:firstLine="720"/>
        <w:contextualSpacing w:val="0"/>
        <w:rPr>
          <w:del w:id="849" w:author="Tim Hallett" w:date="2015-01-26T16:23:00Z"/>
          <w:sz w:val="22"/>
          <w:rPrChange w:id="850" w:author="Tim Hallett" w:date="2015-01-26T16:23:00Z">
            <w:rPr>
              <w:del w:id="851" w:author="Tim Hallett" w:date="2015-01-26T16:23:00Z"/>
              <w:i/>
              <w:sz w:val="22"/>
            </w:rPr>
          </w:rPrChange>
        </w:rPr>
      </w:pPr>
      <w:ins w:id="852" w:author="Tim Hallett" w:date="2015-01-26T16:23:00Z">
        <w:r>
          <w:rPr>
            <w:sz w:val="22"/>
          </w:rPr>
          <w:t>The cost of the ART program at baseline is estimated</w:t>
        </w:r>
        <w:r w:rsidR="00D42EC2">
          <w:rPr>
            <w:sz w:val="22"/>
          </w:rPr>
          <w:t xml:space="preserve"> from </w:t>
        </w:r>
      </w:ins>
    </w:p>
    <w:p w:rsidR="00334A51" w:rsidDel="0093097C" w:rsidRDefault="00265DE7" w:rsidP="00334A51">
      <w:pPr>
        <w:pStyle w:val="Heading2"/>
        <w:contextualSpacing w:val="0"/>
        <w:rPr>
          <w:del w:id="853" w:author="Tim Hallett" w:date="2015-01-26T16:23:00Z"/>
        </w:rPr>
      </w:pPr>
      <w:del w:id="854" w:author="Tim Hallett" w:date="2015-01-26T16:23:00Z">
        <w:r w:rsidDel="0093097C">
          <w:delText>Cost</w:delText>
        </w:r>
      </w:del>
    </w:p>
    <w:p w:rsidR="00D42EC2" w:rsidRDefault="007F2149" w:rsidP="00D4591C">
      <w:pPr>
        <w:pStyle w:val="normal0"/>
        <w:ind w:firstLine="720"/>
        <w:contextualSpacing w:val="0"/>
        <w:rPr>
          <w:ins w:id="855" w:author="Tim Hallett" w:date="2015-01-26T16:23:00Z"/>
        </w:rPr>
      </w:pPr>
      <w:del w:id="856" w:author="Tim Hallett" w:date="2015-01-26T16:23:00Z">
        <w:r w:rsidDel="00D42EC2">
          <w:delText xml:space="preserve">To assess the </w:delText>
        </w:r>
        <w:r w:rsidR="00C212CF" w:rsidDel="00D42EC2">
          <w:delText>economic</w:delText>
        </w:r>
        <w:r w:rsidDel="00D42EC2">
          <w:delText xml:space="preserve"> impact of care from </w:delText>
        </w:r>
      </w:del>
      <w:proofErr w:type="gramStart"/>
      <w:r w:rsidR="007342E9">
        <w:t>the</w:t>
      </w:r>
      <w:proofErr w:type="gramEnd"/>
      <w:r w:rsidR="007342E9">
        <w:t xml:space="preserve"> perspective of a health care provider</w:t>
      </w:r>
      <w:ins w:id="857" w:author="Tim Hallett" w:date="2015-01-26T16:24:00Z">
        <w:r w:rsidR="00D42EC2">
          <w:t>, based on the recent CHAI MATCH study of ART facilities,</w:t>
        </w:r>
      </w:ins>
      <w:del w:id="858" w:author="Tim Hallett" w:date="2015-01-26T16:24:00Z">
        <w:r w:rsidDel="00D42EC2">
          <w:delText>,</w:delText>
        </w:r>
      </w:del>
      <w:r>
        <w:t xml:space="preserve"> </w:t>
      </w:r>
      <w:ins w:id="859" w:author="Tim Hallett" w:date="2015-01-26T16:24:00Z">
        <w:r w:rsidR="00D42EC2">
          <w:t>and assumed to be comprised of cost of ART care, the cost of pre-ART clinic visits and CD4 lab-based tests</w:t>
        </w:r>
        <w:r w:rsidR="00D42EC2">
          <w:fldChar w:fldCharType="begin"/>
        </w:r>
        <w:r w:rsidR="00D42EC2">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ins>
    </w:p>
    <w:p w:rsidR="00D42EC2" w:rsidRDefault="00D42EC2" w:rsidP="00D4591C">
      <w:pPr>
        <w:pStyle w:val="normal0"/>
        <w:ind w:firstLine="720"/>
        <w:contextualSpacing w:val="0"/>
        <w:rPr>
          <w:ins w:id="860" w:author="Tim Hallett" w:date="2015-01-26T16:23:00Z"/>
        </w:rPr>
      </w:pPr>
    </w:p>
    <w:p w:rsidR="00265DE7" w:rsidDel="00D42EC2" w:rsidRDefault="007F2149" w:rsidP="00D4591C">
      <w:pPr>
        <w:pStyle w:val="normal0"/>
        <w:ind w:firstLine="720"/>
        <w:contextualSpacing w:val="0"/>
        <w:rPr>
          <w:del w:id="861" w:author="Tim Hallett" w:date="2015-01-26T16:24:00Z"/>
        </w:rPr>
      </w:pPr>
      <w:del w:id="862" w:author="Tim Hallett" w:date="2015-01-26T16:24:00Z">
        <w:r w:rsidDel="00D42EC2">
          <w:delText xml:space="preserve">we </w:delText>
        </w:r>
        <w:r w:rsidR="007342E9" w:rsidDel="00D42EC2">
          <w:delText xml:space="preserve">assigned </w:delText>
        </w:r>
        <w:r w:rsidDel="00D42EC2">
          <w:delText xml:space="preserve">costs </w:delText>
        </w:r>
        <w:r w:rsidR="001A164C" w:rsidDel="00D42EC2">
          <w:delText>to</w:delText>
        </w:r>
        <w:r w:rsidDel="00D42EC2">
          <w:delText xml:space="preserve"> the individual components of care in the model. </w:delText>
        </w:r>
        <w:r w:rsidR="00AD367A" w:rsidDel="00D42EC2">
          <w:delText xml:space="preserve">The CHAI MATCH Study, a multi-country analysis of 161 treatment facilities across five countries in sub-Saharan Africa provided the annual cost of </w:delText>
        </w:r>
        <w:r w:rsidR="00265DE7" w:rsidDel="00D42EC2">
          <w:delText xml:space="preserve">ART care, </w:delText>
        </w:r>
        <w:r w:rsidR="00AD367A" w:rsidDel="00D42EC2">
          <w:delText xml:space="preserve">the cost of </w:delText>
        </w:r>
        <w:r w:rsidR="00265DE7" w:rsidDel="00D42EC2">
          <w:delText>pre-ART clinic</w:delText>
        </w:r>
        <w:r w:rsidR="00AD367A" w:rsidDel="00D42EC2">
          <w:delText xml:space="preserve"> visits and CD4 lab-based tests</w:delText>
        </w:r>
        <w:r w:rsidR="00265DE7" w:rsidDel="00D42EC2">
          <w:fldChar w:fldCharType="begin"/>
        </w:r>
        <w:r w:rsidR="00265DE7" w:rsidDel="00D42EC2">
          <w:del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delInstrText>
        </w:r>
        <w:r w:rsidR="00265DE7" w:rsidDel="00D42EC2">
          <w:fldChar w:fldCharType="separate"/>
        </w:r>
        <w:r w:rsidR="00265DE7" w:rsidDel="00D42EC2">
          <w:rPr>
            <w:lang w:val="en-US"/>
          </w:rPr>
          <w:delText>{Tagar:GTMxY-pi}</w:delText>
        </w:r>
        <w:r w:rsidR="00265DE7" w:rsidDel="00D42EC2">
          <w:fldChar w:fldCharType="end"/>
        </w:r>
        <w:r w:rsidR="00265DE7" w:rsidDel="00D42EC2">
          <w:delText xml:space="preserve">. </w:delText>
        </w:r>
        <w:r w:rsidR="00C33EF9" w:rsidDel="00D42EC2">
          <w:delText>A review of the literature identified the cost of the remaining aspects of care</w:delText>
        </w:r>
        <w:r w:rsidR="00265DE7" w:rsidDel="00D42EC2">
          <w:delText xml:space="preserve">. </w:delText>
        </w:r>
        <w:r w:rsidR="00AD367A" w:rsidDel="00D42EC2">
          <w:delText xml:space="preserve">Adjustment was made </w:delText>
        </w:r>
        <w:r w:rsidR="00265DE7" w:rsidDel="00D42EC2">
          <w:delText xml:space="preserve">for inflation and location by using the </w:delText>
        </w:r>
        <w:r w:rsidR="00AD367A" w:rsidDel="00D42EC2">
          <w:delText xml:space="preserve">GDP </w:delText>
        </w:r>
        <w:r w:rsidR="00265DE7" w:rsidDel="00D42EC2">
          <w:delText>deflator from the International Monetary Fund.</w:delText>
        </w:r>
        <w:r w:rsidR="00C33EF9" w:rsidDel="00D42EC2">
          <w:delText xml:space="preserve"> All costs are </w:delText>
        </w:r>
        <w:r w:rsidR="00C212CF" w:rsidDel="00D42EC2">
          <w:delText>reported in</w:delText>
        </w:r>
        <w:r w:rsidR="00C33EF9" w:rsidDel="00D42EC2">
          <w:delText xml:space="preserve"> 2013 US</w:delText>
        </w:r>
        <w:r w:rsidR="00C212CF" w:rsidDel="00D42EC2">
          <w:delText>$</w:delText>
        </w:r>
        <w:r w:rsidR="00C33EF9" w:rsidDel="00D42EC2">
          <w:delText xml:space="preserve"> and were discounted at an annual rate of 6% from 2010 onwards.</w:delText>
        </w:r>
      </w:del>
    </w:p>
    <w:p w:rsidR="004A136A" w:rsidDel="00D42EC2" w:rsidRDefault="00D4591C" w:rsidP="00D4591C">
      <w:pPr>
        <w:pStyle w:val="Heading2"/>
        <w:contextualSpacing w:val="0"/>
        <w:rPr>
          <w:del w:id="863" w:author="Tim Hallett" w:date="2015-01-26T16:25:00Z"/>
        </w:rPr>
      </w:pPr>
      <w:del w:id="864" w:author="Tim Hallett" w:date="2015-01-26T16:25:00Z">
        <w:r w:rsidDel="00D42EC2">
          <w:delText>Hypotheses</w:delText>
        </w:r>
      </w:del>
    </w:p>
    <w:p w:rsidR="00D55C44" w:rsidDel="008E7748" w:rsidRDefault="00D4591C">
      <w:pPr>
        <w:pStyle w:val="normal0"/>
        <w:ind w:firstLine="720"/>
        <w:rPr>
          <w:del w:id="865" w:author="Tim Hallett" w:date="2015-01-26T16:28:00Z"/>
        </w:rPr>
      </w:pPr>
      <w:del w:id="866" w:author="Tim Hallett" w:date="2015-01-26T16:25:00Z">
        <w:r w:rsidDel="00D42EC2">
          <w:delText xml:space="preserve">We hypothesise that current care programmes </w:delText>
        </w:r>
        <w:r w:rsidR="00D22B70" w:rsidDel="00D42EC2">
          <w:delText xml:space="preserve">in Kenya </w:delText>
        </w:r>
        <w:r w:rsidDel="00D42EC2">
          <w:delText xml:space="preserve">are not performing to their maximum potential, </w:delText>
        </w:r>
        <w:r w:rsidR="009864F5" w:rsidDel="00D42EC2">
          <w:delText xml:space="preserve">as </w:delText>
        </w:r>
        <w:r w:rsidDel="00D42EC2">
          <w:delText>deficiencies spanning HI</w:delText>
        </w:r>
        <w:r w:rsidR="00D22B70" w:rsidDel="00D42EC2">
          <w:delText>V-testing, pre-ART and ART care</w:delText>
        </w:r>
        <w:r w:rsidDel="00D42EC2">
          <w:delText xml:space="preserve"> </w:delText>
        </w:r>
        <w:r w:rsidR="009864F5" w:rsidDel="00D42EC2">
          <w:delText xml:space="preserve">hinder </w:delText>
        </w:r>
        <w:r w:rsidDel="00D42EC2">
          <w:delText>successful patient outcomes.</w:delText>
        </w:r>
        <w:r w:rsidR="0068532A" w:rsidDel="00D42EC2">
          <w:delText xml:space="preserve"> Therefore, intervening at a single point is likely to have </w:delText>
        </w:r>
        <w:r w:rsidR="00E667C6" w:rsidDel="00D42EC2">
          <w:delText xml:space="preserve">suboptimal </w:delText>
        </w:r>
        <w:r w:rsidR="0068532A" w:rsidDel="00D42EC2">
          <w:delText>impact due to other weaknesses in care</w:delText>
        </w:r>
        <w:r w:rsidR="00123D9B" w:rsidDel="00D42EC2">
          <w:delText xml:space="preserve"> and </w:delText>
        </w:r>
        <w:r w:rsidR="00E76DDA" w:rsidDel="00D42EC2">
          <w:delText xml:space="preserve">we </w:delText>
        </w:r>
        <w:r w:rsidR="00123D9B" w:rsidDel="00D42EC2">
          <w:delText xml:space="preserve">hypothesise that intervening at multiple points </w:delText>
        </w:r>
        <w:r w:rsidR="00730026" w:rsidDel="00D42EC2">
          <w:delText>will have a larger impact on care</w:delText>
        </w:r>
        <w:r w:rsidR="0068532A" w:rsidDel="00D42EC2">
          <w:delText>.</w:delText>
        </w:r>
        <w:r w:rsidR="00730026" w:rsidDel="00D42EC2">
          <w:delText xml:space="preserve"> </w:delText>
        </w:r>
        <w:r w:rsidR="0068532A" w:rsidDel="00D42EC2">
          <w:delText xml:space="preserve">Additionally, we hypothesise that the full extent of detriment </w:delText>
        </w:r>
        <w:r w:rsidR="002A4D48" w:rsidDel="00D42EC2">
          <w:delText>to care is not realised, as current clinic-level data fails to account for individuals who never engage with</w:delText>
        </w:r>
        <w:r w:rsidR="00123D9B" w:rsidDel="00D42EC2">
          <w:delText>,</w:delText>
        </w:r>
        <w:r w:rsidR="002A4D48" w:rsidDel="00D42EC2">
          <w:delText xml:space="preserve"> or are lost from</w:delText>
        </w:r>
        <w:r w:rsidR="00123D9B" w:rsidDel="00D42EC2">
          <w:delText>,</w:delText>
        </w:r>
        <w:r w:rsidR="002A4D48" w:rsidDel="00D42EC2">
          <w:delText xml:space="preserve"> care</w:delText>
        </w:r>
      </w:del>
      <w:del w:id="867" w:author="Tim Hallett" w:date="2015-01-26T16:28:00Z">
        <w:r w:rsidR="002A4D48" w:rsidDel="008E7748">
          <w:delText>.</w:delText>
        </w:r>
      </w:del>
    </w:p>
    <w:p w:rsidR="00D55C44" w:rsidDel="00D42EC2" w:rsidRDefault="00D55C44">
      <w:pPr>
        <w:pStyle w:val="normal0"/>
        <w:ind w:firstLine="720"/>
        <w:rPr>
          <w:del w:id="868" w:author="Tim Hallett" w:date="2015-01-26T16:25:00Z"/>
        </w:rPr>
        <w:pPrChange w:id="869" w:author="Tim Hallett" w:date="2015-01-26T16:28:00Z">
          <w:pPr>
            <w:pStyle w:val="Heading2"/>
            <w:contextualSpacing w:val="0"/>
          </w:pPr>
        </w:pPrChange>
      </w:pPr>
      <w:del w:id="870" w:author="Tim Hallett" w:date="2015-01-26T16:25:00Z">
        <w:r w:rsidDel="00D42EC2">
          <w:delText>Outcomes</w:delText>
        </w:r>
      </w:del>
    </w:p>
    <w:p w:rsidR="00D55C44" w:rsidDel="00D42EC2" w:rsidRDefault="00D55C44">
      <w:pPr>
        <w:pStyle w:val="normal0"/>
        <w:ind w:firstLine="720"/>
        <w:rPr>
          <w:del w:id="871" w:author="Tim Hallett" w:date="2015-01-26T16:25:00Z"/>
        </w:rPr>
        <w:pPrChange w:id="872" w:author="Tim Hallett" w:date="2015-01-26T16:28:00Z">
          <w:pPr>
            <w:pStyle w:val="normal0"/>
            <w:ind w:firstLine="720"/>
            <w:contextualSpacing w:val="0"/>
          </w:pPr>
        </w:pPrChange>
      </w:pPr>
      <w:del w:id="873" w:author="Tim Hallett" w:date="2015-01-26T16:25:00Z">
        <w:r w:rsidDel="00D42EC2">
          <w:delText xml:space="preserve">Patient outcomes were </w:delText>
        </w:r>
        <w:r w:rsidR="00FC1ECD" w:rsidDel="00D42EC2">
          <w:delText>quantified</w:delText>
        </w:r>
        <w:r w:rsidDel="00D42EC2">
          <w:delText xml:space="preserve"> as disability-adjusted life-years (DALYs)</w:delText>
        </w:r>
        <w:r w:rsidR="00FC1ECD" w:rsidDel="00D42EC2">
          <w:delText xml:space="preserve"> and evaluated between 2010 and 2030. </w:delText>
        </w:r>
        <w:r w:rsidR="006442BD" w:rsidDel="00D42EC2">
          <w:delText xml:space="preserve">Disability </w:delText>
        </w:r>
        <w:r w:rsidR="006047BC" w:rsidDel="00D42EC2">
          <w:delText xml:space="preserve">was weighted </w:delText>
        </w:r>
        <w:r w:rsidR="00FC1ECD" w:rsidDel="00D42EC2">
          <w:delText>according to current HIV-posit</w:delText>
        </w:r>
        <w:r w:rsidR="0030371A" w:rsidDel="00D42EC2">
          <w:delText xml:space="preserve">ive health state and ART status, with weights </w:delText>
        </w:r>
        <w:r w:rsidR="006047BC" w:rsidDel="00D42EC2">
          <w:delText xml:space="preserve">extracted </w:delText>
        </w:r>
        <w:r w:rsidR="00FC1ECD" w:rsidDel="00D42EC2">
          <w:delText>from the Global Burden of Disease Study 2010{Salomon:2012ib}.</w:delText>
        </w:r>
        <w:r w:rsidR="0030371A" w:rsidDel="00D42EC2">
          <w:delText xml:space="preserve"> </w:delText>
        </w:r>
        <w:r w:rsidR="00C212CF" w:rsidDel="00D42EC2">
          <w:delText>Financial</w:delText>
        </w:r>
        <w:r w:rsidR="0030371A" w:rsidDel="00D42EC2">
          <w:delText xml:space="preserve"> impact was assessed </w:delText>
        </w:r>
        <w:r w:rsidR="00123640" w:rsidDel="00D42EC2">
          <w:delText xml:space="preserve">through </w:delText>
        </w:r>
        <w:r w:rsidR="0030371A" w:rsidDel="00D42EC2">
          <w:delText xml:space="preserve">quantifying the total cost </w:delText>
        </w:r>
        <w:r w:rsidR="00C212CF" w:rsidDel="00D42EC2">
          <w:delText>of care between 2010 and 2030.</w:delText>
        </w:r>
        <w:r w:rsidR="00123640" w:rsidDel="00D42EC2">
          <w:delText xml:space="preserve"> Additionally, we consider</w:delText>
        </w:r>
        <w:r w:rsidR="00BF2B13" w:rsidDel="00D42EC2">
          <w:delText>e</w:delText>
        </w:r>
        <w:r w:rsidR="00123640" w:rsidDel="00D42EC2">
          <w:delText>d the care experience</w:delText>
        </w:r>
        <w:r w:rsidR="00042244" w:rsidDel="00D42EC2">
          <w:delText xml:space="preserve"> of patients suffering HIV-related deaths between 2010 and 2030.</w:delText>
        </w:r>
      </w:del>
    </w:p>
    <w:p w:rsidR="00D4591C" w:rsidDel="00766C6C" w:rsidRDefault="00D4591C">
      <w:pPr>
        <w:pStyle w:val="normal0"/>
        <w:ind w:firstLine="720"/>
        <w:rPr>
          <w:del w:id="874" w:author="Tim Hallett" w:date="2015-01-26T16:27:00Z"/>
        </w:rPr>
        <w:pPrChange w:id="875" w:author="Tim Hallett" w:date="2015-01-26T16:28:00Z">
          <w:pPr>
            <w:pStyle w:val="Heading2"/>
            <w:contextualSpacing w:val="0"/>
          </w:pPr>
        </w:pPrChange>
      </w:pPr>
      <w:del w:id="876" w:author="Tim Hallett" w:date="2015-01-26T16:27:00Z">
        <w:r w:rsidDel="00766C6C">
          <w:delText>Analyses</w:delText>
        </w:r>
      </w:del>
    </w:p>
    <w:p w:rsidR="00287FD3" w:rsidDel="00766C6C" w:rsidRDefault="00D31246">
      <w:pPr>
        <w:pStyle w:val="normal0"/>
        <w:ind w:firstLine="720"/>
        <w:rPr>
          <w:del w:id="877" w:author="Tim Hallett" w:date="2015-01-26T16:27:00Z"/>
        </w:rPr>
        <w:pPrChange w:id="878" w:author="Tim Hallett" w:date="2015-01-26T16:28:00Z">
          <w:pPr>
            <w:pStyle w:val="normal0"/>
            <w:ind w:firstLine="720"/>
            <w:contextualSpacing w:val="0"/>
          </w:pPr>
        </w:pPrChange>
      </w:pPr>
      <w:del w:id="879" w:author="Tim Hallett" w:date="2015-01-26T16:27:00Z">
        <w:r w:rsidDel="00766C6C">
          <w:delText xml:space="preserve">To </w:delText>
        </w:r>
        <w:r w:rsidR="00287FD3" w:rsidDel="00766C6C">
          <w:delText>explore</w:delText>
        </w:r>
        <w:r w:rsidDel="00766C6C">
          <w:delText xml:space="preserve"> the current state of </w:delText>
        </w:r>
        <w:r w:rsidR="00287FD3" w:rsidDel="00766C6C">
          <w:delText>care</w:delText>
        </w:r>
        <w:r w:rsidDel="00766C6C">
          <w:delText xml:space="preserve"> in Kenya, </w:delText>
        </w:r>
        <w:r w:rsidR="00287FD3" w:rsidDel="00766C6C">
          <w:delText xml:space="preserve">we assessed patient outcomes between 2010 and 2030 under a baseline scenario. This scenario contained no HBCT, restricting entry to care routes to VCT or PICT, as to be more representative of a </w:delText>
        </w:r>
        <w:r w:rsidR="00597A76" w:rsidDel="00766C6C">
          <w:delText>typical ART programme in Kenya.</w:delText>
        </w:r>
      </w:del>
    </w:p>
    <w:p w:rsidR="0075563A" w:rsidDel="00FA3909" w:rsidRDefault="0075563A">
      <w:pPr>
        <w:pStyle w:val="normal0"/>
        <w:ind w:firstLine="720"/>
        <w:rPr>
          <w:del w:id="880" w:author="Tim Hallett" w:date="2015-01-26T16:31:00Z"/>
        </w:rPr>
        <w:pPrChange w:id="881" w:author="Tim Hallett" w:date="2015-01-26T16:28:00Z">
          <w:pPr>
            <w:pStyle w:val="normal0"/>
            <w:contextualSpacing w:val="0"/>
          </w:pPr>
        </w:pPrChange>
      </w:pPr>
    </w:p>
    <w:p w:rsidR="002A309B" w:rsidDel="00766C6C" w:rsidRDefault="00597A76" w:rsidP="003D1177">
      <w:pPr>
        <w:pStyle w:val="normal0"/>
        <w:contextualSpacing w:val="0"/>
      </w:pPr>
      <w:bookmarkStart w:id="882" w:name="h.wvtuqq7mpsy1" w:colFirst="0" w:colLast="0"/>
      <w:bookmarkEnd w:id="882"/>
      <w:r>
        <w:tab/>
      </w:r>
      <w:del w:id="883" w:author="Tim Hallett" w:date="2015-01-26T16:27:00Z">
        <w:r w:rsidDel="00766C6C">
          <w:delText>After assess</w:delText>
        </w:r>
        <w:r w:rsidR="00E22649" w:rsidDel="00766C6C">
          <w:delText>ing the current state of care</w:delText>
        </w:r>
        <w:r w:rsidDel="00766C6C">
          <w:delText xml:space="preserve">, we explored means of improving patient outcomes through intervening at specific points in care with </w:delText>
        </w:r>
        <w:r w:rsidR="0042504D" w:rsidDel="00766C6C">
          <w:delText>targe</w:delText>
        </w:r>
        <w:r w:rsidR="00F40FB4" w:rsidDel="00766C6C">
          <w:delText>ted</w:delText>
        </w:r>
        <w:r w:rsidDel="00766C6C">
          <w:delText xml:space="preserve"> interventions.</w:delText>
        </w:r>
        <w:r w:rsidR="00746D9D" w:rsidDel="00766C6C">
          <w:delText xml:space="preserve"> </w:delText>
        </w:r>
      </w:del>
      <w:moveFromRangeStart w:id="884" w:author="Tim Hallett" w:date="2015-01-26T16:27:00Z" w:name="move283908995"/>
      <w:moveFrom w:id="885" w:author="Tim Hallett" w:date="2015-01-26T16:27:00Z">
        <w:r w:rsidR="00746D9D" w:rsidDel="00766C6C">
          <w:t xml:space="preserve">We designed twelve interventions that target various aspects of care </w:t>
        </w:r>
        <w:r w:rsidR="002239FE" w:rsidDel="00766C6C">
          <w:t>including an</w:t>
        </w:r>
        <w:r w:rsidR="00746D9D" w:rsidDel="00766C6C">
          <w:t xml:space="preserve"> HBCT intervention and a Universal Test &amp; Treat strategy (table</w:t>
        </w:r>
        <w:r w:rsidR="00E917CF" w:rsidDel="00766C6C">
          <w:t xml:space="preserve"> 2</w:t>
        </w:r>
        <w:r w:rsidR="00746D9D" w:rsidDel="00766C6C">
          <w:t xml:space="preserve">). </w:t>
        </w:r>
        <w:r w:rsidR="00D31246" w:rsidDel="00766C6C">
          <w:t xml:space="preserve">Where possible, </w:t>
        </w:r>
        <w:r w:rsidR="002239FE" w:rsidDel="00766C6C">
          <w:t xml:space="preserve">interventions </w:t>
        </w:r>
        <w:r w:rsidR="000A4E60" w:rsidDel="00766C6C">
          <w:t>had</w:t>
        </w:r>
        <w:r w:rsidR="002239FE" w:rsidDel="00766C6C">
          <w:t xml:space="preserve"> two scenarios:</w:t>
        </w:r>
        <w:r w:rsidR="00D31246" w:rsidDel="00766C6C">
          <w:t xml:space="preserve"> “maximum impact” </w:t>
        </w:r>
        <w:r w:rsidR="002239FE" w:rsidDel="00766C6C">
          <w:t xml:space="preserve">illustrating a maximally effective intervention </w:t>
        </w:r>
        <w:r w:rsidR="00D31246" w:rsidDel="00766C6C">
          <w:t>an</w:t>
        </w:r>
        <w:r w:rsidR="002239FE" w:rsidDel="00766C6C">
          <w:t>d a “realistic impact” scenario,</w:t>
        </w:r>
        <w:r w:rsidR="00D31246" w:rsidDel="00766C6C">
          <w:t xml:space="preserve"> </w:t>
        </w:r>
        <w:r w:rsidR="002239FE" w:rsidDel="00766C6C">
          <w:t>demonstrating</w:t>
        </w:r>
        <w:r w:rsidR="00D31246" w:rsidDel="00766C6C">
          <w:t xml:space="preserve"> </w:t>
        </w:r>
        <w:r w:rsidR="002239FE" w:rsidDel="00766C6C">
          <w:t xml:space="preserve">a more </w:t>
        </w:r>
        <w:r w:rsidR="007A08D0" w:rsidDel="00766C6C">
          <w:t>attainable</w:t>
        </w:r>
        <w:r w:rsidR="00D31246" w:rsidDel="00766C6C">
          <w:t xml:space="preserve"> </w:t>
        </w:r>
        <w:r w:rsidR="003D1177" w:rsidDel="00766C6C">
          <w:t>version</w:t>
        </w:r>
        <w:r w:rsidR="007F02EC" w:rsidDel="00766C6C">
          <w:t>.</w:t>
        </w:r>
        <w:r w:rsidR="006B54AF" w:rsidDel="00766C6C">
          <w:t xml:space="preserve"> </w:t>
        </w:r>
        <w:r w:rsidR="002A309B" w:rsidDel="00766C6C">
          <w:t>To assess the impact of individual interventions, each intervention</w:t>
        </w:r>
        <w:r w:rsidR="00B614D7" w:rsidDel="00766C6C">
          <w:t xml:space="preserve"> and scenario</w:t>
        </w:r>
        <w:r w:rsidR="002A309B" w:rsidDel="00766C6C">
          <w:t xml:space="preserve"> was implemented in turn from 2010 onwards and the impact on patient outcomes compared to the baseline scenario to produce outcomes of DALYs averted compared to baseline and the additional cost of care between 2010 and 2030.</w:t>
        </w:r>
        <w:r w:rsidR="00414BA8" w:rsidDel="00766C6C">
          <w:t xml:space="preserve"> </w:t>
        </w:r>
      </w:moveFrom>
    </w:p>
    <w:p w:rsidR="006B54AF" w:rsidDel="00766C6C" w:rsidRDefault="006B54AF" w:rsidP="002239FE">
      <w:pPr>
        <w:pStyle w:val="normal0"/>
        <w:ind w:firstLine="720"/>
        <w:contextualSpacing w:val="0"/>
      </w:pPr>
    </w:p>
    <w:p w:rsidR="00C47595" w:rsidRDefault="006B54AF" w:rsidP="00172D15">
      <w:pPr>
        <w:pStyle w:val="normal0"/>
        <w:ind w:firstLine="720"/>
        <w:contextualSpacing w:val="0"/>
      </w:pPr>
      <w:moveFrom w:id="886" w:author="Tim Hallett" w:date="2015-01-26T16:27:00Z">
        <w:r w:rsidDel="00766C6C">
          <w:t xml:space="preserve">To explore the </w:t>
        </w:r>
        <w:r w:rsidR="00AE464D" w:rsidDel="00766C6C">
          <w:t xml:space="preserve">potential </w:t>
        </w:r>
        <w:r w:rsidDel="00766C6C">
          <w:t xml:space="preserve">impact of </w:t>
        </w:r>
        <w:r w:rsidR="00AE464D" w:rsidDel="00766C6C">
          <w:t>multiple</w:t>
        </w:r>
        <w:r w:rsidDel="00766C6C">
          <w:t xml:space="preserve"> interventions </w:t>
        </w:r>
        <w:r w:rsidR="0042504D" w:rsidDel="00766C6C">
          <w:t>each targe</w:t>
        </w:r>
        <w:r w:rsidR="00C90535" w:rsidDel="00766C6C">
          <w:t>ting a different point in care, we calculate</w:t>
        </w:r>
        <w:r w:rsidR="00AE464D" w:rsidDel="00766C6C">
          <w:t>d</w:t>
        </w:r>
        <w:r w:rsidR="00C90535" w:rsidDel="00766C6C">
          <w:t xml:space="preserve"> the cost per DALY averted </w:t>
        </w:r>
        <w:r w:rsidR="00F069F9" w:rsidDel="00766C6C">
          <w:t xml:space="preserve">for each </w:t>
        </w:r>
        <w:r w:rsidR="00C90535" w:rsidDel="00766C6C">
          <w:t>single intervention</w:t>
        </w:r>
        <w:r w:rsidR="00AE464D" w:rsidDel="00766C6C">
          <w:t xml:space="preserve"> </w:t>
        </w:r>
        <w:r w:rsidR="00C90535" w:rsidDel="00766C6C">
          <w:t xml:space="preserve">compared to the </w:t>
        </w:r>
        <w:r w:rsidR="00AE464D" w:rsidDel="00766C6C">
          <w:t xml:space="preserve">baseline scenario and implemented </w:t>
        </w:r>
        <w:r w:rsidR="00C90535" w:rsidDel="00766C6C">
          <w:t xml:space="preserve">the </w:t>
        </w:r>
        <w:r w:rsidR="005E1FB5" w:rsidDel="00766C6C">
          <w:t xml:space="preserve">intervention </w:t>
        </w:r>
        <w:r w:rsidR="00AE464D" w:rsidDel="00766C6C">
          <w:t>with t</w:t>
        </w:r>
        <w:r w:rsidR="005E1FB5" w:rsidDel="00766C6C">
          <w:t>he lowest cost per DALY averted</w:t>
        </w:r>
        <w:r w:rsidR="00AE464D" w:rsidDel="00766C6C">
          <w:t xml:space="preserve">. With </w:t>
        </w:r>
        <w:r w:rsidR="005E1FB5" w:rsidDel="00766C6C">
          <w:t xml:space="preserve">this first </w:t>
        </w:r>
        <w:r w:rsidR="00AE464D" w:rsidDel="00766C6C">
          <w:t xml:space="preserve">intervention fixed, we </w:t>
        </w:r>
        <w:r w:rsidR="00B519F0" w:rsidDel="00766C6C">
          <w:t>assessed the impact</w:t>
        </w:r>
        <w:r w:rsidR="006E71B4" w:rsidDel="00766C6C">
          <w:t xml:space="preserve"> of </w:t>
        </w:r>
        <w:r w:rsidR="00F069F9" w:rsidDel="00766C6C">
          <w:t xml:space="preserve">applying a second intervention by simulating the remaining interventions in turn and calculating the cost per DALY averted relative to that of the first intervention, </w:t>
        </w:r>
        <w:r w:rsidR="005375D6" w:rsidDel="00766C6C">
          <w:t xml:space="preserve">thus </w:t>
        </w:r>
        <w:r w:rsidR="00F069F9" w:rsidDel="00766C6C">
          <w:t>identifying the best combination of two interventions with the with the lowest cost per DALY averted</w:t>
        </w:r>
        <w:r w:rsidR="00CD4E2F" w:rsidDel="00766C6C">
          <w:t xml:space="preserve"> relative to a single intervention scenario</w:t>
        </w:r>
        <w:r w:rsidR="00F069F9" w:rsidDel="00766C6C">
          <w:t>.</w:t>
        </w:r>
        <w:r w:rsidR="006E71B4" w:rsidDel="00766C6C">
          <w:t xml:space="preserve"> </w:t>
        </w:r>
        <w:r w:rsidR="00AE464D" w:rsidDel="00766C6C">
          <w:t xml:space="preserve">This process was repeated </w:t>
        </w:r>
        <w:r w:rsidR="00C47595" w:rsidDel="00766C6C">
          <w:t>to demonstrate the impact of increasing the number of interventions implemented on patient outcomes.</w:t>
        </w:r>
        <w:r w:rsidR="000D19DC" w:rsidDel="00766C6C">
          <w:t xml:space="preserve"> </w:t>
        </w:r>
        <w:r w:rsidR="008F028E" w:rsidRPr="008F028E" w:rsidDel="00766C6C">
          <w:t>Further details of model structure, data collection, calibration and analyses can be found in the appendix</w:t>
        </w:r>
        <w:r w:rsidR="00E1150C" w:rsidDel="00766C6C">
          <w:t xml:space="preserve"> while a summary of key assumptions and data sources is shown in table 1.</w:t>
        </w:r>
      </w:moveFrom>
      <w:moveFromRangeEnd w:id="884"/>
    </w:p>
    <w:tbl>
      <w:tblPr>
        <w:tblStyle w:val="MediumShading1"/>
        <w:tblpPr w:leftFromText="180" w:rightFromText="180" w:vertAnchor="page" w:horzAnchor="page" w:tblpX="5509" w:tblpY="11319"/>
        <w:tblW w:w="0" w:type="auto"/>
        <w:tblLook w:val="04A0" w:firstRow="1" w:lastRow="0" w:firstColumn="1" w:lastColumn="0" w:noHBand="0" w:noVBand="1"/>
        <w:tblPrChange w:id="887" w:author="Tim Hallett" w:date="2015-01-26T16:27:00Z">
          <w:tblPr>
            <w:tblStyle w:val="MediumShading1"/>
            <w:tblpPr w:leftFromText="180" w:rightFromText="180" w:vertAnchor="page" w:horzAnchor="page" w:tblpX="5509" w:tblpY="11319"/>
            <w:tblW w:w="0" w:type="auto"/>
            <w:tblLook w:val="04A0" w:firstRow="1" w:lastRow="0" w:firstColumn="1" w:lastColumn="0" w:noHBand="0" w:noVBand="1"/>
          </w:tblPr>
        </w:tblPrChange>
      </w:tblPr>
      <w:tblGrid>
        <w:gridCol w:w="4621"/>
        <w:gridCol w:w="4621"/>
        <w:tblGridChange w:id="888">
          <w:tblGrid>
            <w:gridCol w:w="4621"/>
            <w:gridCol w:w="4621"/>
          </w:tblGrid>
        </w:tblGridChange>
      </w:tblGrid>
      <w:tr w:rsidR="00766C6C" w:rsidDel="008E7748" w:rsidTr="00766C6C">
        <w:trPr>
          <w:cnfStyle w:val="100000000000" w:firstRow="1" w:lastRow="0" w:firstColumn="0" w:lastColumn="0" w:oddVBand="0" w:evenVBand="0" w:oddHBand="0" w:evenHBand="0" w:firstRowFirstColumn="0" w:firstRowLastColumn="0" w:lastRowFirstColumn="0" w:lastRowLastColumn="0"/>
          <w:del w:id="889" w:author="Tim Hallett" w:date="2015-01-26T16:27:00Z"/>
        </w:trPr>
        <w:tc>
          <w:tcPr>
            <w:cnfStyle w:val="001000000000" w:firstRow="0" w:lastRow="0" w:firstColumn="1" w:lastColumn="0" w:oddVBand="0" w:evenVBand="0" w:oddHBand="0" w:evenHBand="0" w:firstRowFirstColumn="0" w:firstRowLastColumn="0" w:lastRowFirstColumn="0" w:lastRowLastColumn="0"/>
            <w:tcW w:w="4621" w:type="dxa"/>
            <w:tcPrChange w:id="890" w:author="Tim Hallett" w:date="2015-01-26T16:27:00Z">
              <w:tcPr>
                <w:tcW w:w="4621" w:type="dxa"/>
              </w:tcPr>
            </w:tcPrChange>
          </w:tcPr>
          <w:p w:rsidR="008F028E" w:rsidDel="008E7748" w:rsidRDefault="008F028E" w:rsidP="00766C6C">
            <w:pPr>
              <w:pStyle w:val="normal0"/>
              <w:contextualSpacing w:val="0"/>
              <w:jc w:val="left"/>
              <w:cnfStyle w:val="101000000000" w:firstRow="1" w:lastRow="0" w:firstColumn="1" w:lastColumn="0" w:oddVBand="0" w:evenVBand="0" w:oddHBand="0" w:evenHBand="0" w:firstRowFirstColumn="0" w:firstRowLastColumn="0" w:lastRowFirstColumn="0" w:lastRowLastColumn="0"/>
              <w:rPr>
                <w:del w:id="891" w:author="Tim Hallett" w:date="2015-01-26T16:27:00Z"/>
              </w:rPr>
            </w:pPr>
            <w:commentRangeStart w:id="892"/>
            <w:del w:id="893" w:author="Tim Hallett" w:date="2015-01-26T16:27:00Z">
              <w:r w:rsidDel="008E7748">
                <w:delText>Key Assumptions</w:delText>
              </w:r>
            </w:del>
          </w:p>
        </w:tc>
        <w:tc>
          <w:tcPr>
            <w:tcW w:w="4621" w:type="dxa"/>
            <w:tcPrChange w:id="894" w:author="Tim Hallett" w:date="2015-01-26T16:27:00Z">
              <w:tcPr>
                <w:tcW w:w="4621" w:type="dxa"/>
              </w:tcPr>
            </w:tcPrChange>
          </w:tcPr>
          <w:p w:rsidR="008F028E" w:rsidDel="008E7748" w:rsidRDefault="008F028E" w:rsidP="00766C6C">
            <w:pPr>
              <w:pStyle w:val="normal0"/>
              <w:contextualSpacing w:val="0"/>
              <w:jc w:val="left"/>
              <w:cnfStyle w:val="100000000000" w:firstRow="1" w:lastRow="0" w:firstColumn="0" w:lastColumn="0" w:oddVBand="0" w:evenVBand="0" w:oddHBand="0" w:evenHBand="0" w:firstRowFirstColumn="0" w:firstRowLastColumn="0" w:lastRowFirstColumn="0" w:lastRowLastColumn="0"/>
              <w:rPr>
                <w:del w:id="895" w:author="Tim Hallett" w:date="2015-01-26T16:27:00Z"/>
              </w:rPr>
            </w:pPr>
            <w:del w:id="896" w:author="Tim Hallett" w:date="2015-01-26T16:27:00Z">
              <w:r w:rsidDel="008E7748">
                <w:delText>Data Sources</w:delText>
              </w:r>
              <w:commentRangeEnd w:id="892"/>
              <w:r w:rsidR="00DE5773" w:rsidDel="008E7748">
                <w:rPr>
                  <w:rStyle w:val="CommentReference"/>
                  <w:b w:val="0"/>
                  <w:bCs w:val="0"/>
                  <w:color w:val="000000"/>
                </w:rPr>
                <w:commentReference w:id="892"/>
              </w:r>
            </w:del>
          </w:p>
        </w:tc>
      </w:tr>
      <w:tr w:rsidR="00766C6C" w:rsidDel="008E7748" w:rsidTr="00766C6C">
        <w:trPr>
          <w:cnfStyle w:val="000000100000" w:firstRow="0" w:lastRow="0" w:firstColumn="0" w:lastColumn="0" w:oddVBand="0" w:evenVBand="0" w:oddHBand="1" w:evenHBand="0" w:firstRowFirstColumn="0" w:firstRowLastColumn="0" w:lastRowFirstColumn="0" w:lastRowLastColumn="0"/>
          <w:trHeight w:val="467"/>
          <w:del w:id="897" w:author="Tim Hallett" w:date="2015-01-26T16:27:00Z"/>
          <w:trPrChange w:id="898" w:author="Tim Hallett" w:date="2015-01-26T16:27:00Z">
            <w:trPr>
              <w:trHeight w:val="467"/>
            </w:trPr>
          </w:trPrChange>
        </w:trPr>
        <w:tc>
          <w:tcPr>
            <w:cnfStyle w:val="001000000000" w:firstRow="0" w:lastRow="0" w:firstColumn="1" w:lastColumn="0" w:oddVBand="0" w:evenVBand="0" w:oddHBand="0" w:evenHBand="0" w:firstRowFirstColumn="0" w:firstRowLastColumn="0" w:lastRowFirstColumn="0" w:lastRowLastColumn="0"/>
            <w:tcW w:w="4621" w:type="dxa"/>
            <w:tcPrChange w:id="899" w:author="Tim Hallett" w:date="2015-01-26T16:27:00Z">
              <w:tcPr>
                <w:tcW w:w="4621" w:type="dxa"/>
              </w:tcPr>
            </w:tcPrChange>
          </w:tcPr>
          <w:p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900" w:author="Tim Hallett" w:date="2015-01-26T16:27:00Z"/>
                <w:rFonts w:ascii="Calibri" w:hAnsi="Calibri"/>
                <w:b w:val="0"/>
              </w:rPr>
            </w:pPr>
            <w:del w:id="901" w:author="Tim Hallett" w:date="2015-01-26T16:27:00Z">
              <w:r w:rsidRPr="00072B60" w:rsidDel="008E7748">
                <w:rPr>
                  <w:rFonts w:ascii="Calibri" w:hAnsi="Calibri"/>
                  <w:b w:val="0"/>
                </w:rPr>
                <w:delText>For a given health state, the mortality rate on ART is less than the mortality rate off ART.</w:delText>
              </w:r>
            </w:del>
          </w:p>
          <w:p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902" w:author="Tim Hallett" w:date="2015-01-26T16:27:00Z"/>
                <w:rFonts w:ascii="Calibri" w:hAnsi="Calibri"/>
                <w:b w:val="0"/>
              </w:rPr>
            </w:pPr>
          </w:p>
        </w:tc>
        <w:tc>
          <w:tcPr>
            <w:tcW w:w="4621" w:type="dxa"/>
            <w:tcPrChange w:id="903" w:author="Tim Hallett" w:date="2015-01-26T16:27:00Z">
              <w:tcPr>
                <w:tcW w:w="4621" w:type="dxa"/>
              </w:tcPr>
            </w:tcPrChange>
          </w:tcPr>
          <w:p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904" w:author="Tim Hallett" w:date="2015-01-26T16:27:00Z"/>
                <w:rFonts w:ascii="Calibri" w:hAnsi="Calibri"/>
              </w:rPr>
            </w:pPr>
            <w:del w:id="905" w:author="Tim Hallett" w:date="2015-01-26T16:27:00Z">
              <w:r w:rsidRPr="00072B60" w:rsidDel="008E7748">
                <w:rPr>
                  <w:rFonts w:ascii="Calibri" w:hAnsi="Calibri"/>
                </w:rPr>
                <w:delText>Natural history calibrated fr</w:delText>
              </w:r>
              <w:r w:rsidR="00E25017" w:rsidDel="008E7748">
                <w:rPr>
                  <w:rFonts w:ascii="Calibri" w:hAnsi="Calibri"/>
                </w:rPr>
                <w:delText>om clinical surveillance data</w:delText>
              </w:r>
              <w:r w:rsidRPr="00072B60" w:rsidDel="008E7748">
                <w:rPr>
                  <w:rFonts w:ascii="Calibri" w:hAnsi="Calibri"/>
                </w:rPr>
                <w:delText>.</w:delText>
              </w:r>
            </w:del>
          </w:p>
          <w:p w:rsidR="008F028E" w:rsidRPr="00072B60" w:rsidDel="008E7748" w:rsidRDefault="008F028E" w:rsidP="00766C6C">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del w:id="906" w:author="Tim Hallett" w:date="2015-01-26T16:27:00Z"/>
                <w:rFonts w:ascii="Calibri" w:hAnsi="Calibri"/>
              </w:rPr>
            </w:pPr>
          </w:p>
        </w:tc>
      </w:tr>
      <w:tr w:rsidR="00766C6C" w:rsidDel="008E7748" w:rsidTr="00766C6C">
        <w:trPr>
          <w:cnfStyle w:val="000000010000" w:firstRow="0" w:lastRow="0" w:firstColumn="0" w:lastColumn="0" w:oddVBand="0" w:evenVBand="0" w:oddHBand="0" w:evenHBand="1" w:firstRowFirstColumn="0" w:firstRowLastColumn="0" w:lastRowFirstColumn="0" w:lastRowLastColumn="0"/>
          <w:trHeight w:val="462"/>
          <w:del w:id="907" w:author="Tim Hallett" w:date="2015-01-26T16:27:00Z"/>
          <w:trPrChange w:id="908"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909" w:author="Tim Hallett" w:date="2015-01-26T16:27:00Z">
              <w:tcPr>
                <w:tcW w:w="4621" w:type="dxa"/>
              </w:tcPr>
            </w:tcPrChange>
          </w:tcPr>
          <w:p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910" w:author="Tim Hallett" w:date="2015-01-26T16:27:00Z"/>
                <w:rFonts w:ascii="Calibri" w:hAnsi="Calibri"/>
                <w:b w:val="0"/>
              </w:rPr>
            </w:pPr>
            <w:del w:id="911" w:author="Tim Hallett" w:date="2015-01-26T16:27:00Z">
              <w:r w:rsidRPr="00072B60" w:rsidDel="008E7748">
                <w:rPr>
                  <w:rFonts w:ascii="Calibri" w:hAnsi="Calibri"/>
                  <w:b w:val="0"/>
                </w:rPr>
                <w:delText>Declining health drives care-seeking behaviour.</w:delText>
              </w:r>
            </w:del>
          </w:p>
        </w:tc>
        <w:tc>
          <w:tcPr>
            <w:tcW w:w="4621" w:type="dxa"/>
            <w:tcPrChange w:id="912" w:author="Tim Hallett" w:date="2015-01-26T16:27:00Z">
              <w:tcPr>
                <w:tcW w:w="4621" w:type="dxa"/>
              </w:tcPr>
            </w:tcPrChange>
          </w:tcPr>
          <w:p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913" w:author="Tim Hallett" w:date="2015-01-26T16:27:00Z"/>
                <w:rFonts w:ascii="Calibri" w:hAnsi="Calibri"/>
              </w:rPr>
            </w:pPr>
            <w:del w:id="914" w:author="Tim Hallett" w:date="2015-01-26T16:27:00Z">
              <w:r w:rsidRPr="00072B60" w:rsidDel="008E7748">
                <w:rPr>
                  <w:rFonts w:ascii="Calibri" w:hAnsi="Calibri"/>
                </w:rPr>
                <w:delText>Calibration of events that make up HIV care from longitudinal dataset from AMPATH.</w:delText>
              </w:r>
            </w:del>
          </w:p>
          <w:p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915" w:author="Tim Hallett" w:date="2015-01-26T16:27:00Z"/>
                <w:rFonts w:ascii="Calibri" w:hAnsi="Calibri"/>
              </w:rPr>
            </w:pPr>
          </w:p>
        </w:tc>
      </w:tr>
      <w:tr w:rsidR="00766C6C" w:rsidDel="008E7748" w:rsidTr="00766C6C">
        <w:trPr>
          <w:cnfStyle w:val="000000100000" w:firstRow="0" w:lastRow="0" w:firstColumn="0" w:lastColumn="0" w:oddVBand="0" w:evenVBand="0" w:oddHBand="1" w:evenHBand="0" w:firstRowFirstColumn="0" w:firstRowLastColumn="0" w:lastRowFirstColumn="0" w:lastRowLastColumn="0"/>
          <w:trHeight w:val="462"/>
          <w:del w:id="916" w:author="Tim Hallett" w:date="2015-01-26T16:27:00Z"/>
          <w:trPrChange w:id="91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918" w:author="Tim Hallett" w:date="2015-01-26T16:27:00Z">
              <w:tcPr>
                <w:tcW w:w="4621" w:type="dxa"/>
              </w:tcPr>
            </w:tcPrChange>
          </w:tcPr>
          <w:p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919" w:author="Tim Hallett" w:date="2015-01-26T16:27:00Z"/>
                <w:rFonts w:ascii="Calibri" w:hAnsi="Calibri"/>
                <w:b w:val="0"/>
              </w:rPr>
            </w:pPr>
            <w:del w:id="920" w:author="Tim Hallett" w:date="2015-01-26T16:27:00Z">
              <w:r w:rsidRPr="00072B60" w:rsidDel="008E7748">
                <w:rPr>
                  <w:rFonts w:ascii="Calibri" w:hAnsi="Calibri"/>
                  <w:b w:val="0"/>
                </w:rPr>
                <w:delText>Individuals are exposed to a background rate of testing through VCT in addition to a rate of testing through PICT (dependant upon previous health care experience and health).</w:delText>
              </w:r>
            </w:del>
          </w:p>
          <w:p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921" w:author="Tim Hallett" w:date="2015-01-26T16:27:00Z"/>
                <w:rFonts w:ascii="Calibri" w:hAnsi="Calibri"/>
                <w:b w:val="0"/>
              </w:rPr>
            </w:pPr>
          </w:p>
        </w:tc>
        <w:tc>
          <w:tcPr>
            <w:tcW w:w="4621" w:type="dxa"/>
            <w:tcPrChange w:id="922" w:author="Tim Hallett" w:date="2015-01-26T16:27:00Z">
              <w:tcPr>
                <w:tcW w:w="4621" w:type="dxa"/>
              </w:tcPr>
            </w:tcPrChange>
          </w:tcPr>
          <w:p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923" w:author="Tim Hallett" w:date="2015-01-26T16:27:00Z"/>
                <w:rFonts w:ascii="Calibri" w:hAnsi="Calibri"/>
              </w:rPr>
            </w:pPr>
            <w:del w:id="924" w:author="Tim Hallett" w:date="2015-01-26T16:27:00Z">
              <w:r w:rsidRPr="00072B60" w:rsidDel="008E7748">
                <w:rPr>
                  <w:rFonts w:ascii="Calibri" w:hAnsi="Calibri"/>
                </w:rPr>
                <w:delText>Disability weights sourced from the Global Burden of Disease Study 2010</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{Salomon:2012ib}</w:delText>
              </w:r>
              <w:r w:rsidRPr="00072B60" w:rsidDel="008E7748">
                <w:rPr>
                  <w:rFonts w:ascii="Calibri" w:hAnsi="Calibri"/>
                </w:rPr>
                <w:fldChar w:fldCharType="end"/>
              </w:r>
              <w:r w:rsidRPr="00072B60" w:rsidDel="008E7748">
                <w:rPr>
                  <w:rFonts w:ascii="Calibri" w:hAnsi="Calibri"/>
                </w:rPr>
                <w:delText>.</w:delText>
              </w:r>
            </w:del>
          </w:p>
          <w:p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925" w:author="Tim Hallett" w:date="2015-01-26T16:27:00Z"/>
                <w:rFonts w:ascii="Calibri" w:hAnsi="Calibri"/>
              </w:rPr>
            </w:pPr>
          </w:p>
        </w:tc>
      </w:tr>
      <w:tr w:rsidR="00766C6C" w:rsidDel="008E7748" w:rsidTr="00766C6C">
        <w:trPr>
          <w:cnfStyle w:val="000000010000" w:firstRow="0" w:lastRow="0" w:firstColumn="0" w:lastColumn="0" w:oddVBand="0" w:evenVBand="0" w:oddHBand="0" w:evenHBand="1" w:firstRowFirstColumn="0" w:firstRowLastColumn="0" w:lastRowFirstColumn="0" w:lastRowLastColumn="0"/>
          <w:trHeight w:val="462"/>
          <w:del w:id="926" w:author="Tim Hallett" w:date="2015-01-26T16:27:00Z"/>
          <w:trPrChange w:id="92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928" w:author="Tim Hallett" w:date="2015-01-26T16:27:00Z">
              <w:tcPr>
                <w:tcW w:w="4621" w:type="dxa"/>
              </w:tcPr>
            </w:tcPrChange>
          </w:tcPr>
          <w:p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929" w:author="Tim Hallett" w:date="2015-01-26T16:27:00Z"/>
                <w:rFonts w:ascii="Calibri" w:hAnsi="Calibri"/>
                <w:b w:val="0"/>
              </w:rPr>
            </w:pPr>
            <w:del w:id="930" w:author="Tim Hallett" w:date="2015-01-26T16:27:00Z">
              <w:r w:rsidRPr="00072B60" w:rsidDel="008E7748">
                <w:rPr>
                  <w:rFonts w:ascii="Calibri" w:hAnsi="Calibri"/>
                  <w:b w:val="0"/>
                </w:rPr>
                <w:delText>Patients have the propensity to be lost from care at any stage.</w:delText>
              </w:r>
            </w:del>
          </w:p>
          <w:p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931" w:author="Tim Hallett" w:date="2015-01-26T16:27:00Z"/>
                <w:rFonts w:ascii="Calibri" w:hAnsi="Calibri"/>
                <w:b w:val="0"/>
              </w:rPr>
            </w:pPr>
          </w:p>
        </w:tc>
        <w:tc>
          <w:tcPr>
            <w:tcW w:w="4621" w:type="dxa"/>
            <w:tcPrChange w:id="932" w:author="Tim Hallett" w:date="2015-01-26T16:27:00Z">
              <w:tcPr>
                <w:tcW w:w="4621" w:type="dxa"/>
              </w:tcPr>
            </w:tcPrChange>
          </w:tcPr>
          <w:p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933" w:author="Tim Hallett" w:date="2015-01-26T16:27:00Z"/>
                <w:rFonts w:ascii="Calibri" w:hAnsi="Calibri"/>
              </w:rPr>
            </w:pPr>
            <w:del w:id="934" w:author="Tim Hallett" w:date="2015-01-26T16:27:00Z">
              <w:r w:rsidRPr="00072B60" w:rsidDel="008E7748">
                <w:rPr>
                  <w:rFonts w:ascii="Calibri" w:hAnsi="Calibri"/>
                </w:rPr>
                <w:delText>Majority of costing data derived from the CHAI MATCH Study</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{Tagar:GTMxY-pi}</w:delText>
              </w:r>
              <w:r w:rsidRPr="00072B60" w:rsidDel="008E7748">
                <w:rPr>
                  <w:rFonts w:ascii="Calibri" w:hAnsi="Calibri"/>
                </w:rPr>
                <w:fldChar w:fldCharType="end"/>
              </w:r>
              <w:r w:rsidRPr="00072B60" w:rsidDel="008E7748">
                <w:rPr>
                  <w:rFonts w:ascii="Calibri" w:hAnsi="Calibri"/>
                </w:rPr>
                <w:delText>.</w:delText>
              </w:r>
            </w:del>
          </w:p>
          <w:p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935" w:author="Tim Hallett" w:date="2015-01-26T16:27:00Z"/>
                <w:rFonts w:ascii="Calibri" w:hAnsi="Calibri"/>
              </w:rPr>
            </w:pPr>
          </w:p>
        </w:tc>
      </w:tr>
      <w:tr w:rsidR="00766C6C" w:rsidDel="008E7748" w:rsidTr="00766C6C">
        <w:trPr>
          <w:cnfStyle w:val="000000100000" w:firstRow="0" w:lastRow="0" w:firstColumn="0" w:lastColumn="0" w:oddVBand="0" w:evenVBand="0" w:oddHBand="1" w:evenHBand="0" w:firstRowFirstColumn="0" w:firstRowLastColumn="0" w:lastRowFirstColumn="0" w:lastRowLastColumn="0"/>
          <w:trHeight w:val="462"/>
          <w:del w:id="936" w:author="Tim Hallett" w:date="2015-01-26T16:27:00Z"/>
          <w:trPrChange w:id="937"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938" w:author="Tim Hallett" w:date="2015-01-26T16:27:00Z">
              <w:tcPr>
                <w:tcW w:w="4621" w:type="dxa"/>
              </w:tcPr>
            </w:tcPrChange>
          </w:tcPr>
          <w:p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939" w:author="Tim Hallett" w:date="2015-01-26T16:27:00Z"/>
                <w:rFonts w:ascii="Calibri" w:hAnsi="Calibri"/>
                <w:b w:val="0"/>
              </w:rPr>
            </w:pPr>
            <w:del w:id="940" w:author="Tim Hallett" w:date="2015-01-26T16:27:00Z">
              <w:r w:rsidRPr="00072B60" w:rsidDel="008E7748">
                <w:rPr>
                  <w:rFonts w:ascii="Calibri" w:hAnsi="Calibri"/>
                  <w:b w:val="0"/>
                </w:rPr>
                <w:delText>If lost from pre-ART care, patients can re-engage at a later date.</w:delText>
              </w:r>
            </w:del>
          </w:p>
          <w:p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941" w:author="Tim Hallett" w:date="2015-01-26T16:27:00Z"/>
                <w:rFonts w:ascii="Calibri" w:hAnsi="Calibri"/>
                <w:b w:val="0"/>
              </w:rPr>
            </w:pPr>
          </w:p>
        </w:tc>
        <w:tc>
          <w:tcPr>
            <w:tcW w:w="4621" w:type="dxa"/>
            <w:tcPrChange w:id="942" w:author="Tim Hallett" w:date="2015-01-26T16:27:00Z">
              <w:tcPr>
                <w:tcW w:w="4621" w:type="dxa"/>
              </w:tcPr>
            </w:tcPrChange>
          </w:tcPr>
          <w:p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943" w:author="Tim Hallett" w:date="2015-01-26T16:27:00Z"/>
                <w:rFonts w:ascii="Calibri" w:hAnsi="Calibri"/>
              </w:rPr>
            </w:pPr>
          </w:p>
        </w:tc>
      </w:tr>
      <w:tr w:rsidR="00766C6C" w:rsidDel="008E7748" w:rsidTr="00766C6C">
        <w:trPr>
          <w:cnfStyle w:val="000000010000" w:firstRow="0" w:lastRow="0" w:firstColumn="0" w:lastColumn="0" w:oddVBand="0" w:evenVBand="0" w:oddHBand="0" w:evenHBand="1" w:firstRowFirstColumn="0" w:firstRowLastColumn="0" w:lastRowFirstColumn="0" w:lastRowLastColumn="0"/>
          <w:trHeight w:val="462"/>
          <w:del w:id="944" w:author="Tim Hallett" w:date="2015-01-26T16:27:00Z"/>
          <w:trPrChange w:id="945"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946" w:author="Tim Hallett" w:date="2015-01-26T16:27:00Z">
              <w:tcPr>
                <w:tcW w:w="4621" w:type="dxa"/>
              </w:tcPr>
            </w:tcPrChange>
          </w:tcPr>
          <w:p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947" w:author="Tim Hallett" w:date="2015-01-26T16:27:00Z"/>
                <w:rFonts w:ascii="Calibri" w:hAnsi="Calibri"/>
                <w:b w:val="0"/>
              </w:rPr>
            </w:pPr>
            <w:del w:id="948" w:author="Tim Hallett" w:date="2015-01-26T16:27:00Z">
              <w:r w:rsidRPr="00072B60" w:rsidDel="008E7748">
                <w:rPr>
                  <w:rFonts w:ascii="Calibri" w:hAnsi="Calibri"/>
                  <w:b w:val="0"/>
                </w:rPr>
                <w:delText>If lost from ART care, patients will not re-engage with care (unless identified through an ART Outreach but patients can only re-initiate ART once).</w:delText>
              </w:r>
            </w:del>
          </w:p>
          <w:p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949" w:author="Tim Hallett" w:date="2015-01-26T16:27:00Z"/>
                <w:rFonts w:ascii="Calibri" w:hAnsi="Calibri"/>
                <w:b w:val="0"/>
              </w:rPr>
            </w:pPr>
          </w:p>
        </w:tc>
        <w:tc>
          <w:tcPr>
            <w:tcW w:w="4621" w:type="dxa"/>
            <w:tcPrChange w:id="950" w:author="Tim Hallett" w:date="2015-01-26T16:27:00Z">
              <w:tcPr>
                <w:tcW w:w="4621" w:type="dxa"/>
              </w:tcPr>
            </w:tcPrChange>
          </w:tcPr>
          <w:p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951" w:author="Tim Hallett" w:date="2015-01-26T16:27:00Z"/>
                <w:rFonts w:ascii="Calibri" w:hAnsi="Calibri"/>
              </w:rPr>
            </w:pPr>
          </w:p>
        </w:tc>
      </w:tr>
    </w:tbl>
    <w:p w:rsidR="006B54AF" w:rsidRDefault="006B54AF" w:rsidP="002239FE">
      <w:pPr>
        <w:pStyle w:val="normal0"/>
        <w:ind w:firstLine="720"/>
        <w:contextualSpacing w:val="0"/>
      </w:pPr>
    </w:p>
    <w:p w:rsidR="0095084A" w:rsidRDefault="0095084A">
      <w:pPr>
        <w:pStyle w:val="normal0"/>
        <w:contextualSpacing w:val="0"/>
      </w:pPr>
      <w:bookmarkStart w:id="952" w:name="h.zedl01pfmy8z" w:colFirst="0" w:colLast="0"/>
      <w:bookmarkStart w:id="953" w:name="h.rl97lz7j3hfn" w:colFirst="0" w:colLast="0"/>
      <w:bookmarkEnd w:id="952"/>
      <w:bookmarkEnd w:id="953"/>
    </w:p>
    <w:p w:rsidR="00766C6C" w:rsidRPr="00766C6C" w:rsidRDefault="00D42EC2">
      <w:pPr>
        <w:pStyle w:val="normal0"/>
        <w:numPr>
          <w:ilvl w:val="0"/>
          <w:numId w:val="23"/>
        </w:numPr>
        <w:contextualSpacing w:val="0"/>
        <w:rPr>
          <w:ins w:id="954" w:author="Tim Hallett" w:date="2015-01-26T16:27:00Z"/>
          <w:noProof/>
          <w:lang w:val="en-US"/>
          <w:rPrChange w:id="955" w:author="Tim Hallett" w:date="2015-01-26T16:27:00Z">
            <w:rPr>
              <w:ins w:id="956" w:author="Tim Hallett" w:date="2015-01-26T16:27:00Z"/>
            </w:rPr>
          </w:rPrChange>
        </w:rPr>
        <w:pPrChange w:id="957" w:author="Tim Hallett" w:date="2015-01-26T15:57:00Z">
          <w:pPr>
            <w:pStyle w:val="normal0"/>
            <w:contextualSpacing w:val="0"/>
          </w:pPr>
        </w:pPrChange>
      </w:pPr>
      <w:proofErr w:type="spellStart"/>
      <w:proofErr w:type="gramStart"/>
      <w:ins w:id="958" w:author="Tim Hallett" w:date="2015-01-26T16:26:00Z">
        <w:r>
          <w:t>i</w:t>
        </w:r>
      </w:ins>
      <w:ins w:id="959" w:author="Tim Hallett" w:date="2015-01-26T15:57:00Z">
        <w:r w:rsidR="00DE5773">
          <w:t>iInterventions</w:t>
        </w:r>
        <w:proofErr w:type="spellEnd"/>
        <w:proofErr w:type="gramEnd"/>
        <w:r w:rsidR="00DE5773">
          <w:t xml:space="preserve"> on the care cascade</w:t>
        </w:r>
      </w:ins>
    </w:p>
    <w:p w:rsidR="00FB00B3" w:rsidRDefault="00FB00B3" w:rsidP="00766C6C">
      <w:pPr>
        <w:pStyle w:val="normal0"/>
        <w:contextualSpacing w:val="0"/>
        <w:rPr>
          <w:ins w:id="960" w:author="Tim Hallett" w:date="2015-01-26T16:27:00Z"/>
        </w:rPr>
      </w:pPr>
    </w:p>
    <w:p w:rsidR="00FB00B3" w:rsidRDefault="00FB00B3" w:rsidP="00766C6C">
      <w:pPr>
        <w:pStyle w:val="normal0"/>
        <w:contextualSpacing w:val="0"/>
        <w:rPr>
          <w:ins w:id="961" w:author="Tim Hallett" w:date="2015-01-26T16:30:00Z"/>
        </w:rPr>
      </w:pPr>
      <w:ins w:id="962" w:author="Tim Hallett" w:date="2015-01-26T16:28:00Z">
        <w:r>
          <w:t xml:space="preserve">Interventions in the care cascade can be divided into those that </w:t>
        </w:r>
        <w:proofErr w:type="spellStart"/>
        <w:r>
          <w:t>ai</w:t>
        </w:r>
        <w:proofErr w:type="spellEnd"/>
        <w:r>
          <w:t xml:space="preserve"> to increase testing, linkage, retention in pre-ART care or retention and suppression for patients on ART. We reviewed the </w:t>
        </w:r>
      </w:ins>
      <w:ins w:id="963" w:author="Tim Hallett" w:date="2015-01-26T16:29:00Z">
        <w:r>
          <w:t>literature</w:t>
        </w:r>
      </w:ins>
      <w:ins w:id="964" w:author="Tim Hallett" w:date="2015-01-26T16:28:00Z">
        <w:r>
          <w:t xml:space="preserve"> </w:t>
        </w:r>
      </w:ins>
      <w:ins w:id="965" w:author="Tim Hallett" w:date="2015-01-26T16:29:00Z">
        <w:r>
          <w:t xml:space="preserve">to identify realistic assumptions for the </w:t>
        </w:r>
        <w:proofErr w:type="spellStart"/>
        <w:r>
          <w:t>efficact</w:t>
        </w:r>
        <w:proofErr w:type="spellEnd"/>
        <w:r>
          <w:t xml:space="preserve"> and cost of representative interventions in each of these categori</w:t>
        </w:r>
        <w:r w:rsidR="0051143C">
          <w:t>es</w:t>
        </w:r>
      </w:ins>
      <w:ins w:id="966" w:author="Tim Hallett" w:date="2015-01-26T16:32:00Z">
        <w:r w:rsidR="00FA3909">
          <w:t xml:space="preserve"> (Table</w:t>
        </w:r>
        <w:proofErr w:type="gramStart"/>
        <w:r w:rsidR="00FA3909">
          <w:t xml:space="preserve">) </w:t>
        </w:r>
      </w:ins>
      <w:ins w:id="967" w:author="Tim Hallett" w:date="2015-01-26T16:29:00Z">
        <w:r w:rsidR="0051143C">
          <w:t>.</w:t>
        </w:r>
        <w:proofErr w:type="gramEnd"/>
        <w:r w:rsidR="0051143C">
          <w:t xml:space="preserve"> As t</w:t>
        </w:r>
        <w:r>
          <w:t xml:space="preserve">he effect size measured in different trials, and that which would arguably be attainable, </w:t>
        </w:r>
      </w:ins>
      <w:ins w:id="968" w:author="Tim Hallett" w:date="2015-01-26T16:30:00Z">
        <w:r w:rsidR="0051143C">
          <w:t>two assumptions for the effect size (a ‘maximum’ and a ‘realistic’) are used.</w:t>
        </w:r>
      </w:ins>
    </w:p>
    <w:p w:rsidR="0051143C" w:rsidRDefault="0051143C" w:rsidP="00766C6C">
      <w:pPr>
        <w:pStyle w:val="normal0"/>
        <w:contextualSpacing w:val="0"/>
        <w:rPr>
          <w:ins w:id="969" w:author="Tim Hallett" w:date="2015-01-26T16:28:00Z"/>
        </w:rPr>
      </w:pPr>
    </w:p>
    <w:p w:rsidR="00FB00B3" w:rsidRDefault="00FB00B3" w:rsidP="00766C6C">
      <w:pPr>
        <w:pStyle w:val="normal0"/>
        <w:contextualSpacing w:val="0"/>
        <w:rPr>
          <w:ins w:id="970" w:author="Tim Hallett" w:date="2015-01-26T16:28:00Z"/>
        </w:rPr>
      </w:pPr>
    </w:p>
    <w:p w:rsidR="00766C6C" w:rsidRDefault="00766C6C" w:rsidP="00766C6C">
      <w:pPr>
        <w:pStyle w:val="normal0"/>
        <w:contextualSpacing w:val="0"/>
      </w:pPr>
      <w:moveToRangeStart w:id="971" w:author="Tim Hallett" w:date="2015-01-26T16:27:00Z" w:name="move283908995"/>
      <w:moveTo w:id="972" w:author="Tim Hallett" w:date="2015-01-26T16:27:00Z">
        <w:del w:id="973" w:author="Tim Hallett" w:date="2015-01-26T16:28:00Z">
          <w:r w:rsidDel="00FB00B3">
            <w:delText>We designed</w:delText>
          </w:r>
        </w:del>
        <w:del w:id="974" w:author="Tim Hallett" w:date="2015-01-26T16:30:00Z">
          <w:r w:rsidDel="0051143C">
            <w:delText xml:space="preserve"> twelve interventions that target various aspects of care including an HBCT intervention and a Universal Test &amp; Treat strategy (table 2). Where possible, interventions had two scenarios: “maximum impact” illustrating a maximally effective intervention and a “realistic impact” scenario, demonstrating a more attainable version. </w:delText>
          </w:r>
        </w:del>
        <w:r>
          <w:t xml:space="preserve">To assess the impact of individual interventions, each intervention </w:t>
        </w:r>
        <w:del w:id="975" w:author="Tim Hallett" w:date="2015-01-26T16:31:00Z">
          <w:r w:rsidDel="0051143C">
            <w:delText xml:space="preserve">and scenario </w:delText>
          </w:r>
        </w:del>
        <w:r>
          <w:t>was implemented in turn from 2010 onwards and the impact on patient outcomes compared to the baseline scenario</w:t>
        </w:r>
      </w:moveTo>
      <w:ins w:id="976" w:author="Tim Hallett" w:date="2015-01-26T16:31:00Z">
        <w:r w:rsidR="0051143C">
          <w:t xml:space="preserve">. The impact of the program is quantified in terms of DALYS averted and deaths averted, both with respect to a baseline in which a program similar to AMPATH before the launch </w:t>
        </w:r>
        <w:proofErr w:type="spellStart"/>
        <w:r w:rsidR="0051143C">
          <w:t>housrold</w:t>
        </w:r>
        <w:proofErr w:type="spellEnd"/>
        <w:r w:rsidR="0051143C">
          <w:t xml:space="preserve"> testing program, is maintained indefinitely</w:t>
        </w:r>
      </w:ins>
      <w:moveTo w:id="977" w:author="Tim Hallett" w:date="2015-01-26T16:27:00Z">
        <w:r>
          <w:t xml:space="preserve"> </w:t>
        </w:r>
        <w:del w:id="978" w:author="Tim Hallett" w:date="2015-01-26T16:31:00Z">
          <w:r w:rsidDel="0051143C">
            <w:delText xml:space="preserve">to produce outcomes of DALYs averted compared to baseline and the additional cost of care between 2010 and 2030. </w:delText>
          </w:r>
        </w:del>
      </w:moveTo>
    </w:p>
    <w:p w:rsidR="00766C6C" w:rsidRDefault="00766C6C" w:rsidP="00766C6C">
      <w:pPr>
        <w:pStyle w:val="normal0"/>
        <w:ind w:firstLine="720"/>
        <w:contextualSpacing w:val="0"/>
        <w:rPr>
          <w:ins w:id="979" w:author="Tim Hallett" w:date="2015-01-26T16:32:00Z"/>
        </w:rPr>
      </w:pPr>
    </w:p>
    <w:p w:rsidR="00FA3909" w:rsidDel="0089303D" w:rsidRDefault="00FA3909" w:rsidP="00766C6C">
      <w:pPr>
        <w:pStyle w:val="normal0"/>
        <w:ind w:firstLine="720"/>
        <w:contextualSpacing w:val="0"/>
        <w:rPr>
          <w:del w:id="980" w:author="Tim Hallett" w:date="2015-01-26T16:32:00Z"/>
        </w:rPr>
      </w:pPr>
    </w:p>
    <w:p w:rsidR="00766C6C" w:rsidRDefault="00766C6C" w:rsidP="00766C6C">
      <w:pPr>
        <w:pStyle w:val="normal0"/>
        <w:contextualSpacing w:val="0"/>
        <w:rPr>
          <w:ins w:id="981" w:author="Tim Hallett" w:date="2015-01-26T16:27:00Z"/>
        </w:rPr>
      </w:pPr>
      <w:moveTo w:id="982" w:author="Tim Hallett" w:date="2015-01-26T16:27:00Z">
        <w:del w:id="983" w:author="Tim Hallett" w:date="2015-01-26T16:32:00Z">
          <w:r w:rsidDel="0089303D">
            <w:delText xml:space="preserve">To explore the potential impact of multiple interventions each targeting a different point in care, we calculated the cost per DALY averted for each single intervention compared to the baseline scenario and implemented the intervention with the lowest cost per DALY averted. With this first intervention fixed, we assessed the impact of applying a second intervention by simulating the remaining interventions in turn and calculating the cost per DALY averted relative to that of the first intervention, thus identifying the best combination of two interventions with the with the lowest cost per DALY averted relative to a single intervention scenario. This process was repeated to demonstrate the impact of increasing the number of interventions implemented on patient outcomes. </w:delText>
          </w:r>
          <w:r w:rsidRPr="008F028E" w:rsidDel="0089303D">
            <w:delText>Further details of model structure, data collection, calibration and analyses can be found in the appendix</w:delText>
          </w:r>
          <w:r w:rsidDel="0089303D">
            <w:delText xml:space="preserve"> while a summary of key assumptions and data sources is shown in table 1.</w:delText>
          </w:r>
        </w:del>
      </w:moveTo>
      <w:moveToRangeEnd w:id="971"/>
    </w:p>
    <w:p w:rsidR="00766C6C" w:rsidRDefault="00766C6C" w:rsidP="00766C6C">
      <w:pPr>
        <w:pStyle w:val="normal0"/>
        <w:contextualSpacing w:val="0"/>
        <w:rPr>
          <w:ins w:id="984" w:author="Tim Hallett" w:date="2015-01-26T16:27:00Z"/>
        </w:rPr>
      </w:pPr>
    </w:p>
    <w:p w:rsidR="00766C6C" w:rsidRDefault="00766C6C" w:rsidP="00766C6C">
      <w:pPr>
        <w:pStyle w:val="normal0"/>
        <w:contextualSpacing w:val="0"/>
        <w:rPr>
          <w:ins w:id="985" w:author="Tim Hallett" w:date="2015-01-26T16:27:00Z"/>
        </w:rPr>
      </w:pPr>
    </w:p>
    <w:p w:rsidR="00766C6C" w:rsidRDefault="00766C6C" w:rsidP="00766C6C">
      <w:pPr>
        <w:pStyle w:val="normal0"/>
        <w:contextualSpacing w:val="0"/>
        <w:rPr>
          <w:ins w:id="986" w:author="Tim Hallett" w:date="2015-01-26T16:27:00Z"/>
        </w:rPr>
      </w:pPr>
    </w:p>
    <w:p w:rsidR="00DE5773" w:rsidRDefault="00DE5773" w:rsidP="00766C6C">
      <w:pPr>
        <w:pStyle w:val="normal0"/>
        <w:contextualSpacing w:val="0"/>
        <w:rPr>
          <w:ins w:id="987" w:author="Tim Hallett" w:date="2015-01-26T15:57:00Z"/>
          <w:noProof/>
          <w:lang w:val="en-US"/>
        </w:rPr>
      </w:pPr>
      <w:ins w:id="988" w:author="Tim Hallett" w:date="2015-01-26T15:57:00Z">
        <w:r>
          <w:rPr>
            <w:noProof/>
            <w:lang w:val="en-US"/>
          </w:rPr>
          <w:t xml:space="preserve"> </w:t>
        </w:r>
      </w:ins>
    </w:p>
    <w:p w:rsidR="00D42EC2" w:rsidRDefault="00D42EC2" w:rsidP="00DE5773">
      <w:pPr>
        <w:pStyle w:val="normal0"/>
        <w:contextualSpacing w:val="0"/>
        <w:rPr>
          <w:ins w:id="989" w:author="Tim Hallett" w:date="2015-01-26T16:26:00Z"/>
        </w:rPr>
      </w:pPr>
    </w:p>
    <w:p w:rsidR="00D42EC2" w:rsidRDefault="00D42EC2" w:rsidP="00DE5773">
      <w:pPr>
        <w:pStyle w:val="normal0"/>
        <w:contextualSpacing w:val="0"/>
        <w:rPr>
          <w:ins w:id="990" w:author="Tim Hallett" w:date="2015-01-26T16:26:00Z"/>
        </w:rPr>
      </w:pPr>
    </w:p>
    <w:p w:rsidR="00D42EC2" w:rsidRDefault="00D42EC2" w:rsidP="00DE5773">
      <w:pPr>
        <w:pStyle w:val="normal0"/>
        <w:contextualSpacing w:val="0"/>
        <w:rPr>
          <w:ins w:id="991" w:author="Tim Hallett" w:date="2015-01-26T16:26:00Z"/>
        </w:rPr>
      </w:pPr>
    </w:p>
    <w:p w:rsidR="00D42EC2" w:rsidRDefault="00D42EC2" w:rsidP="00DE5773">
      <w:pPr>
        <w:pStyle w:val="normal0"/>
        <w:contextualSpacing w:val="0"/>
        <w:rPr>
          <w:ins w:id="992" w:author="Tim Hallett" w:date="2015-01-26T16:26:00Z"/>
        </w:rPr>
      </w:pPr>
    </w:p>
    <w:p w:rsidR="00D42EC2" w:rsidRDefault="00D42EC2" w:rsidP="00DE5773">
      <w:pPr>
        <w:pStyle w:val="normal0"/>
        <w:contextualSpacing w:val="0"/>
        <w:rPr>
          <w:ins w:id="993" w:author="Tim Hallett" w:date="2015-01-26T16:26:00Z"/>
        </w:rPr>
      </w:pPr>
    </w:p>
    <w:p w:rsidR="00D42EC2" w:rsidRDefault="00D42EC2" w:rsidP="00DE5773">
      <w:pPr>
        <w:pStyle w:val="normal0"/>
        <w:contextualSpacing w:val="0"/>
        <w:rPr>
          <w:ins w:id="994" w:author="Tim Hallett" w:date="2015-01-26T16:25:00Z"/>
        </w:rPr>
      </w:pPr>
    </w:p>
    <w:p w:rsidR="00D42EC2" w:rsidRDefault="00D42EC2" w:rsidP="00DE5773">
      <w:pPr>
        <w:pStyle w:val="normal0"/>
        <w:contextualSpacing w:val="0"/>
        <w:rPr>
          <w:ins w:id="995" w:author="Tim Hallett" w:date="2015-01-26T16:25:00Z"/>
        </w:rPr>
      </w:pPr>
    </w:p>
    <w:tbl>
      <w:tblPr>
        <w:tblStyle w:val="MediumShading1"/>
        <w:tblpPr w:leftFromText="180" w:rightFromText="180" w:vertAnchor="page" w:horzAnchor="page" w:tblpX="1729" w:tblpY="3961"/>
        <w:tblW w:w="0" w:type="auto"/>
        <w:tblLook w:val="04A0" w:firstRow="1" w:lastRow="0" w:firstColumn="1" w:lastColumn="0" w:noHBand="0" w:noVBand="1"/>
      </w:tblPr>
      <w:tblGrid>
        <w:gridCol w:w="4621"/>
        <w:gridCol w:w="4621"/>
      </w:tblGrid>
      <w:tr w:rsidR="008E7748" w:rsidTr="008E7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E7748" w:rsidRDefault="008E7748" w:rsidP="008E7748">
            <w:pPr>
              <w:pStyle w:val="normal0"/>
              <w:contextualSpacing w:val="0"/>
              <w:jc w:val="left"/>
            </w:pPr>
            <w:commentRangeStart w:id="996"/>
            <w:r>
              <w:t>Key Assumptions</w:t>
            </w:r>
          </w:p>
        </w:tc>
        <w:tc>
          <w:tcPr>
            <w:tcW w:w="4621" w:type="dxa"/>
          </w:tcPr>
          <w:p w:rsidR="008E7748" w:rsidRDefault="008E7748" w:rsidP="008E7748">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commentRangeEnd w:id="996"/>
            <w:r>
              <w:rPr>
                <w:rStyle w:val="CommentReference"/>
                <w:b w:val="0"/>
                <w:bCs w:val="0"/>
                <w:color w:val="000000"/>
              </w:rPr>
              <w:commentReference w:id="996"/>
            </w:r>
          </w:p>
        </w:tc>
      </w:tr>
      <w:tr w:rsidR="008E7748" w:rsidTr="008E774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rsidR="008E7748" w:rsidRPr="00072B60" w:rsidRDefault="008E7748" w:rsidP="008E7748">
            <w:pPr>
              <w:pStyle w:val="normal0"/>
              <w:ind w:left="360"/>
              <w:contextualSpacing w:val="0"/>
              <w:jc w:val="left"/>
              <w:rPr>
                <w:rFonts w:ascii="Calibri" w:hAnsi="Calibri"/>
                <w:b w:val="0"/>
              </w:rPr>
            </w:pPr>
          </w:p>
        </w:tc>
        <w:tc>
          <w:tcPr>
            <w:tcW w:w="4621" w:type="dxa"/>
          </w:tcPr>
          <w:p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rsidR="008E7748" w:rsidRPr="00072B60" w:rsidRDefault="008E7748" w:rsidP="008E7748">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rsidR="008E7748" w:rsidRPr="00072B60" w:rsidRDefault="008E7748" w:rsidP="008E7748">
            <w:pPr>
              <w:pStyle w:val="normal0"/>
              <w:contextualSpacing w:val="0"/>
              <w:jc w:val="left"/>
              <w:rPr>
                <w:rFonts w:ascii="Calibri" w:hAnsi="Calibri"/>
                <w:b w:val="0"/>
              </w:rPr>
            </w:pPr>
          </w:p>
        </w:tc>
        <w:tc>
          <w:tcPr>
            <w:tcW w:w="4621" w:type="dxa"/>
          </w:tcPr>
          <w:p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Patients have the propensity to be lost from care at any stage.</w:t>
            </w:r>
          </w:p>
          <w:p w:rsidR="008E7748" w:rsidRPr="00072B60" w:rsidRDefault="008E7748" w:rsidP="008E7748">
            <w:pPr>
              <w:pStyle w:val="normal0"/>
              <w:ind w:left="360"/>
              <w:contextualSpacing w:val="0"/>
              <w:jc w:val="left"/>
              <w:rPr>
                <w:rFonts w:ascii="Calibri" w:hAnsi="Calibri"/>
                <w:b w:val="0"/>
              </w:rPr>
            </w:pPr>
          </w:p>
        </w:tc>
        <w:tc>
          <w:tcPr>
            <w:tcW w:w="4621" w:type="dxa"/>
          </w:tcPr>
          <w:p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pre-ART care, patients can re-engage at a later date.</w:t>
            </w:r>
          </w:p>
          <w:p w:rsidR="008E7748" w:rsidRPr="00072B60" w:rsidRDefault="008E7748" w:rsidP="008E7748">
            <w:pPr>
              <w:pStyle w:val="normal0"/>
              <w:ind w:left="360"/>
              <w:contextualSpacing w:val="0"/>
              <w:jc w:val="left"/>
              <w:rPr>
                <w:rFonts w:ascii="Calibri" w:hAnsi="Calibri"/>
                <w:b w:val="0"/>
              </w:rPr>
            </w:pPr>
          </w:p>
        </w:tc>
        <w:tc>
          <w:tcPr>
            <w:tcW w:w="4621" w:type="dxa"/>
          </w:tcPr>
          <w:p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rsidR="008E7748" w:rsidRPr="00072B60" w:rsidRDefault="008E7748" w:rsidP="008E7748">
            <w:pPr>
              <w:pStyle w:val="normal0"/>
              <w:ind w:left="360"/>
              <w:contextualSpacing w:val="0"/>
              <w:jc w:val="left"/>
              <w:rPr>
                <w:rFonts w:ascii="Calibri" w:hAnsi="Calibri"/>
                <w:b w:val="0"/>
              </w:rPr>
            </w:pPr>
          </w:p>
        </w:tc>
        <w:tc>
          <w:tcPr>
            <w:tcW w:w="4621" w:type="dxa"/>
          </w:tcPr>
          <w:p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55480B" w:rsidRDefault="00D42EC2" w:rsidP="00DE5773">
      <w:pPr>
        <w:pStyle w:val="normal0"/>
        <w:contextualSpacing w:val="0"/>
        <w:sectPr w:rsidR="0055480B">
          <w:footerReference w:type="default" r:id="rId12"/>
          <w:pgSz w:w="11906" w:h="16838"/>
          <w:pgMar w:top="1440" w:right="1440" w:bottom="1440" w:left="1440" w:header="720" w:footer="720" w:gutter="0"/>
          <w:cols w:space="720"/>
        </w:sectPr>
      </w:pPr>
      <w:ins w:id="997" w:author="Tim Hallett" w:date="2015-01-26T16:25:00Z">
        <w:r>
          <w:t>.</w:t>
        </w:r>
      </w:ins>
      <w:r w:rsidR="00E25017">
        <w:rPr>
          <w:noProof/>
          <w:lang w:val="en-US"/>
        </w:rPr>
        <mc:AlternateContent>
          <mc:Choice Requires="wps">
            <w:drawing>
              <wp:anchor distT="0" distB="0" distL="114300" distR="114300" simplePos="0" relativeHeight="251682816" behindDoc="0" locked="0" layoutInCell="1" allowOverlap="1" wp14:anchorId="7A81E24B" wp14:editId="17E122B0">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Default="005926DE" w:rsidP="00E25017">
                            <w:pPr>
                              <w:pStyle w:val="Subtitle"/>
                              <w:contextualSpacing w:val="0"/>
                            </w:pPr>
                            <w:r>
                              <w:t>Table 1. Key model assumptions and data sources.</w:t>
                            </w:r>
                          </w:p>
                          <w:p w:rsidR="005926DE" w:rsidRPr="00B7495C" w:rsidRDefault="005926DE"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rsidR="005926DE" w:rsidRDefault="005926DE" w:rsidP="00E25017">
                      <w:pPr>
                        <w:pStyle w:val="Subtitle"/>
                        <w:contextualSpacing w:val="0"/>
                      </w:pPr>
                      <w:r>
                        <w:t>Table 1. Key model assumptions and data sources.</w:t>
                      </w:r>
                    </w:p>
                    <w:p w:rsidR="005926DE" w:rsidRPr="00B7495C" w:rsidRDefault="005926DE" w:rsidP="00E25017">
                      <w:pPr>
                        <w:rPr>
                          <w:rFonts w:ascii="Trebuchet MS" w:hAnsi="Trebuchet MS"/>
                          <w:sz w:val="16"/>
                          <w:szCs w:val="16"/>
                        </w:rPr>
                      </w:pPr>
                    </w:p>
                  </w:txbxContent>
                </v:textbox>
                <w10:wrap type="through"/>
              </v:shape>
            </w:pict>
          </mc:Fallback>
        </mc:AlternateContent>
      </w:r>
    </w:p>
    <w:p w:rsidR="0095084A" w:rsidRDefault="00E6692B">
      <w:pPr>
        <w:pStyle w:val="normal0"/>
        <w:contextualSpacing w:val="0"/>
      </w:pPr>
      <w:r>
        <w:rPr>
          <w:rStyle w:val="CommentReference"/>
        </w:rPr>
        <w:commentReference w:id="998"/>
      </w:r>
      <w:r w:rsidR="00B10991">
        <w:rPr>
          <w:rStyle w:val="CommentReference"/>
        </w:rPr>
        <w:commentReference w:id="999"/>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rsidTr="00021165">
        <w:tc>
          <w:tcPr>
            <w:tcW w:w="3402" w:type="dxa"/>
            <w:tcBorders>
              <w:bottom w:val="single" w:sz="8" w:space="0" w:color="000000"/>
            </w:tcBorders>
            <w:shd w:val="clear" w:color="auto" w:fill="B3B3B3"/>
            <w:tcMar>
              <w:top w:w="100" w:type="dxa"/>
              <w:left w:w="100" w:type="dxa"/>
              <w:bottom w:w="100" w:type="dxa"/>
              <w:right w:w="100" w:type="dxa"/>
            </w:tcMar>
          </w:tcPr>
          <w:p w:rsidR="00260E0F" w:rsidRPr="008D305E" w:rsidRDefault="00260E0F" w:rsidP="00B119AB">
            <w:pPr>
              <w:pStyle w:val="normal0"/>
              <w:spacing w:line="240" w:lineRule="auto"/>
              <w:contextualSpacing w:val="0"/>
              <w:jc w:val="center"/>
              <w:rPr>
                <w:color w:val="auto"/>
                <w:sz w:val="16"/>
                <w:szCs w:val="16"/>
              </w:rPr>
            </w:pPr>
            <w:bookmarkStart w:id="1000" w:name="h.dos6ozntvgnl" w:colFirst="0" w:colLast="0"/>
            <w:bookmarkEnd w:id="1000"/>
            <w:r>
              <w:rPr>
                <w:b/>
                <w:color w:val="auto"/>
                <w:sz w:val="16"/>
                <w:szCs w:val="16"/>
              </w:rPr>
              <w:t>Aspect of care to be addressed</w:t>
            </w:r>
          </w:p>
        </w:tc>
        <w:tc>
          <w:tcPr>
            <w:tcW w:w="1134" w:type="dxa"/>
            <w:tcBorders>
              <w:bottom w:val="single" w:sz="8" w:space="0" w:color="000000"/>
            </w:tcBorders>
            <w:shd w:val="clear" w:color="auto" w:fill="B3B3B3"/>
          </w:tcPr>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1001"/>
            <w:r w:rsidRPr="008D305E">
              <w:rPr>
                <w:b/>
                <w:color w:val="auto"/>
                <w:sz w:val="16"/>
                <w:szCs w:val="16"/>
              </w:rPr>
              <w:t>USD</w:t>
            </w:r>
            <w:commentRangeEnd w:id="1001"/>
            <w:r w:rsidR="00823189">
              <w:rPr>
                <w:rStyle w:val="CommentReference"/>
              </w:rPr>
              <w:commentReference w:id="1001"/>
            </w:r>
            <w:r w:rsidRPr="008D305E">
              <w:rPr>
                <w:b/>
                <w:color w:val="auto"/>
                <w:sz w:val="16"/>
                <w:szCs w:val="16"/>
              </w:rPr>
              <w:t>)</w:t>
            </w:r>
          </w:p>
        </w:tc>
      </w:tr>
      <w:tr w:rsidR="00260E0F" w:rsidTr="00021165">
        <w:trPr>
          <w:trHeight w:val="600"/>
        </w:trPr>
        <w:tc>
          <w:tcPr>
            <w:tcW w:w="3402" w:type="dxa"/>
            <w:vMerge w:val="restart"/>
            <w:shd w:val="clear" w:color="auto" w:fill="auto"/>
            <w:tcMar>
              <w:top w:w="100" w:type="dxa"/>
              <w:left w:w="100" w:type="dxa"/>
              <w:bottom w:w="100" w:type="dxa"/>
              <w:right w:w="100" w:type="dxa"/>
            </w:tcMar>
          </w:tcPr>
          <w:p w:rsidR="00260E0F" w:rsidRPr="008D305E" w:rsidRDefault="00260E0F" w:rsidP="00823189">
            <w:pPr>
              <w:pStyle w:val="normal0"/>
              <w:spacing w:line="240" w:lineRule="auto"/>
              <w:contextualSpacing w:val="0"/>
              <w:jc w:val="left"/>
              <w:rPr>
                <w:sz w:val="16"/>
                <w:szCs w:val="16"/>
              </w:rPr>
            </w:pPr>
            <w:r>
              <w:rPr>
                <w:sz w:val="16"/>
                <w:szCs w:val="16"/>
              </w:rPr>
              <w:t>Individuals are</w:t>
            </w:r>
            <w:ins w:id="1002" w:author="Tim Hallett" w:date="2015-01-28T08:33:00Z">
              <w:r w:rsidR="00823189">
                <w:rPr>
                  <w:sz w:val="16"/>
                  <w:szCs w:val="16"/>
                </w:rPr>
                <w:t xml:space="preserve"> initially</w:t>
              </w:r>
            </w:ins>
            <w:r>
              <w:rPr>
                <w:sz w:val="16"/>
                <w:szCs w:val="16"/>
              </w:rPr>
              <w:t xml:space="preserve"> unaware of their HIV </w:t>
            </w:r>
            <w:del w:id="1003" w:author="Tim Hallett" w:date="2015-01-28T08:33:00Z">
              <w:r w:rsidDel="00823189">
                <w:rPr>
                  <w:sz w:val="16"/>
                  <w:szCs w:val="16"/>
                </w:rPr>
                <w:delText>status</w:delText>
              </w:r>
            </w:del>
            <w:ins w:id="1004"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1005" w:author="Tim Hallett" w:date="2015-01-28T08:33:00Z">
              <w:r w:rsidDel="00823189">
                <w:rPr>
                  <w:sz w:val="16"/>
                  <w:szCs w:val="16"/>
                </w:rPr>
                <w:delText xml:space="preserve">but </w:delText>
              </w:r>
            </w:del>
            <w:ins w:id="1006" w:author="Tim Hallett" w:date="2015-01-28T08:33:00Z">
              <w:r w:rsidR="00823189">
                <w:rPr>
                  <w:sz w:val="16"/>
                  <w:szCs w:val="16"/>
                </w:rPr>
                <w:t xml:space="preserve">and </w:t>
              </w:r>
            </w:ins>
            <w:r>
              <w:rPr>
                <w:sz w:val="16"/>
                <w:szCs w:val="16"/>
              </w:rPr>
              <w:t xml:space="preserve">the time to test varies depending on </w:t>
            </w:r>
            <w:ins w:id="1007" w:author="Tim Hallett" w:date="2015-01-28T08:33:00Z">
              <w:r w:rsidR="00823189">
                <w:rPr>
                  <w:sz w:val="16"/>
                  <w:szCs w:val="16"/>
                </w:rPr>
                <w:t xml:space="preserve">prior </w:t>
              </w:r>
            </w:ins>
            <w:r>
              <w:rPr>
                <w:sz w:val="16"/>
                <w:szCs w:val="16"/>
              </w:rPr>
              <w:t>health care experience and symptoms</w:t>
            </w:r>
            <w:ins w:id="1008" w:author="Tim Hallett" w:date="2015-01-28T08:33:00Z">
              <w:r w:rsidR="00823189">
                <w:rPr>
                  <w:sz w:val="16"/>
                  <w:szCs w:val="16"/>
                </w:rPr>
                <w:t xml:space="preserve">: </w:t>
              </w:r>
            </w:ins>
            <w:del w:id="1009"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1010"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rsidTr="00021165">
        <w:tc>
          <w:tcPr>
            <w:tcW w:w="3402" w:type="dxa"/>
            <w:vMerge/>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rsidTr="00021165">
        <w:tc>
          <w:tcPr>
            <w:tcW w:w="3402" w:type="dxa"/>
            <w:vMerge/>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rsidTr="00021165">
        <w:tc>
          <w:tcPr>
            <w:tcW w:w="3402" w:type="dxa"/>
            <w:vMerge w:val="restart"/>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Pr>
                <w:sz w:val="16"/>
                <w:szCs w:val="16"/>
              </w:rPr>
              <w:t>I</w:t>
            </w:r>
            <w:ins w:id="1011" w:author="Tim Hallett" w:date="2015-01-28T08:34:00Z">
              <w:r w:rsidR="00823189">
                <w:rPr>
                  <w:sz w:val="16"/>
                  <w:szCs w:val="16"/>
                </w:rPr>
                <w:t>n some cases, i</w:t>
              </w:r>
            </w:ins>
            <w:r>
              <w:rPr>
                <w:sz w:val="16"/>
                <w:szCs w:val="16"/>
              </w:rPr>
              <w:t xml:space="preserve">ndividuals are not connecting to care </w:t>
            </w:r>
            <w:ins w:id="1012" w:author="Tim Hallett" w:date="2015-01-28T08:34:00Z">
              <w:r w:rsidR="00823189">
                <w:rPr>
                  <w:sz w:val="16"/>
                  <w:szCs w:val="16"/>
                </w:rPr>
                <w:t xml:space="preserve">following </w:t>
              </w:r>
            </w:ins>
            <w:ins w:id="1013" w:author="Tim Hallett" w:date="2015-01-28T08:35:00Z">
              <w:r w:rsidR="00823189">
                <w:rPr>
                  <w:sz w:val="16"/>
                  <w:szCs w:val="16"/>
                </w:rPr>
                <w:t>diagnosis</w:t>
              </w:r>
            </w:ins>
            <w:ins w:id="1014"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1015"/>
            <w:r>
              <w:rPr>
                <w:sz w:val="16"/>
                <w:szCs w:val="16"/>
              </w:rPr>
              <w:t>care</w:t>
            </w:r>
            <w:commentRangeEnd w:id="1015"/>
            <w:r w:rsidR="00823189">
              <w:rPr>
                <w:rStyle w:val="CommentReference"/>
              </w:rPr>
              <w:commentReference w:id="1015"/>
            </w:r>
            <w:r>
              <w:rPr>
                <w:sz w:val="16"/>
                <w:szCs w:val="16"/>
              </w:rPr>
              <w:t>.</w:t>
            </w:r>
          </w:p>
        </w:tc>
        <w:tc>
          <w:tcPr>
            <w:tcW w:w="1134" w:type="dxa"/>
            <w:vMerge w:val="restart"/>
            <w:shd w:val="clear" w:color="auto" w:fill="auto"/>
          </w:tcPr>
          <w:p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rsidR="00260E0F" w:rsidRPr="00EE6BE4" w:rsidRDefault="00260E0F" w:rsidP="00B119AB">
            <w:pPr>
              <w:jc w:val="left"/>
              <w:rPr>
                <w:sz w:val="12"/>
                <w:szCs w:val="12"/>
              </w:rPr>
            </w:pPr>
            <w:commentRangeStart w:id="1016"/>
            <w:commentRangeStart w:id="1017"/>
            <w:r w:rsidRPr="00EE6BE4">
              <w:rPr>
                <w:sz w:val="12"/>
                <w:szCs w:val="12"/>
              </w:rPr>
              <w:t>No additional costs applied.</w:t>
            </w:r>
            <w:commentRangeEnd w:id="1016"/>
            <w:r w:rsidRPr="00EE6BE4">
              <w:rPr>
                <w:rStyle w:val="CommentReference"/>
                <w:sz w:val="12"/>
                <w:szCs w:val="12"/>
              </w:rPr>
              <w:commentReference w:id="1016"/>
            </w:r>
            <w:commentRangeEnd w:id="1017"/>
            <w:r w:rsidR="007D5486">
              <w:rPr>
                <w:rStyle w:val="CommentReference"/>
              </w:rPr>
              <w:commentReference w:id="1017"/>
            </w:r>
          </w:p>
        </w:tc>
      </w:tr>
      <w:tr w:rsidR="00260E0F" w:rsidTr="00021165">
        <w:tc>
          <w:tcPr>
            <w:tcW w:w="3402" w:type="dxa"/>
            <w:vMerge/>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rsidR="00260E0F" w:rsidRPr="008D305E" w:rsidRDefault="00260E0F" w:rsidP="00B119AB">
            <w:pPr>
              <w:rPr>
                <w:sz w:val="16"/>
                <w:szCs w:val="16"/>
              </w:rPr>
            </w:pPr>
            <w:commentRangeStart w:id="1018"/>
            <w:commentRangeStart w:id="1019"/>
            <w:r w:rsidRPr="008D305E">
              <w:rPr>
                <w:sz w:val="16"/>
                <w:szCs w:val="16"/>
              </w:rPr>
              <w:t>At VCT testing, a POC CD4 test is given to patients reducing the risk of not linking to 0%.</w:t>
            </w:r>
            <w:commentRangeEnd w:id="1018"/>
            <w:r>
              <w:rPr>
                <w:rStyle w:val="CommentReference"/>
              </w:rPr>
              <w:commentReference w:id="1018"/>
            </w:r>
            <w:commentRangeEnd w:id="1019"/>
            <w:r w:rsidR="003A1A60">
              <w:rPr>
                <w:rStyle w:val="CommentReference"/>
              </w:rPr>
              <w:commentReference w:id="1019"/>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rsidTr="00021165">
        <w:tc>
          <w:tcPr>
            <w:tcW w:w="3402" w:type="dxa"/>
            <w:vMerge w:val="restart"/>
            <w:shd w:val="clear" w:color="auto" w:fill="auto"/>
            <w:tcMar>
              <w:top w:w="100" w:type="dxa"/>
              <w:left w:w="100" w:type="dxa"/>
              <w:bottom w:w="100" w:type="dxa"/>
              <w:right w:w="100" w:type="dxa"/>
            </w:tcMar>
          </w:tcPr>
          <w:p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1020" w:author="Tim Hallett" w:date="2015-01-28T08:35:00Z">
              <w:r w:rsidR="00623179">
                <w:rPr>
                  <w:sz w:val="16"/>
                  <w:szCs w:val="16"/>
                </w:rPr>
                <w:t xml:space="preserve">that have linked to </w:t>
              </w:r>
            </w:ins>
            <w:del w:id="1021" w:author="Tim Hallett" w:date="2015-01-28T08:35:00Z">
              <w:r w:rsidDel="00623179">
                <w:rPr>
                  <w:sz w:val="16"/>
                  <w:szCs w:val="16"/>
                </w:rPr>
                <w:delText xml:space="preserve">engage with </w:delText>
              </w:r>
            </w:del>
            <w:r>
              <w:rPr>
                <w:sz w:val="16"/>
                <w:szCs w:val="16"/>
              </w:rPr>
              <w:t xml:space="preserve">care </w:t>
            </w:r>
            <w:del w:id="1022" w:author="Tim Hallett" w:date="2015-01-28T08:35:00Z">
              <w:r w:rsidDel="00623179">
                <w:rPr>
                  <w:sz w:val="16"/>
                  <w:szCs w:val="16"/>
                </w:rPr>
                <w:delText>but are</w:delText>
              </w:r>
            </w:del>
            <w:ins w:id="1023" w:author="Tim Hallett" w:date="2015-01-28T08:35:00Z">
              <w:r w:rsidR="00623179">
                <w:rPr>
                  <w:sz w:val="16"/>
                  <w:szCs w:val="16"/>
                </w:rPr>
                <w:t>can sometimes</w:t>
              </w:r>
            </w:ins>
            <w:r>
              <w:rPr>
                <w:sz w:val="16"/>
                <w:szCs w:val="16"/>
              </w:rPr>
              <w:t xml:space="preserve"> subsequently </w:t>
            </w:r>
            <w:del w:id="1024" w:author="Tim Hallett" w:date="2015-01-28T08:36:00Z">
              <w:r w:rsidDel="00623179">
                <w:rPr>
                  <w:sz w:val="16"/>
                  <w:szCs w:val="16"/>
                </w:rPr>
                <w:delText xml:space="preserve">lost </w:delText>
              </w:r>
            </w:del>
            <w:ins w:id="1025"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1026" w:author="Tim Hallett" w:date="2015-01-28T08:36:00Z">
              <w:r w:rsidDel="00623179">
                <w:rPr>
                  <w:sz w:val="16"/>
                  <w:szCs w:val="16"/>
                </w:rPr>
                <w:delText>are lost</w:delText>
              </w:r>
            </w:del>
            <w:ins w:id="1027"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1028" w:author="Tim Hallett" w:date="2015-01-28T08:36:00Z">
              <w:r w:rsidDel="00623179">
                <w:rPr>
                  <w:sz w:val="16"/>
                  <w:szCs w:val="16"/>
                </w:rPr>
                <w:delText>fail to</w:delText>
              </w:r>
            </w:del>
            <w:ins w:id="1029"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rsidTr="00021165">
        <w:tc>
          <w:tcPr>
            <w:tcW w:w="3402" w:type="dxa"/>
            <w:vMerge/>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rsidTr="00021165">
        <w:tc>
          <w:tcPr>
            <w:tcW w:w="3402" w:type="dxa"/>
            <w:vMerge/>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rsidTr="00021165">
        <w:tc>
          <w:tcPr>
            <w:tcW w:w="3402" w:type="dxa"/>
            <w:shd w:val="clear" w:color="auto" w:fill="auto"/>
            <w:tcMar>
              <w:top w:w="100" w:type="dxa"/>
              <w:left w:w="100" w:type="dxa"/>
              <w:bottom w:w="100" w:type="dxa"/>
              <w:right w:w="100" w:type="dxa"/>
            </w:tcMar>
          </w:tcPr>
          <w:p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1030" w:author="Tim Hallett" w:date="2015-01-28T08:37:00Z">
              <w:r w:rsidDel="00623179">
                <w:rPr>
                  <w:sz w:val="16"/>
                  <w:szCs w:val="16"/>
                </w:rPr>
                <w:delText>drop out of</w:delText>
              </w:r>
            </w:del>
            <w:ins w:id="1031"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rsidTr="00021165">
        <w:tc>
          <w:tcPr>
            <w:tcW w:w="3402"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del w:id="1032" w:author="Tim Hallett" w:date="2015-01-28T08:37:00Z">
              <w:r w:rsidDel="00623179">
                <w:rPr>
                  <w:sz w:val="16"/>
                  <w:szCs w:val="16"/>
                </w:rPr>
                <w:delText>Individuals initiate ART but only 75% adhere to treatment.</w:delText>
              </w:r>
            </w:del>
            <w:ins w:id="1033"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rsidTr="00021165">
        <w:tc>
          <w:tcPr>
            <w:tcW w:w="3402" w:type="dxa"/>
            <w:vMerge w:val="restart"/>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rsidTr="00021165">
        <w:tc>
          <w:tcPr>
            <w:tcW w:w="3402" w:type="dxa"/>
            <w:vMerge/>
            <w:shd w:val="clear" w:color="auto" w:fill="auto"/>
            <w:tcMar>
              <w:top w:w="100" w:type="dxa"/>
              <w:left w:w="100" w:type="dxa"/>
              <w:bottom w:w="100" w:type="dxa"/>
              <w:right w:w="100" w:type="dxa"/>
            </w:tcMar>
          </w:tcPr>
          <w:p w:rsidR="00260E0F" w:rsidRDefault="00260E0F" w:rsidP="00B119AB">
            <w:pPr>
              <w:pStyle w:val="normal0"/>
              <w:spacing w:line="240" w:lineRule="auto"/>
              <w:contextualSpacing w:val="0"/>
              <w:jc w:val="left"/>
            </w:pPr>
          </w:p>
        </w:tc>
        <w:tc>
          <w:tcPr>
            <w:tcW w:w="1134" w:type="dxa"/>
            <w:vMerge/>
            <w:shd w:val="clear" w:color="auto" w:fill="auto"/>
          </w:tcPr>
          <w:p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rsidR="00260E0F" w:rsidRPr="008D305E" w:rsidRDefault="00260E0F" w:rsidP="00B119AB">
            <w:pPr>
              <w:pStyle w:val="normal0"/>
              <w:spacing w:line="240" w:lineRule="auto"/>
              <w:contextualSpacing w:val="0"/>
              <w:jc w:val="left"/>
              <w:rPr>
                <w:sz w:val="16"/>
                <w:szCs w:val="16"/>
              </w:rPr>
            </w:pPr>
            <w:commentRangeStart w:id="1034"/>
            <w:r w:rsidRPr="008D305E">
              <w:rPr>
                <w:sz w:val="16"/>
                <w:szCs w:val="16"/>
              </w:rPr>
              <w:t>Immediate ART &amp; HBCT</w:t>
            </w:r>
            <w:commentRangeEnd w:id="1034"/>
            <w:r>
              <w:rPr>
                <w:rStyle w:val="CommentReference"/>
              </w:rPr>
              <w:commentReference w:id="1034"/>
            </w:r>
            <w:r w:rsidR="008403D4">
              <w:rPr>
                <w:sz w:val="16"/>
                <w:szCs w:val="16"/>
              </w:rPr>
              <w:t xml:space="preserve"> </w:t>
            </w:r>
            <w:commentRangeStart w:id="1035"/>
            <w:r w:rsidR="008403D4">
              <w:rPr>
                <w:sz w:val="16"/>
                <w:szCs w:val="16"/>
              </w:rPr>
              <w:t>(every four years, 90% coverage. 5</w:t>
            </w:r>
            <w:del w:id="1036"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1037"/>
            <w:r w:rsidR="008403D4">
              <w:rPr>
                <w:sz w:val="16"/>
                <w:szCs w:val="16"/>
              </w:rPr>
              <w:t>25</w:t>
            </w:r>
            <w:commentRangeEnd w:id="1037"/>
            <w:r w:rsidR="00623179">
              <w:rPr>
                <w:rStyle w:val="CommentReference"/>
              </w:rPr>
              <w:commentReference w:id="1037"/>
            </w:r>
            <w:r w:rsidR="008403D4">
              <w:rPr>
                <w:sz w:val="16"/>
                <w:szCs w:val="16"/>
              </w:rPr>
              <w:t>%).</w:t>
            </w:r>
            <w:commentRangeEnd w:id="1035"/>
            <w:r w:rsidR="00341091">
              <w:rPr>
                <w:rStyle w:val="CommentReference"/>
              </w:rPr>
              <w:commentReference w:id="1035"/>
            </w:r>
          </w:p>
        </w:tc>
        <w:tc>
          <w:tcPr>
            <w:tcW w:w="3544" w:type="dxa"/>
            <w:shd w:val="clear" w:color="auto" w:fill="auto"/>
            <w:tcMar>
              <w:top w:w="100" w:type="dxa"/>
              <w:left w:w="100" w:type="dxa"/>
              <w:bottom w:w="100" w:type="dxa"/>
              <w:right w:w="100" w:type="dxa"/>
            </w:tcMar>
          </w:tcPr>
          <w:p w:rsidR="00260E0F" w:rsidRPr="008D305E" w:rsidRDefault="00260E0F" w:rsidP="00E53362">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w:t>
            </w:r>
            <w:del w:id="1038" w:author="Tim Hallett" w:date="2015-01-28T08:37:00Z">
              <w:r w:rsidR="0063026B" w:rsidDel="00623179">
                <w:rPr>
                  <w:sz w:val="16"/>
                  <w:szCs w:val="16"/>
                </w:rPr>
                <w:delText>.4</w:delText>
              </w:r>
            </w:del>
            <w:r w:rsidR="0063026B">
              <w:rPr>
                <w:sz w:val="16"/>
                <w:szCs w:val="16"/>
              </w:rPr>
              <w:t xml:space="preserve">% linked if had not previously </w:t>
            </w:r>
            <w:commentRangeStart w:id="1039"/>
            <w:r w:rsidR="0063026B">
              <w:rPr>
                <w:sz w:val="16"/>
                <w:szCs w:val="16"/>
              </w:rPr>
              <w:t>been diagnosed, else 25%)</w:t>
            </w:r>
            <w:commentRangeStart w:id="1040"/>
            <w:r w:rsidRPr="008D305E">
              <w:rPr>
                <w:sz w:val="16"/>
                <w:szCs w:val="16"/>
              </w:rPr>
              <w:t xml:space="preserve">, </w:t>
            </w:r>
            <w:commentRangeStart w:id="1041"/>
            <w:r w:rsidRPr="008D305E">
              <w:rPr>
                <w:sz w:val="16"/>
                <w:szCs w:val="16"/>
              </w:rPr>
              <w:t>but</w:t>
            </w:r>
            <w:ins w:id="1042" w:author="Tim Hallett" w:date="2015-01-28T08:40:00Z">
              <w:r w:rsidR="00E53362">
                <w:rPr>
                  <w:sz w:val="16"/>
                  <w:szCs w:val="16"/>
                </w:rPr>
                <w:t xml:space="preserve"> 20% do not link </w:t>
              </w:r>
              <w:r w:rsidR="000D0A61">
                <w:rPr>
                  <w:sz w:val="16"/>
                  <w:szCs w:val="16"/>
                </w:rPr>
                <w:t xml:space="preserve">and </w:t>
              </w:r>
            </w:ins>
            <w:ins w:id="1043" w:author="Tim Hallett" w:date="2015-01-28T08:41:00Z">
              <w:r w:rsidR="00E53362">
                <w:rPr>
                  <w:sz w:val="16"/>
                  <w:szCs w:val="16"/>
                </w:rPr>
                <w:t xml:space="preserve">a further </w:t>
              </w:r>
            </w:ins>
            <w:ins w:id="1044" w:author="Tim Hallett" w:date="2015-01-28T08:40:00Z">
              <w:r w:rsidR="000D0A61">
                <w:rPr>
                  <w:sz w:val="16"/>
                  <w:szCs w:val="16"/>
                </w:rPr>
                <w:t xml:space="preserve">20% </w:t>
              </w:r>
            </w:ins>
            <w:ins w:id="1045" w:author="Tim Hallett" w:date="2015-01-28T08:41:00Z">
              <w:r w:rsidR="00E53362">
                <w:rPr>
                  <w:sz w:val="16"/>
                  <w:szCs w:val="16"/>
                </w:rPr>
                <w:t>link to care but defer ART until their CD4 cell count reaches 350 cells/</w:t>
              </w:r>
              <w:proofErr w:type="spellStart"/>
              <w:proofErr w:type="gramStart"/>
              <w:r w:rsidR="00E53362">
                <w:rPr>
                  <w:sz w:val="16"/>
                  <w:szCs w:val="16"/>
                </w:rPr>
                <w:t>microlitre</w:t>
              </w:r>
            </w:ins>
            <w:proofErr w:type="spellEnd"/>
            <w:ins w:id="1046" w:author="Tim Hallett" w:date="2015-01-28T08:40:00Z">
              <w:r w:rsidR="000D0A61">
                <w:rPr>
                  <w:sz w:val="16"/>
                  <w:szCs w:val="16"/>
                </w:rPr>
                <w:t xml:space="preserve"> </w:t>
              </w:r>
            </w:ins>
            <w:r w:rsidRPr="008D305E">
              <w:rPr>
                <w:sz w:val="16"/>
                <w:szCs w:val="16"/>
              </w:rPr>
              <w:t xml:space="preserve"> </w:t>
            </w:r>
            <w:commentRangeEnd w:id="1039"/>
            <w:proofErr w:type="gramEnd"/>
            <w:r w:rsidR="00E53362">
              <w:rPr>
                <w:rStyle w:val="CommentReference"/>
              </w:rPr>
              <w:commentReference w:id="1039"/>
            </w:r>
            <w:del w:id="1047" w:author="Tim Hallett" w:date="2015-01-28T08:40:00Z">
              <w:r w:rsidRPr="008D305E" w:rsidDel="000D0A61">
                <w:rPr>
                  <w:sz w:val="16"/>
                  <w:szCs w:val="16"/>
                </w:rPr>
                <w:delText>20% fail to start ART and 20% fail to link to ART</w:delText>
              </w:r>
              <w:commentRangeEnd w:id="1041"/>
              <w:r w:rsidDel="000D0A61">
                <w:rPr>
                  <w:rStyle w:val="CommentReference"/>
                </w:rPr>
                <w:commentReference w:id="1041"/>
              </w:r>
            </w:del>
            <w:commentRangeEnd w:id="1040"/>
            <w:r w:rsidR="0063026B">
              <w:rPr>
                <w:rStyle w:val="CommentReference"/>
              </w:rPr>
              <w:commentReference w:id="1040"/>
            </w:r>
          </w:p>
        </w:tc>
        <w:tc>
          <w:tcPr>
            <w:tcW w:w="2268" w:type="dxa"/>
            <w:shd w:val="clear" w:color="auto" w:fill="auto"/>
            <w:tcMar>
              <w:top w:w="100" w:type="dxa"/>
              <w:left w:w="100" w:type="dxa"/>
              <w:bottom w:w="100" w:type="dxa"/>
              <w:right w:w="100" w:type="dxa"/>
            </w:tcMar>
          </w:tcPr>
          <w:p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rsidR="00C07325" w:rsidRDefault="00B7495C">
      <w:pPr>
        <w:pStyle w:val="Subtitle"/>
        <w:contextualSpacing w:val="0"/>
      </w:pPr>
      <w:r>
        <w:rPr>
          <w:noProof/>
          <w:lang w:val="en-US"/>
        </w:rPr>
        <mc:AlternateContent>
          <mc:Choice Requires="wps">
            <w:drawing>
              <wp:anchor distT="0" distB="0" distL="114300" distR="114300" simplePos="0" relativeHeight="251658240" behindDoc="0" locked="0" layoutInCell="1" allowOverlap="1" wp14:anchorId="29C864BE" wp14:editId="7B916680">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rsidR="00260E0F" w:rsidRDefault="00260E0F">
      <w:pPr>
        <w:sectPr w:rsidR="00260E0F" w:rsidSect="00F40A60">
          <w:pgSz w:w="16838" w:h="11906" w:orient="landscape"/>
          <w:pgMar w:top="284" w:right="1440" w:bottom="284" w:left="1440" w:header="720" w:footer="720" w:gutter="0"/>
          <w:cols w:space="720"/>
        </w:sectPr>
      </w:pPr>
      <w:bookmarkStart w:id="1048" w:name="h.y4wfwt853tej" w:colFirst="0" w:colLast="0"/>
      <w:bookmarkStart w:id="1049" w:name="h.t1c7wugpot58" w:colFirst="0" w:colLast="0"/>
      <w:bookmarkEnd w:id="1048"/>
      <w:bookmarkEnd w:id="1049"/>
    </w:p>
    <w:p w:rsidR="00181EEC" w:rsidRPr="0098759A" w:rsidRDefault="0004446E" w:rsidP="0098759A">
      <w:pPr>
        <w:pStyle w:val="Heading1"/>
        <w:contextualSpacing w:val="0"/>
        <w:rPr>
          <w:i/>
        </w:rPr>
      </w:pPr>
      <w:r>
        <w:t>Results</w:t>
      </w:r>
    </w:p>
    <w:p w:rsidR="0098759A" w:rsidRDefault="0098759A" w:rsidP="0098759A">
      <w:pPr>
        <w:pStyle w:val="Heading2"/>
        <w:contextualSpacing w:val="0"/>
        <w:rPr>
          <w:ins w:id="1050" w:author="Tim Hallett" w:date="2015-01-26T16:35:00Z"/>
        </w:rPr>
      </w:pPr>
      <w:r>
        <w:t>Current Sources of Health Losses</w:t>
      </w:r>
    </w:p>
    <w:p w:rsidR="00FA46DC" w:rsidRPr="00FA46DC" w:rsidDel="00FA46DC" w:rsidRDefault="00FA46DC">
      <w:pPr>
        <w:pStyle w:val="normal0"/>
        <w:rPr>
          <w:del w:id="1051" w:author="Tim Hallett" w:date="2015-01-26T16:36:00Z"/>
        </w:rPr>
        <w:pPrChange w:id="1052" w:author="Tim Hallett" w:date="2015-01-26T16:35:00Z">
          <w:pPr>
            <w:pStyle w:val="Heading2"/>
            <w:contextualSpacing w:val="0"/>
          </w:pPr>
        </w:pPrChange>
      </w:pPr>
      <w:ins w:id="1053" w:author="Tim Hallett" w:date="2015-01-26T16:35:00Z">
        <w:r>
          <w:t xml:space="preserve">We first projected the </w:t>
        </w:r>
      </w:ins>
      <w:ins w:id="1054" w:author="Tim Hallett" w:date="2015-01-31T11:06:00Z">
        <w:r w:rsidR="00480FDA">
          <w:t>‘status quo’</w:t>
        </w:r>
      </w:ins>
      <w:ins w:id="1055" w:author="Tim Hallett" w:date="2015-01-26T16:36:00Z">
        <w:r>
          <w:t xml:space="preserve"> </w:t>
        </w:r>
      </w:ins>
      <w:ins w:id="1056" w:author="Tim Hallett" w:date="2015-01-26T16:35:00Z">
        <w:r>
          <w:t>model to 2030 and analysed the drivers of AIDS deaths in the period 2010-2030</w:t>
        </w:r>
      </w:ins>
      <w:ins w:id="1057" w:author="Tim Hallett" w:date="2015-01-26T16:38:00Z">
        <w:r w:rsidR="00F37011">
          <w:t xml:space="preserve"> (Figure 2)</w:t>
        </w:r>
      </w:ins>
      <w:ins w:id="1058" w:author="Tim Hallett" w:date="2015-01-26T16:35:00Z">
        <w:r>
          <w:t>.</w:t>
        </w:r>
      </w:ins>
      <w:ins w:id="1059" w:author="Tim Hallett" w:date="2015-01-26T16:36:00Z">
        <w:r>
          <w:t xml:space="preserve"> </w:t>
        </w:r>
      </w:ins>
    </w:p>
    <w:p w:rsidR="001D6EB6" w:rsidRDefault="00656E57">
      <w:pPr>
        <w:pStyle w:val="normal0"/>
        <w:rPr>
          <w:ins w:id="1060" w:author="Tim Hallett" w:date="2015-01-26T16:38:00Z"/>
        </w:rPr>
        <w:pPrChange w:id="1061" w:author="Tim Hallett" w:date="2015-01-26T16:36:00Z">
          <w:pPr>
            <w:pStyle w:val="normal0"/>
            <w:ind w:firstLine="720"/>
          </w:pPr>
        </w:pPrChange>
      </w:pPr>
      <w:del w:id="1062"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1063" w:author="Tim Hallett" w:date="2015-01-26T16:33:00Z">
        <w:r w:rsidR="005E1B0C" w:rsidDel="00DF58DC">
          <w:delText>we observe</w:delText>
        </w:r>
        <w:r w:rsidR="006648E5" w:rsidDel="00DF58DC">
          <w:delText>d</w:delText>
        </w:r>
      </w:del>
      <w:ins w:id="1064" w:author="Tim Hallett" w:date="2015-01-26T16:36:00Z">
        <w:r w:rsidR="00FA46DC">
          <w:t>T</w:t>
        </w:r>
      </w:ins>
      <w:ins w:id="1065" w:author="Tim Hallett" w:date="2015-01-26T16:33:00Z">
        <w:r w:rsidR="00DF58DC">
          <w:t>he model finds</w:t>
        </w:r>
      </w:ins>
      <w:r w:rsidR="005E1B0C">
        <w:t xml:space="preserve"> that among all HIV-related deaths</w:t>
      </w:r>
      <w:ins w:id="1066" w:author="Tim Hallett" w:date="2015-01-26T16:34:00Z">
        <w:r w:rsidR="00DF58DC">
          <w:t>,</w:t>
        </w:r>
      </w:ins>
      <w:del w:id="1067" w:author="Tim Hallett" w:date="2015-01-26T16:37:00Z">
        <w:r w:rsidR="005E1B0C" w:rsidDel="008E009C">
          <w:delText xml:space="preserve"> </w:delText>
        </w:r>
      </w:del>
      <w:del w:id="1068" w:author="Tim Hallett" w:date="2015-01-26T16:34:00Z">
        <w:r w:rsidR="005E1B0C" w:rsidDel="00DF58DC">
          <w:delText>in the community (figure 2, left),</w:delText>
        </w:r>
      </w:del>
      <w:r w:rsidR="005E1B0C">
        <w:t xml:space="preserve"> the majority (57%) occur in individuals who were diagnosed </w:t>
      </w:r>
      <w:ins w:id="1069" w:author="Tim Hallett" w:date="2015-01-26T16:34:00Z">
        <w:r w:rsidR="00DF58DC">
          <w:t xml:space="preserve">with HIV </w:t>
        </w:r>
      </w:ins>
      <w:r w:rsidR="005E1B0C">
        <w:t>but</w:t>
      </w:r>
      <w:ins w:id="1070" w:author="Tim Hallett" w:date="2015-01-26T16:34:00Z">
        <w:r w:rsidR="00DF58DC">
          <w:t xml:space="preserve"> who</w:t>
        </w:r>
      </w:ins>
      <w:r w:rsidR="005E1B0C">
        <w:t xml:space="preserve"> </w:t>
      </w:r>
      <w:del w:id="1071" w:author="Tim Hallett" w:date="2015-01-26T16:34:00Z">
        <w:r w:rsidR="005E1B0C" w:rsidDel="00DF58DC">
          <w:delText xml:space="preserve">failed </w:delText>
        </w:r>
      </w:del>
      <w:ins w:id="1072" w:author="Tim Hallett" w:date="2015-01-26T16:34:00Z">
        <w:r w:rsidR="00DF58DC">
          <w:t>did not ever</w:t>
        </w:r>
      </w:ins>
      <w:del w:id="1073" w:author="Tim Hallett" w:date="2015-01-26T16:34:00Z">
        <w:r w:rsidR="005E1B0C" w:rsidDel="00DF58DC">
          <w:delText>to</w:delText>
        </w:r>
      </w:del>
      <w:r w:rsidR="005E1B0C">
        <w:t xml:space="preserve"> start treatment</w:t>
      </w:r>
      <w:ins w:id="1074" w:author="Tim Hallett" w:date="2015-01-26T16:39:00Z">
        <w:r w:rsidR="00F37011">
          <w:t xml:space="preserve"> (Figure 2(a))</w:t>
        </w:r>
      </w:ins>
      <w:ins w:id="1075" w:author="Tim Hallett" w:date="2015-01-26T16:34:00Z">
        <w:r w:rsidR="00DF58DC">
          <w:t>. A further</w:t>
        </w:r>
      </w:ins>
      <w:del w:id="1076" w:author="Tim Hallett" w:date="2015-01-26T16:34:00Z">
        <w:r w:rsidR="00190836" w:rsidDel="00DF58DC">
          <w:delText>,</w:delText>
        </w:r>
        <w:r w:rsidR="005E1B0C" w:rsidDel="00DF58DC">
          <w:delText xml:space="preserve"> while</w:delText>
        </w:r>
      </w:del>
      <w:r w:rsidR="005E1B0C">
        <w:t xml:space="preserve"> 19% of</w:t>
      </w:r>
      <w:ins w:id="1077" w:author="Tim Hallett" w:date="2015-01-26T16:34:00Z">
        <w:r w:rsidR="00DF58DC">
          <w:t xml:space="preserve"> </w:t>
        </w:r>
        <w:r w:rsidR="00FA46DC">
          <w:t xml:space="preserve">AIDS deaths are among persons who </w:t>
        </w:r>
      </w:ins>
      <w:del w:id="1078" w:author="Tim Hallett" w:date="2015-01-26T16:34:00Z">
        <w:r w:rsidR="005E1B0C" w:rsidDel="00DF58DC">
          <w:delText xml:space="preserve"> individuals </w:delText>
        </w:r>
      </w:del>
      <w:r w:rsidR="005E1B0C">
        <w:t xml:space="preserve">never engaged with care prior to death. </w:t>
      </w:r>
      <w:del w:id="1079"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1080" w:author="Tim Hallett" w:date="2015-01-26T16:35:00Z">
        <w:r w:rsidR="00FA46DC">
          <w:t>The remainder of AIDS deaths were among those who started ART</w:t>
        </w:r>
        <w:r w:rsidR="008E009C">
          <w:t>.</w:t>
        </w:r>
      </w:ins>
      <w:ins w:id="1081" w:author="Tim Hallett" w:date="2015-01-26T16:37:00Z">
        <w:r w:rsidR="008E009C">
          <w:t xml:space="preserve"> </w:t>
        </w:r>
      </w:ins>
    </w:p>
    <w:p w:rsidR="008E009C" w:rsidRDefault="008E009C">
      <w:pPr>
        <w:pStyle w:val="normal0"/>
        <w:rPr>
          <w:ins w:id="1082" w:author="Tim Hallett" w:date="2015-01-26T16:38:00Z"/>
        </w:rPr>
        <w:pPrChange w:id="1083" w:author="Tim Hallett" w:date="2015-01-26T16:36:00Z">
          <w:pPr>
            <w:pStyle w:val="normal0"/>
            <w:ind w:firstLine="720"/>
          </w:pPr>
        </w:pPrChange>
      </w:pPr>
      <w:ins w:id="1084" w:author="Tim Hallett" w:date="2015-01-26T16:38:00Z">
        <w:r>
          <w:tab/>
        </w:r>
      </w:ins>
    </w:p>
    <w:p w:rsidR="008E009C" w:rsidRDefault="008E009C">
      <w:pPr>
        <w:pStyle w:val="normal0"/>
        <w:pPrChange w:id="1085" w:author="Tim Hallett" w:date="2015-01-26T16:36:00Z">
          <w:pPr>
            <w:pStyle w:val="normal0"/>
            <w:ind w:firstLine="720"/>
          </w:pPr>
        </w:pPrChange>
      </w:pPr>
      <w:ins w:id="1086" w:author="Tim Hallett" w:date="2015-01-26T16:38:00Z">
        <w:r>
          <w:t xml:space="preserve">Most data systems, however, do not benefit from such a holistic view of the population are instead based upon only those who attend a clinic at least once. </w:t>
        </w:r>
      </w:ins>
      <w:ins w:id="1087" w:author="Tim Hallett" w:date="2015-01-26T16:39:00Z">
        <w:r w:rsidR="00977CEA">
          <w:t xml:space="preserve">In that case, those persons </w:t>
        </w:r>
        <w:commentRangeStart w:id="1088"/>
        <w:r w:rsidR="00977CEA">
          <w:t xml:space="preserve">that never </w:t>
        </w:r>
      </w:ins>
      <w:ins w:id="1089" w:author="Tim Hallett" w:date="2015-01-31T11:07:00Z">
        <w:r w:rsidR="00480FDA">
          <w:t xml:space="preserve">connect to a </w:t>
        </w:r>
      </w:ins>
      <w:ins w:id="1090" w:author="Tim Hallett" w:date="2015-01-26T16:39:00Z">
        <w:r w:rsidR="00977CEA">
          <w:t>clinic</w:t>
        </w:r>
      </w:ins>
      <w:commentRangeEnd w:id="1088"/>
      <w:ins w:id="1091" w:author="Tim Hallett" w:date="2015-01-31T11:07:00Z">
        <w:r w:rsidR="00480FDA">
          <w:rPr>
            <w:rStyle w:val="CommentReference"/>
          </w:rPr>
          <w:commentReference w:id="1088"/>
        </w:r>
      </w:ins>
      <w:ins w:id="1093" w:author="Tim Hallett" w:date="2015-01-26T16:39:00Z">
        <w:r w:rsidR="00977CEA">
          <w:t xml:space="preserve"> to care following testing,</w:t>
        </w:r>
      </w:ins>
      <w:ins w:id="1094" w:author="Tim Hallett" w:date="2015-01-26T16:42:00Z">
        <w:r w:rsidR="009A349B">
          <w:t xml:space="preserve"> which accounts </w:t>
        </w:r>
        <w:r w:rsidR="00977CEA">
          <w:t xml:space="preserve">for </w:t>
        </w:r>
        <w:r w:rsidR="009A349B">
          <w:t>76% of all AIDS deaths</w:t>
        </w:r>
      </w:ins>
      <w:ins w:id="1095" w:author="Tim Hallett" w:date="2015-01-26T16:43:00Z">
        <w:r w:rsidR="009A349B">
          <w:t>, who not be apparent. It is therefore crucial that better systems of surveillance are developed that can include outcomes of patients who do not link to care at all.</w:t>
        </w:r>
      </w:ins>
    </w:p>
    <w:p w:rsidR="001D6EB6" w:rsidRDefault="001D6EB6" w:rsidP="00B01560">
      <w:pPr>
        <w:pStyle w:val="normal0"/>
      </w:pPr>
    </w:p>
    <w:p w:rsidR="00761A04" w:rsidDel="009A349B" w:rsidRDefault="005E1B0C">
      <w:pPr>
        <w:pStyle w:val="normal0"/>
        <w:rPr>
          <w:del w:id="1096" w:author="Tim Hallett" w:date="2015-01-26T16:43:00Z"/>
        </w:rPr>
        <w:pPrChange w:id="1097" w:author="Tim Hallett" w:date="2015-01-26T16:47:00Z">
          <w:pPr>
            <w:pStyle w:val="normal0"/>
            <w:ind w:firstLine="720"/>
          </w:pPr>
        </w:pPrChange>
      </w:pPr>
      <w:del w:id="1098"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p w:rsidR="00181EEC" w:rsidRPr="00125660" w:rsidRDefault="00190836">
      <w:pPr>
        <w:pStyle w:val="normal0"/>
        <w:pPrChange w:id="1099" w:author="Tim Hallett" w:date="2015-01-26T16:47:00Z">
          <w:pPr>
            <w:pStyle w:val="normal0"/>
            <w:ind w:firstLine="720"/>
          </w:pPr>
        </w:pPrChange>
      </w:pPr>
      <w:commentRangeStart w:id="1100"/>
      <w:commentRangeStart w:id="1101"/>
      <w:r>
        <w:rPr>
          <w:noProof/>
          <w:lang w:val="en-US"/>
        </w:rPr>
        <mc:AlternateContent>
          <mc:Choice Requires="wpg">
            <w:drawing>
              <wp:anchor distT="0" distB="0" distL="114300" distR="114300" simplePos="0" relativeHeight="251678720" behindDoc="0" locked="0" layoutInCell="1" allowOverlap="1" wp14:anchorId="65F24418" wp14:editId="14163BA8">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Pr="00BF66CB" w:rsidRDefault="005926DE" w:rsidP="00E80833">
                              <w:pPr>
                                <w:pStyle w:val="Subtitle"/>
                                <w:contextualSpacing w:val="0"/>
                              </w:pPr>
                              <w:r>
                                <w:t>Figure 2. Care experience of patients suffering HIV-related deaths between 2010 and 2030.</w:t>
                              </w:r>
                            </w:p>
                            <w:p w:rsidR="005926DE" w:rsidRDefault="00592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5926DE" w:rsidRPr="00BF66CB" w:rsidRDefault="005926DE" w:rsidP="00E80833">
                        <w:pPr>
                          <w:pStyle w:val="Subtitle"/>
                          <w:contextualSpacing w:val="0"/>
                        </w:pPr>
                        <w:r>
                          <w:t>Figure 2. Care experience of patients suffering HIV-related deaths between 2010 and 2030.</w:t>
                        </w:r>
                      </w:p>
                      <w:p w:rsidR="005926DE" w:rsidRDefault="005926DE"/>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1100"/>
      <w:commentRangeEnd w:id="1101"/>
      <w:r w:rsidR="00BB5BF0">
        <w:rPr>
          <w:rStyle w:val="CommentReference"/>
        </w:rPr>
        <w:commentReference w:id="1100"/>
      </w:r>
      <w:r w:rsidR="00156166">
        <w:rPr>
          <w:rStyle w:val="CommentReference"/>
        </w:rPr>
        <w:commentReference w:id="1101"/>
      </w:r>
    </w:p>
    <w:p w:rsidR="009A349B" w:rsidRDefault="009A349B" w:rsidP="0056081D">
      <w:pPr>
        <w:pStyle w:val="Heading2"/>
        <w:contextualSpacing w:val="0"/>
        <w:rPr>
          <w:ins w:id="1102" w:author="Tim Hallett" w:date="2015-01-26T16:43:00Z"/>
        </w:rPr>
      </w:pPr>
    </w:p>
    <w:p w:rsidR="0056081D" w:rsidRPr="0056081D" w:rsidRDefault="0056081D" w:rsidP="0056081D">
      <w:pPr>
        <w:pStyle w:val="Heading2"/>
        <w:contextualSpacing w:val="0"/>
      </w:pPr>
      <w:r>
        <w:t xml:space="preserve">The Impact of </w:t>
      </w:r>
      <w:del w:id="1103" w:author="Tim Hallett" w:date="2015-01-26T16:44:00Z">
        <w:r w:rsidDel="00EF2D9F">
          <w:delText xml:space="preserve">Isolated </w:delText>
        </w:r>
      </w:del>
      <w:ins w:id="1104" w:author="Tim Hallett" w:date="2015-01-26T16:44:00Z">
        <w:r w:rsidR="00EF2D9F">
          <w:t xml:space="preserve">Cascade </w:t>
        </w:r>
      </w:ins>
      <w:r>
        <w:t>Interventions</w:t>
      </w:r>
    </w:p>
    <w:p w:rsidR="006B3430" w:rsidRDefault="006B3430">
      <w:pPr>
        <w:pStyle w:val="normal0"/>
        <w:rPr>
          <w:ins w:id="1105" w:author="Tim Hallett" w:date="2015-01-26T16:47:00Z"/>
        </w:rPr>
        <w:pPrChange w:id="1106" w:author="Tim Hallett" w:date="2015-01-26T16:47:00Z">
          <w:pPr>
            <w:pStyle w:val="normal0"/>
            <w:ind w:firstLine="720"/>
          </w:pPr>
        </w:pPrChange>
      </w:pPr>
    </w:p>
    <w:p w:rsidR="006B3430" w:rsidRDefault="008C3ADF">
      <w:pPr>
        <w:pStyle w:val="normal0"/>
        <w:rPr>
          <w:ins w:id="1107" w:author="Tim Hallett" w:date="2015-01-26T16:47:00Z"/>
          <w:noProof/>
          <w:lang w:val="en-US"/>
        </w:rPr>
        <w:pPrChange w:id="1108" w:author="Tim Hallett" w:date="2015-01-26T16:47:00Z">
          <w:pPr>
            <w:pStyle w:val="normal0"/>
            <w:ind w:firstLine="720"/>
          </w:pPr>
        </w:pPrChange>
      </w:pPr>
      <w:r>
        <w:t>W</w:t>
      </w:r>
      <w:r w:rsidR="009A799E">
        <w:t xml:space="preserve">e applied each of </w:t>
      </w:r>
      <w:del w:id="1109" w:author="Tim Hallett" w:date="2015-01-26T16:47:00Z">
        <w:r w:rsidR="009A799E" w:rsidDel="006B3430">
          <w:delText>our 1</w:delText>
        </w:r>
      </w:del>
      <w:ins w:id="1110" w:author="Tim Hallett" w:date="2015-01-26T16:47:00Z">
        <w:r w:rsidR="006B3430">
          <w:t>the 1</w:t>
        </w:r>
      </w:ins>
      <w:r w:rsidR="009A799E">
        <w:t xml:space="preserve">2 </w:t>
      </w:r>
      <w:ins w:id="1111"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1112"/>
      <w:r w:rsidR="00B831E9">
        <w:t>table 3</w:t>
      </w:r>
      <w:commentRangeEnd w:id="1112"/>
      <w:r w:rsidR="006B3430">
        <w:rPr>
          <w:rStyle w:val="CommentReference"/>
        </w:rPr>
        <w:commentReference w:id="1112"/>
      </w:r>
      <w:r w:rsidR="009A799E">
        <w:t>).</w:t>
      </w:r>
      <w:r w:rsidR="00E757ED">
        <w:rPr>
          <w:noProof/>
          <w:lang w:val="en-US"/>
        </w:rPr>
        <w:t xml:space="preserve"> </w:t>
      </w:r>
    </w:p>
    <w:p w:rsidR="006B3430" w:rsidRDefault="006B3430">
      <w:pPr>
        <w:pStyle w:val="normal0"/>
        <w:rPr>
          <w:ins w:id="1113" w:author="Tim Hallett" w:date="2015-01-26T16:49:00Z"/>
          <w:noProof/>
          <w:lang w:val="en-US"/>
        </w:rPr>
        <w:pPrChange w:id="1114" w:author="Tim Hallett" w:date="2015-01-26T16:47:00Z">
          <w:pPr>
            <w:pStyle w:val="normal0"/>
            <w:ind w:firstLine="720"/>
          </w:pPr>
        </w:pPrChange>
      </w:pPr>
    </w:p>
    <w:p w:rsidR="00E76998" w:rsidRDefault="00095110">
      <w:pPr>
        <w:pStyle w:val="normal0"/>
        <w:rPr>
          <w:ins w:id="1115" w:author="Tim Hallett" w:date="2015-01-26T17:00:00Z"/>
          <w:noProof/>
          <w:lang w:val="en-US"/>
        </w:rPr>
        <w:pPrChange w:id="1116" w:author="Tim Hallett" w:date="2015-01-26T16:47:00Z">
          <w:pPr>
            <w:pStyle w:val="normal0"/>
            <w:ind w:firstLine="720"/>
          </w:pPr>
        </w:pPrChange>
      </w:pPr>
      <w:ins w:id="1117" w:author="Tim Hallett" w:date="2015-01-26T16:58:00Z">
        <w:r>
          <w:rPr>
            <w:noProof/>
            <w:lang w:val="en-US"/>
          </w:rPr>
          <w:t xml:space="preserve">Broadly, the impact of most single interventions </w:t>
        </w:r>
      </w:ins>
      <w:ins w:id="1118" w:author="Tim Hallett" w:date="2015-01-26T16:59:00Z">
        <w:r w:rsidR="00E76998">
          <w:rPr>
            <w:noProof/>
            <w:lang w:val="en-US"/>
          </w:rPr>
          <w:t xml:space="preserve">cluster together with relatively low impact and low cost. </w:t>
        </w:r>
      </w:ins>
      <w:ins w:id="1119"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1120" w:author="Tim Hallett" w:date="2015-01-26T17:04:00Z">
        <w:r w:rsidR="00D32D6D">
          <w:rPr>
            <w:noProof/>
            <w:lang w:val="en-US"/>
          </w:rPr>
          <w:t xml:space="preserve"> </w:t>
        </w:r>
      </w:ins>
    </w:p>
    <w:p w:rsidR="00E76998" w:rsidRDefault="00E76998">
      <w:pPr>
        <w:pStyle w:val="normal0"/>
        <w:rPr>
          <w:ins w:id="1121" w:author="Tim Hallett" w:date="2015-01-26T17:00:00Z"/>
          <w:noProof/>
          <w:lang w:val="en-US"/>
        </w:rPr>
        <w:pPrChange w:id="1122" w:author="Tim Hallett" w:date="2015-01-26T16:47:00Z">
          <w:pPr>
            <w:pStyle w:val="normal0"/>
            <w:ind w:firstLine="720"/>
          </w:pPr>
        </w:pPrChange>
      </w:pPr>
    </w:p>
    <w:p w:rsidR="0032296A" w:rsidRDefault="00E76998">
      <w:pPr>
        <w:pStyle w:val="normal0"/>
        <w:rPr>
          <w:ins w:id="1123" w:author="Tim Hallett" w:date="2015-01-26T16:49:00Z"/>
          <w:noProof/>
          <w:lang w:val="en-US"/>
        </w:rPr>
        <w:pPrChange w:id="1124" w:author="Tim Hallett" w:date="2015-01-26T16:47:00Z">
          <w:pPr>
            <w:pStyle w:val="normal0"/>
            <w:ind w:firstLine="720"/>
          </w:pPr>
        </w:pPrChange>
      </w:pPr>
      <w:ins w:id="1125" w:author="Tim Hallett" w:date="2015-01-26T16:59:00Z">
        <w:r>
          <w:rPr>
            <w:noProof/>
            <w:lang w:val="en-US"/>
          </w:rPr>
          <w:t>The exception</w:t>
        </w:r>
      </w:ins>
      <w:ins w:id="1126" w:author="Tim Hallett" w:date="2015-01-26T17:01:00Z">
        <w:r>
          <w:rPr>
            <w:noProof/>
            <w:lang w:val="en-US"/>
          </w:rPr>
          <w:t>s</w:t>
        </w:r>
      </w:ins>
      <w:ins w:id="1127" w:author="Tim Hallett" w:date="2015-01-26T16:59:00Z">
        <w:r>
          <w:rPr>
            <w:noProof/>
            <w:lang w:val="en-US"/>
          </w:rPr>
          <w:t xml:space="preserve"> to this</w:t>
        </w:r>
      </w:ins>
      <w:ins w:id="1128" w:author="Tim Hallett" w:date="2015-01-26T17:01:00Z">
        <w:r>
          <w:rPr>
            <w:noProof/>
            <w:lang w:val="en-US"/>
          </w:rPr>
          <w:t xml:space="preserve"> are </w:t>
        </w:r>
      </w:ins>
      <w:ins w:id="1129" w:author="Tim Hallett" w:date="2015-01-26T16:59:00Z">
        <w:r w:rsidR="00D32D6D">
          <w:rPr>
            <w:noProof/>
            <w:lang w:val="en-US"/>
          </w:rPr>
          <w:t>H</w:t>
        </w:r>
      </w:ins>
      <w:ins w:id="1130" w:author="Tim Hallett" w:date="2015-01-26T17:04:00Z">
        <w:r w:rsidR="00D32D6D">
          <w:rPr>
            <w:noProof/>
            <w:lang w:val="en-US"/>
          </w:rPr>
          <w:t>BCT</w:t>
        </w:r>
      </w:ins>
      <w:ins w:id="1131" w:author="Tim Hallett" w:date="2015-01-26T16:59:00Z">
        <w:r>
          <w:rPr>
            <w:noProof/>
            <w:lang w:val="en-US"/>
          </w:rPr>
          <w:t>, which attracts a high cost given its projected benefit</w:t>
        </w:r>
      </w:ins>
      <w:ins w:id="1132" w:author="Tim Hallett" w:date="2015-01-26T17:01:00Z">
        <w:r w:rsidR="00FE5E1E">
          <w:rPr>
            <w:noProof/>
            <w:lang w:val="en-US"/>
          </w:rPr>
          <w:t xml:space="preserve">. </w:t>
        </w:r>
      </w:ins>
      <w:ins w:id="1133"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1134" w:author="Tim Hallett" w:date="2015-01-26T17:03:00Z">
        <w:r w:rsidR="00D32D6D">
          <w:rPr>
            <w:noProof/>
            <w:lang w:val="en-US"/>
          </w:rPr>
          <w:t>nearly twice as many DALYS averted for a small increse in costs.</w:t>
        </w:r>
      </w:ins>
    </w:p>
    <w:p w:rsidR="007C6DC7" w:rsidRDefault="007C6DC7">
      <w:pPr>
        <w:pStyle w:val="normal0"/>
        <w:rPr>
          <w:ins w:id="1135" w:author="Tim Hallett" w:date="2015-01-31T11:08:00Z"/>
          <w:noProof/>
          <w:lang w:val="en-US"/>
        </w:rPr>
        <w:pPrChange w:id="1136" w:author="Tim Hallett" w:date="2015-01-26T16:47:00Z">
          <w:pPr>
            <w:pStyle w:val="normal0"/>
            <w:ind w:firstLine="720"/>
          </w:pPr>
        </w:pPrChange>
      </w:pPr>
    </w:p>
    <w:p w:rsidR="00BB7331" w:rsidRDefault="00D32D6D">
      <w:pPr>
        <w:pStyle w:val="normal0"/>
        <w:rPr>
          <w:ins w:id="1137" w:author="Tim Hallett" w:date="2015-01-31T11:09:00Z"/>
          <w:noProof/>
          <w:lang w:val="en-US"/>
        </w:rPr>
        <w:pPrChange w:id="1138" w:author="Tim Hallett" w:date="2015-01-26T16:47:00Z">
          <w:pPr>
            <w:pStyle w:val="normal0"/>
            <w:ind w:firstLine="720"/>
          </w:pPr>
        </w:pPrChange>
      </w:pPr>
      <w:ins w:id="1139" w:author="Tim Hallett" w:date="2015-01-26T17:04:00Z">
        <w:r>
          <w:rPr>
            <w:noProof/>
            <w:lang w:val="en-US"/>
          </w:rPr>
          <w:t xml:space="preserve">The two interventions that </w:t>
        </w:r>
      </w:ins>
      <w:ins w:id="1140" w:author="Tim Hallett" w:date="2015-01-26T17:05:00Z">
        <w:r>
          <w:rPr>
            <w:noProof/>
            <w:lang w:val="en-US"/>
          </w:rPr>
          <w:t xml:space="preserve">simulate large changes to the delivery of ART – Immedidtae ART and Universal Test and Treat </w:t>
        </w:r>
      </w:ins>
      <w:ins w:id="1141" w:author="Tim Hallett" w:date="2015-01-26T17:06:00Z">
        <w:r w:rsidR="004401D1">
          <w:rPr>
            <w:noProof/>
            <w:lang w:val="en-US"/>
          </w:rPr>
          <w:t>–</w:t>
        </w:r>
      </w:ins>
      <w:ins w:id="1142" w:author="Tim Hallett" w:date="2015-01-26T17:05:00Z">
        <w:r>
          <w:rPr>
            <w:noProof/>
            <w:lang w:val="en-US"/>
          </w:rPr>
          <w:t xml:space="preserve"> </w:t>
        </w:r>
      </w:ins>
      <w:ins w:id="1143" w:author="Tim Hallett" w:date="2015-01-26T17:11:00Z">
        <w:r w:rsidR="00BB7331">
          <w:rPr>
            <w:noProof/>
            <w:lang w:val="en-US"/>
          </w:rPr>
          <w:t xml:space="preserve">both </w:t>
        </w:r>
      </w:ins>
      <w:ins w:id="1144" w:author="Tim Hallett" w:date="2015-01-26T17:06:00Z">
        <w:r w:rsidR="004401D1">
          <w:rPr>
            <w:noProof/>
            <w:lang w:val="en-US"/>
          </w:rPr>
          <w:t xml:space="preserve">have much greater impact. The intervention </w:t>
        </w:r>
      </w:ins>
      <w:ins w:id="1145" w:author="Tim Hallett" w:date="2015-01-26T17:07:00Z">
        <w:r w:rsidR="004401D1">
          <w:rPr>
            <w:noProof/>
            <w:lang w:val="en-US"/>
          </w:rPr>
          <w:t>to provide treatment to those p</w:t>
        </w:r>
        <w:r w:rsidR="00BB50E4">
          <w:rPr>
            <w:noProof/>
            <w:lang w:val="en-US"/>
          </w:rPr>
          <w:t xml:space="preserve">resenting for care immidiately is </w:t>
        </w:r>
      </w:ins>
      <w:ins w:id="1146"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1147" w:author="Tim Hallett" w:date="2015-01-26T17:16:00Z">
        <w:r w:rsidR="006E02E3">
          <w:rPr>
            <w:noProof/>
            <w:lang w:val="en-US"/>
          </w:rPr>
          <w:t xml:space="preserve">The UTT intervention is much more costly and somewhat more impactful </w:t>
        </w:r>
      </w:ins>
      <w:ins w:id="1148" w:author="Tim Hallett" w:date="2015-01-26T17:09:00Z">
        <w:r w:rsidR="00BB50E4">
          <w:rPr>
            <w:noProof/>
            <w:lang w:val="en-US"/>
          </w:rPr>
          <w:t xml:space="preserve">because </w:t>
        </w:r>
      </w:ins>
      <w:ins w:id="1149" w:author="Tim Hallett" w:date="2015-01-26T17:11:00Z">
        <w:r w:rsidR="00BB7331">
          <w:rPr>
            <w:noProof/>
            <w:lang w:val="en-US"/>
          </w:rPr>
          <w:t>the outreach costs are</w:t>
        </w:r>
      </w:ins>
      <w:ins w:id="1150" w:author="Tim Hallett" w:date="2015-01-26T17:13:00Z">
        <w:r w:rsidR="00E1524C">
          <w:rPr>
            <w:noProof/>
            <w:lang w:val="en-US"/>
          </w:rPr>
          <w:t xml:space="preserve"> estimated to be</w:t>
        </w:r>
      </w:ins>
      <w:ins w:id="1151" w:author="Tim Hallett" w:date="2015-01-26T17:11:00Z">
        <w:r w:rsidR="00BB7331">
          <w:rPr>
            <w:noProof/>
            <w:lang w:val="en-US"/>
          </w:rPr>
          <w:t xml:space="preserve"> very large but the population coverage of ART </w:t>
        </w:r>
      </w:ins>
      <w:ins w:id="1152" w:author="Tim Hallett" w:date="2015-01-26T17:16:00Z">
        <w:r w:rsidR="006E02E3">
          <w:rPr>
            <w:noProof/>
            <w:lang w:val="en-US"/>
          </w:rPr>
          <w:t>can reach higher levels with outreach intervention such as HBCT.</w:t>
        </w:r>
      </w:ins>
    </w:p>
    <w:p w:rsidR="007C6DC7" w:rsidRDefault="007C6DC7">
      <w:pPr>
        <w:pStyle w:val="normal0"/>
        <w:rPr>
          <w:ins w:id="1153" w:author="Tim Hallett" w:date="2015-01-31T11:09:00Z"/>
          <w:noProof/>
          <w:lang w:val="en-US"/>
        </w:rPr>
        <w:pPrChange w:id="1154" w:author="Tim Hallett" w:date="2015-01-26T16:47:00Z">
          <w:pPr>
            <w:pStyle w:val="normal0"/>
            <w:ind w:firstLine="720"/>
          </w:pPr>
        </w:pPrChange>
      </w:pPr>
    </w:p>
    <w:p w:rsidR="007C6DC7" w:rsidRPr="007C6DC7" w:rsidRDefault="007C6DC7">
      <w:pPr>
        <w:pStyle w:val="normal0"/>
        <w:rPr>
          <w:ins w:id="1155" w:author="Tim Hallett" w:date="2015-01-26T17:16:00Z"/>
          <w:i/>
          <w:noProof/>
          <w:u w:val="single"/>
          <w:lang w:val="en-US"/>
          <w:rPrChange w:id="1156" w:author="Tim Hallett" w:date="2015-01-31T11:10:00Z">
            <w:rPr>
              <w:ins w:id="1157" w:author="Tim Hallett" w:date="2015-01-26T17:16:00Z"/>
              <w:noProof/>
              <w:lang w:val="en-US"/>
            </w:rPr>
          </w:rPrChange>
        </w:rPr>
        <w:pPrChange w:id="1158" w:author="Tim Hallett" w:date="2015-01-26T16:47:00Z">
          <w:pPr>
            <w:pStyle w:val="normal0"/>
            <w:ind w:firstLine="720"/>
          </w:pPr>
        </w:pPrChange>
      </w:pPr>
      <w:ins w:id="1159" w:author="Tim Hallett" w:date="2015-01-31T11:11:00Z">
        <w:r>
          <w:rPr>
            <w:i/>
            <w:noProof/>
            <w:u w:val="single"/>
            <w:lang w:val="en-US"/>
          </w:rPr>
          <w:t xml:space="preserve">// </w:t>
        </w:r>
      </w:ins>
      <w:ins w:id="1160" w:author="Tim Hallett" w:date="2015-01-31T11:09:00Z">
        <w:r w:rsidRPr="007C6DC7">
          <w:rPr>
            <w:i/>
            <w:noProof/>
            <w:u w:val="single"/>
            <w:lang w:val="en-US"/>
            <w:rPrChange w:id="1161"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1162" w:author="Tim Hallett" w:date="2015-01-31T11:10:00Z">
        <w:r w:rsidRPr="007C6DC7">
          <w:rPr>
            <w:i/>
            <w:noProof/>
            <w:u w:val="single"/>
            <w:lang w:val="en-US"/>
            <w:rPrChange w:id="1163" w:author="Tim Hallett" w:date="2015-01-31T11:10:00Z">
              <w:rPr>
                <w:noProof/>
                <w:lang w:val="en-US"/>
              </w:rPr>
            </w:rPrChange>
          </w:rPr>
          <w:t>“health care seeking” and another “weaker”. (If possible to construct both in way that is consistent the data). And then to show how that strongly modulate the impact of each.</w:t>
        </w:r>
      </w:ins>
    </w:p>
    <w:p w:rsidR="006E02E3" w:rsidRDefault="006E02E3">
      <w:pPr>
        <w:pStyle w:val="normal0"/>
        <w:rPr>
          <w:ins w:id="1164" w:author="Tim Hallett" w:date="2015-01-26T17:11:00Z"/>
          <w:noProof/>
          <w:lang w:val="en-US"/>
        </w:rPr>
        <w:pPrChange w:id="1165" w:author="Tim Hallett" w:date="2015-01-26T16:47:00Z">
          <w:pPr>
            <w:pStyle w:val="normal0"/>
            <w:ind w:firstLine="720"/>
          </w:pPr>
        </w:pPrChange>
      </w:pPr>
    </w:p>
    <w:p w:rsidR="000743C3" w:rsidDel="00E1524C" w:rsidRDefault="00BA6022">
      <w:pPr>
        <w:pStyle w:val="normal0"/>
        <w:rPr>
          <w:del w:id="1166" w:author="Tim Hallett" w:date="2015-01-26T17:13:00Z"/>
        </w:rPr>
        <w:pPrChange w:id="1167" w:author="Tim Hallett" w:date="2015-01-26T16:47:00Z">
          <w:pPr>
            <w:pStyle w:val="normal0"/>
            <w:ind w:firstLine="720"/>
          </w:pPr>
        </w:pPrChange>
      </w:pPr>
      <w:del w:id="1168"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rsidR="003B210B" w:rsidDel="00E1524C" w:rsidRDefault="003B210B" w:rsidP="00E757ED">
      <w:pPr>
        <w:pStyle w:val="normal0"/>
        <w:ind w:firstLine="720"/>
        <w:rPr>
          <w:del w:id="1169" w:author="Tim Hallett" w:date="2015-01-26T17:13:00Z"/>
        </w:rPr>
      </w:pPr>
    </w:p>
    <w:p w:rsidR="00E216EC" w:rsidRPr="00316690" w:rsidDel="004401D1" w:rsidRDefault="0050562A" w:rsidP="00316690">
      <w:pPr>
        <w:pStyle w:val="normal0"/>
        <w:ind w:firstLine="720"/>
        <w:rPr>
          <w:del w:id="1170" w:author="Tim Hallett" w:date="2015-01-26T17:07:00Z"/>
        </w:rPr>
      </w:pPr>
      <w:del w:id="1171"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rsidR="00BB4DB6" w:rsidRDefault="00BB4DB6" w:rsidP="00E216EC">
      <w:pPr>
        <w:pStyle w:val="normal0"/>
      </w:pPr>
    </w:p>
    <w:p w:rsidR="00E216EC" w:rsidRPr="00E1524C" w:rsidRDefault="00BB0E0E" w:rsidP="00E216EC">
      <w:pPr>
        <w:pStyle w:val="normal0"/>
        <w:rPr>
          <w:strike/>
          <w:rPrChange w:id="1172" w:author="Tim Hallett" w:date="2015-01-26T17:13:00Z">
            <w:rPr/>
          </w:rPrChange>
        </w:rPr>
      </w:pPr>
      <w:r>
        <w:tab/>
      </w:r>
      <w:commentRangeStart w:id="1173"/>
      <w:r w:rsidR="00147C94" w:rsidRPr="00E1524C">
        <w:rPr>
          <w:strike/>
          <w:rPrChange w:id="1174" w:author="Tim Hallett" w:date="2015-01-26T17:13:00Z">
            <w:rPr/>
          </w:rPrChange>
        </w:rPr>
        <w:t>Among the testing interventions,</w:t>
      </w:r>
      <w:r w:rsidR="007125CC" w:rsidRPr="00E1524C">
        <w:rPr>
          <w:strike/>
          <w:rPrChange w:id="1175" w:author="Tim Hallett" w:date="2015-01-26T17:13:00Z">
            <w:rPr/>
          </w:rPrChange>
        </w:rPr>
        <w:t xml:space="preserve"> the maximum impact scenario of HBCT </w:t>
      </w:r>
      <w:r w:rsidR="00343D00" w:rsidRPr="00E1524C">
        <w:rPr>
          <w:strike/>
          <w:rPrChange w:id="1176" w:author="Tim Hallett" w:date="2015-01-26T17:13:00Z">
            <w:rPr/>
          </w:rPrChange>
        </w:rPr>
        <w:t>was</w:t>
      </w:r>
      <w:r w:rsidR="007125CC" w:rsidRPr="00E1524C">
        <w:rPr>
          <w:strike/>
          <w:rPrChange w:id="1177" w:author="Tim Hallett" w:date="2015-01-26T17:13:00Z">
            <w:rPr/>
          </w:rPrChange>
        </w:rPr>
        <w:t xml:space="preserve"> much more impactful than the VCT intervention</w:t>
      </w:r>
      <w:r w:rsidR="003A6AD8" w:rsidRPr="00E1524C">
        <w:rPr>
          <w:strike/>
          <w:rPrChange w:id="1178" w:author="Tim Hallett" w:date="2015-01-26T17:13:00Z">
            <w:rPr/>
          </w:rPrChange>
        </w:rPr>
        <w:t xml:space="preserve"> (</w:t>
      </w:r>
      <w:r w:rsidR="0064237F" w:rsidRPr="00E1524C">
        <w:rPr>
          <w:strike/>
          <w:rPrChange w:id="1179" w:author="Tim Hallett" w:date="2015-01-26T17:13:00Z">
            <w:rPr/>
          </w:rPrChange>
        </w:rPr>
        <w:t>1.8</w:t>
      </w:r>
      <w:r w:rsidR="00A34BC5" w:rsidRPr="00E1524C">
        <w:rPr>
          <w:strike/>
          <w:rPrChange w:id="1180" w:author="Tim Hallett" w:date="2015-01-26T17:13:00Z">
            <w:rPr/>
          </w:rPrChange>
        </w:rPr>
        <w:t>8</w:t>
      </w:r>
      <w:r w:rsidR="0064237F" w:rsidRPr="00E1524C">
        <w:rPr>
          <w:strike/>
          <w:rPrChange w:id="1181" w:author="Tim Hallett" w:date="2015-01-26T17:13:00Z">
            <w:rPr/>
          </w:rPrChange>
        </w:rPr>
        <w:t>m</w:t>
      </w:r>
      <w:r w:rsidR="003A6AD8" w:rsidRPr="00E1524C">
        <w:rPr>
          <w:strike/>
          <w:rPrChange w:id="1182" w:author="Tim Hallett" w:date="2015-01-26T17:13:00Z">
            <w:rPr/>
          </w:rPrChange>
        </w:rPr>
        <w:t xml:space="preserve"> and</w:t>
      </w:r>
      <w:r w:rsidR="008C5FE3" w:rsidRPr="00E1524C">
        <w:rPr>
          <w:strike/>
          <w:rPrChange w:id="1183" w:author="Tim Hallett" w:date="2015-01-26T17:13:00Z">
            <w:rPr/>
          </w:rPrChange>
        </w:rPr>
        <w:t xml:space="preserve"> </w:t>
      </w:r>
      <w:r w:rsidR="00A34BC5" w:rsidRPr="00E1524C">
        <w:rPr>
          <w:strike/>
          <w:rPrChange w:id="1184" w:author="Tim Hallett" w:date="2015-01-26T17:13:00Z">
            <w:rPr/>
          </w:rPrChange>
        </w:rPr>
        <w:t>0.</w:t>
      </w:r>
      <w:r w:rsidR="008C5FE3" w:rsidRPr="00E1524C">
        <w:rPr>
          <w:strike/>
          <w:rPrChange w:id="1185" w:author="Tim Hallett" w:date="2015-01-26T17:13:00Z">
            <w:rPr/>
          </w:rPrChange>
        </w:rPr>
        <w:t>6</w:t>
      </w:r>
      <w:r w:rsidR="00A34BC5" w:rsidRPr="00E1524C">
        <w:rPr>
          <w:strike/>
          <w:rPrChange w:id="1186" w:author="Tim Hallett" w:date="2015-01-26T17:13:00Z">
            <w:rPr/>
          </w:rPrChange>
        </w:rPr>
        <w:t>2m</w:t>
      </w:r>
      <w:r w:rsidR="008C5FE3" w:rsidRPr="00E1524C">
        <w:rPr>
          <w:strike/>
          <w:rPrChange w:id="1187" w:author="Tim Hallett" w:date="2015-01-26T17:13:00Z">
            <w:rPr/>
          </w:rPrChange>
        </w:rPr>
        <w:t xml:space="preserve"> DALYs averted</w:t>
      </w:r>
      <w:r w:rsidR="00C531C6" w:rsidRPr="00E1524C">
        <w:rPr>
          <w:strike/>
          <w:rPrChange w:id="1188" w:author="Tim Hallett" w:date="2015-01-26T17:13:00Z">
            <w:rPr/>
          </w:rPrChange>
        </w:rPr>
        <w:t>, 17% and 5% MAI</w:t>
      </w:r>
      <w:r w:rsidR="008C5FE3" w:rsidRPr="00E1524C">
        <w:rPr>
          <w:strike/>
          <w:rPrChange w:id="1189" w:author="Tim Hallett" w:date="2015-01-26T17:13:00Z">
            <w:rPr/>
          </w:rPrChange>
        </w:rPr>
        <w:t>, respecti</w:t>
      </w:r>
      <w:r w:rsidR="003A6AD8" w:rsidRPr="00E1524C">
        <w:rPr>
          <w:strike/>
          <w:rPrChange w:id="1190" w:author="Tim Hallett" w:date="2015-01-26T17:13:00Z">
            <w:rPr/>
          </w:rPrChange>
        </w:rPr>
        <w:t>vely)</w:t>
      </w:r>
      <w:r w:rsidR="007125CC" w:rsidRPr="00E1524C">
        <w:rPr>
          <w:strike/>
          <w:rPrChange w:id="1191" w:author="Tim Hallett" w:date="2015-01-26T17:13:00Z">
            <w:rPr/>
          </w:rPrChange>
        </w:rPr>
        <w:t xml:space="preserve">; however, the HBCT intervention </w:t>
      </w:r>
      <w:r w:rsidR="000A7B97" w:rsidRPr="00E1524C">
        <w:rPr>
          <w:strike/>
          <w:rPrChange w:id="1192" w:author="Tim Hallett" w:date="2015-01-26T17:13:00Z">
            <w:rPr/>
          </w:rPrChange>
        </w:rPr>
        <w:t xml:space="preserve">with </w:t>
      </w:r>
      <w:r w:rsidR="007125CC" w:rsidRPr="00E1524C">
        <w:rPr>
          <w:strike/>
          <w:rPrChange w:id="1193" w:author="Tim Hallett" w:date="2015-01-26T17:13:00Z">
            <w:rPr/>
          </w:rPrChange>
        </w:rPr>
        <w:t>imperfect linkage to care</w:t>
      </w:r>
      <w:r w:rsidR="000A7B97" w:rsidRPr="00E1524C">
        <w:rPr>
          <w:strike/>
          <w:rPrChange w:id="1194" w:author="Tim Hallett" w:date="2015-01-26T17:13:00Z">
            <w:rPr/>
          </w:rPrChange>
        </w:rPr>
        <w:t xml:space="preserve"> (realistic scenario),</w:t>
      </w:r>
      <w:r w:rsidR="007125CC" w:rsidRPr="00E1524C">
        <w:rPr>
          <w:strike/>
          <w:rPrChange w:id="1195" w:author="Tim Hallett" w:date="2015-01-26T17:13:00Z">
            <w:rPr/>
          </w:rPrChange>
        </w:rPr>
        <w:t xml:space="preserve"> highlights the importance of linkage after HBCT as this </w:t>
      </w:r>
      <w:r w:rsidR="00343D00" w:rsidRPr="00E1524C">
        <w:rPr>
          <w:strike/>
          <w:rPrChange w:id="1196" w:author="Tim Hallett" w:date="2015-01-26T17:13:00Z">
            <w:rPr/>
          </w:rPrChange>
        </w:rPr>
        <w:t>was</w:t>
      </w:r>
      <w:r w:rsidR="007125CC" w:rsidRPr="00E1524C">
        <w:rPr>
          <w:strike/>
          <w:rPrChange w:id="1197" w:author="Tim Hallett" w:date="2015-01-26T17:13:00Z">
            <w:rPr/>
          </w:rPrChange>
        </w:rPr>
        <w:t xml:space="preserve"> less impactful than the maximum impact VCT intervention</w:t>
      </w:r>
      <w:r w:rsidR="003A6AD8" w:rsidRPr="00E1524C">
        <w:rPr>
          <w:strike/>
          <w:rPrChange w:id="1198" w:author="Tim Hallett" w:date="2015-01-26T17:13:00Z">
            <w:rPr/>
          </w:rPrChange>
        </w:rPr>
        <w:t xml:space="preserve"> (</w:t>
      </w:r>
      <w:r w:rsidR="001C0651" w:rsidRPr="00E1524C">
        <w:rPr>
          <w:strike/>
          <w:rPrChange w:id="1199" w:author="Tim Hallett" w:date="2015-01-26T17:13:00Z">
            <w:rPr/>
          </w:rPrChange>
        </w:rPr>
        <w:t>0.</w:t>
      </w:r>
      <w:r w:rsidR="006C7A41" w:rsidRPr="00E1524C">
        <w:rPr>
          <w:strike/>
          <w:rPrChange w:id="1200" w:author="Tim Hallett" w:date="2015-01-26T17:13:00Z">
            <w:rPr/>
          </w:rPrChange>
        </w:rPr>
        <w:t>43</w:t>
      </w:r>
      <w:r w:rsidR="001C0651" w:rsidRPr="00E1524C">
        <w:rPr>
          <w:strike/>
          <w:rPrChange w:id="1201" w:author="Tim Hallett" w:date="2015-01-26T17:13:00Z">
            <w:rPr/>
          </w:rPrChange>
        </w:rPr>
        <w:t xml:space="preserve">m </w:t>
      </w:r>
      <w:r w:rsidR="006C7A41" w:rsidRPr="00E1524C">
        <w:rPr>
          <w:strike/>
          <w:rPrChange w:id="1202" w:author="Tim Hallett" w:date="2015-01-26T17:13:00Z">
            <w:rPr/>
          </w:rPrChange>
        </w:rPr>
        <w:t xml:space="preserve">and </w:t>
      </w:r>
      <w:r w:rsidR="001C0651" w:rsidRPr="00E1524C">
        <w:rPr>
          <w:strike/>
          <w:rPrChange w:id="1203" w:author="Tim Hallett" w:date="2015-01-26T17:13:00Z">
            <w:rPr/>
          </w:rPrChange>
        </w:rPr>
        <w:t>0.</w:t>
      </w:r>
      <w:r w:rsidR="006C7A41" w:rsidRPr="00E1524C">
        <w:rPr>
          <w:strike/>
          <w:rPrChange w:id="1204" w:author="Tim Hallett" w:date="2015-01-26T17:13:00Z">
            <w:rPr/>
          </w:rPrChange>
        </w:rPr>
        <w:t>6</w:t>
      </w:r>
      <w:r w:rsidR="001C0651" w:rsidRPr="00E1524C">
        <w:rPr>
          <w:strike/>
          <w:rPrChange w:id="1205" w:author="Tim Hallett" w:date="2015-01-26T17:13:00Z">
            <w:rPr/>
          </w:rPrChange>
        </w:rPr>
        <w:t>2m</w:t>
      </w:r>
      <w:r w:rsidR="006C7A41" w:rsidRPr="00E1524C">
        <w:rPr>
          <w:strike/>
          <w:rPrChange w:id="1206" w:author="Tim Hallett" w:date="2015-01-26T17:13:00Z">
            <w:rPr/>
          </w:rPrChange>
        </w:rPr>
        <w:t xml:space="preserve"> DALYs averted</w:t>
      </w:r>
      <w:r w:rsidR="00C531C6" w:rsidRPr="00E1524C">
        <w:rPr>
          <w:strike/>
          <w:rPrChange w:id="1207" w:author="Tim Hallett" w:date="2015-01-26T17:13:00Z">
            <w:rPr/>
          </w:rPrChange>
        </w:rPr>
        <w:t>, 4% and 5% of MAI</w:t>
      </w:r>
      <w:r w:rsidR="006C7A41" w:rsidRPr="00E1524C">
        <w:rPr>
          <w:strike/>
          <w:rPrChange w:id="1208" w:author="Tim Hallett" w:date="2015-01-26T17:13:00Z">
            <w:rPr/>
          </w:rPrChange>
        </w:rPr>
        <w:t>, respectively)</w:t>
      </w:r>
      <w:r w:rsidR="007125CC" w:rsidRPr="00E1524C">
        <w:rPr>
          <w:strike/>
          <w:rPrChange w:id="1209" w:author="Tim Hallett" w:date="2015-01-26T17:13:00Z">
            <w:rPr/>
          </w:rPrChange>
        </w:rPr>
        <w:t>.</w:t>
      </w:r>
      <w:r w:rsidR="009C4A17" w:rsidRPr="00E1524C">
        <w:rPr>
          <w:strike/>
          <w:rPrChange w:id="1210" w:author="Tim Hallett" w:date="2015-01-26T17:13:00Z">
            <w:rPr/>
          </w:rPrChange>
        </w:rPr>
        <w:t xml:space="preserve"> </w:t>
      </w:r>
      <w:r w:rsidR="00F542BC" w:rsidRPr="00E1524C">
        <w:rPr>
          <w:strike/>
          <w:rPrChange w:id="1211" w:author="Tim Hallett" w:date="2015-01-26T17:13:00Z">
            <w:rPr/>
          </w:rPrChange>
        </w:rPr>
        <w:t xml:space="preserve">Yet, both scenarios of the HBCT intervention </w:t>
      </w:r>
      <w:r w:rsidR="00343D00" w:rsidRPr="00E1524C">
        <w:rPr>
          <w:strike/>
          <w:rPrChange w:id="1212" w:author="Tim Hallett" w:date="2015-01-26T17:13:00Z">
            <w:rPr/>
          </w:rPrChange>
        </w:rPr>
        <w:t>were</w:t>
      </w:r>
      <w:r w:rsidR="00F542BC" w:rsidRPr="00E1524C">
        <w:rPr>
          <w:strike/>
          <w:rPrChange w:id="1213" w:author="Tim Hallett" w:date="2015-01-26T17:13:00Z">
            <w:rPr/>
          </w:rPrChange>
        </w:rPr>
        <w:t xml:space="preserve"> more than twice as expensive to implement than the VCT intervention</w:t>
      </w:r>
      <w:r w:rsidR="004D0BCA" w:rsidRPr="00E1524C">
        <w:rPr>
          <w:strike/>
          <w:rPrChange w:id="1214" w:author="Tim Hallett" w:date="2015-01-26T17:13:00Z">
            <w:rPr/>
          </w:rPrChange>
        </w:rPr>
        <w:t xml:space="preserve"> ($2.62b, $2.06b and $898.44m (2013 USD), respectively)</w:t>
      </w:r>
      <w:r w:rsidR="00F542BC" w:rsidRPr="00E1524C">
        <w:rPr>
          <w:strike/>
          <w:rPrChange w:id="1215" w:author="Tim Hallett" w:date="2015-01-26T17:13:00Z">
            <w:rPr/>
          </w:rPrChange>
        </w:rPr>
        <w:t>.</w:t>
      </w:r>
    </w:p>
    <w:p w:rsidR="00BB4DB6" w:rsidRPr="00E1524C" w:rsidRDefault="00BB4DB6" w:rsidP="00316690">
      <w:pPr>
        <w:pStyle w:val="normal0"/>
        <w:ind w:firstLine="720"/>
        <w:rPr>
          <w:strike/>
          <w:rPrChange w:id="1216" w:author="Tim Hallett" w:date="2015-01-26T17:13:00Z">
            <w:rPr/>
          </w:rPrChange>
        </w:rPr>
      </w:pPr>
    </w:p>
    <w:p w:rsidR="00316690" w:rsidRPr="00E1524C" w:rsidRDefault="009C4A17" w:rsidP="00BB4DB6">
      <w:pPr>
        <w:pStyle w:val="normal0"/>
        <w:ind w:firstLine="720"/>
        <w:rPr>
          <w:strike/>
          <w:rPrChange w:id="1217" w:author="Tim Hallett" w:date="2015-01-26T17:13:00Z">
            <w:rPr/>
          </w:rPrChange>
        </w:rPr>
      </w:pPr>
      <w:r w:rsidRPr="00E1524C">
        <w:rPr>
          <w:strike/>
          <w:rPrChange w:id="1218" w:author="Tim Hallett" w:date="2015-01-26T17:13:00Z">
            <w:rPr/>
          </w:rPrChange>
        </w:rPr>
        <w:t xml:space="preserve">Among the linkage interventions, HBCT </w:t>
      </w:r>
      <w:r w:rsidR="001D6C96" w:rsidRPr="00E1524C">
        <w:rPr>
          <w:strike/>
          <w:rPrChange w:id="1219" w:author="Tim Hallett" w:date="2015-01-26T17:13:00Z">
            <w:rPr/>
          </w:rPrChange>
        </w:rPr>
        <w:t xml:space="preserve">POC CD4 </w:t>
      </w:r>
      <w:r w:rsidR="00AA1A0E" w:rsidRPr="00E1524C">
        <w:rPr>
          <w:strike/>
          <w:rPrChange w:id="1220" w:author="Tim Hallett" w:date="2015-01-26T17:13:00Z">
            <w:rPr/>
          </w:rPrChange>
        </w:rPr>
        <w:t>was</w:t>
      </w:r>
      <w:r w:rsidRPr="00E1524C">
        <w:rPr>
          <w:strike/>
          <w:rPrChange w:id="1221" w:author="Tim Hallett" w:date="2015-01-26T17:13:00Z">
            <w:rPr/>
          </w:rPrChange>
        </w:rPr>
        <w:t xml:space="preserve"> the most impactful as it combines HBCT with a POC CD4 test to alert HIV-positive individuals of their eligibility for treatment</w:t>
      </w:r>
      <w:r w:rsidR="001D6C96" w:rsidRPr="00E1524C">
        <w:rPr>
          <w:strike/>
          <w:rPrChange w:id="1222" w:author="Tim Hallett" w:date="2015-01-26T17:13:00Z">
            <w:rPr/>
          </w:rPrChange>
        </w:rPr>
        <w:t xml:space="preserve"> (3</w:t>
      </w:r>
      <w:r w:rsidR="002F7974" w:rsidRPr="00E1524C">
        <w:rPr>
          <w:strike/>
          <w:rPrChange w:id="1223" w:author="Tim Hallett" w:date="2015-01-26T17:13:00Z">
            <w:rPr/>
          </w:rPrChange>
        </w:rPr>
        <w:t>.</w:t>
      </w:r>
      <w:r w:rsidR="001D6C96" w:rsidRPr="00E1524C">
        <w:rPr>
          <w:strike/>
          <w:rPrChange w:id="1224" w:author="Tim Hallett" w:date="2015-01-26T17:13:00Z">
            <w:rPr/>
          </w:rPrChange>
        </w:rPr>
        <w:t>53</w:t>
      </w:r>
      <w:r w:rsidR="002F7974" w:rsidRPr="00E1524C">
        <w:rPr>
          <w:strike/>
          <w:rPrChange w:id="1225" w:author="Tim Hallett" w:date="2015-01-26T17:13:00Z">
            <w:rPr/>
          </w:rPrChange>
        </w:rPr>
        <w:t xml:space="preserve">m </w:t>
      </w:r>
      <w:r w:rsidR="001D6C96" w:rsidRPr="00E1524C">
        <w:rPr>
          <w:strike/>
          <w:rPrChange w:id="1226" w:author="Tim Hallett" w:date="2015-01-26T17:13:00Z">
            <w:rPr/>
          </w:rPrChange>
        </w:rPr>
        <w:t>DALYs averted</w:t>
      </w:r>
      <w:r w:rsidR="00034DA7" w:rsidRPr="00E1524C">
        <w:rPr>
          <w:strike/>
          <w:rPrChange w:id="1227" w:author="Tim Hallett" w:date="2015-01-26T17:13:00Z">
            <w:rPr/>
          </w:rPrChange>
        </w:rPr>
        <w:t>, 31% MAI</w:t>
      </w:r>
      <w:r w:rsidR="001D6C96" w:rsidRPr="00E1524C">
        <w:rPr>
          <w:strike/>
          <w:rPrChange w:id="1228" w:author="Tim Hallett" w:date="2015-01-26T17:13:00Z">
            <w:rPr/>
          </w:rPrChange>
        </w:rPr>
        <w:t>)</w:t>
      </w:r>
      <w:r w:rsidRPr="00E1524C">
        <w:rPr>
          <w:strike/>
          <w:rPrChange w:id="1229" w:author="Tim Hallett" w:date="2015-01-26T17:13:00Z">
            <w:rPr/>
          </w:rPrChange>
        </w:rPr>
        <w:t>.</w:t>
      </w:r>
      <w:r w:rsidR="00450E1D" w:rsidRPr="00E1524C">
        <w:rPr>
          <w:strike/>
          <w:rPrChange w:id="1230" w:author="Tim Hallett" w:date="2015-01-26T17:13:00Z">
            <w:rPr/>
          </w:rPrChange>
        </w:rPr>
        <w:t xml:space="preserve"> This </w:t>
      </w:r>
      <w:r w:rsidR="00AA1A0E" w:rsidRPr="00E1524C">
        <w:rPr>
          <w:strike/>
          <w:rPrChange w:id="1231" w:author="Tim Hallett" w:date="2015-01-26T17:13:00Z">
            <w:rPr/>
          </w:rPrChange>
        </w:rPr>
        <w:t>was</w:t>
      </w:r>
      <w:r w:rsidR="00450E1D" w:rsidRPr="00E1524C">
        <w:rPr>
          <w:strike/>
          <w:rPrChange w:id="1232" w:author="Tim Hallett" w:date="2015-01-26T17:13:00Z">
            <w:rPr/>
          </w:rPrChange>
        </w:rPr>
        <w:t xml:space="preserve"> the second most expensive intervention due to the cost of POC CD4 test kits and the cost of actively seeking individuals at home</w:t>
      </w:r>
      <w:r w:rsidR="001D6C96" w:rsidRPr="00E1524C">
        <w:rPr>
          <w:strike/>
          <w:rPrChange w:id="1233" w:author="Tim Hallett" w:date="2015-01-26T17:13:00Z">
            <w:rPr/>
          </w:rPrChange>
        </w:rPr>
        <w:t xml:space="preserve"> ($3.13m between 2010 and 2030)</w:t>
      </w:r>
      <w:r w:rsidR="00450E1D" w:rsidRPr="00E1524C">
        <w:rPr>
          <w:strike/>
          <w:rPrChange w:id="1234" w:author="Tim Hallett" w:date="2015-01-26T17:13:00Z">
            <w:rPr/>
          </w:rPrChange>
        </w:rPr>
        <w:t>.</w:t>
      </w:r>
      <w:r w:rsidR="00FA201D" w:rsidRPr="00E1524C">
        <w:rPr>
          <w:strike/>
          <w:rPrChange w:id="1235" w:author="Tim Hallett" w:date="2015-01-26T17:13:00Z">
            <w:rPr/>
          </w:rPrChange>
        </w:rPr>
        <w:t xml:space="preserve"> Interestingly, the</w:t>
      </w:r>
      <w:r w:rsidR="0014426F" w:rsidRPr="00E1524C">
        <w:rPr>
          <w:strike/>
          <w:rPrChange w:id="1236" w:author="Tim Hallett" w:date="2015-01-26T17:13:00Z">
            <w:rPr/>
          </w:rPrChange>
        </w:rPr>
        <w:t xml:space="preserve"> VCT POC CD4 intervention averted</w:t>
      </w:r>
      <w:r w:rsidR="00FA201D" w:rsidRPr="00E1524C">
        <w:rPr>
          <w:strike/>
          <w:rPrChange w:id="1237" w:author="Tim Hallett" w:date="2015-01-26T17:13:00Z">
            <w:rPr/>
          </w:rPrChange>
        </w:rPr>
        <w:t xml:space="preserve"> more DALYs in the twenty-year period th</w:t>
      </w:r>
      <w:r w:rsidR="0077069E" w:rsidRPr="00E1524C">
        <w:rPr>
          <w:strike/>
          <w:rPrChange w:id="1238" w:author="Tim Hallett" w:date="2015-01-26T17:13:00Z">
            <w:rPr/>
          </w:rPrChange>
        </w:rPr>
        <w:t>a</w:t>
      </w:r>
      <w:r w:rsidR="00FA201D" w:rsidRPr="00E1524C">
        <w:rPr>
          <w:strike/>
          <w:rPrChange w:id="1239" w:author="Tim Hallett" w:date="2015-01-26T17:13:00Z">
            <w:rPr/>
          </w:rPrChange>
        </w:rPr>
        <w:t>n the Linkage intervention</w:t>
      </w:r>
      <w:r w:rsidR="002161BE" w:rsidRPr="00E1524C">
        <w:rPr>
          <w:strike/>
          <w:rPrChange w:id="1240" w:author="Tim Hallett" w:date="2015-01-26T17:13:00Z">
            <w:rPr/>
          </w:rPrChange>
        </w:rPr>
        <w:t xml:space="preserve"> (1</w:t>
      </w:r>
      <w:r w:rsidR="00FA7322" w:rsidRPr="00E1524C">
        <w:rPr>
          <w:strike/>
          <w:rPrChange w:id="1241" w:author="Tim Hallett" w:date="2015-01-26T17:13:00Z">
            <w:rPr/>
          </w:rPrChange>
        </w:rPr>
        <w:t>.</w:t>
      </w:r>
      <w:r w:rsidR="002161BE" w:rsidRPr="00E1524C">
        <w:rPr>
          <w:strike/>
          <w:rPrChange w:id="1242" w:author="Tim Hallett" w:date="2015-01-26T17:13:00Z">
            <w:rPr/>
          </w:rPrChange>
        </w:rPr>
        <w:t>43</w:t>
      </w:r>
      <w:r w:rsidR="00FA7322" w:rsidRPr="00E1524C">
        <w:rPr>
          <w:strike/>
          <w:rPrChange w:id="1243" w:author="Tim Hallett" w:date="2015-01-26T17:13:00Z">
            <w:rPr/>
          </w:rPrChange>
        </w:rPr>
        <w:t xml:space="preserve">m </w:t>
      </w:r>
      <w:r w:rsidR="002161BE" w:rsidRPr="00E1524C">
        <w:rPr>
          <w:strike/>
          <w:rPrChange w:id="1244" w:author="Tim Hallett" w:date="2015-01-26T17:13:00Z">
            <w:rPr/>
          </w:rPrChange>
        </w:rPr>
        <w:t xml:space="preserve">vs. </w:t>
      </w:r>
      <w:r w:rsidR="00FA7322" w:rsidRPr="00E1524C">
        <w:rPr>
          <w:strike/>
          <w:rPrChange w:id="1245" w:author="Tim Hallett" w:date="2015-01-26T17:13:00Z">
            <w:rPr/>
          </w:rPrChange>
        </w:rPr>
        <w:t>0.</w:t>
      </w:r>
      <w:r w:rsidR="002161BE" w:rsidRPr="00E1524C">
        <w:rPr>
          <w:strike/>
          <w:rPrChange w:id="1246" w:author="Tim Hallett" w:date="2015-01-26T17:13:00Z">
            <w:rPr/>
          </w:rPrChange>
        </w:rPr>
        <w:t>8</w:t>
      </w:r>
      <w:r w:rsidR="00FA7322" w:rsidRPr="00E1524C">
        <w:rPr>
          <w:strike/>
          <w:rPrChange w:id="1247" w:author="Tim Hallett" w:date="2015-01-26T17:13:00Z">
            <w:rPr/>
          </w:rPrChange>
        </w:rPr>
        <w:t>2m</w:t>
      </w:r>
      <w:r w:rsidR="002161BE" w:rsidRPr="00E1524C">
        <w:rPr>
          <w:strike/>
          <w:rPrChange w:id="1248" w:author="Tim Hallett" w:date="2015-01-26T17:13:00Z">
            <w:rPr/>
          </w:rPrChange>
        </w:rPr>
        <w:t xml:space="preserve"> DALYs averted</w:t>
      </w:r>
      <w:r w:rsidR="001B3A5A" w:rsidRPr="00E1524C">
        <w:rPr>
          <w:strike/>
          <w:rPrChange w:id="1249" w:author="Tim Hallett" w:date="2015-01-26T17:13:00Z">
            <w:rPr/>
          </w:rPrChange>
        </w:rPr>
        <w:t>, 13% vs. 7% of MAI</w:t>
      </w:r>
      <w:r w:rsidR="002161BE" w:rsidRPr="00E1524C">
        <w:rPr>
          <w:strike/>
          <w:rPrChange w:id="1250" w:author="Tim Hallett" w:date="2015-01-26T17:13:00Z">
            <w:rPr/>
          </w:rPrChange>
        </w:rPr>
        <w:t>)</w:t>
      </w:r>
      <w:r w:rsidR="00FA201D" w:rsidRPr="00E1524C">
        <w:rPr>
          <w:strike/>
          <w:rPrChange w:id="1251" w:author="Tim Hallett" w:date="2015-01-26T17:13:00Z">
            <w:rPr/>
          </w:rPrChange>
        </w:rPr>
        <w:t xml:space="preserve">. This is due to the VCT POC CD4 intervention providing perfect linkage to care with the addition of a POC CD4 test; </w:t>
      </w:r>
      <w:r w:rsidR="00094B15" w:rsidRPr="00E1524C">
        <w:rPr>
          <w:strike/>
          <w:rPrChange w:id="1252" w:author="Tim Hallett" w:date="2015-01-26T17:13:00Z">
            <w:rPr/>
          </w:rPrChange>
        </w:rPr>
        <w:t xml:space="preserve">and </w:t>
      </w:r>
      <w:r w:rsidR="00FA201D" w:rsidRPr="00E1524C">
        <w:rPr>
          <w:strike/>
          <w:rPrChange w:id="1253" w:author="Tim Hallett" w:date="2015-01-26T17:13:00Z">
            <w:rPr/>
          </w:rPrChange>
        </w:rPr>
        <w:t>also explains the difference in cost between the two interventions</w:t>
      </w:r>
      <w:r w:rsidR="00EB32B6" w:rsidRPr="00E1524C">
        <w:rPr>
          <w:strike/>
          <w:rPrChange w:id="1254" w:author="Tim Hallett" w:date="2015-01-26T17:13:00Z">
            <w:rPr/>
          </w:rPrChange>
        </w:rPr>
        <w:t xml:space="preserve"> ($527.20m vs. $294.73m)</w:t>
      </w:r>
      <w:r w:rsidR="00FA201D" w:rsidRPr="00E1524C">
        <w:rPr>
          <w:strike/>
          <w:rPrChange w:id="1255" w:author="Tim Hallett" w:date="2015-01-26T17:13:00Z">
            <w:rPr/>
          </w:rPrChange>
        </w:rPr>
        <w:t>.</w:t>
      </w:r>
    </w:p>
    <w:p w:rsidR="00BB4DB6" w:rsidRPr="00E1524C" w:rsidRDefault="00BB4DB6" w:rsidP="00BB4DB6">
      <w:pPr>
        <w:pStyle w:val="normal0"/>
        <w:ind w:firstLine="720"/>
        <w:rPr>
          <w:strike/>
          <w:rPrChange w:id="1256" w:author="Tim Hallett" w:date="2015-01-26T17:13:00Z">
            <w:rPr/>
          </w:rPrChange>
        </w:rPr>
      </w:pPr>
    </w:p>
    <w:p w:rsidR="00181EEC" w:rsidRPr="00E1524C" w:rsidRDefault="00904E90" w:rsidP="00037A7A">
      <w:pPr>
        <w:pStyle w:val="normal0"/>
        <w:ind w:firstLine="720"/>
        <w:rPr>
          <w:strike/>
          <w:rPrChange w:id="1257" w:author="Tim Hallett" w:date="2015-01-26T17:13:00Z">
            <w:rPr/>
          </w:rPrChange>
        </w:rPr>
      </w:pPr>
      <w:r w:rsidRPr="00E1524C">
        <w:rPr>
          <w:strike/>
          <w:rPrChange w:id="1258" w:author="Tim Hallett" w:date="2015-01-26T17:13:00Z">
            <w:rPr/>
          </w:rPrChange>
        </w:rPr>
        <w:t>Each of t</w:t>
      </w:r>
      <w:r w:rsidR="00FF1D10" w:rsidRPr="00E1524C">
        <w:rPr>
          <w:strike/>
          <w:rPrChange w:id="1259" w:author="Tim Hallett" w:date="2015-01-26T17:13:00Z">
            <w:rPr/>
          </w:rPrChange>
        </w:rPr>
        <w:t xml:space="preserve">he pre-ART retention interventions </w:t>
      </w:r>
      <w:r w:rsidR="00E63477" w:rsidRPr="00E1524C">
        <w:rPr>
          <w:strike/>
          <w:rPrChange w:id="1260" w:author="Tim Hallett" w:date="2015-01-26T17:13:00Z">
            <w:rPr/>
          </w:rPrChange>
        </w:rPr>
        <w:t>had</w:t>
      </w:r>
      <w:r w:rsidR="00AC5CFC" w:rsidRPr="00E1524C">
        <w:rPr>
          <w:strike/>
          <w:rPrChange w:id="1261" w:author="Tim Hallett" w:date="2015-01-26T17:13:00Z">
            <w:rPr/>
          </w:rPrChange>
        </w:rPr>
        <w:t xml:space="preserve"> a</w:t>
      </w:r>
      <w:r w:rsidR="00FF1D10" w:rsidRPr="00E1524C">
        <w:rPr>
          <w:strike/>
          <w:rPrChange w:id="1262" w:author="Tim Hallett" w:date="2015-01-26T17:13:00Z">
            <w:rPr/>
          </w:rPrChange>
        </w:rPr>
        <w:t xml:space="preserve"> </w:t>
      </w:r>
      <w:r w:rsidRPr="00E1524C">
        <w:rPr>
          <w:strike/>
          <w:rPrChange w:id="1263" w:author="Tim Hallett" w:date="2015-01-26T17:13:00Z">
            <w:rPr/>
          </w:rPrChange>
        </w:rPr>
        <w:t>considerable</w:t>
      </w:r>
      <w:r w:rsidR="00FF1D10" w:rsidRPr="00E1524C">
        <w:rPr>
          <w:strike/>
          <w:rPrChange w:id="1264" w:author="Tim Hallett" w:date="2015-01-26T17:13:00Z">
            <w:rPr/>
          </w:rPrChange>
        </w:rPr>
        <w:t xml:space="preserve"> impact </w:t>
      </w:r>
      <w:r w:rsidRPr="00E1524C">
        <w:rPr>
          <w:strike/>
          <w:rPrChange w:id="1265" w:author="Tim Hallett" w:date="2015-01-26T17:13:00Z">
            <w:rPr/>
          </w:rPrChange>
        </w:rPr>
        <w:t>on care</w:t>
      </w:r>
      <w:r w:rsidR="00FF1D10" w:rsidRPr="00E1524C">
        <w:rPr>
          <w:strike/>
          <w:rPrChange w:id="1266" w:author="Tim Hallett" w:date="2015-01-26T17:13:00Z">
            <w:rPr/>
          </w:rPrChange>
        </w:rPr>
        <w:t>.</w:t>
      </w:r>
      <w:r w:rsidR="008B5425" w:rsidRPr="00E1524C">
        <w:rPr>
          <w:strike/>
          <w:rPrChange w:id="1267" w:author="Tim Hallett" w:date="2015-01-26T17:13:00Z">
            <w:rPr/>
          </w:rPrChange>
        </w:rPr>
        <w:t xml:space="preserve"> Of these interventions, the maximum impact scenario of Improved Care, the intervention preventing </w:t>
      </w:r>
      <w:r w:rsidR="007354EE" w:rsidRPr="00E1524C">
        <w:rPr>
          <w:strike/>
          <w:rPrChange w:id="1268" w:author="Tim Hallett" w:date="2015-01-26T17:13:00Z">
            <w:rPr/>
          </w:rPrChange>
        </w:rPr>
        <w:t xml:space="preserve">any </w:t>
      </w:r>
      <w:r w:rsidR="008B5425" w:rsidRPr="00E1524C">
        <w:rPr>
          <w:strike/>
          <w:rPrChange w:id="1269" w:author="Tim Hallett" w:date="2015-01-26T17:13:00Z">
            <w:rPr/>
          </w:rPrChange>
        </w:rPr>
        <w:t>loss from pre-ART care was most impactful</w:t>
      </w:r>
      <w:r w:rsidR="007354EE" w:rsidRPr="00E1524C">
        <w:rPr>
          <w:strike/>
          <w:rPrChange w:id="1270" w:author="Tim Hallett" w:date="2015-01-26T17:13:00Z">
            <w:rPr/>
          </w:rPrChange>
        </w:rPr>
        <w:t xml:space="preserve"> (1.</w:t>
      </w:r>
      <w:r w:rsidR="00805A46" w:rsidRPr="00E1524C">
        <w:rPr>
          <w:strike/>
          <w:rPrChange w:id="1271" w:author="Tim Hallett" w:date="2015-01-26T17:13:00Z">
            <w:rPr/>
          </w:rPrChange>
        </w:rPr>
        <w:t>9</w:t>
      </w:r>
      <w:r w:rsidR="007354EE" w:rsidRPr="00E1524C">
        <w:rPr>
          <w:strike/>
          <w:rPrChange w:id="1272" w:author="Tim Hallett" w:date="2015-01-26T17:13:00Z">
            <w:rPr/>
          </w:rPrChange>
        </w:rPr>
        <w:t>5m</w:t>
      </w:r>
      <w:r w:rsidR="00805A46" w:rsidRPr="00E1524C">
        <w:rPr>
          <w:strike/>
          <w:rPrChange w:id="1273" w:author="Tim Hallett" w:date="2015-01-26T17:13:00Z">
            <w:rPr/>
          </w:rPrChange>
        </w:rPr>
        <w:t xml:space="preserve"> DALYs averted</w:t>
      </w:r>
      <w:r w:rsidR="00F30E57" w:rsidRPr="00E1524C">
        <w:rPr>
          <w:strike/>
          <w:rPrChange w:id="1274" w:author="Tim Hallett" w:date="2015-01-26T17:13:00Z">
            <w:rPr/>
          </w:rPrChange>
        </w:rPr>
        <w:t>, 17% MAI</w:t>
      </w:r>
      <w:r w:rsidR="00805A46" w:rsidRPr="00E1524C">
        <w:rPr>
          <w:strike/>
          <w:rPrChange w:id="1275" w:author="Tim Hallett" w:date="2015-01-26T17:13:00Z">
            <w:rPr/>
          </w:rPrChange>
        </w:rPr>
        <w:t>)</w:t>
      </w:r>
      <w:r w:rsidR="008B5425" w:rsidRPr="00E1524C">
        <w:rPr>
          <w:strike/>
          <w:rPrChange w:id="1276" w:author="Tim Hallett" w:date="2015-01-26T17:13:00Z">
            <w:rPr/>
          </w:rPrChange>
        </w:rPr>
        <w:t>, followed closely by the maximum impact scenario of the Pre-ART Outreach intervention that re-engages anyone lost from pre-ART care</w:t>
      </w:r>
      <w:r w:rsidR="002A4AFB" w:rsidRPr="00E1524C">
        <w:rPr>
          <w:strike/>
          <w:rPrChange w:id="1277" w:author="Tim Hallett" w:date="2015-01-26T17:13:00Z">
            <w:rPr/>
          </w:rPrChange>
        </w:rPr>
        <w:t xml:space="preserve"> (1.</w:t>
      </w:r>
      <w:r w:rsidR="00805A46" w:rsidRPr="00E1524C">
        <w:rPr>
          <w:strike/>
          <w:rPrChange w:id="1278" w:author="Tim Hallett" w:date="2015-01-26T17:13:00Z">
            <w:rPr/>
          </w:rPrChange>
        </w:rPr>
        <w:t>8</w:t>
      </w:r>
      <w:r w:rsidR="002A4AFB" w:rsidRPr="00E1524C">
        <w:rPr>
          <w:strike/>
          <w:rPrChange w:id="1279" w:author="Tim Hallett" w:date="2015-01-26T17:13:00Z">
            <w:rPr/>
          </w:rPrChange>
        </w:rPr>
        <w:t>3m</w:t>
      </w:r>
      <w:r w:rsidR="00805A46" w:rsidRPr="00E1524C">
        <w:rPr>
          <w:strike/>
          <w:rPrChange w:id="1280" w:author="Tim Hallett" w:date="2015-01-26T17:13:00Z">
            <w:rPr/>
          </w:rPrChange>
        </w:rPr>
        <w:t xml:space="preserve"> DALYs averted</w:t>
      </w:r>
      <w:r w:rsidR="00F30E57" w:rsidRPr="00E1524C">
        <w:rPr>
          <w:strike/>
          <w:rPrChange w:id="1281" w:author="Tim Hallett" w:date="2015-01-26T17:13:00Z">
            <w:rPr/>
          </w:rPrChange>
        </w:rPr>
        <w:t>, 16% MAI</w:t>
      </w:r>
      <w:r w:rsidR="00805A46" w:rsidRPr="00E1524C">
        <w:rPr>
          <w:strike/>
          <w:rPrChange w:id="1282" w:author="Tim Hallett" w:date="2015-01-26T17:13:00Z">
            <w:rPr/>
          </w:rPrChange>
        </w:rPr>
        <w:t>)</w:t>
      </w:r>
      <w:r w:rsidR="008B5425" w:rsidRPr="00E1524C">
        <w:rPr>
          <w:strike/>
          <w:rPrChange w:id="1283" w:author="Tim Hallett" w:date="2015-01-26T17:13:00Z">
            <w:rPr/>
          </w:rPrChange>
        </w:rPr>
        <w:t xml:space="preserve">. Interestingly, the maximum impact Improved Care intervention </w:t>
      </w:r>
      <w:r w:rsidR="00E63477" w:rsidRPr="00E1524C">
        <w:rPr>
          <w:strike/>
          <w:rPrChange w:id="1284" w:author="Tim Hallett" w:date="2015-01-26T17:13:00Z">
            <w:rPr/>
          </w:rPrChange>
        </w:rPr>
        <w:t>was</w:t>
      </w:r>
      <w:r w:rsidR="008B5425" w:rsidRPr="00E1524C">
        <w:rPr>
          <w:strike/>
          <w:rPrChange w:id="1285" w:author="Tim Hallett" w:date="2015-01-26T17:13:00Z">
            <w:rPr/>
          </w:rPrChange>
        </w:rPr>
        <w:t xml:space="preserve"> only slightly more expensive than the maximum impact Pre-ART Outreach intervention; this </w:t>
      </w:r>
      <w:r w:rsidR="00E149A7" w:rsidRPr="00E1524C">
        <w:rPr>
          <w:strike/>
          <w:rPrChange w:id="1286" w:author="Tim Hallett" w:date="2015-01-26T17:13:00Z">
            <w:rPr/>
          </w:rPrChange>
        </w:rPr>
        <w:t>was</w:t>
      </w:r>
      <w:r w:rsidR="002A1595" w:rsidRPr="00E1524C">
        <w:rPr>
          <w:strike/>
          <w:rPrChange w:id="1287" w:author="Tim Hallett" w:date="2015-01-26T17:13:00Z">
            <w:rPr/>
          </w:rPrChange>
        </w:rPr>
        <w:t xml:space="preserve"> </w:t>
      </w:r>
      <w:r w:rsidR="008B5425" w:rsidRPr="00E1524C">
        <w:rPr>
          <w:strike/>
          <w:rPrChange w:id="1288" w:author="Tim Hallett" w:date="2015-01-26T17:13:00Z">
            <w:rPr/>
          </w:rPrChange>
        </w:rPr>
        <w:t xml:space="preserve">due to the cost of additional testing </w:t>
      </w:r>
      <w:r w:rsidR="00104667" w:rsidRPr="00E1524C">
        <w:rPr>
          <w:strike/>
          <w:rPrChange w:id="1289" w:author="Tim Hallett" w:date="2015-01-26T17:13:00Z">
            <w:rPr/>
          </w:rPrChange>
        </w:rPr>
        <w:t xml:space="preserve">that </w:t>
      </w:r>
      <w:r w:rsidR="008B5425" w:rsidRPr="00E1524C">
        <w:rPr>
          <w:strike/>
          <w:rPrChange w:id="1290" w:author="Tim Hallett" w:date="2015-01-26T17:13:00Z">
            <w:rPr/>
          </w:rPrChange>
        </w:rPr>
        <w:t>retaining individuals in pre-ART care incurs</w:t>
      </w:r>
      <w:r w:rsidR="0035786F" w:rsidRPr="00E1524C">
        <w:rPr>
          <w:strike/>
          <w:rPrChange w:id="1291" w:author="Tim Hallett" w:date="2015-01-26T17:13:00Z">
            <w:rPr/>
          </w:rPrChange>
        </w:rPr>
        <w:t xml:space="preserve"> (</w:t>
      </w:r>
      <w:r w:rsidR="00BB3896" w:rsidRPr="00E1524C">
        <w:rPr>
          <w:strike/>
          <w:rPrChange w:id="1292" w:author="Tim Hallett" w:date="2015-01-26T17:13:00Z">
            <w:rPr/>
          </w:rPrChange>
        </w:rPr>
        <w:t>$983.26m vs. $689.03m</w:t>
      </w:r>
      <w:r w:rsidR="0035786F" w:rsidRPr="00E1524C">
        <w:rPr>
          <w:strike/>
          <w:rPrChange w:id="1293" w:author="Tim Hallett" w:date="2015-01-26T17:13:00Z">
            <w:rPr/>
          </w:rPrChange>
        </w:rPr>
        <w:t>)</w:t>
      </w:r>
      <w:r w:rsidR="008B5425" w:rsidRPr="00E1524C">
        <w:rPr>
          <w:strike/>
          <w:rPrChange w:id="1294" w:author="Tim Hallett" w:date="2015-01-26T17:13:00Z">
            <w:rPr/>
          </w:rPrChange>
        </w:rPr>
        <w:t xml:space="preserve">. </w:t>
      </w:r>
      <w:r w:rsidR="00E149A7" w:rsidRPr="00E1524C">
        <w:rPr>
          <w:strike/>
          <w:rPrChange w:id="1295" w:author="Tim Hallett" w:date="2015-01-26T17:13:00Z">
            <w:rPr/>
          </w:rPrChange>
        </w:rPr>
        <w:t>Comparing</w:t>
      </w:r>
      <w:r w:rsidR="008B5425" w:rsidRPr="00E1524C">
        <w:rPr>
          <w:strike/>
          <w:rPrChange w:id="1296" w:author="Tim Hallett" w:date="2015-01-26T17:13:00Z">
            <w:rPr/>
          </w:rPrChange>
        </w:rPr>
        <w:t xml:space="preserve"> the POC CD4 intervention against the VCT POC CD4 intervention, the </w:t>
      </w:r>
      <w:r w:rsidR="009B233A" w:rsidRPr="00E1524C">
        <w:rPr>
          <w:strike/>
          <w:rPrChange w:id="1297" w:author="Tim Hallett" w:date="2015-01-26T17:13:00Z">
            <w:rPr/>
          </w:rPrChange>
        </w:rPr>
        <w:t xml:space="preserve">former </w:t>
      </w:r>
      <w:r w:rsidR="00C10061" w:rsidRPr="00E1524C">
        <w:rPr>
          <w:strike/>
          <w:rPrChange w:id="1298" w:author="Tim Hallett" w:date="2015-01-26T17:13:00Z">
            <w:rPr/>
          </w:rPrChange>
        </w:rPr>
        <w:t>was</w:t>
      </w:r>
      <w:r w:rsidR="008B5425" w:rsidRPr="00E1524C">
        <w:rPr>
          <w:strike/>
          <w:rPrChange w:id="1299" w:author="Tim Hallett" w:date="2015-01-26T17:13:00Z">
            <w:rPr/>
          </w:rPrChange>
        </w:rPr>
        <w:t xml:space="preserve"> less impactful and also cheaper than the </w:t>
      </w:r>
      <w:r w:rsidR="009B233A" w:rsidRPr="00E1524C">
        <w:rPr>
          <w:strike/>
          <w:rPrChange w:id="1300" w:author="Tim Hallett" w:date="2015-01-26T17:13:00Z">
            <w:rPr/>
          </w:rPrChange>
        </w:rPr>
        <w:t xml:space="preserve">latter </w:t>
      </w:r>
      <w:r w:rsidR="00E543C9" w:rsidRPr="00E1524C">
        <w:rPr>
          <w:strike/>
          <w:rPrChange w:id="1301" w:author="Tim Hallett" w:date="2015-01-26T17:13:00Z">
            <w:rPr/>
          </w:rPrChange>
        </w:rPr>
        <w:t>(1</w:t>
      </w:r>
      <w:r w:rsidR="00A05B2C" w:rsidRPr="00E1524C">
        <w:rPr>
          <w:strike/>
          <w:rPrChange w:id="1302" w:author="Tim Hallett" w:date="2015-01-26T17:13:00Z">
            <w:rPr/>
          </w:rPrChange>
        </w:rPr>
        <w:t>.</w:t>
      </w:r>
      <w:r w:rsidR="00E543C9" w:rsidRPr="00E1524C">
        <w:rPr>
          <w:strike/>
          <w:rPrChange w:id="1303" w:author="Tim Hallett" w:date="2015-01-26T17:13:00Z">
            <w:rPr/>
          </w:rPrChange>
        </w:rPr>
        <w:t>35</w:t>
      </w:r>
      <w:r w:rsidR="00A05B2C" w:rsidRPr="00E1524C">
        <w:rPr>
          <w:strike/>
          <w:rPrChange w:id="1304" w:author="Tim Hallett" w:date="2015-01-26T17:13:00Z">
            <w:rPr/>
          </w:rPrChange>
        </w:rPr>
        <w:t>m</w:t>
      </w:r>
      <w:r w:rsidR="00F30E57" w:rsidRPr="00E1524C">
        <w:rPr>
          <w:strike/>
          <w:rPrChange w:id="1305" w:author="Tim Hallett" w:date="2015-01-26T17:13:00Z">
            <w:rPr/>
          </w:rPrChange>
        </w:rPr>
        <w:t xml:space="preserve"> DALYs averted, 12% MAI, </w:t>
      </w:r>
      <w:r w:rsidR="00E543C9" w:rsidRPr="00E1524C">
        <w:rPr>
          <w:strike/>
          <w:rPrChange w:id="1306" w:author="Tim Hallett" w:date="2015-01-26T17:13:00Z">
            <w:rPr/>
          </w:rPrChange>
        </w:rPr>
        <w:t>at a cost of $498.27m vs. 1</w:t>
      </w:r>
      <w:r w:rsidR="00A05B2C" w:rsidRPr="00E1524C">
        <w:rPr>
          <w:strike/>
          <w:rPrChange w:id="1307" w:author="Tim Hallett" w:date="2015-01-26T17:13:00Z">
            <w:rPr/>
          </w:rPrChange>
        </w:rPr>
        <w:t>.</w:t>
      </w:r>
      <w:r w:rsidR="00E543C9" w:rsidRPr="00E1524C">
        <w:rPr>
          <w:strike/>
          <w:rPrChange w:id="1308" w:author="Tim Hallett" w:date="2015-01-26T17:13:00Z">
            <w:rPr/>
          </w:rPrChange>
        </w:rPr>
        <w:t>43</w:t>
      </w:r>
      <w:r w:rsidR="00A05B2C" w:rsidRPr="00E1524C">
        <w:rPr>
          <w:strike/>
          <w:rPrChange w:id="1309" w:author="Tim Hallett" w:date="2015-01-26T17:13:00Z">
            <w:rPr/>
          </w:rPrChange>
        </w:rPr>
        <w:t>m</w:t>
      </w:r>
      <w:r w:rsidR="00E543C9" w:rsidRPr="00E1524C">
        <w:rPr>
          <w:strike/>
          <w:rPrChange w:id="1310" w:author="Tim Hallett" w:date="2015-01-26T17:13:00Z">
            <w:rPr/>
          </w:rPrChange>
        </w:rPr>
        <w:t xml:space="preserve"> DALYs averted</w:t>
      </w:r>
      <w:r w:rsidR="00F30E57" w:rsidRPr="00E1524C">
        <w:rPr>
          <w:strike/>
          <w:rPrChange w:id="1311" w:author="Tim Hallett" w:date="2015-01-26T17:13:00Z">
            <w:rPr/>
          </w:rPrChange>
        </w:rPr>
        <w:t>, 13% MAI,</w:t>
      </w:r>
      <w:r w:rsidR="00E543C9" w:rsidRPr="00E1524C">
        <w:rPr>
          <w:strike/>
          <w:rPrChange w:id="1312" w:author="Tim Hallett" w:date="2015-01-26T17:13:00Z">
            <w:rPr/>
          </w:rPrChange>
        </w:rPr>
        <w:t xml:space="preserve"> at a cost of $527.20m)</w:t>
      </w:r>
      <w:r w:rsidR="008B5425" w:rsidRPr="00E1524C">
        <w:rPr>
          <w:strike/>
          <w:rPrChange w:id="1313" w:author="Tim Hallett" w:date="2015-01-26T17:13:00Z">
            <w:rPr/>
          </w:rPrChange>
        </w:rPr>
        <w:t xml:space="preserve">. The reasoning behind this is that the VCT POC CD4 intervention immediately links all individuals testing through VCT and </w:t>
      </w:r>
      <w:r w:rsidR="006C5AAE" w:rsidRPr="00E1524C">
        <w:rPr>
          <w:strike/>
          <w:rPrChange w:id="1314"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1315" w:author="Tim Hallett" w:date="2015-01-26T17:13:00Z">
            <w:rPr/>
          </w:rPrChange>
        </w:rPr>
        <w:t xml:space="preserve"> Thus, without perfect linkage POC CD4 involves testing fewer individuals.</w:t>
      </w:r>
      <w:r w:rsidR="00037A7A" w:rsidRPr="00E1524C">
        <w:rPr>
          <w:strike/>
          <w:rPrChange w:id="1316" w:author="Tim Hallett" w:date="2015-01-26T17:13:00Z">
            <w:rPr/>
          </w:rPrChange>
        </w:rPr>
        <w:t xml:space="preserve"> </w:t>
      </w:r>
      <w:r w:rsidR="00EC6B1C" w:rsidRPr="00E1524C">
        <w:rPr>
          <w:strike/>
          <w:rPrChange w:id="1317" w:author="Tim Hallett" w:date="2015-01-26T17:13:00Z">
            <w:rPr/>
          </w:rPrChange>
        </w:rPr>
        <w:t>Furthermore</w:t>
      </w:r>
      <w:r w:rsidR="00C10061" w:rsidRPr="00E1524C">
        <w:rPr>
          <w:strike/>
          <w:rPrChange w:id="1318" w:author="Tim Hallett" w:date="2015-01-26T17:13:00Z">
            <w:rPr/>
          </w:rPrChange>
        </w:rPr>
        <w:t xml:space="preserve">, </w:t>
      </w:r>
      <w:r w:rsidR="00AD4F28" w:rsidRPr="00E1524C">
        <w:rPr>
          <w:strike/>
          <w:rPrChange w:id="1319" w:author="Tim Hallett" w:date="2015-01-26T17:13:00Z">
            <w:rPr/>
          </w:rPrChange>
        </w:rPr>
        <w:t xml:space="preserve">the ART retention interventions </w:t>
      </w:r>
      <w:r w:rsidR="00C10061" w:rsidRPr="00E1524C">
        <w:rPr>
          <w:strike/>
          <w:rPrChange w:id="1320" w:author="Tim Hallett" w:date="2015-01-26T17:13:00Z">
            <w:rPr/>
          </w:rPrChange>
        </w:rPr>
        <w:t xml:space="preserve">were </w:t>
      </w:r>
      <w:r w:rsidR="00AA0E87" w:rsidRPr="00E1524C">
        <w:rPr>
          <w:strike/>
          <w:rPrChange w:id="1321" w:author="Tim Hallett" w:date="2015-01-26T17:13:00Z">
            <w:rPr/>
          </w:rPrChange>
        </w:rPr>
        <w:t xml:space="preserve">constrained by the limited number of </w:t>
      </w:r>
      <w:r w:rsidR="00AD4F28" w:rsidRPr="00E1524C">
        <w:rPr>
          <w:strike/>
          <w:rPrChange w:id="1322" w:author="Tim Hallett" w:date="2015-01-26T17:13:00Z">
            <w:rPr/>
          </w:rPrChange>
        </w:rPr>
        <w:t xml:space="preserve">individuals </w:t>
      </w:r>
      <w:r w:rsidR="00AA0E87" w:rsidRPr="00E1524C">
        <w:rPr>
          <w:strike/>
          <w:rPrChange w:id="1323" w:author="Tim Hallett" w:date="2015-01-26T17:13:00Z">
            <w:rPr/>
          </w:rPrChange>
        </w:rPr>
        <w:t xml:space="preserve">whom </w:t>
      </w:r>
      <w:r w:rsidR="00AD4F28" w:rsidRPr="00E1524C">
        <w:rPr>
          <w:strike/>
          <w:rPrChange w:id="1324" w:author="Tim Hallett" w:date="2015-01-26T17:13:00Z">
            <w:rPr/>
          </w:rPrChange>
        </w:rPr>
        <w:t>initiate</w:t>
      </w:r>
      <w:r w:rsidR="00C10061" w:rsidRPr="00E1524C">
        <w:rPr>
          <w:strike/>
          <w:rPrChange w:id="1325" w:author="Tim Hallett" w:date="2015-01-26T17:13:00Z">
            <w:rPr/>
          </w:rPrChange>
        </w:rPr>
        <w:t>d</w:t>
      </w:r>
      <w:r w:rsidR="00AD4F28" w:rsidRPr="00E1524C">
        <w:rPr>
          <w:strike/>
          <w:rPrChange w:id="1326" w:author="Tim Hallett" w:date="2015-01-26T17:13:00Z">
            <w:rPr/>
          </w:rPrChange>
        </w:rPr>
        <w:t xml:space="preserve"> ART. </w:t>
      </w:r>
      <w:r w:rsidR="003F7CFE" w:rsidRPr="00E1524C">
        <w:rPr>
          <w:strike/>
          <w:rPrChange w:id="1327" w:author="Tim Hallett" w:date="2015-01-26T17:13:00Z">
            <w:rPr/>
          </w:rPrChange>
        </w:rPr>
        <w:t>Nonetheless</w:t>
      </w:r>
      <w:r w:rsidR="00AD4F28" w:rsidRPr="00E1524C">
        <w:rPr>
          <w:strike/>
          <w:rPrChange w:id="1328" w:author="Tim Hallett" w:date="2015-01-26T17:13:00Z">
            <w:rPr/>
          </w:rPrChange>
        </w:rPr>
        <w:t xml:space="preserve">, both scenarios of the ART Outreach intervention </w:t>
      </w:r>
      <w:r w:rsidR="00AB15F7" w:rsidRPr="00E1524C">
        <w:rPr>
          <w:strike/>
          <w:rPrChange w:id="1329" w:author="Tim Hallett" w:date="2015-01-26T17:13:00Z">
            <w:rPr/>
          </w:rPrChange>
        </w:rPr>
        <w:t xml:space="preserve">had a larger impact </w:t>
      </w:r>
      <w:r w:rsidR="00AD4F28" w:rsidRPr="00E1524C">
        <w:rPr>
          <w:strike/>
          <w:rPrChange w:id="1330" w:author="Tim Hallett" w:date="2015-01-26T17:13:00Z">
            <w:rPr/>
          </w:rPrChange>
        </w:rPr>
        <w:t xml:space="preserve">and </w:t>
      </w:r>
      <w:r w:rsidR="00AB15F7" w:rsidRPr="00E1524C">
        <w:rPr>
          <w:strike/>
          <w:rPrChange w:id="1331" w:author="Tim Hallett" w:date="2015-01-26T17:13:00Z">
            <w:rPr/>
          </w:rPrChange>
        </w:rPr>
        <w:t xml:space="preserve">were </w:t>
      </w:r>
      <w:r w:rsidR="00AD4F28" w:rsidRPr="00E1524C">
        <w:rPr>
          <w:strike/>
          <w:rPrChange w:id="1332" w:author="Tim Hallett" w:date="2015-01-26T17:13:00Z">
            <w:rPr/>
          </w:rPrChange>
        </w:rPr>
        <w:t>more expensive (by increasing the total life-years spent on ART)</w:t>
      </w:r>
      <w:r w:rsidR="002D5BC2" w:rsidRPr="00E1524C">
        <w:rPr>
          <w:strike/>
          <w:rPrChange w:id="1333" w:author="Tim Hallett" w:date="2015-01-26T17:13:00Z">
            <w:rPr/>
          </w:rPrChange>
        </w:rPr>
        <w:t xml:space="preserve"> than the </w:t>
      </w:r>
      <w:r w:rsidR="006D7990" w:rsidRPr="00E1524C">
        <w:rPr>
          <w:strike/>
          <w:rPrChange w:id="1334" w:author="Tim Hallett" w:date="2015-01-26T17:13:00Z">
            <w:rPr/>
          </w:rPrChange>
        </w:rPr>
        <w:t>a</w:t>
      </w:r>
      <w:r w:rsidR="002D5BC2" w:rsidRPr="00E1524C">
        <w:rPr>
          <w:strike/>
          <w:rPrChange w:id="1335" w:author="Tim Hallett" w:date="2015-01-26T17:13:00Z">
            <w:rPr/>
          </w:rPrChange>
        </w:rPr>
        <w:t>dherence interventions.</w:t>
      </w:r>
    </w:p>
    <w:commentRangeEnd w:id="1173"/>
    <w:p w:rsidR="006B3430" w:rsidRDefault="00E1524C" w:rsidP="0056081D">
      <w:pPr>
        <w:pStyle w:val="Heading2"/>
        <w:contextualSpacing w:val="0"/>
        <w:rPr>
          <w:ins w:id="1336" w:author="Tim Hallett" w:date="2015-01-26T16:48:00Z"/>
        </w:rPr>
      </w:pPr>
      <w:r>
        <w:rPr>
          <w:rStyle w:val="CommentReference"/>
          <w:i w:val="0"/>
        </w:rPr>
        <w:commentReference w:id="1173"/>
      </w:r>
    </w:p>
    <w:p w:rsidR="00181EEC" w:rsidRDefault="0056081D" w:rsidP="0056081D">
      <w:pPr>
        <w:pStyle w:val="Heading2"/>
        <w:contextualSpacing w:val="0"/>
      </w:pPr>
      <w:r>
        <w:t>The Impact of Bundles of Interventions</w:t>
      </w:r>
    </w:p>
    <w:p w:rsidR="0045606F" w:rsidDel="00321465" w:rsidRDefault="003A4313">
      <w:pPr>
        <w:pStyle w:val="normal0"/>
        <w:ind w:firstLine="361"/>
        <w:rPr>
          <w:del w:id="1337" w:author="Tim Hallett" w:date="2015-01-26T17:19:00Z"/>
        </w:rPr>
        <w:pPrChange w:id="1338" w:author="Tim Hallett" w:date="2015-01-26T17:19:00Z">
          <w:pPr>
            <w:pStyle w:val="normal0"/>
            <w:ind w:firstLine="720"/>
          </w:pPr>
        </w:pPrChange>
      </w:pPr>
      <w:proofErr w:type="gramStart"/>
      <w:r>
        <w:t xml:space="preserve">An optimal combination of </w:t>
      </w:r>
      <w:ins w:id="1339" w:author="Tim Hallett" w:date="2015-01-26T17:19:00Z">
        <w:r w:rsidR="00321465">
          <w:t xml:space="preserve">cascade </w:t>
        </w:r>
      </w:ins>
      <w:r>
        <w:t xml:space="preserve">interventions </w:t>
      </w:r>
      <w:del w:id="1340" w:author="Tim Hallett" w:date="2015-01-26T17:19:00Z">
        <w:r w:rsidDel="00321465">
          <w:delText>can be</w:delText>
        </w:r>
      </w:del>
      <w:ins w:id="1341" w:author="Tim Hallett" w:date="2015-01-26T17:19:00Z">
        <w:r w:rsidR="00321465">
          <w:t>was</w:t>
        </w:r>
      </w:ins>
      <w:r>
        <w:t xml:space="preserve"> found by simulati</w:t>
      </w:r>
      <w:r w:rsidR="002938A8">
        <w:t xml:space="preserve">ng all possible combinations </w:t>
      </w:r>
      <w:r>
        <w:t xml:space="preserve">and selecting those </w:t>
      </w:r>
      <w:r w:rsidR="00533DB5">
        <w:t>that</w:t>
      </w:r>
      <w:r>
        <w:t>, at each budget level, provide the greatest increase in health</w:t>
      </w:r>
      <w:proofErr w:type="gramEnd"/>
      <w:r>
        <w:t xml:space="preserve">.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proofErr w:type="gramStart"/>
      <w:r w:rsidR="004F314A">
        <w:t>table</w:t>
      </w:r>
      <w:proofErr w:type="gramEnd"/>
      <w:r w:rsidR="006444A3">
        <w:t xml:space="preserve"> </w:t>
      </w:r>
      <w:r w:rsidR="004F314A">
        <w:t>3</w:t>
      </w:r>
      <w:r w:rsidR="002938A8">
        <w:t>)</w:t>
      </w:r>
      <w:r w:rsidR="006444A3">
        <w:t>.</w:t>
      </w:r>
      <w:ins w:id="1342" w:author="Tim Hallett" w:date="2015-01-26T17:19:00Z">
        <w:r w:rsidR="00321465">
          <w:t xml:space="preserve"> </w:t>
        </w:r>
      </w:ins>
    </w:p>
    <w:p w:rsidR="00321465" w:rsidRDefault="00321465" w:rsidP="003A4313">
      <w:pPr>
        <w:pStyle w:val="normal0"/>
        <w:ind w:firstLine="361"/>
        <w:rPr>
          <w:ins w:id="1343" w:author="Tim Hallett" w:date="2015-01-26T17:19:00Z"/>
        </w:rPr>
      </w:pPr>
    </w:p>
    <w:p w:rsidR="00321465" w:rsidRDefault="00321465" w:rsidP="003A4313">
      <w:pPr>
        <w:pStyle w:val="normal0"/>
        <w:ind w:firstLine="361"/>
        <w:rPr>
          <w:ins w:id="1344" w:author="Tim Hallett" w:date="2015-01-26T17:19:00Z"/>
        </w:rPr>
      </w:pPr>
    </w:p>
    <w:p w:rsidR="00903165" w:rsidDel="00321465" w:rsidRDefault="00331EA3" w:rsidP="00BE6FB5">
      <w:pPr>
        <w:pStyle w:val="normal0"/>
        <w:ind w:firstLine="720"/>
        <w:rPr>
          <w:del w:id="1345" w:author="Tim Hallett" w:date="2015-01-26T17:19:00Z"/>
        </w:rPr>
      </w:pPr>
      <w:ins w:id="1346" w:author="Tim Hallett" w:date="2015-01-26T17:19:00Z">
        <w:r>
          <w:t>This finds</w:t>
        </w:r>
        <w:r w:rsidR="00321465">
          <w:t xml:space="preserve"> that </w:t>
        </w:r>
      </w:ins>
    </w:p>
    <w:p w:rsidR="00D544CC" w:rsidRDefault="009B2545">
      <w:pPr>
        <w:pStyle w:val="normal0"/>
        <w:ind w:firstLine="361"/>
        <w:rPr>
          <w:ins w:id="1347" w:author="Tim Hallett" w:date="2015-01-26T17:21:00Z"/>
        </w:rPr>
        <w:pPrChange w:id="1348" w:author="Tim Hallett" w:date="2015-01-26T17:19:00Z">
          <w:pPr>
            <w:pStyle w:val="normal0"/>
            <w:ind w:firstLine="720"/>
          </w:pPr>
        </w:pPrChange>
      </w:pPr>
      <w:del w:id="1349" w:author="Tim Hallett" w:date="2015-01-26T17:19:00Z">
        <w:r w:rsidDel="00321465">
          <w:delText>A</w:delText>
        </w:r>
      </w:del>
      <w:proofErr w:type="gramStart"/>
      <w:ins w:id="1350" w:author="Tim Hallett" w:date="2015-01-26T17:19:00Z">
        <w:r w:rsidR="00321465">
          <w:t>a</w:t>
        </w:r>
      </w:ins>
      <w:proofErr w:type="gramEnd"/>
      <w:r>
        <w:t xml:space="preserve"> combination of six interventions </w:t>
      </w:r>
      <w:ins w:id="1351" w:author="Tim Hallett" w:date="2015-01-26T17:20:00Z">
        <w:r w:rsidR="00321465">
          <w:t>would be prioritise</w:t>
        </w:r>
      </w:ins>
      <w:ins w:id="1352" w:author="Tim Hallett" w:date="2015-01-28T08:42:00Z">
        <w:r w:rsidR="00331EA3">
          <w:t>d</w:t>
        </w:r>
      </w:ins>
      <w:ins w:id="1353" w:author="Tim Hallett" w:date="2015-01-26T17:20:00Z">
        <w:r w:rsidR="00321465">
          <w:t xml:space="preserve"> in this setting</w:t>
        </w:r>
        <w:r w:rsidR="00D544CC">
          <w:t xml:space="preserve"> (Table 3)</w:t>
        </w:r>
        <w:r w:rsidR="00321465">
          <w:t>.</w:t>
        </w:r>
        <w:r w:rsidR="00D544CC">
          <w:t xml:space="preserve"> </w:t>
        </w:r>
        <w:r w:rsidR="00321465">
          <w:t xml:space="preserve"> </w:t>
        </w:r>
      </w:ins>
      <w:del w:id="1354"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1355" w:author="Tim Hallett" w:date="2015-01-26T17:20:00Z">
        <w:r w:rsidR="00971178" w:rsidDel="00D544CC">
          <w:delText xml:space="preserve">used </w:delText>
        </w:r>
      </w:del>
      <w:r w:rsidR="00971178">
        <w:t xml:space="preserve">are </w:t>
      </w:r>
      <w:ins w:id="1356"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1357" w:author="Tim Hallett" w:date="2015-01-26T17:21:00Z">
        <w:r w:rsidR="00D544CC">
          <w:t xml:space="preserve">Importantly, this combination of intervention includes elements that act on each part of the cascade. </w:t>
        </w:r>
      </w:ins>
      <w:ins w:id="1358" w:author="Tim Hallett" w:date="2015-01-26T17:22:00Z">
        <w:r w:rsidR="00C10CE0">
          <w:t xml:space="preserve">As the major driver of AIDS death in this </w:t>
        </w:r>
      </w:ins>
      <w:ins w:id="1359" w:author="Tim Hallett" w:date="2015-01-26T17:23:00Z">
        <w:r w:rsidR="00C10CE0">
          <w:t>population</w:t>
        </w:r>
      </w:ins>
      <w:ins w:id="1360" w:author="Tim Hallett" w:date="2015-01-26T17:22:00Z">
        <w:r w:rsidR="00C10CE0">
          <w:t xml:space="preserve"> </w:t>
        </w:r>
      </w:ins>
      <w:ins w:id="1361" w:author="Tim Hallett" w:date="2015-01-26T17:23:00Z">
        <w:r w:rsidR="00C10CE0">
          <w:t>was found to be persons diagnosed but no linked to care, interventions that increase linkage and retention in pre-ART attract most investment.</w:t>
        </w:r>
      </w:ins>
    </w:p>
    <w:p w:rsidR="00D544CC" w:rsidRDefault="00D544CC">
      <w:pPr>
        <w:pStyle w:val="normal0"/>
        <w:ind w:firstLine="361"/>
        <w:rPr>
          <w:ins w:id="1362" w:author="Tim Hallett" w:date="2015-01-26T17:23:00Z"/>
        </w:rPr>
        <w:pPrChange w:id="1363" w:author="Tim Hallett" w:date="2015-01-26T17:19:00Z">
          <w:pPr>
            <w:pStyle w:val="normal0"/>
            <w:ind w:firstLine="720"/>
          </w:pPr>
        </w:pPrChange>
      </w:pPr>
    </w:p>
    <w:p w:rsidR="0030017E" w:rsidRDefault="00C10CE0">
      <w:pPr>
        <w:pStyle w:val="normal0"/>
        <w:ind w:firstLine="361"/>
        <w:rPr>
          <w:ins w:id="1364" w:author="Tim Hallett" w:date="2015-01-26T17:25:00Z"/>
        </w:rPr>
        <w:pPrChange w:id="1365" w:author="Tim Hallett" w:date="2015-01-26T17:19:00Z">
          <w:pPr>
            <w:pStyle w:val="normal0"/>
            <w:ind w:firstLine="720"/>
          </w:pPr>
        </w:pPrChange>
      </w:pPr>
      <w:ins w:id="1366" w:author="Tim Hallett" w:date="2015-01-26T17:23:00Z">
        <w:r>
          <w:t>Collectively this combination interventions has the same impact on reduci</w:t>
        </w:r>
        <w:r w:rsidR="0030017E">
          <w:t>ng deaths and averting DALYs (</w:t>
        </w:r>
      </w:ins>
      <w:ins w:id="1367" w:author="Tim Hallett" w:date="2015-01-26T17:24:00Z">
        <w:r w:rsidR="0030017E">
          <w:t>give the numbers</w:t>
        </w:r>
      </w:ins>
      <w:ins w:id="1368" w:author="Tim Hallett" w:date="2015-01-26T17:23:00Z">
        <w:r w:rsidR="0030017E">
          <w:t>)</w:t>
        </w:r>
      </w:ins>
      <w:ins w:id="1369" w:author="Tim Hallett" w:date="2015-01-26T17:24:00Z">
        <w:r w:rsidR="0030017E">
          <w:t xml:space="preserve"> as Universal Test and treat intervention but is estimated to cost </w:t>
        </w:r>
      </w:ins>
      <w:ins w:id="1370" w:author="Tim Hallett" w:date="2015-01-26T17:25:00Z">
        <w:r w:rsidR="0030017E">
          <w:t xml:space="preserve">only </w:t>
        </w:r>
        <w:proofErr w:type="spellStart"/>
        <w:r w:rsidR="0030017E">
          <w:t>approximayely</w:t>
        </w:r>
        <w:proofErr w:type="spellEnd"/>
        <w:r w:rsidR="0030017E">
          <w:t xml:space="preserve"> 44% as much. The combination intervention of cascade intervention is a similar </w:t>
        </w:r>
      </w:ins>
      <w:ins w:id="1371" w:author="Tim Hallett" w:date="2015-01-26T17:26:00Z">
        <w:r w:rsidR="0030017E">
          <w:t xml:space="preserve">cost as the </w:t>
        </w:r>
      </w:ins>
      <w:ins w:id="1372" w:author="Tim Hallett" w:date="2015-01-28T08:42:00Z">
        <w:r w:rsidR="00331EA3">
          <w:t>Immediate</w:t>
        </w:r>
      </w:ins>
      <w:ins w:id="1373" w:author="Tim Hallett" w:date="2015-01-26T17:26:00Z">
        <w:r w:rsidR="0030017E">
          <w:t xml:space="preserve"> ART intervention and is estimated to have a slightly greater impact.</w:t>
        </w:r>
      </w:ins>
    </w:p>
    <w:p w:rsidR="0030017E" w:rsidRDefault="0030017E">
      <w:pPr>
        <w:pStyle w:val="normal0"/>
        <w:ind w:firstLine="361"/>
        <w:rPr>
          <w:ins w:id="1374" w:author="Tim Hallett" w:date="2015-01-26T17:25:00Z"/>
        </w:rPr>
        <w:pPrChange w:id="1375" w:author="Tim Hallett" w:date="2015-01-26T17:19:00Z">
          <w:pPr>
            <w:pStyle w:val="normal0"/>
            <w:ind w:firstLine="720"/>
          </w:pPr>
        </w:pPrChange>
      </w:pPr>
    </w:p>
    <w:p w:rsidR="0030017E" w:rsidRDefault="0030017E" w:rsidP="0062659A">
      <w:pPr>
        <w:pStyle w:val="normal0"/>
        <w:rPr>
          <w:ins w:id="1376" w:author="Tim Hallett" w:date="2015-01-26T17:26:00Z"/>
        </w:rPr>
      </w:pPr>
      <w:ins w:id="1377" w:author="Tim Hallett" w:date="2015-01-26T17:26:00Z">
        <w:r>
          <w:tab/>
          <w:t xml:space="preserve">The </w:t>
        </w:r>
      </w:ins>
      <w:ins w:id="1378" w:author="Tim Hallett" w:date="2015-01-26T17:27:00Z">
        <w:r w:rsidR="00E523E5">
          <w:t xml:space="preserve">comparatively </w:t>
        </w:r>
      </w:ins>
      <w:ins w:id="1379"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1380" w:author="Tim Hallett" w:date="2015-01-26T17:27:00Z">
        <w:r w:rsidR="00331EA3">
          <w:t xml:space="preserve">, </w:t>
        </w:r>
      </w:ins>
      <w:ins w:id="1381" w:author="Tim Hallett" w:date="2015-01-28T08:43:00Z">
        <w:r w:rsidR="00331EA3">
          <w:t>w</w:t>
        </w:r>
      </w:ins>
      <w:ins w:id="1382" w:author="Tim Hallett" w:date="2015-01-26T17:27:00Z">
        <w:r w:rsidR="00E523E5">
          <w:t xml:space="preserve">hereas the UTT and </w:t>
        </w:r>
      </w:ins>
      <w:ins w:id="1383" w:author="Tim Hallett" w:date="2015-01-26T17:28:00Z">
        <w:r w:rsidR="00E523E5">
          <w:t>Immediate</w:t>
        </w:r>
      </w:ins>
      <w:ins w:id="1384" w:author="Tim Hallett" w:date="2015-01-26T17:27:00Z">
        <w:r w:rsidR="00E523E5">
          <w:t xml:space="preserve"> ART intervention operate with inefficiencies </w:t>
        </w:r>
      </w:ins>
      <w:ins w:id="1385" w:author="Tim Hallett" w:date="2015-01-26T17:28:00Z">
        <w:r w:rsidR="00E523E5">
          <w:t xml:space="preserve">due to the </w:t>
        </w:r>
      </w:ins>
      <w:ins w:id="1386" w:author="Tim Hallett" w:date="2015-01-28T08:43:00Z">
        <w:r w:rsidR="00331EA3">
          <w:t>remaining weakness</w:t>
        </w:r>
      </w:ins>
      <w:ins w:id="1387" w:author="Tim Hallett" w:date="2015-01-26T17:28:00Z">
        <w:r w:rsidR="00E523E5">
          <w:t xml:space="preserve"> of some part of the cascade</w:t>
        </w:r>
      </w:ins>
      <w:ins w:id="1388" w:author="Tim Hallett" w:date="2015-01-28T08:43:00Z">
        <w:r w:rsidR="00331EA3">
          <w:t>.</w:t>
        </w:r>
      </w:ins>
      <w:ins w:id="1389" w:author="Tim Hallett" w:date="2015-01-26T17:29:00Z">
        <w:r w:rsidR="00F93973">
          <w:t xml:space="preserve"> </w:t>
        </w:r>
      </w:ins>
    </w:p>
    <w:p w:rsidR="0030017E" w:rsidRDefault="0030017E" w:rsidP="0062659A">
      <w:pPr>
        <w:pStyle w:val="normal0"/>
        <w:rPr>
          <w:ins w:id="1390" w:author="Tim Hallett" w:date="2015-01-28T08:43:00Z"/>
        </w:rPr>
      </w:pPr>
    </w:p>
    <w:p w:rsidR="00331EA3" w:rsidRDefault="00331EA3" w:rsidP="0062659A">
      <w:pPr>
        <w:pStyle w:val="normal0"/>
        <w:rPr>
          <w:ins w:id="1391" w:author="Tim Hallett" w:date="2015-01-26T17:26:00Z"/>
        </w:rPr>
      </w:pPr>
      <w:ins w:id="1392" w:author="Tim Hallett" w:date="2015-01-28T08:43:00Z">
        <w:r>
          <w:tab/>
          <w:t xml:space="preserve">The alternative approaches for strengthening the care cascade exact their impact in different ways. The </w:t>
        </w:r>
      </w:ins>
      <w:ins w:id="1393" w:author="Tim Hallett" w:date="2015-01-28T08:44:00Z">
        <w:r>
          <w:t xml:space="preserve">combination approach </w:t>
        </w:r>
      </w:ins>
      <w:ins w:id="1394" w:author="Tim Hallett" w:date="2015-01-28T08:45:00Z">
        <w:r>
          <w:t xml:space="preserve">does not </w:t>
        </w:r>
      </w:ins>
      <w:ins w:id="1395" w:author="Tim Hallett" w:date="2015-01-28T08:46:00Z">
        <w:r>
          <w:t>substantially</w:t>
        </w:r>
      </w:ins>
      <w:ins w:id="1396" w:author="Tim Hallett" w:date="2015-01-28T08:45:00Z">
        <w:r>
          <w:t xml:space="preserve"> reduce deaths among those who do not naturally present for HIV testing, but does reduce deaths among those who have tested, linked and those on ART.</w:t>
        </w:r>
      </w:ins>
      <w:ins w:id="1397" w:author="Tim Hallett" w:date="2015-01-28T08:46:00Z">
        <w:r>
          <w:t xml:space="preserve"> </w:t>
        </w:r>
        <w:proofErr w:type="gramStart"/>
        <w:r>
          <w:t>The immediate initiation approach….</w:t>
        </w:r>
        <w:proofErr w:type="gramEnd"/>
        <w:r>
          <w:t xml:space="preserve"> In comparison, the UTT approach dramatically</w:t>
        </w:r>
      </w:ins>
      <w:ins w:id="1398"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1399" w:author="Tim Hallett" w:date="2015-01-28T08:48:00Z">
        <w:r w:rsidR="00E505F9">
          <w:t>those that have started ART but who have since disengage from care.</w:t>
        </w:r>
      </w:ins>
    </w:p>
    <w:p w:rsidR="006444A3" w:rsidDel="00C10CE0" w:rsidRDefault="000D2531">
      <w:pPr>
        <w:pStyle w:val="normal0"/>
        <w:ind w:firstLine="361"/>
        <w:rPr>
          <w:del w:id="1400" w:author="Tim Hallett" w:date="2015-01-26T17:23:00Z"/>
        </w:rPr>
        <w:pPrChange w:id="1401" w:author="Tim Hallett" w:date="2015-01-26T17:19:00Z">
          <w:pPr>
            <w:pStyle w:val="normal0"/>
            <w:ind w:firstLine="720"/>
          </w:pPr>
        </w:pPrChange>
      </w:pPr>
      <w:del w:id="1402"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rsidR="006E02E3" w:rsidRDefault="006E02E3" w:rsidP="0062659A">
      <w:pPr>
        <w:pStyle w:val="normal0"/>
      </w:pPr>
    </w:p>
    <w:p w:rsidR="00617337" w:rsidRPr="00617337" w:rsidDel="00E505F9" w:rsidRDefault="00AC6D3C" w:rsidP="00617337">
      <w:pPr>
        <w:pStyle w:val="normal0"/>
        <w:ind w:firstLine="720"/>
        <w:rPr>
          <w:del w:id="1403" w:author="Tim Hallett" w:date="2015-01-28T08:48:00Z"/>
        </w:rPr>
      </w:pPr>
      <w:del w:id="1404"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rsidR="00ED5EB8" w:rsidRDefault="00ED5EB8" w:rsidP="00ED5EB8">
      <w:pPr>
        <w:pStyle w:val="normal0"/>
        <w:jc w:val="left"/>
      </w:pPr>
    </w:p>
    <w:p w:rsidR="00943332" w:rsidRPr="007F1979" w:rsidRDefault="00FB1953" w:rsidP="00943332">
      <w:pPr>
        <w:pStyle w:val="normal0"/>
        <w:rPr>
          <w:strike/>
          <w:rPrChange w:id="1405" w:author="Tim Hallett" w:date="2015-01-28T08:49:00Z">
            <w:rPr/>
          </w:rPrChange>
        </w:rPr>
      </w:pPr>
      <w:r>
        <w:rPr>
          <w:noProof/>
          <w:lang w:val="en-US"/>
        </w:rPr>
        <mc:AlternateContent>
          <mc:Choice Requires="wpg">
            <w:drawing>
              <wp:anchor distT="0" distB="0" distL="114300" distR="114300" simplePos="0" relativeHeight="251679744" behindDoc="0" locked="0" layoutInCell="1" allowOverlap="1" wp14:anchorId="11937C44" wp14:editId="33FB58F3">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5926DE" w:rsidRPr="00B7495C" w:rsidRDefault="005926D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1406" w:author="Tim Hallett" w:date="2015-01-28T08:48:00Z">
        <w:r w:rsidR="004047B1" w:rsidRPr="00E505F9" w:rsidDel="00E505F9">
          <w:rPr>
            <w:strike/>
            <w:rPrChange w:id="1407" w:author="Tim Hallett" w:date="2015-01-28T08:48:00Z">
              <w:rPr/>
            </w:rPrChange>
          </w:rPr>
          <w:delText>T</w:delText>
        </w:r>
        <w:r w:rsidR="00F8182E" w:rsidRPr="00E505F9" w:rsidDel="00E505F9">
          <w:rPr>
            <w:strike/>
            <w:rPrChange w:id="1408" w:author="Tim Hallett" w:date="2015-01-28T08:48:00Z">
              <w:rPr/>
            </w:rPrChange>
          </w:rPr>
          <w:delText>he total number of HIV-related deaths between 2010 and 2030 for the combination of interventions</w:delText>
        </w:r>
        <w:r w:rsidRPr="00E505F9" w:rsidDel="00E505F9">
          <w:rPr>
            <w:strike/>
            <w:rPrChange w:id="1409" w:author="Tim Hallett" w:date="2015-01-28T08:48:00Z">
              <w:rPr/>
            </w:rPrChange>
          </w:rPr>
          <w:delText xml:space="preserve"> </w:delText>
        </w:r>
        <w:r w:rsidR="00963ABF" w:rsidRPr="00E505F9" w:rsidDel="00E505F9">
          <w:rPr>
            <w:strike/>
            <w:rPrChange w:id="1410" w:author="Tim Hallett" w:date="2015-01-28T08:48:00Z">
              <w:rPr/>
            </w:rPrChange>
          </w:rPr>
          <w:delText>was</w:delText>
        </w:r>
        <w:r w:rsidR="00257425" w:rsidRPr="00E505F9" w:rsidDel="00E505F9">
          <w:rPr>
            <w:strike/>
            <w:rPrChange w:id="1411" w:author="Tim Hallett" w:date="2015-01-28T08:48:00Z">
              <w:rPr/>
            </w:rPrChange>
          </w:rPr>
          <w:delText xml:space="preserve"> substantially lower than </w:delText>
        </w:r>
        <w:r w:rsidR="004047B1" w:rsidRPr="00E505F9" w:rsidDel="00E505F9">
          <w:rPr>
            <w:strike/>
            <w:rPrChange w:id="1412" w:author="Tim Hallett" w:date="2015-01-28T08:48:00Z">
              <w:rPr/>
            </w:rPrChange>
          </w:rPr>
          <w:delText xml:space="preserve">at </w:delText>
        </w:r>
        <w:r w:rsidR="00257425" w:rsidRPr="00E505F9" w:rsidDel="00E505F9">
          <w:rPr>
            <w:strike/>
            <w:rPrChange w:id="1413" w:author="Tim Hallett" w:date="2015-01-28T08:48:00Z">
              <w:rPr/>
            </w:rPrChange>
          </w:rPr>
          <w:delText>baseline (</w:delText>
        </w:r>
        <w:r w:rsidR="000C105B" w:rsidRPr="00E505F9" w:rsidDel="00E505F9">
          <w:rPr>
            <w:strike/>
            <w:rPrChange w:id="1414" w:author="Tim Hallett" w:date="2015-01-28T08:48:00Z">
              <w:rPr/>
            </w:rPrChange>
          </w:rPr>
          <w:delText>913</w:delText>
        </w:r>
        <w:r w:rsidR="00DE7875" w:rsidRPr="00E505F9" w:rsidDel="00E505F9">
          <w:rPr>
            <w:strike/>
            <w:rPrChange w:id="1415" w:author="Tim Hallett" w:date="2015-01-28T08:48:00Z">
              <w:rPr/>
            </w:rPrChange>
          </w:rPr>
          <w:delText>,</w:delText>
        </w:r>
        <w:r w:rsidR="000C105B" w:rsidRPr="00E505F9" w:rsidDel="00E505F9">
          <w:rPr>
            <w:strike/>
            <w:rPrChange w:id="1416" w:author="Tim Hallett" w:date="2015-01-28T08:48:00Z">
              <w:rPr/>
            </w:rPrChange>
          </w:rPr>
          <w:delText>256</w:delText>
        </w:r>
        <w:r w:rsidR="00257425" w:rsidRPr="00E505F9" w:rsidDel="00E505F9">
          <w:rPr>
            <w:strike/>
            <w:rPrChange w:id="1417" w:author="Tim Hallett" w:date="2015-01-28T08:48:00Z">
              <w:rPr/>
            </w:rPrChange>
          </w:rPr>
          <w:delText xml:space="preserve"> vs. 1,466,458</w:delText>
        </w:r>
        <w:r w:rsidRPr="00E505F9" w:rsidDel="00E505F9">
          <w:rPr>
            <w:strike/>
            <w:rPrChange w:id="1418" w:author="Tim Hallett" w:date="2015-01-28T08:48:00Z">
              <w:rPr/>
            </w:rPrChange>
          </w:rPr>
          <w:delText xml:space="preserve"> deaths</w:delText>
        </w:r>
        <w:r w:rsidR="00A84BA1" w:rsidRPr="00E505F9" w:rsidDel="00E505F9">
          <w:rPr>
            <w:strike/>
            <w:rPrChange w:id="1419" w:author="Tim Hallett" w:date="2015-01-28T08:48:00Z">
              <w:rPr/>
            </w:rPrChange>
          </w:rPr>
          <w:delText>, respectively</w:delText>
        </w:r>
        <w:r w:rsidR="00257425" w:rsidRPr="00E505F9" w:rsidDel="00E505F9">
          <w:rPr>
            <w:strike/>
            <w:rPrChange w:id="1420" w:author="Tim Hallett" w:date="2015-01-28T08:48:00Z">
              <w:rPr/>
            </w:rPrChange>
          </w:rPr>
          <w:delText>)</w:delText>
        </w:r>
        <w:r w:rsidR="008054EE" w:rsidRPr="00E505F9" w:rsidDel="00E505F9">
          <w:rPr>
            <w:strike/>
            <w:rPrChange w:id="1421" w:author="Tim Hallett" w:date="2015-01-28T08:48:00Z">
              <w:rPr/>
            </w:rPrChange>
          </w:rPr>
          <w:delText>, and</w:delText>
        </w:r>
        <w:r w:rsidR="00F8182E" w:rsidRPr="00E505F9" w:rsidDel="00E505F9">
          <w:rPr>
            <w:strike/>
            <w:rPrChange w:id="1422" w:author="Tim Hallett" w:date="2015-01-28T08:48:00Z">
              <w:rPr/>
            </w:rPrChange>
          </w:rPr>
          <w:delText xml:space="preserve"> </w:delText>
        </w:r>
        <w:r w:rsidR="008054EE" w:rsidRPr="00E505F9" w:rsidDel="00E505F9">
          <w:rPr>
            <w:strike/>
            <w:rPrChange w:id="1423" w:author="Tim Hallett" w:date="2015-01-28T08:48:00Z">
              <w:rPr/>
            </w:rPrChange>
          </w:rPr>
          <w:delText>was</w:delText>
        </w:r>
        <w:r w:rsidR="00F8182E" w:rsidRPr="00E505F9" w:rsidDel="00E505F9">
          <w:rPr>
            <w:strike/>
            <w:rPrChange w:id="1424" w:author="Tim Hallett" w:date="2015-01-28T08:48:00Z">
              <w:rPr/>
            </w:rPrChange>
          </w:rPr>
          <w:delText xml:space="preserve"> comparable to that of Universal Test and Treat (</w:delText>
        </w:r>
        <w:r w:rsidR="000C105B" w:rsidRPr="00E505F9" w:rsidDel="00E505F9">
          <w:rPr>
            <w:strike/>
            <w:rPrChange w:id="1425" w:author="Tim Hallett" w:date="2015-01-28T08:48:00Z">
              <w:rPr/>
            </w:rPrChange>
          </w:rPr>
          <w:delText>913,256</w:delText>
        </w:r>
        <w:r w:rsidR="00F8182E" w:rsidRPr="00E505F9" w:rsidDel="00E505F9">
          <w:rPr>
            <w:strike/>
            <w:rPrChange w:id="1426" w:author="Tim Hallett" w:date="2015-01-28T08:48:00Z">
              <w:rPr/>
            </w:rPrChange>
          </w:rPr>
          <w:delText xml:space="preserve"> vs. </w:delText>
        </w:r>
        <w:r w:rsidR="000C105B" w:rsidRPr="00E505F9" w:rsidDel="00E505F9">
          <w:rPr>
            <w:strike/>
            <w:rPrChange w:id="1427" w:author="Tim Hallett" w:date="2015-01-28T08:48:00Z">
              <w:rPr/>
            </w:rPrChange>
          </w:rPr>
          <w:delText>907,011</w:delText>
        </w:r>
        <w:r w:rsidRPr="00E505F9" w:rsidDel="00E505F9">
          <w:rPr>
            <w:strike/>
            <w:rPrChange w:id="1428" w:author="Tim Hallett" w:date="2015-01-28T08:48:00Z">
              <w:rPr/>
            </w:rPrChange>
          </w:rPr>
          <w:delText xml:space="preserve"> respectively); however, </w:delText>
        </w:r>
        <w:r w:rsidR="00F8182E" w:rsidRPr="00E505F9" w:rsidDel="00E505F9">
          <w:rPr>
            <w:strike/>
            <w:rPrChange w:id="1429" w:author="Tim Hallett" w:date="2015-01-28T08:48:00Z">
              <w:rPr/>
            </w:rPrChange>
          </w:rPr>
          <w:delText>the distribution of care experience</w:delText>
        </w:r>
        <w:r w:rsidR="004047B1" w:rsidRPr="00E505F9" w:rsidDel="00E505F9">
          <w:rPr>
            <w:strike/>
            <w:rPrChange w:id="1430" w:author="Tim Hallett" w:date="2015-01-28T08:48:00Z">
              <w:rPr/>
            </w:rPrChange>
          </w:rPr>
          <w:delText xml:space="preserve"> between the two strategies</w:delText>
        </w:r>
        <w:r w:rsidR="00F8182E" w:rsidRPr="00E505F9" w:rsidDel="00E505F9">
          <w:rPr>
            <w:strike/>
            <w:rPrChange w:id="1431" w:author="Tim Hallett" w:date="2015-01-28T08:48:00Z">
              <w:rPr/>
            </w:rPrChange>
          </w:rPr>
          <w:delText xml:space="preserve"> </w:delText>
        </w:r>
        <w:r w:rsidR="00E4757E" w:rsidRPr="00E505F9" w:rsidDel="00E505F9">
          <w:rPr>
            <w:strike/>
            <w:rPrChange w:id="1432" w:author="Tim Hallett" w:date="2015-01-28T08:48:00Z">
              <w:rPr/>
            </w:rPrChange>
          </w:rPr>
          <w:delText>differ</w:delText>
        </w:r>
        <w:r w:rsidR="00667D91" w:rsidRPr="00E505F9" w:rsidDel="00E505F9">
          <w:rPr>
            <w:strike/>
            <w:rPrChange w:id="1433" w:author="Tim Hallett" w:date="2015-01-28T08:48:00Z">
              <w:rPr/>
            </w:rPrChange>
          </w:rPr>
          <w:delText>ed</w:delText>
        </w:r>
        <w:r w:rsidR="004F0DA8" w:rsidRPr="00E505F9" w:rsidDel="00E505F9">
          <w:rPr>
            <w:strike/>
            <w:rPrChange w:id="1434" w:author="Tim Hallett" w:date="2015-01-28T08:48:00Z">
              <w:rPr/>
            </w:rPrChange>
          </w:rPr>
          <w:delText>(figure 4</w:delText>
        </w:r>
        <w:r w:rsidR="00137AD9" w:rsidRPr="00E505F9" w:rsidDel="00E505F9">
          <w:rPr>
            <w:strike/>
            <w:rPrChange w:id="1435" w:author="Tim Hallett" w:date="2015-01-28T08:48:00Z">
              <w:rPr/>
            </w:rPrChange>
          </w:rPr>
          <w:delText>)</w:delText>
        </w:r>
        <w:r w:rsidR="00E4757E" w:rsidRPr="00E505F9" w:rsidDel="00E505F9">
          <w:rPr>
            <w:strike/>
            <w:rPrChange w:id="1436" w:author="Tim Hallett" w:date="2015-01-28T08:48:00Z">
              <w:rPr/>
            </w:rPrChange>
          </w:rPr>
          <w:delText>.</w:delText>
        </w:r>
        <w:r w:rsidR="0076557A" w:rsidRPr="00E505F9" w:rsidDel="00E505F9">
          <w:rPr>
            <w:strike/>
            <w:rPrChange w:id="1437" w:author="Tim Hallett" w:date="2015-01-28T08:48:00Z">
              <w:rPr/>
            </w:rPrChange>
          </w:rPr>
          <w:delText xml:space="preserve"> With the </w:delText>
        </w:r>
      </w:del>
      <w:proofErr w:type="gramStart"/>
      <w:r w:rsidR="0076557A" w:rsidRPr="00E505F9">
        <w:rPr>
          <w:strike/>
          <w:rPrChange w:id="1438" w:author="Tim Hallett" w:date="2015-01-28T08:48:00Z">
            <w:rPr/>
          </w:rPrChange>
        </w:rPr>
        <w:t>combination</w:t>
      </w:r>
      <w:proofErr w:type="gramEnd"/>
      <w:r w:rsidR="0076557A" w:rsidRPr="00E505F9">
        <w:rPr>
          <w:strike/>
          <w:rPrChange w:id="1439" w:author="Tim Hallett" w:date="2015-01-28T08:48:00Z">
            <w:rPr/>
          </w:rPrChange>
        </w:rPr>
        <w:t xml:space="preserve"> of interventions, the majority of HIV-related deaths </w:t>
      </w:r>
      <w:r w:rsidR="00F3008D" w:rsidRPr="00E505F9">
        <w:rPr>
          <w:strike/>
          <w:rPrChange w:id="1440" w:author="Tim Hallett" w:date="2015-01-28T08:48:00Z">
            <w:rPr/>
          </w:rPrChange>
        </w:rPr>
        <w:t>occurred</w:t>
      </w:r>
      <w:r w:rsidR="0076557A" w:rsidRPr="00E505F9">
        <w:rPr>
          <w:strike/>
          <w:rPrChange w:id="1441" w:author="Tim Hallett" w:date="2015-01-28T08:48:00Z">
            <w:rPr/>
          </w:rPrChange>
        </w:rPr>
        <w:t xml:space="preserve"> among individuals who </w:t>
      </w:r>
      <w:r w:rsidR="00F3008D" w:rsidRPr="00E505F9">
        <w:rPr>
          <w:strike/>
          <w:rPrChange w:id="1442" w:author="Tim Hallett" w:date="2015-01-28T08:48:00Z">
            <w:rPr/>
          </w:rPrChange>
        </w:rPr>
        <w:t>had</w:t>
      </w:r>
      <w:r w:rsidR="0076557A" w:rsidRPr="00E505F9">
        <w:rPr>
          <w:strike/>
          <w:rPrChange w:id="1443" w:author="Tim Hallett" w:date="2015-01-28T08:48:00Z">
            <w:rPr/>
          </w:rPrChange>
        </w:rPr>
        <w:t xml:space="preserve"> not initiated ART, with </w:t>
      </w:r>
      <w:r w:rsidR="00137AD9" w:rsidRPr="00E505F9">
        <w:rPr>
          <w:strike/>
          <w:rPrChange w:id="1444" w:author="Tim Hallett" w:date="2015-01-28T08:48:00Z">
            <w:rPr/>
          </w:rPrChange>
        </w:rPr>
        <w:t>24</w:t>
      </w:r>
      <w:r w:rsidR="0076557A" w:rsidRPr="00E505F9">
        <w:rPr>
          <w:strike/>
          <w:rPrChange w:id="1445" w:author="Tim Hallett" w:date="2015-01-28T08:48:00Z">
            <w:rPr/>
          </w:rPrChange>
        </w:rPr>
        <w:t xml:space="preserve">% of individuals never tested and </w:t>
      </w:r>
      <w:r w:rsidR="00137AD9" w:rsidRPr="00E505F9">
        <w:rPr>
          <w:strike/>
          <w:rPrChange w:id="1446" w:author="Tim Hallett" w:date="2015-01-28T08:48:00Z">
            <w:rPr/>
          </w:rPrChange>
        </w:rPr>
        <w:t>33</w:t>
      </w:r>
      <w:r w:rsidR="0076557A" w:rsidRPr="00E505F9">
        <w:rPr>
          <w:strike/>
          <w:rPrChange w:id="1447" w:author="Tim Hallett" w:date="2015-01-28T08:48:00Z">
            <w:rPr/>
          </w:rPrChange>
        </w:rPr>
        <w:t xml:space="preserve">% of individuals </w:t>
      </w:r>
      <w:r w:rsidR="00F3008D" w:rsidRPr="00E505F9">
        <w:rPr>
          <w:strike/>
          <w:rPrChange w:id="1448" w:author="Tim Hallett" w:date="2015-01-28T08:48:00Z">
            <w:rPr/>
          </w:rPrChange>
        </w:rPr>
        <w:t>diagnosed</w:t>
      </w:r>
      <w:r w:rsidR="0076557A">
        <w:t xml:space="preserve"> </w:t>
      </w:r>
      <w:r w:rsidR="0076557A" w:rsidRPr="007F1979">
        <w:rPr>
          <w:strike/>
          <w:rPrChange w:id="1449" w:author="Tim Hallett" w:date="2015-01-28T08:49:00Z">
            <w:rPr/>
          </w:rPrChange>
        </w:rPr>
        <w:t xml:space="preserve">but never </w:t>
      </w:r>
      <w:r w:rsidR="00F3008D" w:rsidRPr="007F1979">
        <w:rPr>
          <w:strike/>
          <w:rPrChange w:id="1450" w:author="Tim Hallett" w:date="2015-01-28T08:49:00Z">
            <w:rPr/>
          </w:rPrChange>
        </w:rPr>
        <w:t>initiated</w:t>
      </w:r>
      <w:r w:rsidR="0076557A" w:rsidRPr="007F1979">
        <w:rPr>
          <w:strike/>
          <w:rPrChange w:id="1451" w:author="Tim Hallett" w:date="2015-01-28T08:49:00Z">
            <w:rPr/>
          </w:rPrChange>
        </w:rPr>
        <w:t xml:space="preserve"> ART. </w:t>
      </w:r>
      <w:r w:rsidR="0057217D" w:rsidRPr="007F1979">
        <w:rPr>
          <w:strike/>
          <w:rPrChange w:id="1452" w:author="Tim Hallett" w:date="2015-01-28T08:49:00Z">
            <w:rPr/>
          </w:rPrChange>
        </w:rPr>
        <w:t xml:space="preserve">Yet, this is a </w:t>
      </w:r>
      <w:r w:rsidR="00E46413" w:rsidRPr="007F1979">
        <w:rPr>
          <w:strike/>
          <w:rPrChange w:id="1453" w:author="Tim Hallett" w:date="2015-01-28T08:49:00Z">
            <w:rPr/>
          </w:rPrChange>
        </w:rPr>
        <w:t>reduction</w:t>
      </w:r>
      <w:r w:rsidR="0057217D" w:rsidRPr="007F1979">
        <w:rPr>
          <w:strike/>
          <w:rPrChange w:id="1454" w:author="Tim Hallett" w:date="2015-01-28T08:49:00Z">
            <w:rPr/>
          </w:rPrChange>
        </w:rPr>
        <w:t xml:space="preserve"> from the baseline scenario where 57% of HIV-related deaths were among individuals who were tested but never initiated ART.</w:t>
      </w:r>
      <w:r w:rsidR="00E90FA6" w:rsidRPr="007F1979">
        <w:rPr>
          <w:strike/>
          <w:rPrChange w:id="1455" w:author="Tim Hallett" w:date="2015-01-28T08:49:00Z">
            <w:rPr/>
          </w:rPrChange>
        </w:rPr>
        <w:t xml:space="preserve"> In contrast, HIV-related deaths when the Universal Test and Treat intervention </w:t>
      </w:r>
      <w:r w:rsidR="00D63496" w:rsidRPr="007F1979">
        <w:rPr>
          <w:strike/>
          <w:rPrChange w:id="1456" w:author="Tim Hallett" w:date="2015-01-28T08:49:00Z">
            <w:rPr/>
          </w:rPrChange>
        </w:rPr>
        <w:t>was</w:t>
      </w:r>
      <w:r w:rsidR="000A34EF" w:rsidRPr="007F1979">
        <w:rPr>
          <w:strike/>
          <w:rPrChange w:id="1457" w:author="Tim Hallett" w:date="2015-01-28T08:49:00Z">
            <w:rPr/>
          </w:rPrChange>
        </w:rPr>
        <w:t xml:space="preserve"> applied </w:t>
      </w:r>
      <w:r w:rsidR="00D63496" w:rsidRPr="007F1979">
        <w:rPr>
          <w:strike/>
          <w:rPrChange w:id="1458" w:author="Tim Hallett" w:date="2015-01-28T08:49:00Z">
            <w:rPr/>
          </w:rPrChange>
        </w:rPr>
        <w:t>were</w:t>
      </w:r>
      <w:r w:rsidR="000A34EF" w:rsidRPr="007F1979">
        <w:rPr>
          <w:strike/>
          <w:rPrChange w:id="1459" w:author="Tim Hallett" w:date="2015-01-28T08:49:00Z">
            <w:rPr/>
          </w:rPrChange>
        </w:rPr>
        <w:t xml:space="preserve"> predominantly </w:t>
      </w:r>
      <w:r w:rsidR="00E90FA6" w:rsidRPr="007F1979">
        <w:rPr>
          <w:strike/>
          <w:rPrChange w:id="1460" w:author="Tim Hallett" w:date="2015-01-28T08:49:00Z">
            <w:rPr/>
          </w:rPrChange>
        </w:rPr>
        <w:t xml:space="preserve">among patients who </w:t>
      </w:r>
      <w:r w:rsidR="00D63496" w:rsidRPr="007F1979">
        <w:rPr>
          <w:strike/>
          <w:rPrChange w:id="1461" w:author="Tim Hallett" w:date="2015-01-28T08:49:00Z">
            <w:rPr/>
          </w:rPrChange>
        </w:rPr>
        <w:t xml:space="preserve">had </w:t>
      </w:r>
      <w:r w:rsidR="00E90FA6" w:rsidRPr="007F1979">
        <w:rPr>
          <w:strike/>
          <w:rPrChange w:id="1462" w:author="Tim Hallett" w:date="2015-01-28T08:49:00Z">
            <w:rPr/>
          </w:rPrChange>
        </w:rPr>
        <w:t>initiated ART</w:t>
      </w:r>
      <w:r w:rsidR="00177AC2" w:rsidRPr="007F1979">
        <w:rPr>
          <w:strike/>
          <w:rPrChange w:id="1463" w:author="Tim Hallett" w:date="2015-01-28T08:49:00Z">
            <w:rPr/>
          </w:rPrChange>
        </w:rPr>
        <w:t xml:space="preserve"> (87%)</w:t>
      </w:r>
      <w:r w:rsidR="00E90FA6" w:rsidRPr="007F1979">
        <w:rPr>
          <w:strike/>
          <w:rPrChange w:id="1464" w:author="Tim Hallett" w:date="2015-01-28T08:49:00Z">
            <w:rPr/>
          </w:rPrChange>
        </w:rPr>
        <w:t xml:space="preserve">, and in particular those who initiated ART </w:t>
      </w:r>
      <w:r w:rsidR="00137AD9" w:rsidRPr="007F1979">
        <w:rPr>
          <w:strike/>
          <w:rPrChange w:id="1465" w:author="Tim Hallett" w:date="2015-01-28T08:49:00Z">
            <w:rPr/>
          </w:rPrChange>
        </w:rPr>
        <w:t>but were then lost from care (51</w:t>
      </w:r>
      <w:r w:rsidR="00E90FA6" w:rsidRPr="007F1979">
        <w:rPr>
          <w:strike/>
          <w:rPrChange w:id="1466" w:author="Tim Hallett" w:date="2015-01-28T08:49:00Z">
            <w:rPr/>
          </w:rPrChange>
        </w:rPr>
        <w:t>%).</w:t>
      </w:r>
    </w:p>
    <w:p w:rsidR="00943332" w:rsidRPr="007F1979" w:rsidRDefault="00943332" w:rsidP="00943332">
      <w:pPr>
        <w:pStyle w:val="normal0"/>
        <w:rPr>
          <w:strike/>
          <w:rPrChange w:id="1467" w:author="Tim Hallett" w:date="2015-01-28T08:49:00Z">
            <w:rPr/>
          </w:rPrChange>
        </w:rPr>
      </w:pPr>
    </w:p>
    <w:p w:rsidR="00943332" w:rsidRPr="007F1979" w:rsidRDefault="00943332" w:rsidP="00943332">
      <w:pPr>
        <w:pStyle w:val="normal0"/>
        <w:rPr>
          <w:strike/>
          <w:rPrChange w:id="1468" w:author="Tim Hallett" w:date="2015-01-28T08:49:00Z">
            <w:rPr/>
          </w:rPrChange>
        </w:rPr>
      </w:pPr>
    </w:p>
    <w:p w:rsidR="00297244" w:rsidRDefault="00297244" w:rsidP="0003444E"/>
    <w:p w:rsidR="00186A0A" w:rsidRDefault="00327729" w:rsidP="00BE6FB5">
      <w:pPr>
        <w:pStyle w:val="normal0"/>
        <w:ind w:firstLine="720"/>
      </w:pPr>
      <w:r>
        <w:t xml:space="preserve"> </w:t>
      </w:r>
    </w:p>
    <w:p w:rsidR="00186A0A" w:rsidRDefault="00186A0A" w:rsidP="00BE6FB5">
      <w:pPr>
        <w:pStyle w:val="normal0"/>
        <w:ind w:firstLine="720"/>
      </w:pPr>
    </w:p>
    <w:p w:rsidR="00186A0A" w:rsidRDefault="00186A0A" w:rsidP="00BE6FB5">
      <w:pPr>
        <w:pStyle w:val="normal0"/>
        <w:ind w:firstLine="720"/>
      </w:pPr>
    </w:p>
    <w:p w:rsidR="004711ED" w:rsidRDefault="004711ED">
      <w:pPr>
        <w:pStyle w:val="Heading1"/>
        <w:contextualSpacing w:val="0"/>
      </w:pPr>
      <w:bookmarkStart w:id="1469" w:name="h.l34fxr5ht8f5" w:colFirst="0" w:colLast="0"/>
      <w:bookmarkEnd w:id="1469"/>
    </w:p>
    <w:p w:rsidR="001F5128" w:rsidRDefault="001F5128" w:rsidP="001F5128">
      <w:pPr>
        <w:pStyle w:val="Subtitle"/>
        <w:contextualSpacing w:val="0"/>
      </w:pPr>
    </w:p>
    <w:p w:rsidR="001F5128" w:rsidRDefault="001F5128" w:rsidP="001F5128">
      <w:pPr>
        <w:pStyle w:val="Subtitle"/>
        <w:contextualSpacing w:val="0"/>
        <w:rPr>
          <w:rFonts w:ascii="Helvetica Neue" w:eastAsia="Helvetica Neue" w:hAnsi="Helvetica Neue" w:cs="Helvetica Neue"/>
          <w:sz w:val="26"/>
        </w:rPr>
      </w:pPr>
    </w:p>
    <w:p w:rsidR="008E1D0F" w:rsidRPr="008E1D0F" w:rsidRDefault="008E1D0F" w:rsidP="008E1D0F">
      <w:pPr>
        <w:pStyle w:val="normal0"/>
      </w:pPr>
    </w:p>
    <w:p w:rsidR="001F5128" w:rsidRPr="001F5128" w:rsidRDefault="001F5128" w:rsidP="001F5128">
      <w:pPr>
        <w:pStyle w:val="norm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p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ART Outreach</w:t>
            </w:r>
          </w:p>
        </w:tc>
        <w:tc>
          <w:tcPr>
            <w:tcW w:w="99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 xml:space="preserve">ART Outreach + </w:t>
            </w:r>
          </w:p>
          <w:p w:rsidR="00A70AB2" w:rsidRPr="00860B8B" w:rsidRDefault="00A70AB2" w:rsidP="00A70AB2">
            <w:pPr>
              <w:pStyle w:val="normal0"/>
              <w:rPr>
                <w:b w:val="0"/>
                <w:sz w:val="16"/>
                <w:szCs w:val="16"/>
              </w:rPr>
            </w:pPr>
            <w:r w:rsidRPr="00860B8B">
              <w:rPr>
                <w:b w:val="0"/>
                <w:sz w:val="16"/>
                <w:szCs w:val="16"/>
              </w:rPr>
              <w:t>POC CD4</w:t>
            </w:r>
          </w:p>
        </w:tc>
        <w:tc>
          <w:tcPr>
            <w:tcW w:w="99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ART Outreach +</w:t>
            </w:r>
          </w:p>
          <w:p w:rsidR="00A70AB2" w:rsidRPr="00860B8B" w:rsidRDefault="00A70AB2" w:rsidP="00A70AB2">
            <w:pPr>
              <w:pStyle w:val="normal0"/>
              <w:rPr>
                <w:b w:val="0"/>
                <w:sz w:val="16"/>
                <w:szCs w:val="16"/>
              </w:rPr>
            </w:pPr>
            <w:r w:rsidRPr="00860B8B">
              <w:rPr>
                <w:b w:val="0"/>
                <w:sz w:val="16"/>
                <w:szCs w:val="16"/>
              </w:rPr>
              <w:t xml:space="preserve">POC CD4 + </w:t>
            </w:r>
          </w:p>
          <w:p w:rsidR="00A70AB2" w:rsidRPr="00860B8B" w:rsidRDefault="00A70AB2" w:rsidP="00A70AB2">
            <w:pPr>
              <w:pStyle w:val="normal0"/>
              <w:rPr>
                <w:b w:val="0"/>
                <w:sz w:val="16"/>
                <w:szCs w:val="16"/>
              </w:rPr>
            </w:pPr>
            <w:r w:rsidRPr="00860B8B">
              <w:rPr>
                <w:b w:val="0"/>
                <w:sz w:val="16"/>
                <w:szCs w:val="16"/>
              </w:rPr>
              <w:t>VCT POC CD4</w:t>
            </w:r>
          </w:p>
        </w:tc>
        <w:tc>
          <w:tcPr>
            <w:tcW w:w="99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ART Outreach +</w:t>
            </w:r>
          </w:p>
          <w:p w:rsidR="00A70AB2" w:rsidRPr="00860B8B" w:rsidRDefault="00A70AB2" w:rsidP="00A70AB2">
            <w:pPr>
              <w:pStyle w:val="normal0"/>
              <w:rPr>
                <w:b w:val="0"/>
                <w:sz w:val="16"/>
                <w:szCs w:val="16"/>
              </w:rPr>
            </w:pPr>
            <w:r w:rsidRPr="00860B8B">
              <w:rPr>
                <w:b w:val="0"/>
                <w:sz w:val="16"/>
                <w:szCs w:val="16"/>
              </w:rPr>
              <w:t xml:space="preserve">POC CD4 + </w:t>
            </w:r>
          </w:p>
          <w:p w:rsidR="00A70AB2" w:rsidRPr="00860B8B" w:rsidRDefault="00A70AB2" w:rsidP="00A70AB2">
            <w:pPr>
              <w:pStyle w:val="normal0"/>
              <w:rPr>
                <w:b w:val="0"/>
                <w:sz w:val="16"/>
                <w:szCs w:val="16"/>
              </w:rPr>
            </w:pPr>
            <w:r w:rsidRPr="00860B8B">
              <w:rPr>
                <w:b w:val="0"/>
                <w:sz w:val="16"/>
                <w:szCs w:val="16"/>
              </w:rPr>
              <w:t xml:space="preserve">VCT POC CD4 + </w:t>
            </w:r>
          </w:p>
          <w:p w:rsidR="00A70AB2" w:rsidRPr="00860B8B" w:rsidRDefault="00A70AB2" w:rsidP="00A70AB2">
            <w:pPr>
              <w:pStyle w:val="normal0"/>
              <w:rPr>
                <w:b w:val="0"/>
                <w:sz w:val="16"/>
                <w:szCs w:val="16"/>
              </w:rPr>
            </w:pPr>
            <w:r w:rsidRPr="00860B8B">
              <w:rPr>
                <w:b w:val="0"/>
                <w:sz w:val="16"/>
                <w:szCs w:val="16"/>
              </w:rPr>
              <w:t>Linkage</w:t>
            </w:r>
          </w:p>
        </w:tc>
        <w:tc>
          <w:tcPr>
            <w:tcW w:w="99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 xml:space="preserve">ART Outreach + </w:t>
            </w:r>
          </w:p>
          <w:p w:rsidR="00A70AB2" w:rsidRPr="00860B8B" w:rsidRDefault="00A70AB2" w:rsidP="00A70AB2">
            <w:pPr>
              <w:pStyle w:val="normal0"/>
              <w:rPr>
                <w:b w:val="0"/>
                <w:sz w:val="16"/>
                <w:szCs w:val="16"/>
              </w:rPr>
            </w:pPr>
            <w:r w:rsidRPr="00860B8B">
              <w:rPr>
                <w:b w:val="0"/>
                <w:sz w:val="16"/>
                <w:szCs w:val="16"/>
              </w:rPr>
              <w:t xml:space="preserve">POC CD4 + </w:t>
            </w:r>
          </w:p>
          <w:p w:rsidR="00A70AB2" w:rsidRPr="00860B8B" w:rsidRDefault="00A70AB2" w:rsidP="00A70AB2">
            <w:pPr>
              <w:pStyle w:val="normal0"/>
              <w:rPr>
                <w:b w:val="0"/>
                <w:sz w:val="16"/>
                <w:szCs w:val="16"/>
              </w:rPr>
            </w:pPr>
            <w:r w:rsidRPr="00860B8B">
              <w:rPr>
                <w:b w:val="0"/>
                <w:sz w:val="16"/>
                <w:szCs w:val="16"/>
              </w:rPr>
              <w:t xml:space="preserve">VCT POC CD4 + </w:t>
            </w:r>
          </w:p>
          <w:p w:rsidR="00A70AB2" w:rsidRPr="00860B8B" w:rsidRDefault="00A70AB2" w:rsidP="00A70AB2">
            <w:pPr>
              <w:pStyle w:val="normal0"/>
              <w:rPr>
                <w:b w:val="0"/>
                <w:sz w:val="16"/>
                <w:szCs w:val="16"/>
              </w:rPr>
            </w:pPr>
            <w:r w:rsidRPr="00860B8B">
              <w:rPr>
                <w:b w:val="0"/>
                <w:sz w:val="16"/>
                <w:szCs w:val="16"/>
              </w:rPr>
              <w:t xml:space="preserve">Linkage + </w:t>
            </w:r>
          </w:p>
          <w:p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70AB2" w:rsidRPr="00860B8B" w:rsidRDefault="00A70AB2" w:rsidP="00A70AB2">
            <w:pPr>
              <w:pStyle w:val="normal0"/>
              <w:rPr>
                <w:b w:val="0"/>
                <w:sz w:val="16"/>
                <w:szCs w:val="16"/>
              </w:rPr>
            </w:pPr>
            <w:r w:rsidRPr="00860B8B">
              <w:rPr>
                <w:b w:val="0"/>
                <w:sz w:val="16"/>
                <w:szCs w:val="16"/>
              </w:rPr>
              <w:t xml:space="preserve">ART Outreach + </w:t>
            </w:r>
          </w:p>
          <w:p w:rsidR="00A70AB2" w:rsidRPr="00860B8B" w:rsidRDefault="00A70AB2" w:rsidP="00A70AB2">
            <w:pPr>
              <w:pStyle w:val="normal0"/>
              <w:rPr>
                <w:b w:val="0"/>
                <w:sz w:val="16"/>
                <w:szCs w:val="16"/>
              </w:rPr>
            </w:pPr>
            <w:r w:rsidRPr="00860B8B">
              <w:rPr>
                <w:b w:val="0"/>
                <w:sz w:val="16"/>
                <w:szCs w:val="16"/>
              </w:rPr>
              <w:t xml:space="preserve">POC CD4 + </w:t>
            </w:r>
          </w:p>
          <w:p w:rsidR="00A70AB2" w:rsidRPr="00860B8B" w:rsidRDefault="00A70AB2" w:rsidP="00A70AB2">
            <w:pPr>
              <w:pStyle w:val="normal0"/>
              <w:rPr>
                <w:b w:val="0"/>
                <w:sz w:val="16"/>
                <w:szCs w:val="16"/>
              </w:rPr>
            </w:pPr>
            <w:r w:rsidRPr="00860B8B">
              <w:rPr>
                <w:b w:val="0"/>
                <w:sz w:val="16"/>
                <w:szCs w:val="16"/>
              </w:rPr>
              <w:t xml:space="preserve">VCT POC CD4 + </w:t>
            </w:r>
          </w:p>
          <w:p w:rsidR="00A70AB2" w:rsidRPr="00860B8B" w:rsidRDefault="00A70AB2" w:rsidP="00A70AB2">
            <w:pPr>
              <w:pStyle w:val="normal0"/>
              <w:rPr>
                <w:b w:val="0"/>
                <w:sz w:val="16"/>
                <w:szCs w:val="16"/>
              </w:rPr>
            </w:pPr>
            <w:r w:rsidRPr="00860B8B">
              <w:rPr>
                <w:b w:val="0"/>
                <w:sz w:val="16"/>
                <w:szCs w:val="16"/>
              </w:rPr>
              <w:t xml:space="preserve">Linkage + </w:t>
            </w:r>
          </w:p>
          <w:p w:rsidR="00A70AB2" w:rsidRPr="00860B8B" w:rsidRDefault="00A70AB2" w:rsidP="00A70AB2">
            <w:pPr>
              <w:pStyle w:val="normal0"/>
              <w:rPr>
                <w:b w:val="0"/>
                <w:sz w:val="16"/>
                <w:szCs w:val="16"/>
              </w:rPr>
            </w:pPr>
            <w:r w:rsidRPr="00860B8B">
              <w:rPr>
                <w:b w:val="0"/>
                <w:sz w:val="16"/>
                <w:szCs w:val="16"/>
              </w:rPr>
              <w:t xml:space="preserve">Pre-ART Outreach + </w:t>
            </w:r>
          </w:p>
          <w:p w:rsidR="00A70AB2" w:rsidRPr="00860B8B" w:rsidRDefault="00A70AB2" w:rsidP="00A70AB2">
            <w:pPr>
              <w:pStyle w:val="normal0"/>
              <w:rPr>
                <w:b w:val="0"/>
                <w:sz w:val="16"/>
                <w:szCs w:val="16"/>
              </w:rPr>
            </w:pPr>
            <w:r w:rsidRPr="00860B8B">
              <w:rPr>
                <w:b w:val="0"/>
                <w:sz w:val="16"/>
                <w:szCs w:val="16"/>
              </w:rPr>
              <w:t>Adherence</w:t>
            </w:r>
          </w:p>
        </w:tc>
        <w:tc>
          <w:tcPr>
            <w:tcW w:w="99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rsidR="004D3BDD" w:rsidRDefault="004D3BDD" w:rsidP="007300B5">
      <w:pPr>
        <w:pStyle w:val="Heading1"/>
        <w:contextualSpacing w:val="0"/>
      </w:pPr>
    </w:p>
    <w:p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767171E" wp14:editId="05A28B23">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Default="005926D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rsidR="005926DE" w:rsidRPr="00B7495C" w:rsidRDefault="005926D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rsidR="005926DE" w:rsidRDefault="005926DE"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rsidR="005926DE" w:rsidRPr="00B7495C" w:rsidRDefault="005926DE" w:rsidP="00EF0A6D">
                      <w:pPr>
                        <w:rPr>
                          <w:rFonts w:ascii="Trebuchet MS" w:hAnsi="Trebuchet MS"/>
                          <w:sz w:val="16"/>
                          <w:szCs w:val="16"/>
                        </w:rPr>
                      </w:pPr>
                    </w:p>
                  </w:txbxContent>
                </v:textbox>
                <w10:wrap type="through"/>
              </v:shape>
            </w:pict>
          </mc:Fallback>
        </mc:AlternateContent>
      </w:r>
    </w:p>
    <w:p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6789D19E" wp14:editId="16889977">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Default="005926D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rsidR="005926DE" w:rsidRPr="00B7495C" w:rsidRDefault="005926DE"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rsidR="005926DE" w:rsidRDefault="005926DE"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rsidR="005926DE" w:rsidRPr="00B7495C" w:rsidRDefault="005926DE" w:rsidP="00A70AB2">
                      <w:pPr>
                        <w:rPr>
                          <w:rFonts w:ascii="Trebuchet MS" w:hAnsi="Trebuchet MS"/>
                          <w:sz w:val="16"/>
                          <w:szCs w:val="16"/>
                        </w:rPr>
                      </w:pPr>
                    </w:p>
                  </w:txbxContent>
                </v:textbox>
                <w10:wrap type="through"/>
              </v:shape>
            </w:pict>
          </mc:Fallback>
        </mc:AlternateContent>
      </w:r>
    </w:p>
    <w:p w:rsidR="00F93973" w:rsidRDefault="00F93973" w:rsidP="004047B1">
      <w:pPr>
        <w:pStyle w:val="Heading1"/>
        <w:contextualSpacing w:val="0"/>
        <w:rPr>
          <w:ins w:id="1470" w:author="Tim Hallett" w:date="2015-01-26T17:29:00Z"/>
        </w:rPr>
      </w:pPr>
    </w:p>
    <w:p w:rsidR="00F93973" w:rsidRDefault="00F93973" w:rsidP="004047B1">
      <w:pPr>
        <w:pStyle w:val="Heading1"/>
        <w:contextualSpacing w:val="0"/>
        <w:rPr>
          <w:ins w:id="1471" w:author="Tim Hallett" w:date="2015-01-26T17:29:00Z"/>
        </w:rPr>
      </w:pPr>
    </w:p>
    <w:p w:rsidR="00185441" w:rsidRDefault="008B4C19" w:rsidP="004047B1">
      <w:pPr>
        <w:pStyle w:val="Heading1"/>
        <w:contextualSpacing w:val="0"/>
        <w:rPr>
          <w:ins w:id="1472" w:author="Tim Hallett" w:date="2015-01-26T17:29:00Z"/>
        </w:rPr>
      </w:pPr>
      <w:commentRangeStart w:id="1473"/>
      <w:commentRangeStart w:id="1474"/>
      <w:r>
        <w:rPr>
          <w:noProof/>
          <w:lang w:val="en-US"/>
        </w:rPr>
        <mc:AlternateContent>
          <mc:Choice Requires="wpg">
            <w:drawing>
              <wp:anchor distT="0" distB="0" distL="114300" distR="114300" simplePos="0" relativeHeight="251687936" behindDoc="0" locked="0" layoutInCell="1" allowOverlap="1" wp14:anchorId="0ADB8711" wp14:editId="5B27BE8C">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5926DE" w:rsidRDefault="005926DE" w:rsidP="00137AD9">
                              <w:pPr>
                                <w:pStyle w:val="Subtitle"/>
                                <w:contextualSpacing w:val="0"/>
                              </w:pPr>
                              <w:r>
                                <w:t>Figure 4. Care experience of deceased individuals who suffered an HIV-related death between 2010 and 2030.</w:t>
                              </w:r>
                            </w:p>
                            <w:p w:rsidR="005926DE" w:rsidRPr="00B7495C" w:rsidRDefault="005926DE"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rsidR="005926DE" w:rsidRDefault="005926DE" w:rsidP="00137AD9">
                        <w:pPr>
                          <w:pStyle w:val="Subtitle"/>
                          <w:contextualSpacing w:val="0"/>
                        </w:pPr>
                        <w:r>
                          <w:t>Figure 4. Care experience of deceased individuals who suffered an HIV-related death between 2010 and 2030.</w:t>
                        </w:r>
                      </w:p>
                      <w:p w:rsidR="005926DE" w:rsidRPr="00B7495C" w:rsidRDefault="005926DE"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1473"/>
      <w:r w:rsidR="00331EA3">
        <w:rPr>
          <w:rStyle w:val="CommentReference"/>
        </w:rPr>
        <w:commentReference w:id="1473"/>
      </w:r>
      <w:r w:rsidR="00ED39DB">
        <w:t>D</w:t>
      </w:r>
      <w:r w:rsidR="00615625">
        <w:t>i</w:t>
      </w:r>
      <w:r w:rsidR="00ED39DB">
        <w:t>scussion</w:t>
      </w:r>
      <w:commentRangeEnd w:id="1474"/>
      <w:r w:rsidR="00802DB7">
        <w:rPr>
          <w:rStyle w:val="CommentReference"/>
        </w:rPr>
        <w:commentReference w:id="1474"/>
      </w:r>
    </w:p>
    <w:p w:rsidR="00F93973" w:rsidRDefault="00F93973">
      <w:pPr>
        <w:pStyle w:val="normal0"/>
        <w:rPr>
          <w:ins w:id="1475" w:author="Tim Hallett" w:date="2015-01-26T17:29:00Z"/>
        </w:rPr>
        <w:pPrChange w:id="1476" w:author="Tim Hallett" w:date="2015-01-26T17:29:00Z">
          <w:pPr>
            <w:pStyle w:val="Heading1"/>
            <w:contextualSpacing w:val="0"/>
          </w:pPr>
        </w:pPrChange>
      </w:pPr>
    </w:p>
    <w:p w:rsidR="007F1979" w:rsidRDefault="007F1979">
      <w:pPr>
        <w:pStyle w:val="normal0"/>
        <w:rPr>
          <w:ins w:id="1477" w:author="Tim Hallett" w:date="2015-01-28T08:49:00Z"/>
        </w:rPr>
        <w:pPrChange w:id="1478" w:author="Tim Hallett" w:date="2015-01-26T17:29:00Z">
          <w:pPr>
            <w:pStyle w:val="Heading1"/>
            <w:contextualSpacing w:val="0"/>
          </w:pPr>
        </w:pPrChange>
      </w:pPr>
    </w:p>
    <w:p w:rsidR="0006590A" w:rsidRDefault="0006590A" w:rsidP="0006590A">
      <w:pPr>
        <w:pStyle w:val="normal0"/>
        <w:rPr>
          <w:ins w:id="1479" w:author="Tim Hallett" w:date="2015-01-28T08:49:00Z"/>
          <w:lang w:val="en-US"/>
        </w:rPr>
      </w:pPr>
      <w:ins w:id="1480" w:author="Tim Hallett" w:date="2015-01-28T08:49:00Z">
        <w:r w:rsidRPr="00DD19A4">
          <w:rPr>
            <w:lang w:val="en-US"/>
          </w:rPr>
          <w:t>Our results suggest that ART-</w:t>
        </w:r>
        <w:proofErr w:type="spellStart"/>
        <w:r w:rsidRPr="00DD19A4">
          <w:rPr>
            <w:lang w:val="en-US"/>
          </w:rPr>
          <w:t>programmes</w:t>
        </w:r>
        <w:proofErr w:type="spellEnd"/>
        <w:r w:rsidRPr="00DD19A4">
          <w:rPr>
            <w:lang w:val="en-US"/>
          </w:rPr>
          <w:t xml:space="preserve"> can be </w:t>
        </w:r>
      </w:ins>
      <w:ins w:id="1481" w:author="Tim Hallett" w:date="2015-01-28T08:55:00Z">
        <w:r w:rsidR="00802DB7">
          <w:rPr>
            <w:lang w:val="en-US"/>
          </w:rPr>
          <w:t xml:space="preserve">materially </w:t>
        </w:r>
      </w:ins>
      <w:ins w:id="1482" w:author="Tim Hallett" w:date="2015-01-28T08:49:00Z">
        <w:r w:rsidRPr="00DD19A4">
          <w:rPr>
            <w:lang w:val="en-US"/>
          </w:rPr>
          <w:t>enhanced to bri</w:t>
        </w:r>
        <w:r>
          <w:rPr>
            <w:lang w:val="en-US"/>
          </w:rPr>
          <w:t xml:space="preserve">ng about greater health benefits by strengthening each part of the </w:t>
        </w:r>
        <w:proofErr w:type="gramStart"/>
        <w:r>
          <w:rPr>
            <w:lang w:val="en-US"/>
          </w:rPr>
          <w:t xml:space="preserve">cascade </w:t>
        </w:r>
      </w:ins>
      <w:ins w:id="1483" w:author="Tim Hallett" w:date="2015-01-28T08:56:00Z">
        <w:r w:rsidR="00802DB7">
          <w:rPr>
            <w:lang w:val="en-US"/>
          </w:rPr>
          <w:t>,</w:t>
        </w:r>
        <w:proofErr w:type="gramEnd"/>
        <w:r w:rsidR="00802DB7">
          <w:rPr>
            <w:lang w:val="en-US"/>
          </w:rPr>
          <w:t xml:space="preserve"> </w:t>
        </w:r>
      </w:ins>
      <w:ins w:id="1484" w:author="Tim Hallett" w:date="2015-01-28T08:49:00Z">
        <w:r>
          <w:rPr>
            <w:lang w:val="en-US"/>
          </w:rPr>
          <w:t xml:space="preserve">as has been demonstrated to be feasible in earlier trials,  and/or by shifting to treating HIV-infected persons immediately when they present to care. In contrast, a </w:t>
        </w:r>
        <w:proofErr w:type="spellStart"/>
        <w:r>
          <w:rPr>
            <w:lang w:val="en-US"/>
          </w:rPr>
          <w:t>radicial</w:t>
        </w:r>
        <w:proofErr w:type="spellEnd"/>
        <w:r>
          <w:rPr>
            <w:lang w:val="en-US"/>
          </w:rPr>
          <w:t xml:space="preserve"> expansion of treatment </w:t>
        </w:r>
        <w:proofErr w:type="spellStart"/>
        <w:r>
          <w:rPr>
            <w:lang w:val="en-US"/>
          </w:rPr>
          <w:t>programmes</w:t>
        </w:r>
        <w:proofErr w:type="spellEnd"/>
        <w:r>
          <w:rPr>
            <w:lang w:val="en-US"/>
          </w:rPr>
          <w:t xml:space="preserve">, with the identified </w:t>
        </w:r>
        <w:proofErr w:type="spellStart"/>
        <w:r>
          <w:rPr>
            <w:lang w:val="en-US"/>
          </w:rPr>
          <w:t>weakendss</w:t>
        </w:r>
        <w:proofErr w:type="spellEnd"/>
        <w:r>
          <w:rPr>
            <w:lang w:val="en-US"/>
          </w:rPr>
          <w:t xml:space="preserve"> in linkage and retention perpetuated, would not maximize health generated with limited resources.</w:t>
        </w:r>
      </w:ins>
    </w:p>
    <w:p w:rsidR="007F1979" w:rsidRDefault="007F1979">
      <w:pPr>
        <w:pStyle w:val="normal0"/>
        <w:rPr>
          <w:ins w:id="1485" w:author="Tim Hallett" w:date="2015-01-28T08:53:00Z"/>
        </w:rPr>
        <w:pPrChange w:id="1486" w:author="Tim Hallett" w:date="2015-01-26T17:29:00Z">
          <w:pPr>
            <w:pStyle w:val="Heading1"/>
            <w:contextualSpacing w:val="0"/>
          </w:pPr>
        </w:pPrChange>
      </w:pPr>
    </w:p>
    <w:p w:rsidR="00501AD9" w:rsidRDefault="00501AD9">
      <w:pPr>
        <w:pStyle w:val="normal0"/>
        <w:rPr>
          <w:ins w:id="1487" w:author="Tim Hallett" w:date="2015-01-28T08:50:00Z"/>
        </w:rPr>
        <w:pPrChange w:id="1488" w:author="Tim Hallett" w:date="2015-01-26T17:29:00Z">
          <w:pPr>
            <w:pStyle w:val="Heading1"/>
            <w:contextualSpacing w:val="0"/>
          </w:pPr>
        </w:pPrChange>
      </w:pPr>
    </w:p>
    <w:p w:rsidR="0006590A" w:rsidRDefault="00D43662" w:rsidP="00B07EAE">
      <w:pPr>
        <w:pStyle w:val="normal0"/>
        <w:numPr>
          <w:ilvl w:val="0"/>
          <w:numId w:val="24"/>
        </w:numPr>
        <w:rPr>
          <w:ins w:id="1489" w:author="Tim Hallett" w:date="2015-01-28T09:25:00Z"/>
        </w:rPr>
        <w:pPrChange w:id="1490" w:author="Tim Hallett" w:date="2015-01-28T09:00:00Z">
          <w:pPr>
            <w:pStyle w:val="Heading1"/>
            <w:contextualSpacing w:val="0"/>
          </w:pPr>
        </w:pPrChange>
      </w:pPr>
      <w:ins w:id="1491" w:author="Tim Hallett" w:date="2015-01-28T09:25:00Z">
        <w:r>
          <w:t xml:space="preserve">Improvements in the care cascade have long been hoped to be small, feasible, likely </w:t>
        </w:r>
      </w:ins>
      <w:ins w:id="1492" w:author="Tim Hallett" w:date="2015-01-28T09:26:00Z">
        <w:r>
          <w:t>inexpensive</w:t>
        </w:r>
      </w:ins>
      <w:ins w:id="1493" w:author="Tim Hallett" w:date="2015-01-28T09:25:00Z">
        <w:r>
          <w:t xml:space="preserve"> changes to the operations of a clinic that would yield a large benefit, and leverage the enormous impact already made in ART to generate greater health outcomes. </w:t>
        </w:r>
      </w:ins>
    </w:p>
    <w:p w:rsidR="00D43662" w:rsidRDefault="00D43662" w:rsidP="00B07EAE">
      <w:pPr>
        <w:pStyle w:val="normal0"/>
        <w:numPr>
          <w:ilvl w:val="0"/>
          <w:numId w:val="24"/>
        </w:numPr>
        <w:rPr>
          <w:ins w:id="1494" w:author="Tim Hallett" w:date="2015-01-28T08:50:00Z"/>
        </w:rPr>
        <w:pPrChange w:id="1495" w:author="Tim Hallett" w:date="2015-01-28T09:00:00Z">
          <w:pPr>
            <w:pStyle w:val="Heading1"/>
            <w:contextualSpacing w:val="0"/>
          </w:pPr>
        </w:pPrChange>
      </w:pPr>
      <w:ins w:id="1496" w:author="Tim Hallett" w:date="2015-01-28T09:26:00Z">
        <w:r>
          <w:t xml:space="preserve">Whilst we find that to be true to </w:t>
        </w:r>
        <w:proofErr w:type="gramStart"/>
        <w:r>
          <w:t>some  extent</w:t>
        </w:r>
        <w:proofErr w:type="gramEnd"/>
        <w:r>
          <w:t xml:space="preserve">, </w:t>
        </w:r>
      </w:ins>
      <w:ins w:id="1497" w:author="Tim Hallett" w:date="2015-01-28T09:27:00Z">
        <w:r>
          <w:t xml:space="preserve">the multifaceted nature of the current cascade means that </w:t>
        </w:r>
      </w:ins>
      <w:ins w:id="1498" w:author="Tim Hallett" w:date="2015-01-28T09:26:00Z">
        <w:r>
          <w:t>no single cascade intervention</w:t>
        </w:r>
      </w:ins>
      <w:ins w:id="1499" w:author="Tim Hallett" w:date="2015-01-28T09:27:00Z">
        <w:r>
          <w:t xml:space="preserve"> has a very large impact.</w:t>
        </w:r>
      </w:ins>
    </w:p>
    <w:p w:rsidR="0006590A" w:rsidRDefault="00D43662" w:rsidP="00B07EAE">
      <w:pPr>
        <w:pStyle w:val="normal0"/>
        <w:numPr>
          <w:ilvl w:val="0"/>
          <w:numId w:val="24"/>
        </w:numPr>
        <w:rPr>
          <w:ins w:id="1500" w:author="Tim Hallett" w:date="2015-01-28T08:50:00Z"/>
        </w:rPr>
        <w:pPrChange w:id="1501" w:author="Tim Hallett" w:date="2015-01-28T09:00:00Z">
          <w:pPr>
            <w:pStyle w:val="Heading1"/>
            <w:contextualSpacing w:val="0"/>
          </w:pPr>
        </w:pPrChange>
      </w:pPr>
      <w:ins w:id="1502" w:author="Tim Hallett" w:date="2015-01-28T09:27:00Z">
        <w:r>
          <w:t>Trials and other studies that have examined the impact of intervention on t</w:t>
        </w:r>
      </w:ins>
      <w:ins w:id="1503" w:author="Tim Hallett" w:date="2015-01-28T09:28:00Z">
        <w:r w:rsidR="007E2B59">
          <w:t xml:space="preserve">he </w:t>
        </w:r>
        <w:proofErr w:type="spellStart"/>
        <w:r w:rsidR="007E2B59">
          <w:t>cascde</w:t>
        </w:r>
        <w:proofErr w:type="spellEnd"/>
        <w:r w:rsidR="007E2B59">
          <w:t xml:space="preserve"> have focussed on single </w:t>
        </w:r>
        <w:proofErr w:type="spellStart"/>
        <w:proofErr w:type="gramStart"/>
        <w:r w:rsidR="007E2B59">
          <w:t>interventons</w:t>
        </w:r>
        <w:proofErr w:type="spellEnd"/>
        <w:proofErr w:type="gramEnd"/>
        <w:r w:rsidR="007E2B59">
          <w:t xml:space="preserve"> as those </w:t>
        </w:r>
        <w:proofErr w:type="spellStart"/>
        <w:r w:rsidR="007E2B59">
          <w:t>experiemental</w:t>
        </w:r>
        <w:proofErr w:type="spellEnd"/>
        <w:r w:rsidR="007E2B59">
          <w:t xml:space="preserve"> designs are not very </w:t>
        </w:r>
        <w:proofErr w:type="spellStart"/>
        <w:r w:rsidR="007E2B59">
          <w:t>ameanable</w:t>
        </w:r>
        <w:proofErr w:type="spellEnd"/>
        <w:r w:rsidR="007E2B59">
          <w:t xml:space="preserve"> to measuring the impact of combinations of changes </w:t>
        </w:r>
        <w:proofErr w:type="spellStart"/>
        <w:r w:rsidR="007E2B59">
          <w:t>simultanesouly</w:t>
        </w:r>
        <w:proofErr w:type="spellEnd"/>
        <w:r w:rsidR="007E2B59">
          <w:t>.</w:t>
        </w:r>
      </w:ins>
    </w:p>
    <w:p w:rsidR="0006590A" w:rsidRDefault="007E2B59" w:rsidP="00B07EAE">
      <w:pPr>
        <w:pStyle w:val="normal0"/>
        <w:numPr>
          <w:ilvl w:val="0"/>
          <w:numId w:val="24"/>
        </w:numPr>
        <w:rPr>
          <w:ins w:id="1504" w:author="Tim Hallett" w:date="2015-01-28T08:50:00Z"/>
        </w:rPr>
        <w:pPrChange w:id="1505" w:author="Tim Hallett" w:date="2015-01-28T09:00:00Z">
          <w:pPr>
            <w:pStyle w:val="Heading1"/>
            <w:contextualSpacing w:val="0"/>
          </w:pPr>
        </w:pPrChange>
      </w:pPr>
      <w:ins w:id="1506" w:author="Tim Hallett" w:date="2015-01-28T09:28:00Z">
        <w:r>
          <w:t xml:space="preserve">However, </w:t>
        </w:r>
      </w:ins>
      <w:ins w:id="1507" w:author="Tim Hallett" w:date="2015-01-28T08:50:00Z">
        <w:r w:rsidR="0006590A">
          <w:t>by doing the modelling we</w:t>
        </w:r>
        <w:r>
          <w:t xml:space="preserve"> can see how attractive that a combination set of intervention potentially is.</w:t>
        </w:r>
      </w:ins>
    </w:p>
    <w:p w:rsidR="007E2B59" w:rsidRDefault="007E2B59" w:rsidP="00B07EAE">
      <w:pPr>
        <w:pStyle w:val="normal0"/>
        <w:numPr>
          <w:ilvl w:val="0"/>
          <w:numId w:val="24"/>
        </w:numPr>
        <w:rPr>
          <w:ins w:id="1508" w:author="Tim Hallett" w:date="2015-01-28T08:55:00Z"/>
        </w:rPr>
        <w:pPrChange w:id="1509" w:author="Tim Hallett" w:date="2015-01-28T09:00:00Z">
          <w:pPr>
            <w:pStyle w:val="Heading1"/>
            <w:contextualSpacing w:val="0"/>
          </w:pPr>
        </w:pPrChange>
      </w:pPr>
      <w:ins w:id="1510" w:author="Tim Hallett" w:date="2015-01-28T09:29:00Z">
        <w:r>
          <w:t>Everything intervention modelled is based on a real study (</w:t>
        </w:r>
        <w:proofErr w:type="spellStart"/>
        <w:r>
          <w:t>appedix</w:t>
        </w:r>
        <w:proofErr w:type="spellEnd"/>
        <w:r>
          <w:t xml:space="preserve">) meaning that the impact projected may be realistic. However, studies looking at complete combinations would be needed to confirm these findings </w:t>
        </w:r>
      </w:ins>
      <w:ins w:id="1511" w:author="Tim Hallett" w:date="2015-01-28T09:30:00Z">
        <w:r>
          <w:t>–</w:t>
        </w:r>
      </w:ins>
      <w:ins w:id="1512" w:author="Tim Hallett" w:date="2015-01-28T09:29:00Z">
        <w:r>
          <w:t xml:space="preserve"> it </w:t>
        </w:r>
      </w:ins>
      <w:ins w:id="1513" w:author="Tim Hallett" w:date="2015-01-28T09:30:00Z">
        <w:r>
          <w:t xml:space="preserve">may be that greater synergies </w:t>
        </w:r>
        <w:proofErr w:type="spellStart"/>
        <w:r>
          <w:t>accure</w:t>
        </w:r>
        <w:proofErr w:type="spellEnd"/>
        <w:r>
          <w:t xml:space="preserve"> giving higher benefits and lower costs, or, instead that the increased complexity of the operations leads to higher cost and less </w:t>
        </w:r>
        <w:proofErr w:type="spellStart"/>
        <w:r>
          <w:t>benfits</w:t>
        </w:r>
        <w:proofErr w:type="spellEnd"/>
        <w:r>
          <w:t xml:space="preserve"> that expected.</w:t>
        </w:r>
      </w:ins>
    </w:p>
    <w:p w:rsidR="00501AD9" w:rsidRDefault="00501AD9" w:rsidP="00B07EAE">
      <w:pPr>
        <w:pStyle w:val="normal0"/>
        <w:numPr>
          <w:ilvl w:val="0"/>
          <w:numId w:val="24"/>
        </w:numPr>
        <w:rPr>
          <w:ins w:id="1514" w:author="Tim Hallett" w:date="2015-01-28T08:53:00Z"/>
        </w:rPr>
        <w:pPrChange w:id="1515" w:author="Tim Hallett" w:date="2015-01-28T09:00:00Z">
          <w:pPr>
            <w:pStyle w:val="Heading1"/>
            <w:contextualSpacing w:val="0"/>
          </w:pPr>
        </w:pPrChange>
      </w:pPr>
      <w:ins w:id="1516" w:author="Tim Hallett" w:date="2015-01-28T08:55:00Z">
        <w:r>
          <w:t xml:space="preserve">Further interventions are in the pipeline too. In particular, there has been discussion </w:t>
        </w:r>
        <w:r w:rsidR="00802DB7">
          <w:t xml:space="preserve">about </w:t>
        </w:r>
      </w:ins>
      <w:ins w:id="1517" w:author="Tim Hallett" w:date="2015-01-28T08:56:00Z">
        <w:r w:rsidR="00802DB7">
          <w:t xml:space="preserve">making pre-ART more attractive to patients, which may also be expected to bring benefits. </w:t>
        </w:r>
      </w:ins>
    </w:p>
    <w:p w:rsidR="00501AD9" w:rsidRDefault="00501AD9">
      <w:pPr>
        <w:pStyle w:val="normal0"/>
        <w:rPr>
          <w:ins w:id="1518" w:author="Tim Hallett" w:date="2015-01-28T09:00:00Z"/>
        </w:rPr>
        <w:pPrChange w:id="1519" w:author="Tim Hallett" w:date="2015-01-26T17:29:00Z">
          <w:pPr>
            <w:pStyle w:val="Heading1"/>
            <w:contextualSpacing w:val="0"/>
          </w:pPr>
        </w:pPrChange>
      </w:pPr>
    </w:p>
    <w:p w:rsidR="00B07EAE" w:rsidRDefault="00B07EAE">
      <w:pPr>
        <w:pStyle w:val="normal0"/>
        <w:rPr>
          <w:ins w:id="1520" w:author="Tim Hallett" w:date="2015-01-28T08:53:00Z"/>
        </w:rPr>
        <w:pPrChange w:id="1521" w:author="Tim Hallett" w:date="2015-01-26T17:29:00Z">
          <w:pPr>
            <w:pStyle w:val="Heading1"/>
            <w:contextualSpacing w:val="0"/>
          </w:pPr>
        </w:pPrChange>
      </w:pPr>
    </w:p>
    <w:p w:rsidR="00501AD9" w:rsidRDefault="00501AD9" w:rsidP="00B07EAE">
      <w:pPr>
        <w:pStyle w:val="normal0"/>
        <w:numPr>
          <w:ilvl w:val="0"/>
          <w:numId w:val="24"/>
        </w:numPr>
        <w:rPr>
          <w:ins w:id="1522" w:author="Tim Hallett" w:date="2015-01-28T08:57:00Z"/>
        </w:rPr>
        <w:pPrChange w:id="1523" w:author="Tim Hallett" w:date="2015-01-28T09:00:00Z">
          <w:pPr>
            <w:pStyle w:val="Heading1"/>
            <w:contextualSpacing w:val="0"/>
          </w:pPr>
        </w:pPrChange>
      </w:pPr>
      <w:proofErr w:type="spellStart"/>
      <w:ins w:id="1524" w:author="Tim Hallett" w:date="2015-01-28T08:53:00Z">
        <w:r>
          <w:t>Immid</w:t>
        </w:r>
        <w:r w:rsidR="00B07EAE">
          <w:t>iate</w:t>
        </w:r>
        <w:proofErr w:type="spellEnd"/>
        <w:r w:rsidR="00B07EAE">
          <w:t xml:space="preserve"> ART has been talked about</w:t>
        </w:r>
      </w:ins>
      <w:ins w:id="1525" w:author="Tim Hallett" w:date="2015-01-28T09:31:00Z">
        <w:r w:rsidR="007E2B59">
          <w:t xml:space="preserve"> --- t</w:t>
        </w:r>
      </w:ins>
      <w:ins w:id="1526" w:author="Tim Hallett" w:date="2015-01-28T08:53:00Z">
        <w:r>
          <w:t xml:space="preserve">here has been debate about the benefits clinically and on transmission. But, </w:t>
        </w:r>
        <w:proofErr w:type="spellStart"/>
        <w:r>
          <w:t>ultimatel</w:t>
        </w:r>
      </w:ins>
      <w:ins w:id="1527" w:author="Tim Hallett" w:date="2015-01-31T11:12:00Z">
        <w:r w:rsidR="005926DE">
          <w:t>y</w:t>
        </w:r>
      </w:ins>
      <w:ins w:id="1528" w:author="Tim Hallett" w:date="2015-01-28T08:53:00Z">
        <w:r>
          <w:t>t</w:t>
        </w:r>
        <w:proofErr w:type="spellEnd"/>
        <w:r>
          <w:t xml:space="preserve">, </w:t>
        </w:r>
        <w:commentRangeStart w:id="1529"/>
        <w:r>
          <w:t xml:space="preserve">what we are finding here is that the pragmatic benefits of not loosing someone who presents to care is powerful. </w:t>
        </w:r>
      </w:ins>
      <w:commentRangeEnd w:id="1529"/>
      <w:ins w:id="1530" w:author="Tim Hallett" w:date="2015-01-28T09:31:00Z">
        <w:r w:rsidR="007E2B59">
          <w:rPr>
            <w:rStyle w:val="CommentReference"/>
          </w:rPr>
          <w:commentReference w:id="1529"/>
        </w:r>
      </w:ins>
      <w:ins w:id="1532" w:author="Tim Hallett" w:date="2015-01-28T08:53:00Z">
        <w:r>
          <w:t>This is consistent with the story from {</w:t>
        </w:r>
        <w:proofErr w:type="gramStart"/>
        <w:r>
          <w:t>New</w:t>
        </w:r>
        <w:proofErr w:type="gramEnd"/>
        <w:r>
          <w:t xml:space="preserve"> </w:t>
        </w:r>
        <w:proofErr w:type="spellStart"/>
        <w:r>
          <w:t>sydeny</w:t>
        </w:r>
        <w:proofErr w:type="spellEnd"/>
        <w:r>
          <w:t xml:space="preserve"> </w:t>
        </w:r>
        <w:proofErr w:type="spellStart"/>
        <w:r>
          <w:t>rosen</w:t>
        </w:r>
        <w:proofErr w:type="spellEnd"/>
        <w:r>
          <w:t xml:space="preserve"> trial about </w:t>
        </w:r>
      </w:ins>
      <w:ins w:id="1533" w:author="Tim Hallett" w:date="2015-01-28T08:54:00Z">
        <w:r>
          <w:t xml:space="preserve">same day treat}. </w:t>
        </w:r>
      </w:ins>
      <w:ins w:id="1534" w:author="Tim Hallett" w:date="2015-01-28T08:57:00Z">
        <w:r w:rsidR="00802DB7">
          <w:t xml:space="preserve">This represents a very different approach to </w:t>
        </w:r>
        <w:proofErr w:type="gramStart"/>
        <w:r w:rsidR="00802DB7">
          <w:t>the strengthen</w:t>
        </w:r>
        <w:proofErr w:type="gramEnd"/>
        <w:r w:rsidR="00802DB7">
          <w:t xml:space="preserve"> the pre-ART route. Under current assumption, these two options have about the same impact and cost and </w:t>
        </w:r>
      </w:ins>
      <w:ins w:id="1535" w:author="Tim Hallett" w:date="2015-01-31T11:12:00Z">
        <w:r w:rsidR="005926DE">
          <w:t xml:space="preserve">both </w:t>
        </w:r>
      </w:ins>
      <w:ins w:id="1536" w:author="Tim Hallett" w:date="2015-01-28T08:57:00Z">
        <w:r w:rsidR="005926DE">
          <w:t>can be recommended on this basis.</w:t>
        </w:r>
        <w:r w:rsidR="00802DB7">
          <w:t xml:space="preserve"> </w:t>
        </w:r>
      </w:ins>
    </w:p>
    <w:p w:rsidR="00802DB7" w:rsidRDefault="00802DB7">
      <w:pPr>
        <w:pStyle w:val="normal0"/>
        <w:rPr>
          <w:ins w:id="1537" w:author="Tim Hallett" w:date="2015-01-28T08:57:00Z"/>
        </w:rPr>
        <w:pPrChange w:id="1538" w:author="Tim Hallett" w:date="2015-01-26T17:29:00Z">
          <w:pPr>
            <w:pStyle w:val="Heading1"/>
            <w:contextualSpacing w:val="0"/>
          </w:pPr>
        </w:pPrChange>
      </w:pPr>
    </w:p>
    <w:p w:rsidR="0006590A" w:rsidRDefault="0006590A">
      <w:pPr>
        <w:pStyle w:val="normal0"/>
        <w:rPr>
          <w:ins w:id="1539" w:author="Tim Hallett" w:date="2015-01-28T08:53:00Z"/>
        </w:rPr>
        <w:pPrChange w:id="1540" w:author="Tim Hallett" w:date="2015-01-26T17:29:00Z">
          <w:pPr>
            <w:pStyle w:val="Heading1"/>
            <w:contextualSpacing w:val="0"/>
          </w:pPr>
        </w:pPrChange>
      </w:pPr>
    </w:p>
    <w:p w:rsidR="00FC45D6" w:rsidRDefault="00501AD9" w:rsidP="0025713A">
      <w:pPr>
        <w:pStyle w:val="normal0"/>
        <w:numPr>
          <w:ilvl w:val="0"/>
          <w:numId w:val="24"/>
        </w:numPr>
        <w:rPr>
          <w:ins w:id="1541" w:author="Tim Hallett" w:date="2015-01-28T09:35:00Z"/>
        </w:rPr>
        <w:pPrChange w:id="1542" w:author="Tim Hallett" w:date="2015-01-28T09:02:00Z">
          <w:pPr>
            <w:pStyle w:val="Heading1"/>
            <w:contextualSpacing w:val="0"/>
          </w:pPr>
        </w:pPrChange>
      </w:pPr>
      <w:ins w:id="1543" w:author="Tim Hallett" w:date="2015-01-28T08:53:00Z">
        <w:r>
          <w:t>However, population perspective reveals loci of deaths and clinic-focussed interventions, though cheap and do-able and good, will not bring</w:t>
        </w:r>
      </w:ins>
      <w:ins w:id="1544" w:author="Tim Hallett" w:date="2015-01-28T08:58:00Z">
        <w:r w:rsidR="00802DB7">
          <w:t xml:space="preserve"> the largest impacts.</w:t>
        </w:r>
      </w:ins>
      <w:ins w:id="1545" w:author="Tim Hallett" w:date="2015-01-28T09:00:00Z">
        <w:r w:rsidR="00B07EAE">
          <w:t xml:space="preserve"> Large </w:t>
        </w:r>
        <w:proofErr w:type="gramStart"/>
        <w:r w:rsidR="00B07EAE">
          <w:t>number of deaths exist</w:t>
        </w:r>
        <w:proofErr w:type="gramEnd"/>
        <w:r w:rsidR="00B07EAE">
          <w:t xml:space="preserve"> outside the clinic among persons never diagnosed. </w:t>
        </w:r>
      </w:ins>
    </w:p>
    <w:p w:rsidR="00FC45D6" w:rsidRDefault="00FC45D6" w:rsidP="0025713A">
      <w:pPr>
        <w:pStyle w:val="normal0"/>
        <w:numPr>
          <w:ilvl w:val="0"/>
          <w:numId w:val="24"/>
        </w:numPr>
        <w:rPr>
          <w:ins w:id="1546" w:author="Tim Hallett" w:date="2015-01-28T09:35:00Z"/>
        </w:rPr>
        <w:pPrChange w:id="1547" w:author="Tim Hallett" w:date="2015-01-28T09:02:00Z">
          <w:pPr>
            <w:pStyle w:val="Heading1"/>
            <w:contextualSpacing w:val="0"/>
          </w:pPr>
        </w:pPrChange>
      </w:pPr>
      <w:ins w:id="1548" w:author="Tim Hallett" w:date="2015-01-28T09:35:00Z">
        <w:r>
          <w:t>Data from ALPHA Network (</w:t>
        </w:r>
        <w:proofErr w:type="spellStart"/>
        <w:proofErr w:type="gramStart"/>
        <w:r>
          <w:t>CITe</w:t>
        </w:r>
        <w:proofErr w:type="spellEnd"/>
        <w:r>
          <w:t xml:space="preserve"> </w:t>
        </w:r>
      </w:ins>
      <w:ins w:id="1549" w:author="Tim Hallett" w:date="2015-01-31T11:12:00Z">
        <w:r w:rsidR="005926DE">
          <w:t>;</w:t>
        </w:r>
        <w:proofErr w:type="gramEnd"/>
        <w:r w:rsidR="005926DE">
          <w:t xml:space="preserve"> </w:t>
        </w:r>
      </w:ins>
      <w:proofErr w:type="spellStart"/>
      <w:ins w:id="1550" w:author="Tim Hallett" w:date="2015-01-28T09:35:00Z">
        <w:r>
          <w:t>hoW</w:t>
        </w:r>
        <w:proofErr w:type="spellEnd"/>
        <w:r>
          <w:t>?) confirms that picture.</w:t>
        </w:r>
      </w:ins>
    </w:p>
    <w:p w:rsidR="00FC45D6" w:rsidRDefault="00FC45D6" w:rsidP="00FC45D6">
      <w:pPr>
        <w:pStyle w:val="normal0"/>
        <w:numPr>
          <w:ilvl w:val="0"/>
          <w:numId w:val="24"/>
        </w:numPr>
        <w:rPr>
          <w:ins w:id="1551" w:author="Tim Hallett" w:date="2015-01-28T09:35:00Z"/>
        </w:rPr>
        <w:pPrChange w:id="1552" w:author="Tim Hallett" w:date="2015-01-28T09:35:00Z">
          <w:pPr>
            <w:pStyle w:val="Heading1"/>
            <w:contextualSpacing w:val="0"/>
          </w:pPr>
        </w:pPrChange>
      </w:pPr>
      <w:ins w:id="1553" w:author="Tim Hallett" w:date="2015-01-28T09:35:00Z">
        <w:r>
          <w:t xml:space="preserve">M&amp;E of cascade, as well as treatment </w:t>
        </w:r>
        <w:proofErr w:type="spellStart"/>
        <w:r>
          <w:t>guideliens</w:t>
        </w:r>
        <w:proofErr w:type="spellEnd"/>
        <w:r>
          <w:t xml:space="preserve"> should consider this point carefully. The effectiveness of a treatment program is only as good as the HIV testing program!</w:t>
        </w:r>
      </w:ins>
    </w:p>
    <w:p w:rsidR="0025713A" w:rsidRDefault="00B07EAE" w:rsidP="0025713A">
      <w:pPr>
        <w:pStyle w:val="normal0"/>
        <w:numPr>
          <w:ilvl w:val="0"/>
          <w:numId w:val="24"/>
        </w:numPr>
        <w:rPr>
          <w:ins w:id="1554" w:author="Tim Hallett" w:date="2015-01-28T09:06:00Z"/>
        </w:rPr>
        <w:pPrChange w:id="1555" w:author="Tim Hallett" w:date="2015-01-28T09:02:00Z">
          <w:pPr>
            <w:pStyle w:val="Heading1"/>
            <w:contextualSpacing w:val="0"/>
          </w:pPr>
        </w:pPrChange>
      </w:pPr>
      <w:ins w:id="1556" w:author="Tim Hallett" w:date="2015-01-28T09:00:00Z">
        <w:r>
          <w:t xml:space="preserve">Neither of the above approaches would </w:t>
        </w:r>
      </w:ins>
      <w:ins w:id="1557" w:author="Tim Hallett" w:date="2015-01-28T09:01:00Z">
        <w:r w:rsidR="0025713A">
          <w:t xml:space="preserve">reduce this. For the largest impact, massive outreach is required </w:t>
        </w:r>
      </w:ins>
      <w:ins w:id="1558" w:author="Tim Hallett" w:date="2015-01-31T11:13:00Z">
        <w:r w:rsidR="005926DE">
          <w:t xml:space="preserve">– no free lunch - </w:t>
        </w:r>
      </w:ins>
      <w:ins w:id="1559" w:author="Tim Hallett" w:date="2015-01-28T09:01:00Z">
        <w:r w:rsidR="0025713A">
          <w:t>and this will attract massive cost.</w:t>
        </w:r>
      </w:ins>
      <w:ins w:id="1560" w:author="Tim Hallett" w:date="2015-01-31T11:35:00Z">
        <w:r w:rsidR="00380A3E">
          <w:t xml:space="preserve"> There is also an EQUITY dimension – should programs continue to improve care for those (wealthier? More urban? More educated?</w:t>
        </w:r>
      </w:ins>
      <w:ins w:id="1561" w:author="Tim Hallett" w:date="2015-01-31T11:36:00Z">
        <w:r w:rsidR="00380A3E">
          <w:t xml:space="preserve"> DATA on this?</w:t>
        </w:r>
      </w:ins>
      <w:ins w:id="1562" w:author="Tim Hallett" w:date="2015-01-31T11:35:00Z">
        <w:r w:rsidR="00380A3E">
          <w:t xml:space="preserve">) </w:t>
        </w:r>
        <w:proofErr w:type="gramStart"/>
        <w:r w:rsidR="00380A3E">
          <w:t>population</w:t>
        </w:r>
        <w:proofErr w:type="gramEnd"/>
        <w:r w:rsidR="00380A3E">
          <w:t xml:space="preserve"> that can more readily link to care, or seek to bring the whole </w:t>
        </w:r>
      </w:ins>
      <w:ins w:id="1563" w:author="Tim Hallett" w:date="2015-01-31T11:36:00Z">
        <w:r w:rsidR="00380A3E">
          <w:t>population</w:t>
        </w:r>
      </w:ins>
      <w:ins w:id="1564" w:author="Tim Hallett" w:date="2015-01-31T11:35:00Z">
        <w:r w:rsidR="00380A3E">
          <w:t xml:space="preserve"> </w:t>
        </w:r>
      </w:ins>
      <w:ins w:id="1565" w:author="Tim Hallett" w:date="2015-01-31T11:36:00Z">
        <w:r w:rsidR="00380A3E">
          <w:t>to a standard of care?</w:t>
        </w:r>
      </w:ins>
    </w:p>
    <w:p w:rsidR="0025713A" w:rsidRDefault="0025713A" w:rsidP="0025713A">
      <w:pPr>
        <w:pStyle w:val="normal0"/>
        <w:numPr>
          <w:ilvl w:val="0"/>
          <w:numId w:val="24"/>
        </w:numPr>
        <w:rPr>
          <w:ins w:id="1566" w:author="Tim Hallett" w:date="2015-01-28T09:03:00Z"/>
        </w:rPr>
        <w:pPrChange w:id="1567" w:author="Tim Hallett" w:date="2015-01-28T09:02:00Z">
          <w:pPr>
            <w:pStyle w:val="Heading1"/>
            <w:contextualSpacing w:val="0"/>
          </w:pPr>
        </w:pPrChange>
      </w:pPr>
      <w:ins w:id="1568" w:author="Tim Hallett" w:date="2015-01-28T09:01:00Z">
        <w:r>
          <w:t xml:space="preserve">The exact </w:t>
        </w:r>
        <w:proofErr w:type="gramStart"/>
        <w:r>
          <w:t>size of that cost is unknown and seem</w:t>
        </w:r>
        <w:proofErr w:type="gramEnd"/>
        <w:r>
          <w:t xml:space="preserve"> quite variable among studies.  Ultimately, the cost depends on how much demand creation is required and how convenient testing and linkage can become. It will be useful to improve how these costs are understood and approaches developed to keep costs low.</w:t>
        </w:r>
      </w:ins>
    </w:p>
    <w:p w:rsidR="0025713A" w:rsidRDefault="0025713A" w:rsidP="0025713A">
      <w:pPr>
        <w:pStyle w:val="normal0"/>
        <w:numPr>
          <w:ilvl w:val="0"/>
          <w:numId w:val="24"/>
        </w:numPr>
        <w:rPr>
          <w:ins w:id="1569" w:author="Tim Hallett" w:date="2015-01-28T08:58:00Z"/>
        </w:rPr>
        <w:pPrChange w:id="1570" w:author="Tim Hallett" w:date="2015-01-28T09:02:00Z">
          <w:pPr>
            <w:pStyle w:val="Heading1"/>
            <w:contextualSpacing w:val="0"/>
          </w:pPr>
        </w:pPrChange>
      </w:pPr>
      <w:ins w:id="1571" w:author="Tim Hallett" w:date="2015-01-28T09:03:00Z">
        <w:r>
          <w:t xml:space="preserve">For instance, other </w:t>
        </w:r>
        <w:proofErr w:type="spellStart"/>
        <w:r>
          <w:t>exampels</w:t>
        </w:r>
        <w:proofErr w:type="spellEnd"/>
        <w:r>
          <w:t xml:space="preserve"> of HBCT (</w:t>
        </w:r>
        <w:proofErr w:type="spellStart"/>
        <w:r>
          <w:t>e.g</w:t>
        </w:r>
        <w:proofErr w:type="spellEnd"/>
        <w:r>
          <w:t xml:space="preserve"> </w:t>
        </w:r>
        <w:proofErr w:type="spellStart"/>
        <w:r>
          <w:t>Ruanne</w:t>
        </w:r>
        <w:proofErr w:type="spellEnd"/>
        <w:r>
          <w:t xml:space="preserve"> Linkage pilot and in Lancet HIV and Jenny’s paper) find high rates of linkages and lower cost than assumed here, </w:t>
        </w:r>
      </w:ins>
      <w:ins w:id="1572" w:author="Tim Hallett" w:date="2015-01-28T09:04:00Z">
        <w:r>
          <w:t>which</w:t>
        </w:r>
      </w:ins>
      <w:ins w:id="1573" w:author="Tim Hallett" w:date="2015-01-28T09:03:00Z">
        <w:r>
          <w:t xml:space="preserve"> in South </w:t>
        </w:r>
      </w:ins>
      <w:ins w:id="1574" w:author="Tim Hallett" w:date="2015-01-28T09:04:00Z">
        <w:r>
          <w:t>Africa arguably makes such an intervention cost-effective under the WHO criteria  (AND HOW DOES IT FAIR AGAINST THE 0.5GDP THRESHOLD</w:t>
        </w:r>
      </w:ins>
      <w:ins w:id="1575" w:author="Tim Hallett" w:date="2015-01-28T09:42:00Z">
        <w:r w:rsidR="00A33B2C">
          <w:t>??</w:t>
        </w:r>
      </w:ins>
      <w:ins w:id="1576" w:author="Tim Hallett" w:date="2015-01-28T09:04:00Z">
        <w:r>
          <w:t>).</w:t>
        </w:r>
      </w:ins>
    </w:p>
    <w:p w:rsidR="00802DB7" w:rsidRDefault="00802DB7">
      <w:pPr>
        <w:pStyle w:val="normal0"/>
        <w:rPr>
          <w:ins w:id="1577" w:author="Tim Hallett" w:date="2015-01-28T08:58:00Z"/>
        </w:rPr>
        <w:pPrChange w:id="1578" w:author="Tim Hallett" w:date="2015-01-26T17:29:00Z">
          <w:pPr>
            <w:pStyle w:val="Heading1"/>
            <w:contextualSpacing w:val="0"/>
          </w:pPr>
        </w:pPrChange>
      </w:pPr>
    </w:p>
    <w:p w:rsidR="00802DB7" w:rsidRDefault="00802DB7">
      <w:pPr>
        <w:pStyle w:val="normal0"/>
        <w:rPr>
          <w:ins w:id="1579" w:author="Tim Hallett" w:date="2015-01-28T09:04:00Z"/>
        </w:rPr>
        <w:pPrChange w:id="1580" w:author="Tim Hallett" w:date="2015-01-26T17:29:00Z">
          <w:pPr>
            <w:pStyle w:val="Heading1"/>
            <w:contextualSpacing w:val="0"/>
          </w:pPr>
        </w:pPrChange>
      </w:pPr>
    </w:p>
    <w:p w:rsidR="0025713A" w:rsidRDefault="0025713A" w:rsidP="0025713A">
      <w:pPr>
        <w:pStyle w:val="normal0"/>
        <w:numPr>
          <w:ilvl w:val="0"/>
          <w:numId w:val="24"/>
        </w:numPr>
        <w:rPr>
          <w:ins w:id="1581" w:author="Tim Hallett" w:date="2015-01-28T09:32:00Z"/>
        </w:rPr>
        <w:pPrChange w:id="1582" w:author="Tim Hallett" w:date="2015-01-28T09:05:00Z">
          <w:pPr>
            <w:pStyle w:val="Heading1"/>
            <w:contextualSpacing w:val="0"/>
          </w:pPr>
        </w:pPrChange>
      </w:pPr>
      <w:ins w:id="1583" w:author="Tim Hallett" w:date="2015-01-28T09:05:00Z">
        <w:r>
          <w:t xml:space="preserve">The wider point is that </w:t>
        </w:r>
        <w:proofErr w:type="gramStart"/>
        <w:r>
          <w:t>its</w:t>
        </w:r>
        <w:proofErr w:type="gramEnd"/>
        <w:r>
          <w:t xml:space="preserve">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w:t>
        </w:r>
        <w:proofErr w:type="spellStart"/>
        <w:r>
          <w:t>underlyng</w:t>
        </w:r>
        <w:proofErr w:type="spellEnd"/>
        <w:r>
          <w:t xml:space="preserve"> population </w:t>
        </w:r>
        <w:proofErr w:type="spellStart"/>
        <w:r>
          <w:t>behaviorus</w:t>
        </w:r>
        <w:proofErr w:type="spellEnd"/>
        <w:r>
          <w:t xml:space="preserve"> </w:t>
        </w:r>
        <w:proofErr w:type="spellStart"/>
        <w:r>
          <w:t>etc</w:t>
        </w:r>
        <w:proofErr w:type="spellEnd"/>
        <w:r>
          <w:t xml:space="preserve">) is </w:t>
        </w:r>
      </w:ins>
      <w:ins w:id="1584" w:author="Tim Hallett" w:date="2015-01-28T09:06:00Z">
        <w:r>
          <w:t>unknown</w:t>
        </w:r>
      </w:ins>
      <w:ins w:id="1585" w:author="Tim Hallett" w:date="2015-01-28T09:05:00Z">
        <w:r>
          <w:t>.</w:t>
        </w:r>
      </w:ins>
      <w:ins w:id="1586" w:author="Tim Hallett" w:date="2015-01-28T09:06:00Z">
        <w:r>
          <w:t xml:space="preserve"> So, this is all a rough guide.</w:t>
        </w:r>
      </w:ins>
    </w:p>
    <w:p w:rsidR="005E53E2" w:rsidRDefault="005E53E2" w:rsidP="0025713A">
      <w:pPr>
        <w:pStyle w:val="normal0"/>
        <w:numPr>
          <w:ilvl w:val="0"/>
          <w:numId w:val="24"/>
        </w:numPr>
        <w:rPr>
          <w:ins w:id="1587" w:author="Tim Hallett" w:date="2015-01-28T09:32:00Z"/>
        </w:rPr>
        <w:pPrChange w:id="1588" w:author="Tim Hallett" w:date="2015-01-28T09:05:00Z">
          <w:pPr>
            <w:pStyle w:val="Heading1"/>
            <w:contextualSpacing w:val="0"/>
          </w:pPr>
        </w:pPrChange>
      </w:pPr>
      <w:ins w:id="1589" w:author="Tim Hallett" w:date="2015-01-28T09:32:00Z">
        <w:r>
          <w:t xml:space="preserve">The issue of patient health care seeking behaviour also confounds </w:t>
        </w:r>
      </w:ins>
      <w:ins w:id="1590" w:author="Tim Hallett" w:date="2015-01-28T09:40:00Z">
        <w:r w:rsidR="00A67774">
          <w:t>our estimated impact of interventions. We have previously hig</w:t>
        </w:r>
        <w:r w:rsidR="00F4012B">
          <w:t xml:space="preserve">hlighted this as an issue and we have been able to make some inferences on that through </w:t>
        </w:r>
        <w:proofErr w:type="spellStart"/>
        <w:r w:rsidR="00F4012B">
          <w:t>confrongint</w:t>
        </w:r>
        <w:proofErr w:type="spellEnd"/>
        <w:r w:rsidR="00F4012B">
          <w:t xml:space="preserve"> the model with the AMPATH data </w:t>
        </w:r>
      </w:ins>
      <w:ins w:id="1591" w:author="Tim Hallett" w:date="2015-01-28T09:41:00Z">
        <w:r w:rsidR="00F4012B">
          <w:t>–</w:t>
        </w:r>
      </w:ins>
      <w:ins w:id="1592" w:author="Tim Hallett" w:date="2015-01-28T09:40:00Z">
        <w:r w:rsidR="00F4012B">
          <w:t xml:space="preserve"> </w:t>
        </w:r>
        <w:proofErr w:type="spellStart"/>
        <w:r w:rsidR="00F4012B">
          <w:t>e</w:t>
        </w:r>
        <w:proofErr w:type="gramStart"/>
        <w:r w:rsidR="00F4012B">
          <w:t>.</w:t>
        </w:r>
      </w:ins>
      <w:ins w:id="1593" w:author="Tim Hallett" w:date="2015-01-28T09:41:00Z">
        <w:r w:rsidR="00F4012B">
          <w:t>.g</w:t>
        </w:r>
        <w:proofErr w:type="spellEnd"/>
        <w:proofErr w:type="gramEnd"/>
        <w:r w:rsidR="00F4012B">
          <w:t xml:space="preserve"> we find ??? </w:t>
        </w:r>
        <w:proofErr w:type="gramStart"/>
        <w:r w:rsidR="00F4012B">
          <w:t>proportions</w:t>
        </w:r>
        <w:proofErr w:type="gramEnd"/>
        <w:r w:rsidR="00F4012B">
          <w:t xml:space="preserve"> of person starting ART that are connecting for first time..</w:t>
        </w:r>
        <w:r w:rsidR="005E2ED4">
          <w:t xml:space="preserve"> However, little is known on this still </w:t>
        </w:r>
      </w:ins>
      <w:ins w:id="1594" w:author="Tim Hallett" w:date="2015-01-31T11:26:00Z">
        <w:r w:rsidR="00593816">
          <w:t xml:space="preserve">(-- and is another driver of </w:t>
        </w:r>
        <w:proofErr w:type="spellStart"/>
        <w:r w:rsidR="00593816">
          <w:t>uncerainity</w:t>
        </w:r>
        <w:proofErr w:type="spellEnd"/>
        <w:r w:rsidR="00593816">
          <w:t xml:space="preserve"> here) </w:t>
        </w:r>
      </w:ins>
      <w:ins w:id="1595" w:author="Tim Hallett" w:date="2015-01-28T09:41:00Z">
        <w:r w:rsidR="005E2ED4">
          <w:t xml:space="preserve">and </w:t>
        </w:r>
        <w:proofErr w:type="spellStart"/>
        <w:r w:rsidR="005E2ED4">
          <w:t>undersanding</w:t>
        </w:r>
        <w:proofErr w:type="spellEnd"/>
        <w:r w:rsidR="005E2ED4">
          <w:t xml:space="preserve"> this remains a major priority for work to </w:t>
        </w:r>
      </w:ins>
      <w:ins w:id="1596" w:author="Tim Hallett" w:date="2015-01-28T09:42:00Z">
        <w:r w:rsidR="005E2ED4">
          <w:t>strengthen</w:t>
        </w:r>
      </w:ins>
      <w:ins w:id="1597" w:author="Tim Hallett" w:date="2015-01-28T09:41:00Z">
        <w:r w:rsidR="005E2ED4">
          <w:t xml:space="preserve"> </w:t>
        </w:r>
      </w:ins>
      <w:ins w:id="1598" w:author="Tim Hallett" w:date="2015-01-28T09:42:00Z">
        <w:r w:rsidR="005E2ED4">
          <w:t>the impact of</w:t>
        </w:r>
        <w:r w:rsidR="005E5713">
          <w:t xml:space="preserve"> health systems, more generally.</w:t>
        </w:r>
      </w:ins>
    </w:p>
    <w:p w:rsidR="005E53E2" w:rsidRDefault="005E53E2" w:rsidP="005E53E2">
      <w:pPr>
        <w:pStyle w:val="normal0"/>
        <w:ind w:left="720"/>
        <w:rPr>
          <w:ins w:id="1599" w:author="Tim Hallett" w:date="2015-01-28T09:06:00Z"/>
        </w:rPr>
        <w:pPrChange w:id="1600" w:author="Tim Hallett" w:date="2015-01-28T09:32:00Z">
          <w:pPr>
            <w:pStyle w:val="Heading1"/>
            <w:contextualSpacing w:val="0"/>
          </w:pPr>
        </w:pPrChange>
      </w:pPr>
    </w:p>
    <w:p w:rsidR="007F1979" w:rsidRDefault="007F1979">
      <w:pPr>
        <w:pStyle w:val="normal0"/>
        <w:rPr>
          <w:ins w:id="1601" w:author="Tim Hallett" w:date="2015-01-28T09:33:00Z"/>
        </w:rPr>
        <w:pPrChange w:id="1602" w:author="Tim Hallett" w:date="2015-01-26T17:29:00Z">
          <w:pPr>
            <w:pStyle w:val="Heading1"/>
            <w:contextualSpacing w:val="0"/>
          </w:pPr>
        </w:pPrChange>
      </w:pPr>
    </w:p>
    <w:p w:rsidR="009E098E" w:rsidRDefault="005E53E2" w:rsidP="005E53E2">
      <w:pPr>
        <w:pStyle w:val="normal0"/>
        <w:numPr>
          <w:ilvl w:val="0"/>
          <w:numId w:val="24"/>
        </w:numPr>
        <w:rPr>
          <w:ins w:id="1603" w:author="Tim Hallett" w:date="2015-01-29T09:33:00Z"/>
        </w:rPr>
        <w:pPrChange w:id="1604" w:author="Tim Hallett" w:date="2015-01-28T09:33:00Z">
          <w:pPr>
            <w:pStyle w:val="Heading1"/>
            <w:contextualSpacing w:val="0"/>
          </w:pPr>
        </w:pPrChange>
      </w:pPr>
      <w:ins w:id="1605" w:author="Tim Hallett" w:date="2015-01-28T09:33:00Z">
        <w:r>
          <w:t>Extrapolation</w:t>
        </w:r>
      </w:ins>
      <w:ins w:id="1606" w:author="Tim Hallett" w:date="2015-01-28T09:34:00Z">
        <w:r w:rsidR="00FC45D6">
          <w:t xml:space="preserve"> to other places</w:t>
        </w:r>
        <w:proofErr w:type="gramStart"/>
        <w:r w:rsidR="00FC45D6">
          <w:t>.</w:t>
        </w:r>
      </w:ins>
      <w:ins w:id="1607" w:author="Tim Hallett" w:date="2015-01-28T09:38:00Z">
        <w:r w:rsidR="009E098E">
          <w:t>-</w:t>
        </w:r>
        <w:proofErr w:type="gramEnd"/>
        <w:r w:rsidR="009E098E">
          <w:t xml:space="preserve">-- perhaps possible in general terms. We have benefit from the detailed AMPATH data but the general picture of a mature program with </w:t>
        </w:r>
        <w:proofErr w:type="spellStart"/>
        <w:r w:rsidR="009E098E">
          <w:t>relatielt</w:t>
        </w:r>
        <w:proofErr w:type="spellEnd"/>
        <w:r w:rsidR="009E098E">
          <w:t xml:space="preserve"> frequency care </w:t>
        </w:r>
      </w:ins>
      <w:ins w:id="1608" w:author="Tim Hallett" w:date="2015-01-28T09:39:00Z">
        <w:r w:rsidR="009E098E">
          <w:t>seeking</w:t>
        </w:r>
      </w:ins>
      <w:ins w:id="1609" w:author="Tim Hallett" w:date="2015-01-28T09:38:00Z">
        <w:r w:rsidR="009E098E">
          <w:t xml:space="preserve"> </w:t>
        </w:r>
      </w:ins>
      <w:ins w:id="1610" w:author="Tim Hallett" w:date="2015-01-28T09:39:00Z">
        <w:r w:rsidR="009E098E">
          <w:t xml:space="preserve">and </w:t>
        </w:r>
        <w:proofErr w:type="gramStart"/>
        <w:r w:rsidR="00A67774">
          <w:t>drop-out</w:t>
        </w:r>
        <w:proofErr w:type="gramEnd"/>
        <w:r w:rsidR="00A67774">
          <w:t xml:space="preserve"> from ART is common. However the balance will be expected to change over time, and the </w:t>
        </w:r>
        <w:proofErr w:type="spellStart"/>
        <w:r w:rsidR="00A67774">
          <w:t>relativr</w:t>
        </w:r>
        <w:proofErr w:type="spellEnd"/>
        <w:r w:rsidR="00A67774">
          <w:t xml:space="preserve"> impact and costs of </w:t>
        </w:r>
        <w:proofErr w:type="spellStart"/>
        <w:r w:rsidR="00A67774">
          <w:t>itnerventions</w:t>
        </w:r>
        <w:proofErr w:type="spellEnd"/>
        <w:r w:rsidR="00A67774">
          <w:t xml:space="preserve"> will be modulated by health care seeking </w:t>
        </w:r>
        <w:proofErr w:type="spellStart"/>
        <w:r w:rsidR="00A67774">
          <w:t>behaiorund</w:t>
        </w:r>
        <w:proofErr w:type="spellEnd"/>
        <w:r w:rsidR="00A67774">
          <w:t xml:space="preserve"> and local conditions, </w:t>
        </w:r>
      </w:ins>
      <w:ins w:id="1611" w:author="Tim Hallett" w:date="2015-01-28T09:40:00Z">
        <w:r w:rsidR="00A67774">
          <w:t>will probably dominate the analysis.</w:t>
        </w:r>
      </w:ins>
    </w:p>
    <w:p w:rsidR="00EE3458" w:rsidRDefault="00EE3458" w:rsidP="005E53E2">
      <w:pPr>
        <w:pStyle w:val="normal0"/>
        <w:numPr>
          <w:ilvl w:val="0"/>
          <w:numId w:val="24"/>
        </w:numPr>
        <w:rPr>
          <w:ins w:id="1612" w:author="Tim Hallett" w:date="2015-01-28T09:40:00Z"/>
        </w:rPr>
        <w:pPrChange w:id="1613" w:author="Tim Hallett" w:date="2015-01-28T09:33:00Z">
          <w:pPr>
            <w:pStyle w:val="Heading1"/>
            <w:contextualSpacing w:val="0"/>
          </w:pPr>
        </w:pPrChange>
      </w:pPr>
      <w:ins w:id="1614" w:author="Tim Hallett" w:date="2015-01-29T09:33:00Z">
        <w:r>
          <w:t xml:space="preserve">Findings of other </w:t>
        </w:r>
        <w:proofErr w:type="spellStart"/>
        <w:r>
          <w:t>moelling</w:t>
        </w:r>
        <w:proofErr w:type="spellEnd"/>
        <w:r>
          <w:t xml:space="preserve"> work, which relied on routinely available data on national programs at aggregated level, have been in broad agreement </w:t>
        </w:r>
      </w:ins>
      <w:ins w:id="1615" w:author="Tim Hallett" w:date="2015-01-29T09:34:00Z">
        <w:r>
          <w:t>–</w:t>
        </w:r>
      </w:ins>
      <w:ins w:id="1616" w:author="Tim Hallett" w:date="2015-01-29T09:33:00Z">
        <w:r>
          <w:t xml:space="preserve"> although </w:t>
        </w:r>
      </w:ins>
      <w:ins w:id="1617" w:author="Tim Hallett" w:date="2015-01-29T09:34:00Z">
        <w:r>
          <w:t xml:space="preserve">these have not been able to </w:t>
        </w:r>
        <w:r w:rsidR="00F8376F">
          <w:t xml:space="preserve">examine the same range of </w:t>
        </w:r>
        <w:proofErr w:type="spellStart"/>
        <w:r w:rsidR="00F8376F">
          <w:t>itnerventions</w:t>
        </w:r>
        <w:proofErr w:type="spellEnd"/>
        <w:r w:rsidR="00F8376F">
          <w:t xml:space="preserve"> options that we have no</w:t>
        </w:r>
        <w:r w:rsidR="00A04275">
          <w:t>r</w:t>
        </w:r>
        <w:r w:rsidR="00F8376F">
          <w:t xml:space="preserve"> be grounded in the data from the</w:t>
        </w:r>
        <w:r w:rsidR="00A04275">
          <w:t xml:space="preserve"> operations of a single program, nor benefit from the linkage of </w:t>
        </w:r>
        <w:proofErr w:type="spellStart"/>
        <w:r w:rsidR="00A04275">
          <w:t>longitudiianl</w:t>
        </w:r>
        <w:proofErr w:type="spellEnd"/>
        <w:r w:rsidR="00A04275">
          <w:t xml:space="preserve"> data from community outreach and </w:t>
        </w:r>
      </w:ins>
      <w:ins w:id="1618" w:author="Tim Hallett" w:date="2015-01-29T09:35:00Z">
        <w:r w:rsidR="00A04275">
          <w:t>clinical</w:t>
        </w:r>
      </w:ins>
      <w:ins w:id="1619" w:author="Tim Hallett" w:date="2015-01-29T09:34:00Z">
        <w:r w:rsidR="00A04275">
          <w:t xml:space="preserve"> data.</w:t>
        </w:r>
      </w:ins>
    </w:p>
    <w:p w:rsidR="00A67774" w:rsidRDefault="00A67774" w:rsidP="005E2ED4">
      <w:pPr>
        <w:pStyle w:val="normal0"/>
        <w:ind w:left="720"/>
        <w:rPr>
          <w:ins w:id="1620" w:author="Tim Hallett" w:date="2015-01-28T09:38:00Z"/>
        </w:rPr>
        <w:pPrChange w:id="1621" w:author="Tim Hallett" w:date="2015-01-28T09:41:00Z">
          <w:pPr>
            <w:pStyle w:val="Heading1"/>
            <w:contextualSpacing w:val="0"/>
          </w:pPr>
        </w:pPrChange>
      </w:pPr>
    </w:p>
    <w:p w:rsidR="005E53E2" w:rsidRDefault="009E098E" w:rsidP="005E53E2">
      <w:pPr>
        <w:pStyle w:val="normal0"/>
        <w:numPr>
          <w:ilvl w:val="0"/>
          <w:numId w:val="24"/>
        </w:numPr>
        <w:rPr>
          <w:ins w:id="1622" w:author="Tim Hallett" w:date="2015-01-28T09:33:00Z"/>
        </w:rPr>
        <w:pPrChange w:id="1623" w:author="Tim Hallett" w:date="2015-01-28T09:33:00Z">
          <w:pPr>
            <w:pStyle w:val="Heading1"/>
            <w:contextualSpacing w:val="0"/>
          </w:pPr>
        </w:pPrChange>
      </w:pPr>
      <w:ins w:id="1624" w:author="Tim Hallett" w:date="2015-01-28T09:38:00Z">
        <w:r>
          <w:t xml:space="preserve">Many </w:t>
        </w:r>
        <w:proofErr w:type="spellStart"/>
        <w:r>
          <w:t>Contries</w:t>
        </w:r>
        <w:proofErr w:type="spellEnd"/>
        <w:r>
          <w:t xml:space="preserve"> moving ahead (e.g. Brazil – UTT: Rwanda; </w:t>
        </w:r>
        <w:proofErr w:type="spellStart"/>
        <w:r>
          <w:t>Imm</w:t>
        </w:r>
        <w:proofErr w:type="spellEnd"/>
        <w:r>
          <w:t xml:space="preserve"> ART) and it will be import to evaluate.  </w:t>
        </w:r>
      </w:ins>
    </w:p>
    <w:p w:rsidR="005E53E2" w:rsidRDefault="005E53E2">
      <w:pPr>
        <w:pStyle w:val="normal0"/>
        <w:rPr>
          <w:ins w:id="1625" w:author="Tim Hallett" w:date="2015-01-28T09:36:00Z"/>
        </w:rPr>
        <w:pPrChange w:id="1626" w:author="Tim Hallett" w:date="2015-01-26T17:29:00Z">
          <w:pPr>
            <w:pStyle w:val="Heading1"/>
            <w:contextualSpacing w:val="0"/>
          </w:pPr>
        </w:pPrChange>
      </w:pPr>
    </w:p>
    <w:p w:rsidR="00AB71EF" w:rsidRDefault="009E098E" w:rsidP="00593816">
      <w:pPr>
        <w:pStyle w:val="normal0"/>
        <w:numPr>
          <w:ilvl w:val="0"/>
          <w:numId w:val="24"/>
        </w:numPr>
        <w:rPr>
          <w:ins w:id="1627" w:author="Tim Hallett" w:date="2015-01-28T09:48:00Z"/>
        </w:rPr>
        <w:pPrChange w:id="1628" w:author="Tim Hallett" w:date="2015-01-31T11:27:00Z">
          <w:pPr>
            <w:pStyle w:val="Heading1"/>
            <w:contextualSpacing w:val="0"/>
          </w:pPr>
        </w:pPrChange>
      </w:pPr>
      <w:ins w:id="1629" w:author="Tim Hallett" w:date="2015-01-28T09:36:00Z">
        <w:r>
          <w:t xml:space="preserve">UNAIDS 90-90-90 </w:t>
        </w:r>
        <w:proofErr w:type="gramStart"/>
        <w:r>
          <w:t>thing</w:t>
        </w:r>
        <w:proofErr w:type="gramEnd"/>
        <w:r>
          <w:t xml:space="preserve"> </w:t>
        </w:r>
      </w:ins>
      <w:ins w:id="1630" w:author="Tim Hallett" w:date="2015-01-28T09:37:00Z">
        <w:r>
          <w:t>–</w:t>
        </w:r>
      </w:ins>
      <w:ins w:id="1631" w:author="Tim Hallett" w:date="2015-01-28T09:36:00Z">
        <w:r>
          <w:t xml:space="preserve"> urgent </w:t>
        </w:r>
      </w:ins>
      <w:ins w:id="1632" w:author="Tim Hallett" w:date="2015-01-28T09:37:00Z">
        <w:r>
          <w:t>aim for everything all at once.</w:t>
        </w:r>
      </w:ins>
      <w:ins w:id="1633" w:author="Tim Hallett" w:date="2015-01-28T09:38:00Z">
        <w:r>
          <w:t xml:space="preserve"> WHO treatment guidelines</w:t>
        </w:r>
      </w:ins>
      <w:ins w:id="1634" w:author="Tim Hallett" w:date="2015-01-28T09:44:00Z">
        <w:r w:rsidR="00AB71EF">
          <w:t xml:space="preserve"> have been focussed on threshold for </w:t>
        </w:r>
        <w:proofErr w:type="spellStart"/>
        <w:r w:rsidR="00AB71EF">
          <w:t>initation</w:t>
        </w:r>
        <w:proofErr w:type="spellEnd"/>
        <w:r w:rsidR="00AB71EF">
          <w:t xml:space="preserve"> and </w:t>
        </w:r>
        <w:proofErr w:type="spellStart"/>
        <w:r w:rsidR="00AB71EF">
          <w:t>paient</w:t>
        </w:r>
        <w:proofErr w:type="spellEnd"/>
        <w:r w:rsidR="00AB71EF">
          <w:t xml:space="preserve"> monitoring and with recommendations focussed on clinical evidence. WHO </w:t>
        </w:r>
        <w:proofErr w:type="spellStart"/>
        <w:r w:rsidR="00AB71EF">
          <w:t>tretmet</w:t>
        </w:r>
        <w:proofErr w:type="spellEnd"/>
        <w:r w:rsidR="00AB71EF">
          <w:t xml:space="preserve"> guidelines not include testing. But our results suggest that, in fact, programs need to either </w:t>
        </w:r>
      </w:ins>
      <w:ins w:id="1635" w:author="Tim Hallett" w:date="2015-01-31T11:27:00Z">
        <w:r w:rsidR="00593816">
          <w:t>s</w:t>
        </w:r>
      </w:ins>
      <w:ins w:id="1636" w:author="Tim Hallett" w:date="2015-01-28T09:46:00Z">
        <w:r w:rsidR="00AB71EF">
          <w:t xml:space="preserve">trengthen </w:t>
        </w:r>
        <w:proofErr w:type="spellStart"/>
        <w:r w:rsidR="00AB71EF">
          <w:t>thieir</w:t>
        </w:r>
        <w:proofErr w:type="spellEnd"/>
        <w:r w:rsidR="00AB71EF">
          <w:t xml:space="preserve"> cascade</w:t>
        </w:r>
      </w:ins>
      <w:ins w:id="1637" w:author="Tim Hallett" w:date="2015-01-31T11:27:00Z">
        <w:r w:rsidR="00593816">
          <w:t>, especially on the pre-ART side</w:t>
        </w:r>
      </w:ins>
      <w:ins w:id="1638" w:author="Tim Hallett" w:date="2015-01-28T09:47:00Z">
        <w:r w:rsidR="00AB71EF">
          <w:t>; or, radically simplify care and provide treatment to all</w:t>
        </w:r>
      </w:ins>
      <w:ins w:id="1639" w:author="Tim Hallett" w:date="2015-01-31T11:28:00Z">
        <w:r w:rsidR="00593816">
          <w:t xml:space="preserve"> presenting</w:t>
        </w:r>
      </w:ins>
      <w:ins w:id="1640" w:author="Tim Hallett" w:date="2015-01-28T09:47:00Z">
        <w:r w:rsidR="00AB71EF">
          <w:t xml:space="preserve">; and then to achieve the greatest impact to include large outreach programs. </w:t>
        </w:r>
        <w:proofErr w:type="spellStart"/>
        <w:r w:rsidR="00AB71EF">
          <w:t>Expandiing</w:t>
        </w:r>
        <w:proofErr w:type="spellEnd"/>
        <w:r w:rsidR="00AB71EF">
          <w:t xml:space="preserve"> outreach whilst </w:t>
        </w:r>
        <w:proofErr w:type="gramStart"/>
        <w:r w:rsidR="00AB71EF">
          <w:t>weaknesses remains</w:t>
        </w:r>
        <w:proofErr w:type="gramEnd"/>
        <w:r w:rsidR="00AB71EF">
          <w:t xml:space="preserve"> risks </w:t>
        </w:r>
      </w:ins>
      <w:proofErr w:type="spellStart"/>
      <w:ins w:id="1641" w:author="Tim Hallett" w:date="2015-01-28T09:48:00Z">
        <w:r w:rsidR="00613E5B">
          <w:t>faling</w:t>
        </w:r>
        <w:proofErr w:type="spellEnd"/>
        <w:r w:rsidR="00613E5B">
          <w:t xml:space="preserve"> to get maximum impact from </w:t>
        </w:r>
        <w:proofErr w:type="spellStart"/>
        <w:r w:rsidR="00613E5B">
          <w:t>invesmtnet</w:t>
        </w:r>
        <w:proofErr w:type="spellEnd"/>
        <w:r w:rsidR="00613E5B">
          <w:t>.</w:t>
        </w:r>
      </w:ins>
    </w:p>
    <w:p w:rsidR="00613E5B" w:rsidRDefault="00613E5B" w:rsidP="00AB71EF">
      <w:pPr>
        <w:pStyle w:val="normal0"/>
        <w:ind w:left="720"/>
        <w:rPr>
          <w:ins w:id="1642" w:author="Tim Hallett" w:date="2015-01-28T09:37:00Z"/>
        </w:rPr>
        <w:pPrChange w:id="1643" w:author="Tim Hallett" w:date="2015-01-28T09:46:00Z">
          <w:pPr>
            <w:pStyle w:val="Heading1"/>
            <w:contextualSpacing w:val="0"/>
          </w:pPr>
        </w:pPrChange>
      </w:pPr>
    </w:p>
    <w:p w:rsidR="009E098E" w:rsidRDefault="009E098E" w:rsidP="009E098E">
      <w:pPr>
        <w:pStyle w:val="normal0"/>
        <w:rPr>
          <w:ins w:id="1644" w:author="Tim Hallett" w:date="2015-01-28T09:37:00Z"/>
        </w:rPr>
        <w:pPrChange w:id="1645" w:author="Tim Hallett" w:date="2015-01-28T09:37:00Z">
          <w:pPr>
            <w:pStyle w:val="normal0"/>
            <w:numPr>
              <w:numId w:val="24"/>
            </w:numPr>
            <w:ind w:left="720" w:hanging="360"/>
          </w:pPr>
        </w:pPrChange>
      </w:pPr>
    </w:p>
    <w:p w:rsidR="007F1979" w:rsidRPr="00F93973" w:rsidRDefault="007F1979">
      <w:pPr>
        <w:pStyle w:val="normal0"/>
        <w:pPrChange w:id="1646" w:author="Tim Hallett" w:date="2015-01-26T17:29:00Z">
          <w:pPr>
            <w:pStyle w:val="Heading1"/>
            <w:contextualSpacing w:val="0"/>
          </w:pPr>
        </w:pPrChange>
      </w:pPr>
    </w:p>
    <w:p w:rsidR="00747E08" w:rsidRPr="005E53E2" w:rsidRDefault="00BE1B57" w:rsidP="007A68B7">
      <w:pPr>
        <w:pStyle w:val="normal0"/>
        <w:ind w:firstLine="720"/>
        <w:rPr>
          <w:strike/>
          <w:rPrChange w:id="1647" w:author="Tim Hallett" w:date="2015-01-28T09:33:00Z">
            <w:rPr/>
          </w:rPrChange>
        </w:rPr>
      </w:pPr>
      <w:r w:rsidRPr="005E53E2">
        <w:rPr>
          <w:strike/>
          <w:rPrChange w:id="1648" w:author="Tim Hallett" w:date="2015-01-28T09:33:00Z">
            <w:rPr/>
          </w:rPrChange>
        </w:rPr>
        <w:t xml:space="preserve">These results </w:t>
      </w:r>
      <w:r w:rsidR="00BA097D" w:rsidRPr="005E53E2">
        <w:rPr>
          <w:strike/>
          <w:rPrChange w:id="1649" w:author="Tim Hallett" w:date="2015-01-28T09:33:00Z">
            <w:rPr/>
          </w:rPrChange>
        </w:rPr>
        <w:t>indicate</w:t>
      </w:r>
      <w:r w:rsidR="002D5362" w:rsidRPr="005E53E2">
        <w:rPr>
          <w:strike/>
          <w:rPrChange w:id="1650" w:author="Tim Hallett" w:date="2015-01-28T09:33:00Z">
            <w:rPr/>
          </w:rPrChange>
        </w:rPr>
        <w:t xml:space="preserve"> that within a</w:t>
      </w:r>
      <w:r w:rsidR="00025424" w:rsidRPr="005E53E2">
        <w:rPr>
          <w:strike/>
          <w:rPrChange w:id="1651" w:author="Tim Hallett" w:date="2015-01-28T09:33:00Z">
            <w:rPr/>
          </w:rPrChange>
        </w:rPr>
        <w:t>n ART programme in Kenya</w:t>
      </w:r>
      <w:r w:rsidR="00376AC0" w:rsidRPr="005E53E2">
        <w:rPr>
          <w:strike/>
          <w:rPrChange w:id="1652" w:author="Tim Hallett" w:date="2015-01-28T09:33:00Z">
            <w:rPr/>
          </w:rPrChange>
        </w:rPr>
        <w:t xml:space="preserve"> and</w:t>
      </w:r>
      <w:r w:rsidR="00025424" w:rsidRPr="005E53E2">
        <w:rPr>
          <w:strike/>
          <w:rPrChange w:id="1653" w:author="Tim Hallett" w:date="2015-01-28T09:33:00Z">
            <w:rPr/>
          </w:rPrChange>
        </w:rPr>
        <w:t xml:space="preserve"> under our baseline</w:t>
      </w:r>
      <w:r w:rsidR="00376AC0" w:rsidRPr="005E53E2">
        <w:rPr>
          <w:strike/>
          <w:rPrChange w:id="1654" w:author="Tim Hallett" w:date="2015-01-28T09:33:00Z">
            <w:rPr/>
          </w:rPrChange>
        </w:rPr>
        <w:t xml:space="preserve"> conditions</w:t>
      </w:r>
      <w:r w:rsidR="00BA097D" w:rsidRPr="005E53E2">
        <w:rPr>
          <w:strike/>
          <w:rPrChange w:id="1655" w:author="Tim Hallett" w:date="2015-01-28T09:33:00Z">
            <w:rPr/>
          </w:rPrChange>
        </w:rPr>
        <w:t>,</w:t>
      </w:r>
      <w:r w:rsidR="00FC6E36" w:rsidRPr="005E53E2">
        <w:rPr>
          <w:strike/>
          <w:rPrChange w:id="1656" w:author="Tim Hallett" w:date="2015-01-28T09:33:00Z">
            <w:rPr/>
          </w:rPrChange>
        </w:rPr>
        <w:t xml:space="preserve"> care is suboptimal</w:t>
      </w:r>
      <w:r w:rsidR="00773AEC" w:rsidRPr="005E53E2">
        <w:rPr>
          <w:strike/>
          <w:rPrChange w:id="1657" w:author="Tim Hallett" w:date="2015-01-28T09:33:00Z">
            <w:rPr/>
          </w:rPrChange>
        </w:rPr>
        <w:t>.</w:t>
      </w:r>
      <w:r w:rsidR="0022749A" w:rsidRPr="005E53E2">
        <w:rPr>
          <w:strike/>
          <w:rPrChange w:id="1658" w:author="Tim Hallett" w:date="2015-01-28T09:33:00Z">
            <w:rPr/>
          </w:rPrChange>
        </w:rPr>
        <w:t xml:space="preserve"> </w:t>
      </w:r>
      <w:r w:rsidR="009F6EC2" w:rsidRPr="005E53E2">
        <w:rPr>
          <w:strike/>
          <w:rPrChange w:id="1659" w:author="Tim Hallett" w:date="2015-01-28T09:33:00Z">
            <w:rPr/>
          </w:rPrChange>
        </w:rPr>
        <w:t xml:space="preserve">When assessing HIV-related deaths </w:t>
      </w:r>
      <w:r w:rsidR="00C13972" w:rsidRPr="005E53E2">
        <w:rPr>
          <w:strike/>
          <w:rPrChange w:id="1660" w:author="Tim Hallett" w:date="2015-01-28T09:33:00Z">
            <w:rPr/>
          </w:rPrChange>
        </w:rPr>
        <w:t>at</w:t>
      </w:r>
      <w:r w:rsidR="009F6EC2" w:rsidRPr="005E53E2">
        <w:rPr>
          <w:strike/>
          <w:rPrChange w:id="1661" w:author="Tim Hallett" w:date="2015-01-28T09:33:00Z">
            <w:rPr/>
          </w:rPrChange>
        </w:rPr>
        <w:t xml:space="preserve"> the </w:t>
      </w:r>
      <w:r w:rsidR="00FE50EC" w:rsidRPr="005E53E2">
        <w:rPr>
          <w:strike/>
          <w:rPrChange w:id="1662" w:author="Tim Hallett" w:date="2015-01-28T09:33:00Z">
            <w:rPr/>
          </w:rPrChange>
        </w:rPr>
        <w:t>community-level</w:t>
      </w:r>
      <w:r w:rsidR="004530C8" w:rsidRPr="005E53E2">
        <w:rPr>
          <w:strike/>
          <w:rPrChange w:id="1663" w:author="Tim Hallett" w:date="2015-01-28T09:33:00Z">
            <w:rPr/>
          </w:rPrChange>
        </w:rPr>
        <w:t xml:space="preserve">, </w:t>
      </w:r>
      <w:r w:rsidR="005D2F86" w:rsidRPr="005E53E2">
        <w:rPr>
          <w:strike/>
          <w:rPrChange w:id="1664" w:author="Tim Hallett" w:date="2015-01-28T09:33:00Z">
            <w:rPr/>
          </w:rPrChange>
        </w:rPr>
        <w:t>among</w:t>
      </w:r>
      <w:r w:rsidR="004530C8" w:rsidRPr="005E53E2">
        <w:rPr>
          <w:strike/>
          <w:rPrChange w:id="1665" w:author="Tim Hallett" w:date="2015-01-28T09:33:00Z">
            <w:rPr/>
          </w:rPrChange>
        </w:rPr>
        <w:t xml:space="preserve"> all individuals,</w:t>
      </w:r>
      <w:r w:rsidR="009F6EC2" w:rsidRPr="005E53E2">
        <w:rPr>
          <w:strike/>
          <w:rPrChange w:id="1666" w:author="Tim Hallett" w:date="2015-01-28T09:33:00Z">
            <w:rPr/>
          </w:rPrChange>
        </w:rPr>
        <w:t xml:space="preserve"> the majority of deaths </w:t>
      </w:r>
      <w:r w:rsidR="00E80AC6" w:rsidRPr="005E53E2">
        <w:rPr>
          <w:strike/>
          <w:rPrChange w:id="1667" w:author="Tim Hallett" w:date="2015-01-28T09:33:00Z">
            <w:rPr/>
          </w:rPrChange>
        </w:rPr>
        <w:t>were</w:t>
      </w:r>
      <w:r w:rsidR="009F6EC2" w:rsidRPr="005E53E2">
        <w:rPr>
          <w:strike/>
          <w:rPrChange w:id="1668" w:author="Tim Hallett" w:date="2015-01-28T09:33:00Z">
            <w:rPr/>
          </w:rPrChange>
        </w:rPr>
        <w:t xml:space="preserve"> attributable to patients who never initiate</w:t>
      </w:r>
      <w:r w:rsidR="00E80AC6" w:rsidRPr="005E53E2">
        <w:rPr>
          <w:strike/>
          <w:rPrChange w:id="1669" w:author="Tim Hallett" w:date="2015-01-28T09:33:00Z">
            <w:rPr/>
          </w:rPrChange>
        </w:rPr>
        <w:t>d</w:t>
      </w:r>
      <w:r w:rsidR="009F6EC2" w:rsidRPr="005E53E2">
        <w:rPr>
          <w:strike/>
          <w:rPrChange w:id="1670" w:author="Tim Hallett" w:date="2015-01-28T09:33:00Z">
            <w:rPr/>
          </w:rPrChange>
        </w:rPr>
        <w:t xml:space="preserve"> ART and in particular to patients who were aware of their HIV-status but due to failing</w:t>
      </w:r>
      <w:r w:rsidR="007E4669" w:rsidRPr="005E53E2">
        <w:rPr>
          <w:strike/>
          <w:rPrChange w:id="1671" w:author="Tim Hallett" w:date="2015-01-28T09:33:00Z">
            <w:rPr/>
          </w:rPrChange>
        </w:rPr>
        <w:t>s</w:t>
      </w:r>
      <w:r w:rsidR="009F6EC2" w:rsidRPr="005E53E2">
        <w:rPr>
          <w:strike/>
          <w:rPrChange w:id="1672" w:author="Tim Hallett" w:date="2015-01-28T09:33:00Z">
            <w:rPr/>
          </w:rPrChange>
        </w:rPr>
        <w:t xml:space="preserve"> of pre-ART care, did not initiate treatment (figure 2, left).</w:t>
      </w:r>
      <w:r w:rsidR="007E4669" w:rsidRPr="005E53E2">
        <w:rPr>
          <w:strike/>
          <w:rPrChange w:id="1673" w:author="Tim Hallett" w:date="2015-01-28T09:33:00Z">
            <w:rPr/>
          </w:rPrChange>
        </w:rPr>
        <w:t xml:space="preserve"> However, when the same scenario </w:t>
      </w:r>
      <w:r w:rsidR="00182D46" w:rsidRPr="005E53E2">
        <w:rPr>
          <w:strike/>
          <w:rPrChange w:id="1674" w:author="Tim Hallett" w:date="2015-01-28T09:33:00Z">
            <w:rPr/>
          </w:rPrChange>
        </w:rPr>
        <w:t>was</w:t>
      </w:r>
      <w:r w:rsidR="007E4669" w:rsidRPr="005E53E2">
        <w:rPr>
          <w:strike/>
          <w:rPrChange w:id="1675" w:author="Tim Hallett" w:date="2015-01-28T09:33:00Z">
            <w:rPr/>
          </w:rPrChange>
        </w:rPr>
        <w:t xml:space="preserve"> considered from the </w:t>
      </w:r>
      <w:r w:rsidR="00FE50EC" w:rsidRPr="005E53E2">
        <w:rPr>
          <w:strike/>
          <w:rPrChange w:id="1676" w:author="Tim Hallett" w:date="2015-01-28T09:33:00Z">
            <w:rPr/>
          </w:rPrChange>
        </w:rPr>
        <w:t>clinic-level</w:t>
      </w:r>
      <w:r w:rsidR="007E4669" w:rsidRPr="005E53E2">
        <w:rPr>
          <w:strike/>
          <w:rPrChange w:id="1677" w:author="Tim Hallett" w:date="2015-01-28T09:33:00Z">
            <w:rPr/>
          </w:rPrChange>
        </w:rPr>
        <w:t>,</w:t>
      </w:r>
      <w:r w:rsidR="00161ABE" w:rsidRPr="005E53E2">
        <w:rPr>
          <w:strike/>
          <w:rPrChange w:id="1678"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1679" w:author="Tim Hallett" w:date="2015-01-28T09:33:00Z">
            <w:rPr/>
          </w:rPrChange>
        </w:rPr>
        <w:t>d</w:t>
      </w:r>
      <w:r w:rsidR="00161ABE" w:rsidRPr="005E53E2">
        <w:rPr>
          <w:strike/>
          <w:rPrChange w:id="1680" w:author="Tim Hallett" w:date="2015-01-28T09:33:00Z">
            <w:rPr/>
          </w:rPrChange>
        </w:rPr>
        <w:t xml:space="preserve"> with care (from the left-hand figure) </w:t>
      </w:r>
      <w:r w:rsidR="00780F71" w:rsidRPr="005E53E2">
        <w:rPr>
          <w:strike/>
          <w:rPrChange w:id="1681" w:author="Tim Hallett" w:date="2015-01-28T09:33:00Z">
            <w:rPr/>
          </w:rPrChange>
        </w:rPr>
        <w:t>was</w:t>
      </w:r>
      <w:r w:rsidR="00161ABE" w:rsidRPr="005E53E2">
        <w:rPr>
          <w:strike/>
          <w:rPrChange w:id="1682" w:author="Tim Hallett" w:date="2015-01-28T09:33:00Z">
            <w:rPr/>
          </w:rPrChange>
        </w:rPr>
        <w:t xml:space="preserve"> absent. Additionally, the clinic-level view indicates that 35% of deceased patients had initiated ART; however, </w:t>
      </w:r>
      <w:r w:rsidR="00F24705" w:rsidRPr="005E53E2">
        <w:rPr>
          <w:strike/>
          <w:rPrChange w:id="1683" w:author="Tim Hallett" w:date="2015-01-28T09:33:00Z">
            <w:rPr/>
          </w:rPrChange>
        </w:rPr>
        <w:t>stepping back to the community-level view, only 24% initiated ART prior to death.</w:t>
      </w:r>
      <w:r w:rsidR="007C2956" w:rsidRPr="005E53E2">
        <w:rPr>
          <w:strike/>
          <w:rPrChange w:id="1684" w:author="Tim Hallett" w:date="2015-01-28T09:33:00Z">
            <w:rPr/>
          </w:rPrChange>
        </w:rPr>
        <w:t xml:space="preserve"> </w:t>
      </w:r>
      <w:r w:rsidR="00F24705" w:rsidRPr="005E53E2">
        <w:rPr>
          <w:strike/>
          <w:rPrChange w:id="1685" w:author="Tim Hallett" w:date="2015-01-28T09:33:00Z">
            <w:rPr/>
          </w:rPrChange>
        </w:rPr>
        <w:t xml:space="preserve">These results highlight the major </w:t>
      </w:r>
      <w:r w:rsidR="00747E08" w:rsidRPr="005E53E2">
        <w:rPr>
          <w:strike/>
          <w:rPrChange w:id="1686" w:author="Tim Hallett" w:date="2015-01-28T09:33:00Z">
            <w:rPr/>
          </w:rPrChange>
        </w:rPr>
        <w:t xml:space="preserve">limitation of </w:t>
      </w:r>
      <w:r w:rsidR="00F24705" w:rsidRPr="005E53E2">
        <w:rPr>
          <w:strike/>
          <w:rPrChange w:id="1687" w:author="Tim Hallett" w:date="2015-01-28T09:33:00Z">
            <w:rPr/>
          </w:rPrChange>
        </w:rPr>
        <w:t xml:space="preserve">clinic-level data: only patients who contact the clinic are accounted for. </w:t>
      </w:r>
      <w:r w:rsidR="00747E08" w:rsidRPr="005E53E2">
        <w:rPr>
          <w:strike/>
          <w:rPrChange w:id="1688" w:author="Tim Hallett" w:date="2015-01-28T09:33:00Z">
            <w:rPr/>
          </w:rPrChange>
        </w:rPr>
        <w:t>Consequently</w:t>
      </w:r>
      <w:r w:rsidR="00F24705" w:rsidRPr="005E53E2">
        <w:rPr>
          <w:strike/>
          <w:rPrChange w:id="1689" w:author="Tim Hallett" w:date="2015-01-28T09:33:00Z">
            <w:rPr/>
          </w:rPrChange>
        </w:rPr>
        <w:t xml:space="preserve">, </w:t>
      </w:r>
      <w:r w:rsidR="007C2956" w:rsidRPr="005E53E2">
        <w:rPr>
          <w:strike/>
          <w:rPrChange w:id="1690" w:author="Tim Hallett" w:date="2015-01-28T09:33:00Z">
            <w:rPr/>
          </w:rPrChange>
        </w:rPr>
        <w:t xml:space="preserve">masking </w:t>
      </w:r>
      <w:r w:rsidR="00747E08" w:rsidRPr="005E53E2">
        <w:rPr>
          <w:strike/>
          <w:rPrChange w:id="1691" w:author="Tim Hallett" w:date="2015-01-28T09:33:00Z">
            <w:rPr/>
          </w:rPrChange>
        </w:rPr>
        <w:t>a major</w:t>
      </w:r>
      <w:r w:rsidR="00E40461" w:rsidRPr="005E53E2">
        <w:rPr>
          <w:strike/>
          <w:rPrChange w:id="1692" w:author="Tim Hallett" w:date="2015-01-28T09:33:00Z">
            <w:rPr/>
          </w:rPrChange>
        </w:rPr>
        <w:t xml:space="preserve"> deficiency in care and</w:t>
      </w:r>
      <w:r w:rsidR="00747E08" w:rsidRPr="005E53E2">
        <w:rPr>
          <w:strike/>
          <w:rPrChange w:id="1693" w:author="Tim Hallett" w:date="2015-01-28T09:33:00Z">
            <w:rPr/>
          </w:rPrChange>
        </w:rPr>
        <w:t xml:space="preserve"> cause of mortality</w:t>
      </w:r>
      <w:r w:rsidR="007C2956" w:rsidRPr="005E53E2">
        <w:rPr>
          <w:strike/>
          <w:rPrChange w:id="1694" w:author="Tim Hallett" w:date="2015-01-28T09:33:00Z">
            <w:rPr/>
          </w:rPrChange>
        </w:rPr>
        <w:t>.</w:t>
      </w:r>
      <w:r w:rsidR="00747E08" w:rsidRPr="005E53E2">
        <w:rPr>
          <w:strike/>
          <w:rPrChange w:id="1695" w:author="Tim Hallett" w:date="2015-01-28T09:33:00Z">
            <w:rPr/>
          </w:rPrChange>
        </w:rPr>
        <w:t xml:space="preserve"> </w:t>
      </w:r>
    </w:p>
    <w:p w:rsidR="00BA097D" w:rsidRPr="005E53E2" w:rsidRDefault="00BA097D" w:rsidP="007C2956">
      <w:pPr>
        <w:pStyle w:val="normal0"/>
        <w:rPr>
          <w:strike/>
          <w:rPrChange w:id="1696" w:author="Tim Hallett" w:date="2015-01-28T09:33:00Z">
            <w:rPr/>
          </w:rPrChange>
        </w:rPr>
      </w:pPr>
    </w:p>
    <w:p w:rsidR="002D5362" w:rsidRPr="005E53E2" w:rsidRDefault="00F679B0" w:rsidP="001327D0">
      <w:pPr>
        <w:pStyle w:val="normal0"/>
        <w:ind w:firstLine="720"/>
        <w:rPr>
          <w:strike/>
          <w:rPrChange w:id="1697" w:author="Tim Hallett" w:date="2015-01-28T09:33:00Z">
            <w:rPr/>
          </w:rPrChange>
        </w:rPr>
      </w:pPr>
      <w:r w:rsidRPr="005E53E2">
        <w:rPr>
          <w:strike/>
          <w:rPrChange w:id="1698" w:author="Tim Hallett" w:date="2015-01-28T09:33:00Z">
            <w:rPr/>
          </w:rPrChange>
        </w:rPr>
        <w:t xml:space="preserve">Intervening </w:t>
      </w:r>
      <w:r w:rsidR="00DE6731" w:rsidRPr="005E53E2">
        <w:rPr>
          <w:strike/>
          <w:rPrChange w:id="1699" w:author="Tim Hallett" w:date="2015-01-28T09:33:00Z">
            <w:rPr/>
          </w:rPrChange>
        </w:rPr>
        <w:t xml:space="preserve">at various points in care with individual interventions </w:t>
      </w:r>
      <w:r w:rsidR="008F6B85" w:rsidRPr="005E53E2">
        <w:rPr>
          <w:strike/>
          <w:rPrChange w:id="1700" w:author="Tim Hallett" w:date="2015-01-28T09:33:00Z">
            <w:rPr/>
          </w:rPrChange>
        </w:rPr>
        <w:t xml:space="preserve">illustrates </w:t>
      </w:r>
      <w:r w:rsidR="00DE6731" w:rsidRPr="005E53E2">
        <w:rPr>
          <w:strike/>
          <w:rPrChange w:id="1701" w:author="Tim Hallett" w:date="2015-01-28T09:33:00Z">
            <w:rPr/>
          </w:rPrChange>
        </w:rPr>
        <w:t xml:space="preserve">that HIV-testing and pre-ART retention are </w:t>
      </w:r>
      <w:r w:rsidR="00907D20" w:rsidRPr="005E53E2">
        <w:rPr>
          <w:strike/>
          <w:rPrChange w:id="1702" w:author="Tim Hallett" w:date="2015-01-28T09:33:00Z">
            <w:rPr/>
          </w:rPrChange>
        </w:rPr>
        <w:t>suboptimal</w:t>
      </w:r>
      <w:r w:rsidR="00DE6731" w:rsidRPr="005E53E2">
        <w:rPr>
          <w:strike/>
          <w:rPrChange w:id="1703" w:author="Tim Hallett" w:date="2015-01-28T09:33:00Z">
            <w:rPr/>
          </w:rPrChange>
        </w:rPr>
        <w:t xml:space="preserve">, as interventions </w:t>
      </w:r>
      <w:r w:rsidR="00A522D1" w:rsidRPr="005E53E2">
        <w:rPr>
          <w:strike/>
          <w:rPrChange w:id="1704" w:author="Tim Hallett" w:date="2015-01-28T09:33:00Z">
            <w:rPr/>
          </w:rPrChange>
        </w:rPr>
        <w:t>targeting</w:t>
      </w:r>
      <w:r w:rsidR="00DE6731" w:rsidRPr="005E53E2">
        <w:rPr>
          <w:strike/>
          <w:rPrChange w:id="1705" w:author="Tim Hallett" w:date="2015-01-28T09:33:00Z">
            <w:rPr/>
          </w:rPrChange>
        </w:rPr>
        <w:t xml:space="preserve"> </w:t>
      </w:r>
      <w:r w:rsidR="008F6B85" w:rsidRPr="005E53E2">
        <w:rPr>
          <w:strike/>
          <w:rPrChange w:id="1706" w:author="Tim Hallett" w:date="2015-01-28T09:33:00Z">
            <w:rPr/>
          </w:rPrChange>
        </w:rPr>
        <w:t>those areas</w:t>
      </w:r>
      <w:r w:rsidR="00DE6731" w:rsidRPr="005E53E2">
        <w:rPr>
          <w:strike/>
          <w:rPrChange w:id="1707" w:author="Tim Hallett" w:date="2015-01-28T09:33:00Z">
            <w:rPr/>
          </w:rPrChange>
        </w:rPr>
        <w:t xml:space="preserve">, such as HBCT or Improved Care, </w:t>
      </w:r>
      <w:r w:rsidR="007E2C2C" w:rsidRPr="005E53E2">
        <w:rPr>
          <w:strike/>
          <w:rPrChange w:id="1708" w:author="Tim Hallett" w:date="2015-01-28T09:33:00Z">
            <w:rPr/>
          </w:rPrChange>
        </w:rPr>
        <w:t>were</w:t>
      </w:r>
      <w:r w:rsidR="00DE6731" w:rsidRPr="005E53E2">
        <w:rPr>
          <w:strike/>
          <w:rPrChange w:id="1709" w:author="Tim Hallett" w:date="2015-01-28T09:33:00Z">
            <w:rPr/>
          </w:rPrChange>
        </w:rPr>
        <w:t xml:space="preserve"> highly impactful</w:t>
      </w:r>
      <w:r w:rsidR="00A522D1" w:rsidRPr="005E53E2">
        <w:rPr>
          <w:strike/>
          <w:rPrChange w:id="1710" w:author="Tim Hallett" w:date="2015-01-28T09:33:00Z">
            <w:rPr/>
          </w:rPrChange>
        </w:rPr>
        <w:t xml:space="preserve"> (figure 3)</w:t>
      </w:r>
      <w:r w:rsidR="00DE6731" w:rsidRPr="005E53E2">
        <w:rPr>
          <w:strike/>
          <w:rPrChange w:id="1711" w:author="Tim Hallett" w:date="2015-01-28T09:33:00Z">
            <w:rPr/>
          </w:rPrChange>
        </w:rPr>
        <w:t>. In contrast, removing pre-ART care all together (Immediate ART) and additionally actively seeking individuals (Universal Test &amp; Treat) avert</w:t>
      </w:r>
      <w:r w:rsidR="00E020A7" w:rsidRPr="005E53E2">
        <w:rPr>
          <w:strike/>
          <w:rPrChange w:id="1712" w:author="Tim Hallett" w:date="2015-01-28T09:33:00Z">
            <w:rPr/>
          </w:rPrChange>
        </w:rPr>
        <w:t>ed</w:t>
      </w:r>
      <w:r w:rsidR="00DE6731" w:rsidRPr="005E53E2">
        <w:rPr>
          <w:strike/>
          <w:rPrChange w:id="1713" w:author="Tim Hallett" w:date="2015-01-28T09:33:00Z">
            <w:rPr/>
          </w:rPrChange>
        </w:rPr>
        <w:t xml:space="preserve"> the most DALYs between 2010 and 2030</w:t>
      </w:r>
      <w:r w:rsidR="009A3304" w:rsidRPr="005E53E2">
        <w:rPr>
          <w:strike/>
          <w:rPrChange w:id="1714" w:author="Tim Hallett" w:date="2015-01-28T09:33:00Z">
            <w:rPr/>
          </w:rPrChange>
        </w:rPr>
        <w:t>(</w:t>
      </w:r>
      <w:r w:rsidR="00AF1334" w:rsidRPr="005E53E2">
        <w:rPr>
          <w:strike/>
          <w:rPrChange w:id="1715" w:author="Tim Hallett" w:date="2015-01-28T09:33:00Z">
            <w:rPr/>
          </w:rPrChange>
        </w:rPr>
        <w:t xml:space="preserve">3.62m and </w:t>
      </w:r>
      <w:r w:rsidR="009A3304" w:rsidRPr="005E53E2">
        <w:rPr>
          <w:strike/>
          <w:rPrChange w:id="1716" w:author="Tim Hallett" w:date="2015-01-28T09:33:00Z">
            <w:rPr/>
          </w:rPrChange>
        </w:rPr>
        <w:t>5.59m DALYs averted,</w:t>
      </w:r>
      <w:r w:rsidR="00AF1334" w:rsidRPr="005E53E2">
        <w:rPr>
          <w:strike/>
          <w:rPrChange w:id="1717" w:author="Tim Hallett" w:date="2015-01-28T09:33:00Z">
            <w:rPr/>
          </w:rPrChange>
        </w:rPr>
        <w:t xml:space="preserve"> 32% and</w:t>
      </w:r>
      <w:r w:rsidR="009A3304" w:rsidRPr="005E53E2">
        <w:rPr>
          <w:strike/>
          <w:rPrChange w:id="1718" w:author="Tim Hallett" w:date="2015-01-28T09:33:00Z">
            <w:rPr/>
          </w:rPrChange>
        </w:rPr>
        <w:t xml:space="preserve"> 50% of MAI</w:t>
      </w:r>
      <w:r w:rsidR="00924319" w:rsidRPr="005E53E2">
        <w:rPr>
          <w:strike/>
          <w:rPrChange w:id="1719" w:author="Tim Hallett" w:date="2015-01-28T09:33:00Z">
            <w:rPr/>
          </w:rPrChange>
        </w:rPr>
        <w:t>, respectively</w:t>
      </w:r>
      <w:r w:rsidR="009A3304" w:rsidRPr="005E53E2">
        <w:rPr>
          <w:strike/>
          <w:rPrChange w:id="1720" w:author="Tim Hallett" w:date="2015-01-28T09:33:00Z">
            <w:rPr/>
          </w:rPrChange>
        </w:rPr>
        <w:t>)</w:t>
      </w:r>
      <w:r w:rsidR="00DE6731" w:rsidRPr="005E53E2">
        <w:rPr>
          <w:strike/>
          <w:rPrChange w:id="1721" w:author="Tim Hallett" w:date="2015-01-28T09:33:00Z">
            <w:rPr/>
          </w:rPrChange>
        </w:rPr>
        <w:t xml:space="preserve">; however, these interventions </w:t>
      </w:r>
      <w:r w:rsidR="007723F5" w:rsidRPr="005E53E2">
        <w:rPr>
          <w:strike/>
          <w:rPrChange w:id="1722" w:author="Tim Hallett" w:date="2015-01-28T09:33:00Z">
            <w:rPr/>
          </w:rPrChange>
        </w:rPr>
        <w:t>were</w:t>
      </w:r>
      <w:r w:rsidR="00DE6731" w:rsidRPr="005E53E2">
        <w:rPr>
          <w:strike/>
          <w:rPrChange w:id="1723" w:author="Tim Hallett" w:date="2015-01-28T09:33:00Z">
            <w:rPr/>
          </w:rPrChange>
        </w:rPr>
        <w:t xml:space="preserve"> </w:t>
      </w:r>
      <w:r w:rsidR="009479F3" w:rsidRPr="005E53E2">
        <w:rPr>
          <w:strike/>
          <w:rPrChange w:id="1724" w:author="Tim Hallett" w:date="2015-01-28T09:33:00Z">
            <w:rPr/>
          </w:rPrChange>
        </w:rPr>
        <w:t xml:space="preserve">the most </w:t>
      </w:r>
      <w:r w:rsidR="00DE6731" w:rsidRPr="005E53E2">
        <w:rPr>
          <w:strike/>
          <w:rPrChange w:id="1725" w:author="Tim Hallett" w:date="2015-01-28T09:33:00Z">
            <w:rPr/>
          </w:rPrChange>
        </w:rPr>
        <w:t xml:space="preserve">expensive to </w:t>
      </w:r>
      <w:proofErr w:type="gramStart"/>
      <w:r w:rsidR="00DE6731" w:rsidRPr="005E53E2">
        <w:rPr>
          <w:strike/>
          <w:rPrChange w:id="1726" w:author="Tim Hallett" w:date="2015-01-28T09:33:00Z">
            <w:rPr/>
          </w:rPrChange>
        </w:rPr>
        <w:t>implement</w:t>
      </w:r>
      <w:r w:rsidR="00924319" w:rsidRPr="005E53E2">
        <w:rPr>
          <w:strike/>
          <w:rPrChange w:id="1727" w:author="Tim Hallett" w:date="2015-01-28T09:33:00Z">
            <w:rPr/>
          </w:rPrChange>
        </w:rPr>
        <w:t>(</w:t>
      </w:r>
      <w:proofErr w:type="gramEnd"/>
      <w:r w:rsidR="00924319" w:rsidRPr="005E53E2">
        <w:rPr>
          <w:strike/>
          <w:rPrChange w:id="1728" w:author="Tim Hallett" w:date="2015-01-28T09:33:00Z">
            <w:rPr/>
          </w:rPrChange>
        </w:rPr>
        <w:t>$1.64b and $4.27b</w:t>
      </w:r>
      <w:r w:rsidR="00955623" w:rsidRPr="005E53E2">
        <w:rPr>
          <w:strike/>
          <w:rPrChange w:id="1729" w:author="Tim Hallett" w:date="2015-01-28T09:33:00Z">
            <w:rPr/>
          </w:rPrChange>
        </w:rPr>
        <w:t>, respectively</w:t>
      </w:r>
      <w:r w:rsidR="00924319" w:rsidRPr="005E53E2">
        <w:rPr>
          <w:strike/>
          <w:rPrChange w:id="1730" w:author="Tim Hallett" w:date="2015-01-28T09:33:00Z">
            <w:rPr/>
          </w:rPrChange>
        </w:rPr>
        <w:t>)</w:t>
      </w:r>
      <w:r w:rsidR="00DE6731" w:rsidRPr="005E53E2">
        <w:rPr>
          <w:strike/>
          <w:rPrChange w:id="1731" w:author="Tim Hallett" w:date="2015-01-28T09:33:00Z">
            <w:rPr/>
          </w:rPrChange>
        </w:rPr>
        <w:t xml:space="preserve">. </w:t>
      </w:r>
      <w:commentRangeStart w:id="1732"/>
      <w:r w:rsidR="00DE6731" w:rsidRPr="005E53E2">
        <w:rPr>
          <w:strike/>
          <w:rPrChange w:id="1733" w:author="Tim Hallett" w:date="2015-01-28T09:33:00Z">
            <w:rPr/>
          </w:rPrChange>
        </w:rPr>
        <w:t>F</w:t>
      </w:r>
      <w:r w:rsidRPr="005E53E2">
        <w:rPr>
          <w:strike/>
          <w:rPrChange w:id="1734" w:author="Tim Hallett" w:date="2015-01-28T09:33:00Z">
            <w:rPr/>
          </w:rPrChange>
        </w:rPr>
        <w:t xml:space="preserve">rom analysis of these individual </w:t>
      </w:r>
      <w:r w:rsidR="00CD599C" w:rsidRPr="005E53E2">
        <w:rPr>
          <w:strike/>
          <w:rPrChange w:id="1735" w:author="Tim Hallett" w:date="2015-01-28T09:33:00Z">
            <w:rPr/>
          </w:rPrChange>
        </w:rPr>
        <w:t>strategies</w:t>
      </w:r>
      <w:r w:rsidRPr="005E53E2">
        <w:rPr>
          <w:strike/>
          <w:rPrChange w:id="1736" w:author="Tim Hallett" w:date="2015-01-28T09:33:00Z">
            <w:rPr/>
          </w:rPrChange>
        </w:rPr>
        <w:t>, no single large-impact low-cost intervention</w:t>
      </w:r>
      <w:r w:rsidR="00DE6731" w:rsidRPr="005E53E2">
        <w:rPr>
          <w:strike/>
          <w:rPrChange w:id="1737" w:author="Tim Hallett" w:date="2015-01-28T09:33:00Z">
            <w:rPr/>
          </w:rPrChange>
        </w:rPr>
        <w:t xml:space="preserve"> was identified</w:t>
      </w:r>
      <w:r w:rsidR="00D86A28" w:rsidRPr="005E53E2">
        <w:rPr>
          <w:strike/>
          <w:rPrChange w:id="1738" w:author="Tim Hallett" w:date="2015-01-28T09:33:00Z">
            <w:rPr/>
          </w:rPrChange>
        </w:rPr>
        <w:t>,</w:t>
      </w:r>
      <w:r w:rsidRPr="005E53E2">
        <w:rPr>
          <w:strike/>
          <w:rPrChange w:id="1739" w:author="Tim Hallett" w:date="2015-01-28T09:33:00Z">
            <w:rPr/>
          </w:rPrChange>
        </w:rPr>
        <w:t xml:space="preserve"> </w:t>
      </w:r>
      <w:commentRangeEnd w:id="1732"/>
      <w:r w:rsidR="00E22793" w:rsidRPr="005E53E2">
        <w:rPr>
          <w:rStyle w:val="CommentReference"/>
          <w:strike/>
          <w:rPrChange w:id="1740" w:author="Tim Hallett" w:date="2015-01-28T09:33:00Z">
            <w:rPr>
              <w:rStyle w:val="CommentReference"/>
            </w:rPr>
          </w:rPrChange>
        </w:rPr>
        <w:commentReference w:id="1732"/>
      </w:r>
      <w:r w:rsidR="00D86A28" w:rsidRPr="005E53E2">
        <w:rPr>
          <w:rStyle w:val="CommentReference"/>
          <w:strike/>
          <w:rPrChange w:id="1741" w:author="Tim Hallett" w:date="2015-01-28T09:33:00Z">
            <w:rPr>
              <w:rStyle w:val="CommentReference"/>
            </w:rPr>
          </w:rPrChange>
        </w:rPr>
        <w:t>w</w:t>
      </w:r>
      <w:r w:rsidR="00D86A28" w:rsidRPr="005E53E2">
        <w:rPr>
          <w:strike/>
          <w:rPrChange w:id="1742" w:author="Tim Hallett" w:date="2015-01-28T09:33:00Z">
            <w:rPr/>
          </w:rPrChange>
        </w:rPr>
        <w:t>ith</w:t>
      </w:r>
      <w:r w:rsidRPr="005E53E2">
        <w:rPr>
          <w:strike/>
          <w:rPrChange w:id="1743" w:author="Tim Hallett" w:date="2015-01-28T09:33:00Z">
            <w:rPr/>
          </w:rPrChange>
        </w:rPr>
        <w:t xml:space="preserve"> high impact interventions </w:t>
      </w:r>
      <w:r w:rsidR="00D86A28" w:rsidRPr="005E53E2">
        <w:rPr>
          <w:strike/>
          <w:rPrChange w:id="1744" w:author="Tim Hallett" w:date="2015-01-28T09:33:00Z">
            <w:rPr/>
          </w:rPrChange>
        </w:rPr>
        <w:t xml:space="preserve">having a </w:t>
      </w:r>
      <w:r w:rsidRPr="005E53E2">
        <w:rPr>
          <w:strike/>
          <w:rPrChange w:id="1745" w:author="Tim Hallett" w:date="2015-01-28T09:33:00Z">
            <w:rPr/>
          </w:rPrChange>
        </w:rPr>
        <w:t xml:space="preserve">high cost per DALY averted and </w:t>
      </w:r>
      <w:r w:rsidR="00D86A28" w:rsidRPr="005E53E2">
        <w:rPr>
          <w:strike/>
          <w:rPrChange w:id="1746" w:author="Tim Hallett" w:date="2015-01-28T09:33:00Z">
            <w:rPr/>
          </w:rPrChange>
        </w:rPr>
        <w:t>low cost interventions hav</w:t>
      </w:r>
      <w:r w:rsidR="00CD599C" w:rsidRPr="005E53E2">
        <w:rPr>
          <w:strike/>
          <w:rPrChange w:id="1747" w:author="Tim Hallett" w:date="2015-01-28T09:33:00Z">
            <w:rPr/>
          </w:rPrChange>
        </w:rPr>
        <w:t>ing a low cost per DALY averted</w:t>
      </w:r>
      <w:r w:rsidR="00537A46" w:rsidRPr="005E53E2">
        <w:rPr>
          <w:strike/>
          <w:rPrChange w:id="1748" w:author="Tim Hallett" w:date="2015-01-28T09:33:00Z">
            <w:rPr/>
          </w:rPrChange>
        </w:rPr>
        <w:t>. Additionally, w</w:t>
      </w:r>
      <w:r w:rsidR="00EA7FA2" w:rsidRPr="005E53E2">
        <w:rPr>
          <w:strike/>
          <w:rPrChange w:id="1749" w:author="Tim Hallett" w:date="2015-01-28T09:33:00Z">
            <w:rPr/>
          </w:rPrChange>
        </w:rPr>
        <w:t>e identified a combination of six interventions that when applied simultaneously improve</w:t>
      </w:r>
      <w:r w:rsidR="00C012F1" w:rsidRPr="005E53E2">
        <w:rPr>
          <w:strike/>
          <w:rPrChange w:id="1750" w:author="Tim Hallett" w:date="2015-01-28T09:33:00Z">
            <w:rPr/>
          </w:rPrChange>
        </w:rPr>
        <w:t>d</w:t>
      </w:r>
      <w:r w:rsidR="00EA7FA2" w:rsidRPr="005E53E2">
        <w:rPr>
          <w:strike/>
          <w:rPrChange w:id="1751" w:author="Tim Hallett" w:date="2015-01-28T09:33:00Z">
            <w:rPr/>
          </w:rPrChange>
        </w:rPr>
        <w:t xml:space="preserve"> patient outcomes</w:t>
      </w:r>
      <w:r w:rsidR="00537A46" w:rsidRPr="005E53E2">
        <w:rPr>
          <w:strike/>
          <w:rPrChange w:id="1752" w:author="Tim Hallett" w:date="2015-01-28T09:33:00Z">
            <w:rPr/>
          </w:rPrChange>
        </w:rPr>
        <w:t xml:space="preserve"> </w:t>
      </w:r>
      <w:r w:rsidR="00EA7FA2" w:rsidRPr="005E53E2">
        <w:rPr>
          <w:strike/>
          <w:rPrChange w:id="1753" w:author="Tim Hallett" w:date="2015-01-28T09:33:00Z">
            <w:rPr/>
          </w:rPrChange>
        </w:rPr>
        <w:t>at a cost of $353 per DALY averted</w:t>
      </w:r>
      <w:r w:rsidR="00894DB3" w:rsidRPr="005E53E2">
        <w:rPr>
          <w:strike/>
          <w:rPrChange w:id="1754" w:author="Tim Hallett" w:date="2015-01-28T09:33:00Z">
            <w:rPr/>
          </w:rPrChange>
        </w:rPr>
        <w:t xml:space="preserve"> compared to baseline</w:t>
      </w:r>
      <w:r w:rsidR="00EA7FA2" w:rsidRPr="005E53E2">
        <w:rPr>
          <w:strike/>
          <w:rPrChange w:id="1755" w:author="Tim Hallett" w:date="2015-01-28T09:33:00Z">
            <w:rPr/>
          </w:rPrChange>
        </w:rPr>
        <w:t xml:space="preserve">. </w:t>
      </w:r>
      <w:r w:rsidR="00FA79B7" w:rsidRPr="005E53E2">
        <w:rPr>
          <w:strike/>
          <w:rPrChange w:id="1756" w:author="Tim Hallett" w:date="2015-01-28T09:33:00Z">
            <w:rPr/>
          </w:rPrChange>
        </w:rPr>
        <w:t>This combination strengthened</w:t>
      </w:r>
      <w:r w:rsidR="00FA295E" w:rsidRPr="005E53E2">
        <w:rPr>
          <w:strike/>
          <w:rPrChange w:id="1757" w:author="Tim Hallett" w:date="2015-01-28T09:33:00Z">
            <w:rPr/>
          </w:rPrChange>
        </w:rPr>
        <w:t xml:space="preserve"> care at multiple points and is potentially as impactful as the Universal Test and Treat </w:t>
      </w:r>
      <w:r w:rsidR="00A43C59" w:rsidRPr="005E53E2">
        <w:rPr>
          <w:strike/>
          <w:rPrChange w:id="1758" w:author="Tim Hallett" w:date="2015-01-28T09:33:00Z">
            <w:rPr/>
          </w:rPrChange>
        </w:rPr>
        <w:t>strategy</w:t>
      </w:r>
      <w:r w:rsidR="00FA295E" w:rsidRPr="005E53E2">
        <w:rPr>
          <w:strike/>
          <w:rPrChange w:id="1759" w:author="Tim Hallett" w:date="2015-01-28T09:33:00Z">
            <w:rPr/>
          </w:rPrChange>
        </w:rPr>
        <w:t xml:space="preserve"> but with a lower average cost-effectiveness ratio.</w:t>
      </w:r>
    </w:p>
    <w:p w:rsidR="00615625" w:rsidRDefault="00615625" w:rsidP="0086036A">
      <w:pPr>
        <w:pStyle w:val="normal0"/>
      </w:pPr>
    </w:p>
    <w:p w:rsidR="00272A02" w:rsidRPr="005E53E2" w:rsidRDefault="00EA489D" w:rsidP="00341D62">
      <w:pPr>
        <w:pStyle w:val="normal0"/>
        <w:ind w:firstLine="720"/>
        <w:rPr>
          <w:strike/>
          <w:rPrChange w:id="1760" w:author="Tim Hallett" w:date="2015-01-28T09:33:00Z">
            <w:rPr/>
          </w:rPrChange>
        </w:rPr>
      </w:pPr>
      <w:r w:rsidRPr="005E53E2">
        <w:rPr>
          <w:strike/>
          <w:rPrChange w:id="1761" w:author="Tim Hallett" w:date="2015-01-28T09:33:00Z">
            <w:rPr/>
          </w:rPrChange>
        </w:rPr>
        <w:t xml:space="preserve">This work indicates that it is imperative for ART programmes to evaluate patient outcomes from the population perspective. The </w:t>
      </w:r>
      <w:r w:rsidR="00FF056D" w:rsidRPr="005E53E2">
        <w:rPr>
          <w:strike/>
          <w:rPrChange w:id="1762" w:author="Tim Hallett" w:date="2015-01-28T09:33:00Z">
            <w:rPr/>
          </w:rPrChange>
        </w:rPr>
        <w:t xml:space="preserve">clinic-level view </w:t>
      </w:r>
      <w:r w:rsidR="008B1D49" w:rsidRPr="005E53E2">
        <w:rPr>
          <w:strike/>
          <w:rPrChange w:id="1763" w:author="Tim Hallett" w:date="2015-01-28T09:33:00Z">
            <w:rPr/>
          </w:rPrChange>
        </w:rPr>
        <w:t xml:space="preserve">is </w:t>
      </w:r>
      <w:r w:rsidRPr="005E53E2">
        <w:rPr>
          <w:strike/>
          <w:rPrChange w:id="1764" w:author="Tim Hallett" w:date="2015-01-28T09:33:00Z">
            <w:rPr/>
          </w:rPrChange>
        </w:rPr>
        <w:t>biased, as on</w:t>
      </w:r>
      <w:r w:rsidR="00E667F8" w:rsidRPr="005E53E2">
        <w:rPr>
          <w:strike/>
          <w:rPrChange w:id="1765" w:author="Tim Hallett" w:date="2015-01-28T09:33:00Z">
            <w:rPr/>
          </w:rPrChange>
        </w:rPr>
        <w:t xml:space="preserve">ly individuals who have had contact </w:t>
      </w:r>
      <w:r w:rsidRPr="005E53E2">
        <w:rPr>
          <w:strike/>
          <w:rPrChange w:id="1766" w:author="Tim Hallett" w:date="2015-01-28T09:33:00Z">
            <w:rPr/>
          </w:rPrChange>
        </w:rPr>
        <w:t xml:space="preserve">with the clinic are accounted for. </w:t>
      </w:r>
      <w:r w:rsidR="00E667F8" w:rsidRPr="005E53E2">
        <w:rPr>
          <w:strike/>
          <w:rPrChange w:id="1767" w:author="Tim Hallett" w:date="2015-01-28T09:33:00Z">
            <w:rPr/>
          </w:rPrChange>
        </w:rPr>
        <w:t xml:space="preserve">Thus, to fully understand where deficiencies in care are leading to lives being lost to HIV, </w:t>
      </w:r>
      <w:r w:rsidR="00FF056D" w:rsidRPr="005E53E2">
        <w:rPr>
          <w:strike/>
          <w:rPrChange w:id="1768" w:author="Tim Hallett" w:date="2015-01-28T09:33:00Z">
            <w:rPr/>
          </w:rPrChange>
        </w:rPr>
        <w:t>the entire community must be fully represented</w:t>
      </w:r>
      <w:r w:rsidR="00E667F8" w:rsidRPr="005E53E2">
        <w:rPr>
          <w:strike/>
          <w:rPrChange w:id="1769" w:author="Tim Hallett" w:date="2015-01-28T09:33:00Z">
            <w:rPr/>
          </w:rPrChange>
        </w:rPr>
        <w:t xml:space="preserve">. </w:t>
      </w:r>
      <w:r w:rsidR="009C5095" w:rsidRPr="005E53E2">
        <w:rPr>
          <w:strike/>
          <w:rPrChange w:id="1770" w:author="Tim Hallett" w:date="2015-01-28T09:33:00Z">
            <w:rPr/>
          </w:rPrChange>
        </w:rPr>
        <w:t xml:space="preserve">This poses significant challenges for HIV care </w:t>
      </w:r>
      <w:r w:rsidR="009378A7" w:rsidRPr="005E53E2">
        <w:rPr>
          <w:strike/>
          <w:rPrChange w:id="1771" w:author="Tim Hallett" w:date="2015-01-28T09:33:00Z">
            <w:rPr/>
          </w:rPrChange>
        </w:rPr>
        <w:t>providers,</w:t>
      </w:r>
      <w:r w:rsidR="00FF056D" w:rsidRPr="005E53E2">
        <w:rPr>
          <w:strike/>
          <w:rPrChange w:id="1772" w:author="Tim Hallett" w:date="2015-01-28T09:33:00Z">
            <w:rPr/>
          </w:rPrChange>
        </w:rPr>
        <w:t xml:space="preserve"> as assessing community-</w:t>
      </w:r>
      <w:r w:rsidR="009C5095" w:rsidRPr="005E53E2">
        <w:rPr>
          <w:strike/>
          <w:rPrChange w:id="1773" w:author="Tim Hallett" w:date="2015-01-28T09:33:00Z">
            <w:rPr/>
          </w:rPrChange>
        </w:rPr>
        <w:t>level outcomes, particular</w:t>
      </w:r>
      <w:r w:rsidR="00E8776E" w:rsidRPr="005E53E2">
        <w:rPr>
          <w:strike/>
          <w:rPrChange w:id="1774" w:author="Tim Hallett" w:date="2015-01-28T09:33:00Z">
            <w:rPr/>
          </w:rPrChange>
        </w:rPr>
        <w:t>ly</w:t>
      </w:r>
      <w:r w:rsidR="009C5095" w:rsidRPr="005E53E2">
        <w:rPr>
          <w:strike/>
          <w:rPrChange w:id="1775" w:author="Tim Hallett" w:date="2015-01-28T09:33:00Z">
            <w:rPr/>
          </w:rPrChange>
        </w:rPr>
        <w:t xml:space="preserve"> among individuals with no prior engagement in care, is both financially and logistically </w:t>
      </w:r>
      <w:r w:rsidR="009378A7" w:rsidRPr="005E53E2">
        <w:rPr>
          <w:strike/>
          <w:rPrChange w:id="1776" w:author="Tim Hallett" w:date="2015-01-28T09:33:00Z">
            <w:rPr/>
          </w:rPrChange>
        </w:rPr>
        <w:t>testing</w:t>
      </w:r>
      <w:r w:rsidR="009C5095" w:rsidRPr="005E53E2">
        <w:rPr>
          <w:strike/>
          <w:rPrChange w:id="1777" w:author="Tim Hallett" w:date="2015-01-28T09:33:00Z">
            <w:rPr/>
          </w:rPrChange>
        </w:rPr>
        <w:t>.</w:t>
      </w:r>
      <w:r w:rsidR="004D2013" w:rsidRPr="005E53E2">
        <w:rPr>
          <w:strike/>
          <w:rPrChange w:id="1778" w:author="Tim Hallett" w:date="2015-01-28T09:33:00Z">
            <w:rPr/>
          </w:rPrChange>
        </w:rPr>
        <w:t xml:space="preserve"> Additionally, as ART programmes consider </w:t>
      </w:r>
      <w:r w:rsidR="00C261F3" w:rsidRPr="005E53E2">
        <w:rPr>
          <w:strike/>
          <w:rPrChange w:id="1779" w:author="Tim Hallett" w:date="2015-01-28T09:33:00Z">
            <w:rPr/>
          </w:rPrChange>
        </w:rPr>
        <w:t xml:space="preserve">intervening </w:t>
      </w:r>
      <w:r w:rsidR="004D2013" w:rsidRPr="005E53E2">
        <w:rPr>
          <w:strike/>
          <w:rPrChange w:id="1780" w:author="Tim Hallett" w:date="2015-01-28T09:33:00Z">
            <w:rPr/>
          </w:rPrChange>
        </w:rPr>
        <w:t>to improve care, many current</w:t>
      </w:r>
      <w:r w:rsidR="00FF056D" w:rsidRPr="005E53E2">
        <w:rPr>
          <w:strike/>
          <w:rPrChange w:id="1781" w:author="Tim Hallett" w:date="2015-01-28T09:33:00Z">
            <w:rPr/>
          </w:rPrChange>
        </w:rPr>
        <w:t>ly available</w:t>
      </w:r>
      <w:r w:rsidR="004D2013" w:rsidRPr="005E53E2">
        <w:rPr>
          <w:strike/>
          <w:rPrChange w:id="1782" w:author="Tim Hallett" w:date="2015-01-28T09:33:00Z">
            <w:rPr/>
          </w:rPrChange>
        </w:rPr>
        <w:t xml:space="preserve"> interventions only ta</w:t>
      </w:r>
      <w:r w:rsidR="00FB28BC" w:rsidRPr="005E53E2">
        <w:rPr>
          <w:strike/>
          <w:rPrChange w:id="1783" w:author="Tim Hallett" w:date="2015-01-28T09:33:00Z">
            <w:rPr/>
          </w:rPrChange>
        </w:rPr>
        <w:t>r</w:t>
      </w:r>
      <w:r w:rsidR="004D2013" w:rsidRPr="005E53E2">
        <w:rPr>
          <w:strike/>
          <w:rPrChange w:id="1784" w:author="Tim Hallett" w:date="2015-01-28T09:33:00Z">
            <w:rPr/>
          </w:rPrChange>
        </w:rPr>
        <w:t>get one aspect of care</w:t>
      </w:r>
      <w:r w:rsidR="004D2013" w:rsidRPr="005E53E2">
        <w:rPr>
          <w:strike/>
          <w:rPrChange w:id="1785" w:author="Tim Hallett" w:date="2015-01-28T09:33:00Z">
            <w:rPr/>
          </w:rPrChange>
        </w:rPr>
        <w:fldChar w:fldCharType="begin"/>
      </w:r>
      <w:r w:rsidR="0075253B" w:rsidRPr="005E53E2">
        <w:rPr>
          <w:strike/>
          <w:rPrChange w:id="1786" w:author="Tim Hallett" w:date="2015-01-28T09:33:00Z">
            <w:rPr/>
          </w:rPrChange>
        </w:rPr>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1787" w:author="Tim Hallett" w:date="2015-01-28T09:33:00Z">
            <w:rPr/>
          </w:rPrChange>
        </w:rPr>
        <w:fldChar w:fldCharType="separate"/>
      </w:r>
      <w:r w:rsidR="004D2013" w:rsidRPr="005E53E2">
        <w:rPr>
          <w:strike/>
          <w:lang w:val="en-US"/>
          <w:rPrChange w:id="1788" w:author="Tim Hallett" w:date="2015-01-28T09:33:00Z">
            <w:rPr>
              <w:lang w:val="en-US"/>
            </w:rPr>
          </w:rPrChange>
        </w:rPr>
        <w:t>{Kilmarx:2013iy, Barnighausen:2011cb</w:t>
      </w:r>
      <w:r w:rsidR="004D2013" w:rsidRPr="005E53E2">
        <w:rPr>
          <w:strike/>
          <w:rPrChange w:id="1789" w:author="Tim Hallett" w:date="2015-01-28T09:33:00Z">
            <w:rPr/>
          </w:rPrChange>
        </w:rPr>
        <w:fldChar w:fldCharType="end"/>
      </w:r>
      <w:r w:rsidR="004D2013" w:rsidRPr="005E53E2">
        <w:rPr>
          <w:strike/>
          <w:rPrChange w:id="1790" w:author="Tim Hallett" w:date="2015-01-28T09:33:00Z">
            <w:rPr/>
          </w:rPrChange>
        </w:rPr>
        <w:t>,</w:t>
      </w:r>
      <w:r w:rsidR="004D2013" w:rsidRPr="005E53E2">
        <w:rPr>
          <w:strike/>
          <w:rPrChange w:id="1791" w:author="Tim Hallett" w:date="2015-01-28T09:33:00Z">
            <w:rPr/>
          </w:rPrChange>
        </w:rPr>
        <w:fldChar w:fldCharType="begin"/>
      </w:r>
      <w:r w:rsidR="0075253B" w:rsidRPr="005E53E2">
        <w:rPr>
          <w:strike/>
          <w:rPrChange w:id="1792" w:author="Tim Hallett" w:date="2015-01-28T09:33:00Z">
            <w:rPr/>
          </w:rPrChange>
        </w:rPr>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1793" w:author="Tim Hallett" w:date="2015-01-28T09:33:00Z">
            <w:rPr/>
          </w:rPrChange>
        </w:rPr>
        <w:fldChar w:fldCharType="separate"/>
      </w:r>
      <w:r w:rsidR="004D2013" w:rsidRPr="005E53E2">
        <w:rPr>
          <w:strike/>
          <w:lang w:val="en-US"/>
          <w:rPrChange w:id="1794" w:author="Tim Hallett" w:date="2015-01-28T09:33:00Z">
            <w:rPr>
              <w:lang w:val="en-US"/>
            </w:rPr>
          </w:rPrChange>
        </w:rPr>
        <w:t>Govindasamy:2014fa}</w:t>
      </w:r>
      <w:r w:rsidR="004D2013" w:rsidRPr="005E53E2">
        <w:rPr>
          <w:strike/>
          <w:rPrChange w:id="1795" w:author="Tim Hallett" w:date="2015-01-28T09:33:00Z">
            <w:rPr/>
          </w:rPrChange>
        </w:rPr>
        <w:fldChar w:fldCharType="end"/>
      </w:r>
      <w:r w:rsidR="004D2013" w:rsidRPr="005E53E2">
        <w:rPr>
          <w:strike/>
          <w:rPrChange w:id="1796" w:author="Tim Hallett" w:date="2015-01-28T09:33:00Z">
            <w:rPr/>
          </w:rPrChange>
        </w:rPr>
        <w:t xml:space="preserve">. </w:t>
      </w:r>
      <w:r w:rsidR="00B8471C" w:rsidRPr="005E53E2">
        <w:rPr>
          <w:strike/>
          <w:rPrChange w:id="1797" w:author="Tim Hallett" w:date="2015-01-28T09:33:00Z">
            <w:rPr/>
          </w:rPrChange>
        </w:rPr>
        <w:t xml:space="preserve">Our results </w:t>
      </w:r>
      <w:r w:rsidR="00D81B25" w:rsidRPr="005E53E2">
        <w:rPr>
          <w:strike/>
          <w:rPrChange w:id="1798" w:author="Tim Hallett" w:date="2015-01-28T09:33:00Z">
            <w:rPr/>
          </w:rPrChange>
        </w:rPr>
        <w:t xml:space="preserve">deduce that a single intervention strategy provides </w:t>
      </w:r>
      <w:r w:rsidR="002A668D" w:rsidRPr="005E53E2">
        <w:rPr>
          <w:strike/>
          <w:rPrChange w:id="1799" w:author="Tim Hallett" w:date="2015-01-28T09:33:00Z">
            <w:rPr/>
          </w:rPrChange>
        </w:rPr>
        <w:t xml:space="preserve">limited </w:t>
      </w:r>
      <w:r w:rsidR="00341D62" w:rsidRPr="005E53E2">
        <w:rPr>
          <w:strike/>
          <w:rPrChange w:id="1800" w:author="Tim Hallett" w:date="2015-01-28T09:33:00Z">
            <w:rPr/>
          </w:rPrChange>
        </w:rPr>
        <w:t xml:space="preserve">benefit, as </w:t>
      </w:r>
      <w:r w:rsidR="004D2013" w:rsidRPr="005E53E2">
        <w:rPr>
          <w:strike/>
          <w:rPrChange w:id="1801" w:author="Tim Hallett" w:date="2015-01-28T09:33:00Z">
            <w:rPr/>
          </w:rPrChange>
        </w:rPr>
        <w:t xml:space="preserve">any </w:t>
      </w:r>
      <w:r w:rsidR="00341D62" w:rsidRPr="005E53E2">
        <w:rPr>
          <w:strike/>
          <w:rPrChange w:id="1802" w:author="Tim Hallett" w:date="2015-01-28T09:33:00Z">
            <w:rPr/>
          </w:rPrChange>
        </w:rPr>
        <w:t xml:space="preserve">individual </w:t>
      </w:r>
      <w:r w:rsidR="004D2013" w:rsidRPr="005E53E2">
        <w:rPr>
          <w:strike/>
          <w:rPrChange w:id="1803" w:author="Tim Hallett" w:date="2015-01-28T09:33:00Z">
            <w:rPr/>
          </w:rPrChange>
        </w:rPr>
        <w:t>intervention</w:t>
      </w:r>
      <w:r w:rsidR="00D37554" w:rsidRPr="005E53E2">
        <w:rPr>
          <w:strike/>
          <w:rPrChange w:id="1804" w:author="Tim Hallett" w:date="2015-01-28T09:33:00Z">
            <w:rPr/>
          </w:rPrChange>
        </w:rPr>
        <w:t>s enacted</w:t>
      </w:r>
      <w:r w:rsidR="004D2013" w:rsidRPr="005E53E2">
        <w:rPr>
          <w:strike/>
          <w:rPrChange w:id="1805" w:author="Tim Hallett" w:date="2015-01-28T09:33:00Z">
            <w:rPr/>
          </w:rPrChange>
        </w:rPr>
        <w:t xml:space="preserve"> will be attenuated by downstream deficiencies in care, and also limited by any upstream constraints.</w:t>
      </w:r>
      <w:r w:rsidR="00E8776E" w:rsidRPr="005E53E2">
        <w:rPr>
          <w:strike/>
          <w:rPrChange w:id="1806" w:author="Tim Hallett" w:date="2015-01-28T09:33:00Z">
            <w:rPr/>
          </w:rPrChange>
        </w:rPr>
        <w:t xml:space="preserve"> </w:t>
      </w:r>
      <w:r w:rsidR="004D2013" w:rsidRPr="005E53E2">
        <w:rPr>
          <w:strike/>
          <w:rPrChange w:id="1807" w:author="Tim Hallett" w:date="2015-01-28T09:33:00Z">
            <w:rPr/>
          </w:rPrChange>
        </w:rPr>
        <w:t>For instance, interventions targeting linkage to care will be constrained by the number of i</w:t>
      </w:r>
      <w:r w:rsidR="0059161B" w:rsidRPr="005E53E2">
        <w:rPr>
          <w:strike/>
          <w:rPrChange w:id="1808" w:author="Tim Hallett" w:date="2015-01-28T09:33:00Z">
            <w:rPr/>
          </w:rPrChange>
        </w:rPr>
        <w:t xml:space="preserve">ndividuals who attempt to link and </w:t>
      </w:r>
      <w:r w:rsidR="00587E47" w:rsidRPr="005E53E2">
        <w:rPr>
          <w:strike/>
          <w:rPrChange w:id="1809" w:author="Tim Hallett" w:date="2015-01-28T09:33:00Z">
            <w:rPr/>
          </w:rPrChange>
        </w:rPr>
        <w:t xml:space="preserve">further </w:t>
      </w:r>
      <w:r w:rsidR="0059161B" w:rsidRPr="005E53E2">
        <w:rPr>
          <w:strike/>
          <w:rPrChange w:id="1810" w:author="Tim Hallett" w:date="2015-01-28T09:33:00Z">
            <w:rPr/>
          </w:rPrChange>
        </w:rPr>
        <w:t>capped by downstream losses from pre-ART and ART care.</w:t>
      </w:r>
      <w:r w:rsidR="00216099" w:rsidRPr="005E53E2">
        <w:rPr>
          <w:strike/>
          <w:rPrChange w:id="1811" w:author="Tim Hallett" w:date="2015-01-28T09:33:00Z">
            <w:rPr/>
          </w:rPrChange>
        </w:rPr>
        <w:t xml:space="preserve"> Thus</w:t>
      </w:r>
      <w:r w:rsidR="00341D62" w:rsidRPr="005E53E2">
        <w:rPr>
          <w:strike/>
          <w:rPrChange w:id="1812" w:author="Tim Hallett" w:date="2015-01-28T09:33:00Z">
            <w:rPr/>
          </w:rPrChange>
        </w:rPr>
        <w:t xml:space="preserve"> as our results corroborate</w:t>
      </w:r>
      <w:r w:rsidR="00216099" w:rsidRPr="005E53E2">
        <w:rPr>
          <w:strike/>
          <w:rPrChange w:id="1813" w:author="Tim Hallett" w:date="2015-01-28T09:33:00Z">
            <w:rPr/>
          </w:rPrChange>
        </w:rPr>
        <w:t xml:space="preserve">, care must be strengthened </w:t>
      </w:r>
      <w:r w:rsidR="00872D3A" w:rsidRPr="005E53E2">
        <w:rPr>
          <w:strike/>
          <w:rPrChange w:id="1814" w:author="Tim Hallett" w:date="2015-01-28T09:33:00Z">
            <w:rPr/>
          </w:rPrChange>
        </w:rPr>
        <w:t xml:space="preserve">by intervening </w:t>
      </w:r>
      <w:r w:rsidR="00341D62" w:rsidRPr="005E53E2">
        <w:rPr>
          <w:strike/>
          <w:rPrChange w:id="1815" w:author="Tim Hallett" w:date="2015-01-28T09:33:00Z">
            <w:rPr/>
          </w:rPrChange>
        </w:rPr>
        <w:t xml:space="preserve">at multiple </w:t>
      </w:r>
      <w:r w:rsidR="00226A37" w:rsidRPr="005E53E2">
        <w:rPr>
          <w:strike/>
          <w:rPrChange w:id="1816" w:author="Tim Hallett" w:date="2015-01-28T09:33:00Z">
            <w:rPr/>
          </w:rPrChange>
        </w:rPr>
        <w:t xml:space="preserve">points with </w:t>
      </w:r>
      <w:r w:rsidR="00341D62" w:rsidRPr="005E53E2">
        <w:rPr>
          <w:strike/>
          <w:rPrChange w:id="1817" w:author="Tim Hallett" w:date="2015-01-28T09:33:00Z">
            <w:rPr/>
          </w:rPrChange>
        </w:rPr>
        <w:t xml:space="preserve">a combination of interventions </w:t>
      </w:r>
      <w:r w:rsidR="00216099" w:rsidRPr="005E53E2">
        <w:rPr>
          <w:strike/>
          <w:rPrChange w:id="1818" w:author="Tim Hallett" w:date="2015-01-28T09:33:00Z">
            <w:rPr/>
          </w:rPrChange>
        </w:rPr>
        <w:t>to fully realise the benefits afforded by ART</w:t>
      </w:r>
      <w:r w:rsidR="00070268" w:rsidRPr="005E53E2">
        <w:rPr>
          <w:strike/>
          <w:rPrChange w:id="1819" w:author="Tim Hallett" w:date="2015-01-28T09:33:00Z">
            <w:rPr/>
          </w:rPrChange>
        </w:rPr>
        <w:t>.</w:t>
      </w:r>
      <w:r w:rsidR="00733C70" w:rsidRPr="005E53E2">
        <w:rPr>
          <w:strike/>
          <w:rPrChange w:id="1820" w:author="Tim Hallett" w:date="2015-01-28T09:33:00Z">
            <w:rPr/>
          </w:rPrChange>
        </w:rPr>
        <w:t xml:space="preserve"> </w:t>
      </w:r>
      <w:r w:rsidR="00226A37" w:rsidRPr="005E53E2">
        <w:rPr>
          <w:strike/>
          <w:rPrChange w:id="1821" w:author="Tim Hallett" w:date="2015-01-28T09:33:00Z">
            <w:rPr/>
          </w:rPrChange>
        </w:rPr>
        <w:t>Although</w:t>
      </w:r>
      <w:r w:rsidR="00733C70" w:rsidRPr="005E53E2">
        <w:rPr>
          <w:strike/>
          <w:rPrChange w:id="1822" w:author="Tim Hallett" w:date="2015-01-28T09:33:00Z">
            <w:rPr/>
          </w:rPrChange>
        </w:rPr>
        <w:t xml:space="preserve"> interventions utilising an immediate ART strategy</w:t>
      </w:r>
      <w:r w:rsidR="00226A37" w:rsidRPr="005E53E2">
        <w:rPr>
          <w:strike/>
          <w:rPrChange w:id="1823" w:author="Tim Hallett" w:date="2015-01-28T09:33:00Z">
            <w:rPr/>
          </w:rPrChange>
        </w:rPr>
        <w:t xml:space="preserve"> provide </w:t>
      </w:r>
      <w:r w:rsidR="00B13C0C" w:rsidRPr="005E53E2">
        <w:rPr>
          <w:strike/>
          <w:rPrChange w:id="1824" w:author="Tim Hallett" w:date="2015-01-28T09:33:00Z">
            <w:rPr/>
          </w:rPrChange>
        </w:rPr>
        <w:t xml:space="preserve">the largest improvement </w:t>
      </w:r>
      <w:r w:rsidR="004C000F" w:rsidRPr="005E53E2">
        <w:rPr>
          <w:strike/>
          <w:rPrChange w:id="1825" w:author="Tim Hallett" w:date="2015-01-28T09:33:00Z">
            <w:rPr/>
          </w:rPrChange>
        </w:rPr>
        <w:t>in</w:t>
      </w:r>
      <w:r w:rsidR="00B13C0C" w:rsidRPr="005E53E2">
        <w:rPr>
          <w:strike/>
          <w:rPrChange w:id="1826" w:author="Tim Hallett" w:date="2015-01-28T09:33:00Z">
            <w:rPr/>
          </w:rPrChange>
        </w:rPr>
        <w:t xml:space="preserve"> patient outcomes, </w:t>
      </w:r>
      <w:r w:rsidR="00DE2511" w:rsidRPr="005E53E2">
        <w:rPr>
          <w:strike/>
          <w:rPrChange w:id="1827" w:author="Tim Hallett" w:date="2015-01-28T09:33:00Z">
            <w:rPr/>
          </w:rPrChange>
        </w:rPr>
        <w:t>these gains</w:t>
      </w:r>
      <w:r w:rsidR="00CD1852" w:rsidRPr="005E53E2">
        <w:rPr>
          <w:strike/>
          <w:rPrChange w:id="1828" w:author="Tim Hallett" w:date="2015-01-28T09:33:00Z">
            <w:rPr/>
          </w:rPrChange>
        </w:rPr>
        <w:t xml:space="preserve"> are brought</w:t>
      </w:r>
      <w:r w:rsidR="00816B98" w:rsidRPr="005E53E2">
        <w:rPr>
          <w:strike/>
          <w:rPrChange w:id="1829" w:author="Tim Hallett" w:date="2015-01-28T09:33:00Z">
            <w:rPr/>
          </w:rPrChange>
        </w:rPr>
        <w:t xml:space="preserve"> about</w:t>
      </w:r>
      <w:r w:rsidR="00CD1852" w:rsidRPr="005E53E2">
        <w:rPr>
          <w:strike/>
          <w:rPrChange w:id="1830" w:author="Tim Hallett" w:date="2015-01-28T09:33:00Z">
            <w:rPr/>
          </w:rPrChange>
        </w:rPr>
        <w:t xml:space="preserve"> through circumnavigating</w:t>
      </w:r>
      <w:r w:rsidR="00733C70" w:rsidRPr="005E53E2">
        <w:rPr>
          <w:strike/>
          <w:rPrChange w:id="1831" w:author="Tim Hallett" w:date="2015-01-28T09:33:00Z">
            <w:rPr/>
          </w:rPrChange>
        </w:rPr>
        <w:t xml:space="preserve"> the operational challenges of pre-ART care by removing it, potentially </w:t>
      </w:r>
      <w:r w:rsidR="00B13C0C" w:rsidRPr="005E53E2">
        <w:rPr>
          <w:strike/>
          <w:rPrChange w:id="1832" w:author="Tim Hallett" w:date="2015-01-28T09:33:00Z">
            <w:rPr/>
          </w:rPrChange>
        </w:rPr>
        <w:t>depriving</w:t>
      </w:r>
      <w:r w:rsidR="001F69B3" w:rsidRPr="005E53E2">
        <w:rPr>
          <w:strike/>
          <w:rPrChange w:id="1833" w:author="Tim Hallett" w:date="2015-01-28T09:33:00Z">
            <w:rPr/>
          </w:rPrChange>
        </w:rPr>
        <w:t xml:space="preserve"> </w:t>
      </w:r>
      <w:r w:rsidR="00733C70" w:rsidRPr="005E53E2">
        <w:rPr>
          <w:strike/>
          <w:rPrChange w:id="1834" w:author="Tim Hallett" w:date="2015-01-28T09:33:00Z">
            <w:rPr/>
          </w:rPrChange>
        </w:rPr>
        <w:t>patients of its ancillary benefits</w:t>
      </w:r>
      <w:r w:rsidR="00733C70" w:rsidRPr="005E53E2">
        <w:rPr>
          <w:strike/>
          <w:rPrChange w:id="1835" w:author="Tim Hallett" w:date="2015-01-28T09:33:00Z">
            <w:rPr/>
          </w:rPrChange>
        </w:rPr>
        <w:fldChar w:fldCharType="begin"/>
      </w:r>
      <w:r w:rsidR="00733C70" w:rsidRPr="005E53E2">
        <w:rPr>
          <w:strike/>
          <w:rPrChange w:id="1836"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1837" w:author="Tim Hallett" w:date="2015-01-28T09:33:00Z">
            <w:rPr/>
          </w:rPrChange>
        </w:rPr>
        <w:fldChar w:fldCharType="separate"/>
      </w:r>
      <w:r w:rsidR="00733C70" w:rsidRPr="005E53E2">
        <w:rPr>
          <w:strike/>
          <w:lang w:val="en-US"/>
          <w:rPrChange w:id="1838" w:author="Tim Hallett" w:date="2015-01-28T09:33:00Z">
            <w:rPr>
              <w:lang w:val="en-US"/>
            </w:rPr>
          </w:rPrChange>
        </w:rPr>
        <w:t>{Burtle:2012kw,</w:t>
      </w:r>
      <w:r w:rsidR="00733C70" w:rsidRPr="005E53E2">
        <w:rPr>
          <w:strike/>
          <w:rPrChange w:id="1839" w:author="Tim Hallett" w:date="2015-01-28T09:33:00Z">
            <w:rPr/>
          </w:rPrChange>
        </w:rPr>
        <w:fldChar w:fldCharType="end"/>
      </w:r>
      <w:r w:rsidR="00733C70" w:rsidRPr="005E53E2">
        <w:rPr>
          <w:strike/>
          <w:rPrChange w:id="1840" w:author="Tim Hallett" w:date="2015-01-28T09:33:00Z">
            <w:rPr/>
          </w:rPrChange>
        </w:rPr>
        <w:fldChar w:fldCharType="begin"/>
      </w:r>
      <w:r w:rsidR="00733C70" w:rsidRPr="005E53E2">
        <w:rPr>
          <w:strike/>
          <w:rPrChange w:id="1841"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1842" w:author="Tim Hallett" w:date="2015-01-28T09:33:00Z">
            <w:rPr/>
          </w:rPrChange>
        </w:rPr>
        <w:fldChar w:fldCharType="separate"/>
      </w:r>
      <w:r w:rsidR="00733C70" w:rsidRPr="005E53E2">
        <w:rPr>
          <w:strike/>
          <w:lang w:val="en-US"/>
          <w:rPrChange w:id="1843" w:author="Tim Hallett" w:date="2015-01-28T09:33:00Z">
            <w:rPr>
              <w:lang w:val="en-US"/>
            </w:rPr>
          </w:rPrChange>
        </w:rPr>
        <w:t>Govindasamy:2014fa}</w:t>
      </w:r>
      <w:r w:rsidR="00733C70" w:rsidRPr="005E53E2">
        <w:rPr>
          <w:strike/>
          <w:rPrChange w:id="1844" w:author="Tim Hallett" w:date="2015-01-28T09:33:00Z">
            <w:rPr/>
          </w:rPrChange>
        </w:rPr>
        <w:fldChar w:fldCharType="end"/>
      </w:r>
      <w:r w:rsidR="005343A7" w:rsidRPr="005E53E2">
        <w:rPr>
          <w:strike/>
          <w:rPrChange w:id="1845" w:author="Tim Hallett" w:date="2015-01-28T09:33:00Z">
            <w:rPr/>
          </w:rPrChange>
        </w:rPr>
        <w:t>.</w:t>
      </w:r>
    </w:p>
    <w:p w:rsidR="00615625" w:rsidRDefault="00615625" w:rsidP="00615625">
      <w:pPr>
        <w:pStyle w:val="normal0"/>
        <w:ind w:firstLine="720"/>
      </w:pPr>
    </w:p>
    <w:p w:rsidR="005F2329" w:rsidRPr="00270CC0" w:rsidRDefault="005151F0" w:rsidP="005F2329">
      <w:pPr>
        <w:pStyle w:val="normal0"/>
        <w:ind w:firstLine="359"/>
        <w:rPr>
          <w:strike/>
          <w:rPrChange w:id="1846" w:author="Tim Hallett" w:date="2015-01-29T09:35:00Z">
            <w:rPr/>
          </w:rPrChange>
        </w:rPr>
      </w:pPr>
      <w:r w:rsidRPr="00270CC0">
        <w:rPr>
          <w:strike/>
          <w:rPrChange w:id="1847" w:author="Tim Hallett" w:date="2015-01-29T09:35:00Z">
            <w:rPr/>
          </w:rPrChange>
        </w:rPr>
        <w:t xml:space="preserve">This model was predominantly calibrated using a longitudinal dataset provided by AMPATH of western Kenya. However, only the </w:t>
      </w:r>
      <w:r w:rsidR="0011508B" w:rsidRPr="00270CC0">
        <w:rPr>
          <w:strike/>
          <w:rPrChange w:id="1848" w:author="Tim Hallett" w:date="2015-01-29T09:35:00Z">
            <w:rPr/>
          </w:rPrChange>
        </w:rPr>
        <w:t>clinic</w:t>
      </w:r>
      <w:r w:rsidR="00DB1747" w:rsidRPr="00270CC0">
        <w:rPr>
          <w:strike/>
          <w:rPrChange w:id="1849" w:author="Tim Hallett" w:date="2015-01-29T09:35:00Z">
            <w:rPr/>
          </w:rPrChange>
        </w:rPr>
        <w:t>al</w:t>
      </w:r>
      <w:r w:rsidR="0011508B" w:rsidRPr="00270CC0">
        <w:rPr>
          <w:strike/>
          <w:rPrChange w:id="1850" w:author="Tim Hallett" w:date="2015-01-29T09:35:00Z">
            <w:rPr/>
          </w:rPrChange>
        </w:rPr>
        <w:t xml:space="preserve"> </w:t>
      </w:r>
      <w:r w:rsidRPr="00270CC0">
        <w:rPr>
          <w:strike/>
          <w:rPrChange w:id="1851" w:author="Tim Hallett" w:date="2015-01-29T09:35:00Z">
            <w:rPr/>
          </w:rPrChange>
        </w:rPr>
        <w:t>elements of HIV care wer</w:t>
      </w:r>
      <w:r w:rsidR="002A743D" w:rsidRPr="00270CC0">
        <w:rPr>
          <w:strike/>
          <w:rPrChange w:id="1852" w:author="Tim Hallett" w:date="2015-01-29T09:35:00Z">
            <w:rPr/>
          </w:rPrChange>
        </w:rPr>
        <w:t>e calibrated to AMPATH data. N</w:t>
      </w:r>
      <w:r w:rsidRPr="00270CC0">
        <w:rPr>
          <w:strike/>
          <w:rPrChange w:id="1853" w:author="Tim Hallett" w:date="2015-01-29T09:35:00Z">
            <w:rPr/>
          </w:rPrChange>
        </w:rPr>
        <w:t>ational estimates o</w:t>
      </w:r>
      <w:r w:rsidR="002A743D" w:rsidRPr="00270CC0">
        <w:rPr>
          <w:strike/>
          <w:rPrChange w:id="1854"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1855" w:author="Tim Hallett" w:date="2015-01-29T09:35:00Z">
            <w:rPr/>
          </w:rPrChange>
        </w:rPr>
        <w:fldChar w:fldCharType="begin"/>
      </w:r>
      <w:r w:rsidR="0075253B" w:rsidRPr="00270CC0">
        <w:rPr>
          <w:strike/>
          <w:rPrChange w:id="1856" w:author="Tim Hallett" w:date="2015-01-29T09:35:00Z">
            <w:rPr/>
          </w:rPrChange>
        </w:rPr>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1857" w:author="Tim Hallett" w:date="2015-01-29T09:35:00Z">
            <w:rPr/>
          </w:rPrChange>
        </w:rPr>
        <w:fldChar w:fldCharType="separate"/>
      </w:r>
      <w:r w:rsidR="002A743D" w:rsidRPr="00270CC0">
        <w:rPr>
          <w:strike/>
          <w:lang w:val="en-US"/>
          <w:rPrChange w:id="1858" w:author="Tim Hallett" w:date="2015-01-29T09:35:00Z">
            <w:rPr>
              <w:lang w:val="en-US"/>
            </w:rPr>
          </w:rPrChange>
        </w:rPr>
        <w:t>{Spectrum:tl, KAIS:2014ux, NASCOP:2012tp}</w:t>
      </w:r>
      <w:r w:rsidR="002A743D" w:rsidRPr="00270CC0">
        <w:rPr>
          <w:strike/>
          <w:rPrChange w:id="1859" w:author="Tim Hallett" w:date="2015-01-29T09:35:00Z">
            <w:rPr/>
          </w:rPrChange>
        </w:rPr>
        <w:fldChar w:fldCharType="end"/>
      </w:r>
      <w:r w:rsidR="002A743D" w:rsidRPr="00270CC0">
        <w:rPr>
          <w:strike/>
          <w:rPrChange w:id="1860" w:author="Tim Hallett" w:date="2015-01-29T09:35:00Z">
            <w:rPr/>
          </w:rPrChange>
        </w:rPr>
        <w:t>.</w:t>
      </w:r>
      <w:r w:rsidR="0035788B" w:rsidRPr="00270CC0">
        <w:rPr>
          <w:strike/>
          <w:rPrChange w:id="1861" w:author="Tim Hallett" w:date="2015-01-29T09:35:00Z">
            <w:rPr/>
          </w:rPrChange>
        </w:rPr>
        <w:t xml:space="preserve"> Additionally, our baseline scenario does not include a HBCT component unlike the current programme at AMPATH.</w:t>
      </w:r>
      <w:r w:rsidR="002A743D" w:rsidRPr="00270CC0">
        <w:rPr>
          <w:strike/>
          <w:rPrChange w:id="1862" w:author="Tim Hallett" w:date="2015-01-29T09:35:00Z">
            <w:rPr/>
          </w:rPrChange>
        </w:rPr>
        <w:t xml:space="preserve"> Consequently, </w:t>
      </w:r>
      <w:r w:rsidR="0035788B" w:rsidRPr="00270CC0">
        <w:rPr>
          <w:strike/>
          <w:rPrChange w:id="1863" w:author="Tim Hallett" w:date="2015-01-29T09:35:00Z">
            <w:rPr/>
          </w:rPrChange>
        </w:rPr>
        <w:t>this</w:t>
      </w:r>
      <w:r w:rsidR="002A743D" w:rsidRPr="00270CC0">
        <w:rPr>
          <w:strike/>
          <w:rPrChange w:id="1864" w:author="Tim Hallett" w:date="2015-01-29T09:35:00Z">
            <w:rPr/>
          </w:rPrChange>
        </w:rPr>
        <w:t xml:space="preserve"> model deviates from directly describing the state of care at AMPATH</w:t>
      </w:r>
      <w:r w:rsidR="0035788B" w:rsidRPr="00270CC0">
        <w:rPr>
          <w:strike/>
          <w:rPrChange w:id="1865" w:author="Tim Hallett" w:date="2015-01-29T09:35:00Z">
            <w:rPr/>
          </w:rPrChange>
        </w:rPr>
        <w:t xml:space="preserve"> to more broadly capturing the probable state of care in Kenya</w:t>
      </w:r>
      <w:r w:rsidR="002A743D" w:rsidRPr="00270CC0">
        <w:rPr>
          <w:strike/>
          <w:rPrChange w:id="1866" w:author="Tim Hallett" w:date="2015-01-29T09:35:00Z">
            <w:rPr/>
          </w:rPrChange>
        </w:rPr>
        <w:t>.</w:t>
      </w:r>
      <w:r w:rsidR="00230CBA" w:rsidRPr="00270CC0">
        <w:rPr>
          <w:strike/>
          <w:rPrChange w:id="1867" w:author="Tim Hallett" w:date="2015-01-29T09:35:00Z">
            <w:rPr/>
          </w:rPrChange>
        </w:rPr>
        <w:t xml:space="preserve"> </w:t>
      </w:r>
      <w:r w:rsidR="00C3101D" w:rsidRPr="00270CC0">
        <w:rPr>
          <w:strike/>
          <w:rPrChange w:id="1868" w:author="Tim Hallett" w:date="2015-01-29T09:35:00Z">
            <w:rPr/>
          </w:rPrChange>
        </w:rPr>
        <w:t>Thus, t</w:t>
      </w:r>
      <w:r w:rsidR="00221D4E" w:rsidRPr="00270CC0">
        <w:rPr>
          <w:strike/>
          <w:rPrChange w:id="1869" w:author="Tim Hallett" w:date="2015-01-29T09:35:00Z">
            <w:rPr/>
          </w:rPrChange>
        </w:rPr>
        <w:t xml:space="preserve">he </w:t>
      </w:r>
      <w:proofErr w:type="spellStart"/>
      <w:r w:rsidR="00221D4E" w:rsidRPr="00270CC0">
        <w:rPr>
          <w:strike/>
          <w:rPrChange w:id="1870" w:author="Tim Hallett" w:date="2015-01-29T09:35:00Z">
            <w:rPr/>
          </w:rPrChange>
        </w:rPr>
        <w:t>generalisability</w:t>
      </w:r>
      <w:proofErr w:type="spellEnd"/>
      <w:r w:rsidR="00221D4E" w:rsidRPr="00270CC0">
        <w:rPr>
          <w:strike/>
          <w:rPrChange w:id="1871" w:author="Tim Hallett" w:date="2015-01-29T09:35:00Z">
            <w:rPr/>
          </w:rPrChange>
        </w:rPr>
        <w:t xml:space="preserve"> of these results to other ART programmes and elsewhere in sub-Saharan Africa remains open to debate. </w:t>
      </w:r>
      <w:r w:rsidR="00C3101D" w:rsidRPr="00270CC0">
        <w:rPr>
          <w:strike/>
          <w:rPrChange w:id="1872" w:author="Tim Hallett" w:date="2015-01-29T09:35:00Z">
            <w:rPr/>
          </w:rPrChange>
        </w:rPr>
        <w:t>With</w:t>
      </w:r>
      <w:r w:rsidR="00B324E9" w:rsidRPr="00270CC0">
        <w:rPr>
          <w:strike/>
          <w:rPrChange w:id="1873" w:author="Tim Hallett" w:date="2015-01-29T09:35:00Z">
            <w:rPr/>
          </w:rPrChange>
        </w:rPr>
        <w:t xml:space="preserve"> limited data of this type currently available, insight </w:t>
      </w:r>
      <w:r w:rsidR="003202C5" w:rsidRPr="00270CC0">
        <w:rPr>
          <w:strike/>
          <w:rPrChange w:id="1874" w:author="Tim Hallett" w:date="2015-01-29T09:35:00Z">
            <w:rPr/>
          </w:rPrChange>
        </w:rPr>
        <w:t xml:space="preserve">into </w:t>
      </w:r>
      <w:r w:rsidR="00B324E9" w:rsidRPr="00270CC0">
        <w:rPr>
          <w:strike/>
          <w:rPrChange w:id="1875" w:author="Tim Hallett" w:date="2015-01-29T09:35:00Z">
            <w:rPr/>
          </w:rPrChange>
        </w:rPr>
        <w:t>the state of care in other sub</w:t>
      </w:r>
      <w:r w:rsidR="009D1961" w:rsidRPr="00270CC0">
        <w:rPr>
          <w:strike/>
          <w:rPrChange w:id="1876" w:author="Tim Hallett" w:date="2015-01-29T09:35:00Z">
            <w:rPr/>
          </w:rPrChange>
        </w:rPr>
        <w:t>-Saharan countries</w:t>
      </w:r>
      <w:r w:rsidR="003202C5" w:rsidRPr="00270CC0">
        <w:rPr>
          <w:strike/>
          <w:rPrChange w:id="1877" w:author="Tim Hallett" w:date="2015-01-29T09:35:00Z">
            <w:rPr/>
          </w:rPrChange>
        </w:rPr>
        <w:t xml:space="preserve"> is restricted</w:t>
      </w:r>
      <w:r w:rsidR="009D1961" w:rsidRPr="00270CC0">
        <w:rPr>
          <w:strike/>
          <w:rPrChange w:id="1878" w:author="Tim Hallett" w:date="2015-01-29T09:35:00Z">
            <w:rPr/>
          </w:rPrChange>
        </w:rPr>
        <w:t xml:space="preserve">. </w:t>
      </w:r>
      <w:r w:rsidR="00B324E9" w:rsidRPr="00270CC0">
        <w:rPr>
          <w:strike/>
          <w:rPrChange w:id="1879" w:author="Tim Hallett" w:date="2015-01-29T09:35:00Z">
            <w:rPr/>
          </w:rPrChange>
        </w:rPr>
        <w:t xml:space="preserve">A similar </w:t>
      </w:r>
      <w:r w:rsidR="00DD041D" w:rsidRPr="00270CC0">
        <w:rPr>
          <w:strike/>
          <w:rPrChange w:id="1880" w:author="Tim Hallett" w:date="2015-01-29T09:35:00Z">
            <w:rPr/>
          </w:rPrChange>
        </w:rPr>
        <w:t xml:space="preserve">modelling study </w:t>
      </w:r>
      <w:r w:rsidR="00B324E9" w:rsidRPr="00270CC0">
        <w:rPr>
          <w:strike/>
          <w:rPrChange w:id="1881" w:author="Tim Hallett" w:date="2015-01-29T09:35:00Z">
            <w:rPr/>
          </w:rPrChange>
        </w:rPr>
        <w:t xml:space="preserve">recently </w:t>
      </w:r>
      <w:r w:rsidR="00DD041D" w:rsidRPr="00270CC0">
        <w:rPr>
          <w:strike/>
          <w:rPrChange w:id="1882" w:author="Tim Hallett" w:date="2015-01-29T09:35:00Z">
            <w:rPr/>
          </w:rPrChange>
        </w:rPr>
        <w:t xml:space="preserve">found that improving the re-initiation of ART in a treatment programme </w:t>
      </w:r>
      <w:r w:rsidR="00FA7950" w:rsidRPr="00270CC0">
        <w:rPr>
          <w:strike/>
          <w:rPrChange w:id="1883" w:author="Tim Hallett" w:date="2015-01-29T09:35:00Z">
            <w:rPr/>
          </w:rPrChange>
        </w:rPr>
        <w:t xml:space="preserve">in South Africa </w:t>
      </w:r>
      <w:r w:rsidR="00DD041D" w:rsidRPr="00270CC0">
        <w:rPr>
          <w:strike/>
          <w:rPrChange w:id="1884" w:author="Tim Hallett" w:date="2015-01-29T09:35:00Z">
            <w:rPr/>
          </w:rPrChange>
        </w:rPr>
        <w:t>was a highly cost-effective intervention</w:t>
      </w:r>
      <w:r w:rsidR="00DD041D" w:rsidRPr="00270CC0">
        <w:rPr>
          <w:strike/>
          <w:rPrChange w:id="1885" w:author="Tim Hallett" w:date="2015-01-29T09:35:00Z">
            <w:rPr/>
          </w:rPrChange>
        </w:rPr>
        <w:fldChar w:fldCharType="begin"/>
      </w:r>
      <w:r w:rsidR="0075253B" w:rsidRPr="00270CC0">
        <w:rPr>
          <w:strike/>
          <w:rPrChange w:id="1886" w:author="Tim Hallett" w:date="2015-01-29T09:35:00Z">
            <w:rPr/>
          </w:rPrChange>
        </w:rPr>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1887" w:author="Tim Hallett" w:date="2015-01-29T09:35:00Z">
            <w:rPr/>
          </w:rPrChange>
        </w:rPr>
        <w:fldChar w:fldCharType="separate"/>
      </w:r>
      <w:r w:rsidR="00DD041D" w:rsidRPr="00270CC0">
        <w:rPr>
          <w:strike/>
          <w:lang w:val="en-US"/>
          <w:rPrChange w:id="1888" w:author="Tim Hallett" w:date="2015-01-29T09:35:00Z">
            <w:rPr>
              <w:lang w:val="en-US"/>
            </w:rPr>
          </w:rPrChange>
        </w:rPr>
        <w:t>{Klein:2014ho}</w:t>
      </w:r>
      <w:r w:rsidR="00DD041D" w:rsidRPr="00270CC0">
        <w:rPr>
          <w:strike/>
          <w:rPrChange w:id="1889" w:author="Tim Hallett" w:date="2015-01-29T09:35:00Z">
            <w:rPr/>
          </w:rPrChange>
        </w:rPr>
        <w:fldChar w:fldCharType="end"/>
      </w:r>
      <w:r w:rsidR="00DD041D" w:rsidRPr="00270CC0">
        <w:rPr>
          <w:strike/>
          <w:rPrChange w:id="1890" w:author="Tim Hallett" w:date="2015-01-29T09:35:00Z">
            <w:rPr/>
          </w:rPrChange>
        </w:rPr>
        <w:t xml:space="preserve">. </w:t>
      </w:r>
      <w:r w:rsidR="00AF3BF7" w:rsidRPr="00270CC0">
        <w:rPr>
          <w:strike/>
          <w:rPrChange w:id="1891" w:author="Tim Hallett" w:date="2015-01-29T09:35:00Z">
            <w:rPr/>
          </w:rPrChange>
        </w:rPr>
        <w:t xml:space="preserve">This leads us to speculate that a larger proportion of individuals are initiating ART in </w:t>
      </w:r>
      <w:r w:rsidR="00510929" w:rsidRPr="00270CC0">
        <w:rPr>
          <w:strike/>
          <w:rPrChange w:id="1892" w:author="Tim Hallett" w:date="2015-01-29T09:35:00Z">
            <w:rPr/>
          </w:rPrChange>
        </w:rPr>
        <w:t xml:space="preserve">South Africa as our model results indicate that </w:t>
      </w:r>
      <w:r w:rsidR="000067A3" w:rsidRPr="00270CC0">
        <w:rPr>
          <w:strike/>
          <w:rPrChange w:id="1893" w:author="Tim Hallett" w:date="2015-01-29T09:35:00Z">
            <w:rPr/>
          </w:rPrChange>
        </w:rPr>
        <w:t xml:space="preserve">a similar intervention was not particularly impactful. </w:t>
      </w:r>
      <w:r w:rsidR="003846CE" w:rsidRPr="00270CC0">
        <w:rPr>
          <w:strike/>
          <w:rPrChange w:id="1894" w:author="Tim Hallett" w:date="2015-01-29T09:35:00Z">
            <w:rPr/>
          </w:rPrChange>
        </w:rPr>
        <w:t>However</w:t>
      </w:r>
      <w:r w:rsidR="000067A3" w:rsidRPr="00270CC0">
        <w:rPr>
          <w:strike/>
          <w:rPrChange w:id="1895" w:author="Tim Hallett" w:date="2015-01-29T09:35:00Z">
            <w:rPr/>
          </w:rPrChange>
        </w:rPr>
        <w:t xml:space="preserve">, this type of intervention becomes </w:t>
      </w:r>
      <w:r w:rsidR="007776EC" w:rsidRPr="00270CC0">
        <w:rPr>
          <w:strike/>
          <w:rPrChange w:id="1896" w:author="Tim Hallett" w:date="2015-01-29T09:35:00Z">
            <w:rPr/>
          </w:rPrChange>
        </w:rPr>
        <w:t xml:space="preserve">nearly 5-fold </w:t>
      </w:r>
      <w:r w:rsidR="000067A3" w:rsidRPr="00270CC0">
        <w:rPr>
          <w:strike/>
          <w:rPrChange w:id="1897" w:author="Tim Hallett" w:date="2015-01-29T09:35:00Z">
            <w:rPr/>
          </w:rPrChange>
        </w:rPr>
        <w:t xml:space="preserve">more powerful if upstream care </w:t>
      </w:r>
      <w:r w:rsidR="0063146D" w:rsidRPr="00270CC0">
        <w:rPr>
          <w:strike/>
          <w:rPrChange w:id="1898" w:author="Tim Hallett" w:date="2015-01-29T09:35:00Z">
            <w:rPr/>
          </w:rPrChange>
        </w:rPr>
        <w:t>is</w:t>
      </w:r>
      <w:r w:rsidR="007776EC" w:rsidRPr="00270CC0">
        <w:rPr>
          <w:strike/>
          <w:rPrChange w:id="1899" w:author="Tim Hallett" w:date="2015-01-29T09:35:00Z">
            <w:rPr/>
          </w:rPrChange>
        </w:rPr>
        <w:t xml:space="preserve"> </w:t>
      </w:r>
      <w:proofErr w:type="gramStart"/>
      <w:r w:rsidR="005C322F" w:rsidRPr="00270CC0">
        <w:rPr>
          <w:strike/>
          <w:rPrChange w:id="1900" w:author="Tim Hallett" w:date="2015-01-29T09:35:00Z">
            <w:rPr/>
          </w:rPrChange>
        </w:rPr>
        <w:t>flawless</w:t>
      </w:r>
      <w:r w:rsidR="000067A3" w:rsidRPr="00270CC0">
        <w:rPr>
          <w:strike/>
          <w:rPrChange w:id="1901" w:author="Tim Hallett" w:date="2015-01-29T09:35:00Z">
            <w:rPr/>
          </w:rPrChange>
        </w:rPr>
        <w:t>[</w:t>
      </w:r>
      <w:proofErr w:type="gramEnd"/>
      <w:r w:rsidR="000067A3" w:rsidRPr="00270CC0">
        <w:rPr>
          <w:i/>
          <w:strike/>
          <w:rPrChange w:id="1902" w:author="Tim Hallett" w:date="2015-01-29T09:35:00Z">
            <w:rPr>
              <w:i/>
            </w:rPr>
          </w:rPrChange>
        </w:rPr>
        <w:t xml:space="preserve">results </w:t>
      </w:r>
      <w:r w:rsidR="00C41D38" w:rsidRPr="00270CC0">
        <w:rPr>
          <w:i/>
          <w:strike/>
          <w:rPrChange w:id="1903" w:author="Tim Hallett" w:date="2015-01-29T09:35:00Z">
            <w:rPr>
              <w:i/>
            </w:rPr>
          </w:rPrChange>
        </w:rPr>
        <w:t>not</w:t>
      </w:r>
      <w:r w:rsidR="000067A3" w:rsidRPr="00270CC0">
        <w:rPr>
          <w:i/>
          <w:strike/>
          <w:rPrChange w:id="1904" w:author="Tim Hallett" w:date="2015-01-29T09:35:00Z">
            <w:rPr>
              <w:i/>
            </w:rPr>
          </w:rPrChange>
        </w:rPr>
        <w:t xml:space="preserve"> shown (in Leaks.docx)</w:t>
      </w:r>
      <w:r w:rsidR="000067A3" w:rsidRPr="00270CC0">
        <w:rPr>
          <w:strike/>
          <w:rPrChange w:id="1905" w:author="Tim Hallett" w:date="2015-01-29T09:35:00Z">
            <w:rPr/>
          </w:rPrChange>
        </w:rPr>
        <w:t>].</w:t>
      </w:r>
      <w:r w:rsidR="002D7F02" w:rsidRPr="00270CC0">
        <w:rPr>
          <w:strike/>
          <w:rPrChange w:id="1906" w:author="Tim Hallett" w:date="2015-01-29T09:35:00Z">
            <w:rPr/>
          </w:rPrChange>
        </w:rPr>
        <w:t xml:space="preserve"> In another mathematical model investigating</w:t>
      </w:r>
      <w:r w:rsidR="00DD041D" w:rsidRPr="00270CC0">
        <w:rPr>
          <w:strike/>
          <w:rPrChange w:id="1907" w:author="Tim Hallett" w:date="2015-01-29T09:35:00Z">
            <w:rPr/>
          </w:rPrChange>
        </w:rPr>
        <w:t xml:space="preserve"> HIV testing strategies in South Africa, </w:t>
      </w:r>
      <w:proofErr w:type="spellStart"/>
      <w:r w:rsidR="00DD041D" w:rsidRPr="00270CC0">
        <w:rPr>
          <w:strike/>
          <w:rPrChange w:id="1908" w:author="Tim Hallett" w:date="2015-01-29T09:35:00Z">
            <w:rPr/>
          </w:rPrChange>
        </w:rPr>
        <w:t>Bendavid</w:t>
      </w:r>
      <w:proofErr w:type="spellEnd"/>
      <w:r w:rsidR="00DD041D" w:rsidRPr="00270CC0">
        <w:rPr>
          <w:strike/>
          <w:rPrChange w:id="1909" w:author="Tim Hallett" w:date="2015-01-29T09:35:00Z">
            <w:rPr/>
          </w:rPrChange>
        </w:rPr>
        <w:t xml:space="preserve"> </w:t>
      </w:r>
      <w:r w:rsidR="00DD041D" w:rsidRPr="00270CC0">
        <w:rPr>
          <w:i/>
          <w:strike/>
          <w:rPrChange w:id="1910" w:author="Tim Hallett" w:date="2015-01-29T09:35:00Z">
            <w:rPr>
              <w:i/>
            </w:rPr>
          </w:rPrChange>
        </w:rPr>
        <w:t>et al</w:t>
      </w:r>
      <w:r w:rsidR="002D7F02" w:rsidRPr="00270CC0">
        <w:rPr>
          <w:strike/>
          <w:rPrChange w:id="1911" w:author="Tim Hallett" w:date="2015-01-29T09:35:00Z">
            <w:rPr/>
          </w:rPrChange>
        </w:rPr>
        <w:t>. demonstrate</w:t>
      </w:r>
      <w:r w:rsidR="00DD041D" w:rsidRPr="00270CC0">
        <w:rPr>
          <w:strike/>
          <w:rPrChange w:id="1912"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1913" w:author="Tim Hallett" w:date="2015-01-29T09:35:00Z">
            <w:rPr/>
          </w:rPrChange>
        </w:rPr>
        <w:fldChar w:fldCharType="begin"/>
      </w:r>
      <w:r w:rsidR="0075253B" w:rsidRPr="00270CC0">
        <w:rPr>
          <w:strike/>
          <w:rPrChange w:id="1914" w:author="Tim Hallett" w:date="2015-01-29T09:35:00Z">
            <w:rPr/>
          </w:rPrChange>
        </w:rPr>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915" w:author="Tim Hallett" w:date="2015-01-29T09:35:00Z">
            <w:rPr/>
          </w:rPrChange>
        </w:rPr>
        <w:fldChar w:fldCharType="separate"/>
      </w:r>
      <w:r w:rsidR="00DD041D" w:rsidRPr="00270CC0">
        <w:rPr>
          <w:strike/>
          <w:lang w:val="en-US"/>
          <w:rPrChange w:id="1916" w:author="Tim Hallett" w:date="2015-01-29T09:35:00Z">
            <w:rPr>
              <w:lang w:val="en-US"/>
            </w:rPr>
          </w:rPrChange>
        </w:rPr>
        <w:t>{Bendavid:2010gu}</w:t>
      </w:r>
      <w:r w:rsidR="00DD041D" w:rsidRPr="00270CC0">
        <w:rPr>
          <w:strike/>
          <w:rPrChange w:id="1917" w:author="Tim Hallett" w:date="2015-01-29T09:35:00Z">
            <w:rPr/>
          </w:rPrChange>
        </w:rPr>
        <w:fldChar w:fldCharType="end"/>
      </w:r>
      <w:r w:rsidR="00DD041D" w:rsidRPr="00270CC0">
        <w:rPr>
          <w:strike/>
          <w:rPrChange w:id="1918" w:author="Tim Hallett" w:date="2015-01-29T09:35:00Z">
            <w:rPr/>
          </w:rPrChange>
        </w:rPr>
        <w:t xml:space="preserve">. Status quo linkage rates were 67% compared to 60% in </w:t>
      </w:r>
      <w:r w:rsidR="002D7F02" w:rsidRPr="00270CC0">
        <w:rPr>
          <w:strike/>
          <w:rPrChange w:id="1919" w:author="Tim Hallett" w:date="2015-01-29T09:35:00Z">
            <w:rPr/>
          </w:rPrChange>
        </w:rPr>
        <w:t>our</w:t>
      </w:r>
      <w:r w:rsidR="00DD041D" w:rsidRPr="00270CC0">
        <w:rPr>
          <w:strike/>
          <w:rPrChange w:id="1920" w:author="Tim Hallett" w:date="2015-01-29T09:35:00Z">
            <w:rPr/>
          </w:rPrChange>
        </w:rPr>
        <w:t xml:space="preserve"> results, further illustrating the importance of successfully linking patients to care</w:t>
      </w:r>
      <w:r w:rsidR="00DD041D" w:rsidRPr="00270CC0">
        <w:rPr>
          <w:strike/>
          <w:rPrChange w:id="1921" w:author="Tim Hallett" w:date="2015-01-29T09:35:00Z">
            <w:rPr/>
          </w:rPrChange>
        </w:rPr>
        <w:fldChar w:fldCharType="begin"/>
      </w:r>
      <w:r w:rsidR="0075253B" w:rsidRPr="00270CC0">
        <w:rPr>
          <w:strike/>
          <w:rPrChange w:id="1922" w:author="Tim Hallett" w:date="2015-01-29T09:35:00Z">
            <w:rPr/>
          </w:rPrChange>
        </w:rPr>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923" w:author="Tim Hallett" w:date="2015-01-29T09:35:00Z">
            <w:rPr/>
          </w:rPrChange>
        </w:rPr>
        <w:fldChar w:fldCharType="separate"/>
      </w:r>
      <w:r w:rsidR="00DD041D" w:rsidRPr="00270CC0">
        <w:rPr>
          <w:strike/>
          <w:lang w:val="en-US"/>
          <w:rPrChange w:id="1924" w:author="Tim Hallett" w:date="2015-01-29T09:35:00Z">
            <w:rPr>
              <w:lang w:val="en-US"/>
            </w:rPr>
          </w:rPrChange>
        </w:rPr>
        <w:t>{Bendavid:2010gu}</w:t>
      </w:r>
      <w:r w:rsidR="00DD041D" w:rsidRPr="00270CC0">
        <w:rPr>
          <w:strike/>
          <w:rPrChange w:id="1925" w:author="Tim Hallett" w:date="2015-01-29T09:35:00Z">
            <w:rPr/>
          </w:rPrChange>
        </w:rPr>
        <w:fldChar w:fldCharType="end"/>
      </w:r>
      <w:r w:rsidR="00DD041D" w:rsidRPr="00270CC0">
        <w:rPr>
          <w:strike/>
          <w:rPrChange w:id="1926" w:author="Tim Hallett" w:date="2015-01-29T09:35:00Z">
            <w:rPr/>
          </w:rPrChange>
        </w:rPr>
        <w:t>.</w:t>
      </w:r>
    </w:p>
    <w:p w:rsidR="00272A02" w:rsidRDefault="00272A02" w:rsidP="0086036A">
      <w:pPr>
        <w:pStyle w:val="normal0"/>
      </w:pPr>
    </w:p>
    <w:p w:rsidR="006618DD" w:rsidRPr="005E53E2" w:rsidRDefault="00C224AE" w:rsidP="00615625">
      <w:pPr>
        <w:pStyle w:val="normal0"/>
        <w:ind w:firstLine="359"/>
        <w:rPr>
          <w:strike/>
          <w:rPrChange w:id="1927" w:author="Tim Hallett" w:date="2015-01-28T09:34:00Z">
            <w:rPr/>
          </w:rPrChange>
        </w:rPr>
      </w:pPr>
      <w:r w:rsidRPr="005E53E2">
        <w:rPr>
          <w:strike/>
          <w:rPrChange w:id="1928" w:author="Tim Hallett" w:date="2015-01-28T09:34:00Z">
            <w:rPr/>
          </w:rPrChange>
        </w:rPr>
        <w:t>While t</w:t>
      </w:r>
      <w:r w:rsidR="003867BA" w:rsidRPr="005E53E2">
        <w:rPr>
          <w:strike/>
          <w:rPrChange w:id="1929" w:author="Tim Hallett" w:date="2015-01-28T09:34:00Z">
            <w:rPr/>
          </w:rPrChange>
        </w:rPr>
        <w:t xml:space="preserve">his work discusses individual interventions </w:t>
      </w:r>
      <w:r w:rsidR="0042504D" w:rsidRPr="005E53E2">
        <w:rPr>
          <w:strike/>
          <w:rPrChange w:id="1930" w:author="Tim Hallett" w:date="2015-01-28T09:34:00Z">
            <w:rPr/>
          </w:rPrChange>
        </w:rPr>
        <w:t>targe</w:t>
      </w:r>
      <w:r w:rsidR="00E45EF5" w:rsidRPr="005E53E2">
        <w:rPr>
          <w:strike/>
          <w:rPrChange w:id="1931" w:author="Tim Hallett" w:date="2015-01-28T09:34:00Z">
            <w:rPr/>
          </w:rPrChange>
        </w:rPr>
        <w:t>ting specific aspects of care</w:t>
      </w:r>
      <w:r w:rsidR="003867BA" w:rsidRPr="005E53E2">
        <w:rPr>
          <w:strike/>
          <w:rPrChange w:id="1932" w:author="Tim Hallett" w:date="2015-01-28T09:34:00Z">
            <w:rPr/>
          </w:rPrChange>
        </w:rPr>
        <w:t xml:space="preserve">, there are often </w:t>
      </w:r>
      <w:r w:rsidR="00E45EF5" w:rsidRPr="005E53E2">
        <w:rPr>
          <w:strike/>
          <w:rPrChange w:id="1933" w:author="Tim Hallett" w:date="2015-01-28T09:34:00Z">
            <w:rPr/>
          </w:rPrChange>
        </w:rPr>
        <w:t xml:space="preserve">substantial </w:t>
      </w:r>
      <w:r w:rsidR="003867BA" w:rsidRPr="005E53E2">
        <w:rPr>
          <w:strike/>
          <w:rPrChange w:id="1934" w:author="Tim Hallett" w:date="2015-01-28T09:34:00Z">
            <w:rPr/>
          </w:rPrChange>
        </w:rPr>
        <w:t xml:space="preserve">differences </w:t>
      </w:r>
      <w:r w:rsidR="008531DE" w:rsidRPr="005E53E2">
        <w:rPr>
          <w:strike/>
          <w:rPrChange w:id="1935" w:author="Tim Hallett" w:date="2015-01-28T09:34:00Z">
            <w:rPr/>
          </w:rPrChange>
        </w:rPr>
        <w:t>between two interventions of the same, or similar, name</w:t>
      </w:r>
      <w:r w:rsidR="008D77D6" w:rsidRPr="005E53E2">
        <w:rPr>
          <w:strike/>
          <w:rPrChange w:id="1936" w:author="Tim Hallett" w:date="2015-01-28T09:34:00Z">
            <w:rPr/>
          </w:rPrChange>
        </w:rPr>
        <w:fldChar w:fldCharType="begin"/>
      </w:r>
      <w:r w:rsidR="0075253B" w:rsidRPr="005E53E2">
        <w:rPr>
          <w:strike/>
          <w:rPrChange w:id="1937" w:author="Tim Hallett" w:date="2015-01-28T09:34:00Z">
            <w:rPr/>
          </w:rPrChange>
        </w:rPr>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1938" w:author="Tim Hallett" w:date="2015-01-28T09:34:00Z">
            <w:rPr/>
          </w:rPrChange>
        </w:rPr>
        <w:fldChar w:fldCharType="separate"/>
      </w:r>
      <w:r w:rsidR="008D77D6" w:rsidRPr="005E53E2">
        <w:rPr>
          <w:strike/>
          <w:lang w:val="en-US"/>
          <w:rPrChange w:id="1939" w:author="Tim Hallett" w:date="2015-01-28T09:34:00Z">
            <w:rPr>
              <w:lang w:val="en-US"/>
            </w:rPr>
          </w:rPrChange>
        </w:rPr>
        <w:t>{Barnighausen:2011cb}</w:t>
      </w:r>
      <w:r w:rsidR="008D77D6" w:rsidRPr="005E53E2">
        <w:rPr>
          <w:strike/>
          <w:rPrChange w:id="1940" w:author="Tim Hallett" w:date="2015-01-28T09:34:00Z">
            <w:rPr/>
          </w:rPrChange>
        </w:rPr>
        <w:fldChar w:fldCharType="end"/>
      </w:r>
      <w:r w:rsidR="003867BA" w:rsidRPr="005E53E2">
        <w:rPr>
          <w:strike/>
          <w:rPrChange w:id="1941" w:author="Tim Hallett" w:date="2015-01-28T09:34:00Z">
            <w:rPr/>
          </w:rPrChange>
        </w:rPr>
        <w:t>.</w:t>
      </w:r>
      <w:r w:rsidRPr="005E53E2">
        <w:rPr>
          <w:strike/>
          <w:rPrChange w:id="1942" w:author="Tim Hallett" w:date="2015-01-28T09:34:00Z">
            <w:rPr/>
          </w:rPrChange>
        </w:rPr>
        <w:t xml:space="preserve"> For </w:t>
      </w:r>
      <w:r w:rsidR="003759E8" w:rsidRPr="005E53E2">
        <w:rPr>
          <w:strike/>
          <w:rPrChange w:id="1943" w:author="Tim Hallett" w:date="2015-01-28T09:34:00Z">
            <w:rPr/>
          </w:rPrChange>
        </w:rPr>
        <w:t>example</w:t>
      </w:r>
      <w:r w:rsidRPr="005E53E2">
        <w:rPr>
          <w:strike/>
          <w:rPrChange w:id="1944" w:author="Tim Hallett" w:date="2015-01-28T09:34:00Z">
            <w:rPr/>
          </w:rPrChange>
        </w:rPr>
        <w:t>,</w:t>
      </w:r>
      <w:r w:rsidR="003759E8" w:rsidRPr="005E53E2">
        <w:rPr>
          <w:strike/>
          <w:rPrChange w:id="1945" w:author="Tim Hallett" w:date="2015-01-28T09:34:00Z">
            <w:rPr/>
          </w:rPrChange>
        </w:rPr>
        <w:t xml:space="preserve"> </w:t>
      </w:r>
      <w:r w:rsidR="00525D24" w:rsidRPr="005E53E2">
        <w:rPr>
          <w:strike/>
          <w:rPrChange w:id="1946" w:author="Tim Hallett" w:date="2015-01-28T09:34:00Z">
            <w:rPr/>
          </w:rPrChange>
        </w:rPr>
        <w:t xml:space="preserve">in regard to </w:t>
      </w:r>
      <w:r w:rsidR="003759E8" w:rsidRPr="005E53E2">
        <w:rPr>
          <w:strike/>
          <w:rPrChange w:id="1947" w:author="Tim Hallett" w:date="2015-01-28T09:34:00Z">
            <w:rPr/>
          </w:rPrChange>
        </w:rPr>
        <w:t xml:space="preserve">HBCT, two such interventions have been trialled in different locations in sub-Saharan Africa with </w:t>
      </w:r>
      <w:r w:rsidR="00525D24" w:rsidRPr="005E53E2">
        <w:rPr>
          <w:strike/>
          <w:rPrChange w:id="1948" w:author="Tim Hallett" w:date="2015-01-28T09:34:00Z">
            <w:rPr/>
          </w:rPrChange>
        </w:rPr>
        <w:t xml:space="preserve">contrasting </w:t>
      </w:r>
      <w:r w:rsidR="003759E8" w:rsidRPr="005E53E2">
        <w:rPr>
          <w:strike/>
          <w:rPrChange w:id="1949" w:author="Tim Hallett" w:date="2015-01-28T09:34:00Z">
            <w:rPr/>
          </w:rPrChange>
        </w:rPr>
        <w:t>results.</w:t>
      </w:r>
      <w:r w:rsidR="00582AB8" w:rsidRPr="005E53E2">
        <w:rPr>
          <w:strike/>
          <w:rPrChange w:id="1950" w:author="Tim Hallett" w:date="2015-01-28T09:34:00Z">
            <w:rPr/>
          </w:rPrChange>
        </w:rPr>
        <w:t xml:space="preserve"> </w:t>
      </w:r>
      <w:r w:rsidR="00B7641A" w:rsidRPr="005E53E2">
        <w:rPr>
          <w:strike/>
          <w:rPrChange w:id="1951"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1952" w:author="Tim Hallett" w:date="2015-01-28T09:34:00Z">
            <w:rPr/>
          </w:rPrChange>
        </w:rPr>
        <w:fldChar w:fldCharType="begin"/>
      </w:r>
      <w:r w:rsidR="0075253B" w:rsidRPr="005E53E2">
        <w:rPr>
          <w:strike/>
          <w:rPrChange w:id="1953" w:author="Tim Hallett" w:date="2015-01-28T09:34:00Z">
            <w:rPr/>
          </w:rPrChange>
        </w:rPr>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1954" w:author="Tim Hallett" w:date="2015-01-28T09:34:00Z">
            <w:rPr/>
          </w:rPrChange>
        </w:rPr>
        <w:fldChar w:fldCharType="separate"/>
      </w:r>
      <w:r w:rsidR="002454A8" w:rsidRPr="005E53E2">
        <w:rPr>
          <w:strike/>
          <w:lang w:val="en-US"/>
          <w:rPrChange w:id="1955" w:author="Tim Hallett" w:date="2015-01-28T09:34:00Z">
            <w:rPr>
              <w:lang w:val="en-US"/>
            </w:rPr>
          </w:rPrChange>
        </w:rPr>
        <w:t>{vanRooyen:2013gy}</w:t>
      </w:r>
      <w:r w:rsidR="002454A8" w:rsidRPr="005E53E2">
        <w:rPr>
          <w:strike/>
          <w:rPrChange w:id="1956" w:author="Tim Hallett" w:date="2015-01-28T09:34:00Z">
            <w:rPr/>
          </w:rPrChange>
        </w:rPr>
        <w:fldChar w:fldCharType="end"/>
      </w:r>
      <w:r w:rsidR="00B7641A" w:rsidRPr="005E53E2">
        <w:rPr>
          <w:strike/>
          <w:rPrChange w:id="1957" w:author="Tim Hallett" w:date="2015-01-28T09:34:00Z">
            <w:rPr/>
          </w:rPrChange>
        </w:rPr>
        <w:t>.</w:t>
      </w:r>
      <w:r w:rsidR="00427583" w:rsidRPr="005E53E2">
        <w:rPr>
          <w:strike/>
          <w:rPrChange w:id="1958"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1959" w:author="Tim Hallett" w:date="2015-01-28T09:34:00Z">
            <w:rPr/>
          </w:rPrChange>
        </w:rPr>
        <w:fldChar w:fldCharType="begin"/>
      </w:r>
      <w:r w:rsidR="0075253B" w:rsidRPr="005E53E2">
        <w:rPr>
          <w:strike/>
          <w:rPrChange w:id="1960" w:author="Tim Hallett" w:date="2015-01-28T09:34:00Z">
            <w:rPr/>
          </w:rPrChange>
        </w:rPr>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1961" w:author="Tim Hallett" w:date="2015-01-28T09:34:00Z">
            <w:rPr/>
          </w:rPrChange>
        </w:rPr>
        <w:fldChar w:fldCharType="separate"/>
      </w:r>
      <w:r w:rsidR="00427583" w:rsidRPr="005E53E2">
        <w:rPr>
          <w:strike/>
          <w:lang w:val="en-US"/>
          <w:rPrChange w:id="1962" w:author="Tim Hallett" w:date="2015-01-28T09:34:00Z">
            <w:rPr>
              <w:lang w:val="en-US"/>
            </w:rPr>
          </w:rPrChange>
        </w:rPr>
        <w:t>{vanRooyen:2013gy}</w:t>
      </w:r>
      <w:r w:rsidR="00427583" w:rsidRPr="005E53E2">
        <w:rPr>
          <w:strike/>
          <w:rPrChange w:id="1963" w:author="Tim Hallett" w:date="2015-01-28T09:34:00Z">
            <w:rPr/>
          </w:rPrChange>
        </w:rPr>
        <w:fldChar w:fldCharType="end"/>
      </w:r>
      <w:r w:rsidR="00427583" w:rsidRPr="005E53E2">
        <w:rPr>
          <w:strike/>
          <w:rPrChange w:id="1964" w:author="Tim Hallett" w:date="2015-01-28T09:34:00Z">
            <w:rPr/>
          </w:rPrChange>
        </w:rPr>
        <w:t xml:space="preserve">. In contrast, </w:t>
      </w:r>
      <w:r w:rsidR="005E5D58" w:rsidRPr="005E53E2">
        <w:rPr>
          <w:strike/>
          <w:rPrChange w:id="1965" w:author="Tim Hallett" w:date="2015-01-28T09:34:00Z">
            <w:rPr/>
          </w:rPrChange>
        </w:rPr>
        <w:t>an HBCT intervention trialled at another AMPATH site in Kenya, achieved coverage of 88% of the population</w:t>
      </w:r>
      <w:r w:rsidR="00810A95" w:rsidRPr="005E53E2">
        <w:rPr>
          <w:strike/>
          <w:rPrChange w:id="1966" w:author="Tim Hallett" w:date="2015-01-28T09:34:00Z">
            <w:rPr/>
          </w:rPrChange>
        </w:rPr>
        <w:t>,</w:t>
      </w:r>
      <w:r w:rsidR="005E5D58" w:rsidRPr="005E53E2">
        <w:rPr>
          <w:strike/>
          <w:rPrChange w:id="1967" w:author="Tim Hallett" w:date="2015-01-28T09:34:00Z">
            <w:rPr/>
          </w:rPrChange>
        </w:rPr>
        <w:t xml:space="preserve"> but among newly diagnosed individuals only 15% had been linked to care over a median of 3.4 years since diagnosis</w:t>
      </w:r>
      <w:r w:rsidR="00810A95" w:rsidRPr="005E53E2">
        <w:rPr>
          <w:strike/>
          <w:rPrChange w:id="1968" w:author="Tim Hallett" w:date="2015-01-28T09:34:00Z">
            <w:rPr/>
          </w:rPrChange>
        </w:rPr>
        <w:fldChar w:fldCharType="begin"/>
      </w:r>
      <w:r w:rsidR="0075253B" w:rsidRPr="005E53E2">
        <w:rPr>
          <w:strike/>
          <w:rPrChange w:id="1969" w:author="Tim Hallett" w:date="2015-01-28T09:34:00Z">
            <w:rPr/>
          </w:rPrChange>
        </w:rPr>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1970" w:author="Tim Hallett" w:date="2015-01-28T09:34:00Z">
            <w:rPr/>
          </w:rPrChange>
        </w:rPr>
        <w:fldChar w:fldCharType="separate"/>
      </w:r>
      <w:r w:rsidR="00810A95" w:rsidRPr="005E53E2">
        <w:rPr>
          <w:strike/>
          <w:lang w:val="en-US"/>
          <w:rPrChange w:id="1971" w:author="Tim Hallett" w:date="2015-01-28T09:34:00Z">
            <w:rPr>
              <w:lang w:val="en-US"/>
            </w:rPr>
          </w:rPrChange>
        </w:rPr>
        <w:t>{Genberg:2015cd}</w:t>
      </w:r>
      <w:r w:rsidR="00810A95" w:rsidRPr="005E53E2">
        <w:rPr>
          <w:strike/>
          <w:rPrChange w:id="1972" w:author="Tim Hallett" w:date="2015-01-28T09:34:00Z">
            <w:rPr/>
          </w:rPrChange>
        </w:rPr>
        <w:fldChar w:fldCharType="end"/>
      </w:r>
      <w:r w:rsidR="005E5D58" w:rsidRPr="005E53E2">
        <w:rPr>
          <w:strike/>
          <w:rPrChange w:id="1973" w:author="Tim Hallett" w:date="2015-01-28T09:34:00Z">
            <w:rPr/>
          </w:rPrChange>
        </w:rPr>
        <w:t>.</w:t>
      </w:r>
      <w:r w:rsidR="009A32A8" w:rsidRPr="005E53E2">
        <w:rPr>
          <w:strike/>
          <w:rPrChange w:id="1974" w:author="Tim Hallett" w:date="2015-01-28T09:34:00Z">
            <w:rPr/>
          </w:rPrChange>
        </w:rPr>
        <w:t xml:space="preserve"> The difference in linkage rates between the two interventions is likely a result of the former involving</w:t>
      </w:r>
      <w:r w:rsidR="0029787C" w:rsidRPr="005E53E2">
        <w:rPr>
          <w:strike/>
          <w:rPrChange w:id="1975" w:author="Tim Hallett" w:date="2015-01-28T09:34:00Z">
            <w:rPr/>
          </w:rPrChange>
        </w:rPr>
        <w:t xml:space="preserve"> a combination of</w:t>
      </w:r>
      <w:r w:rsidR="009A32A8" w:rsidRPr="005E53E2">
        <w:rPr>
          <w:strike/>
          <w:rPrChange w:id="1976" w:author="Tim Hallett" w:date="2015-01-28T09:34:00Z">
            <w:rPr/>
          </w:rPrChange>
        </w:rPr>
        <w:t xml:space="preserve"> POC CD4 testing and follow-up visits to motivate indiv</w:t>
      </w:r>
      <w:r w:rsidR="00997A22" w:rsidRPr="005E53E2">
        <w:rPr>
          <w:strike/>
          <w:rPrChange w:id="1977" w:author="Tim Hallett" w:date="2015-01-28T09:34:00Z">
            <w:rPr/>
          </w:rPrChange>
        </w:rPr>
        <w:t>iduals to link</w:t>
      </w:r>
      <w:r w:rsidR="006739CB" w:rsidRPr="005E53E2">
        <w:rPr>
          <w:strike/>
          <w:rPrChange w:id="1978" w:author="Tim Hallett" w:date="2015-01-28T09:34:00Z">
            <w:rPr/>
          </w:rPrChange>
        </w:rPr>
        <w:t xml:space="preserve">. </w:t>
      </w:r>
      <w:r w:rsidR="00217349" w:rsidRPr="005E53E2">
        <w:rPr>
          <w:strike/>
          <w:rPrChange w:id="1979" w:author="Tim Hallett" w:date="2015-01-28T09:34:00Z">
            <w:rPr/>
          </w:rPrChange>
        </w:rPr>
        <w:t>Together with our results</w:t>
      </w:r>
      <w:r w:rsidR="00C309E6" w:rsidRPr="005E53E2">
        <w:rPr>
          <w:strike/>
          <w:rPrChange w:id="1980" w:author="Tim Hallett" w:date="2015-01-28T09:34:00Z">
            <w:rPr/>
          </w:rPrChange>
        </w:rPr>
        <w:t>,</w:t>
      </w:r>
      <w:r w:rsidR="00217349" w:rsidRPr="005E53E2">
        <w:rPr>
          <w:strike/>
          <w:rPrChange w:id="1981" w:author="Tim Hallett" w:date="2015-01-28T09:34:00Z">
            <w:rPr/>
          </w:rPrChange>
        </w:rPr>
        <w:t xml:space="preserve"> </w:t>
      </w:r>
      <w:r w:rsidR="009715C0" w:rsidRPr="005E53E2">
        <w:rPr>
          <w:strike/>
          <w:rPrChange w:id="1982" w:author="Tim Hallett" w:date="2015-01-28T09:34:00Z">
            <w:rPr/>
          </w:rPrChange>
        </w:rPr>
        <w:t>demonstrating the limited impact of HBCT in the absence of POC CD4 or perfect linkage</w:t>
      </w:r>
      <w:r w:rsidR="00E52388" w:rsidRPr="005E53E2">
        <w:rPr>
          <w:strike/>
          <w:rPrChange w:id="1983" w:author="Tim Hallett" w:date="2015-01-28T09:34:00Z">
            <w:rPr/>
          </w:rPrChange>
        </w:rPr>
        <w:t>, this</w:t>
      </w:r>
      <w:r w:rsidR="009715C0" w:rsidRPr="005E53E2">
        <w:rPr>
          <w:strike/>
          <w:rPrChange w:id="1984" w:author="Tim Hallett" w:date="2015-01-28T09:34:00Z">
            <w:rPr/>
          </w:rPrChange>
        </w:rPr>
        <w:t xml:space="preserve"> provide</w:t>
      </w:r>
      <w:r w:rsidR="00E52388" w:rsidRPr="005E53E2">
        <w:rPr>
          <w:strike/>
          <w:rPrChange w:id="1985" w:author="Tim Hallett" w:date="2015-01-28T09:34:00Z">
            <w:rPr/>
          </w:rPrChange>
        </w:rPr>
        <w:t>s</w:t>
      </w:r>
      <w:r w:rsidR="009715C0" w:rsidRPr="005E53E2">
        <w:rPr>
          <w:strike/>
          <w:rPrChange w:id="1986" w:author="Tim Hallett" w:date="2015-01-28T09:34:00Z">
            <w:rPr/>
          </w:rPrChange>
        </w:rPr>
        <w:t xml:space="preserve"> evidence to suggest that</w:t>
      </w:r>
      <w:r w:rsidR="005B38E1" w:rsidRPr="005E53E2">
        <w:rPr>
          <w:strike/>
          <w:rPrChange w:id="1987" w:author="Tim Hallett" w:date="2015-01-28T09:34:00Z">
            <w:rPr/>
          </w:rPrChange>
        </w:rPr>
        <w:t xml:space="preserve"> </w:t>
      </w:r>
      <w:r w:rsidR="009715C0" w:rsidRPr="005E53E2">
        <w:rPr>
          <w:strike/>
          <w:rPrChange w:id="1988" w:author="Tim Hallett" w:date="2015-01-28T09:34:00Z">
            <w:rPr/>
          </w:rPrChange>
        </w:rPr>
        <w:t>HBCT alone is</w:t>
      </w:r>
      <w:r w:rsidR="00641DA0" w:rsidRPr="005E53E2">
        <w:rPr>
          <w:strike/>
          <w:rPrChange w:id="1989" w:author="Tim Hallett" w:date="2015-01-28T09:34:00Z">
            <w:rPr/>
          </w:rPrChange>
        </w:rPr>
        <w:t xml:space="preserve"> </w:t>
      </w:r>
      <w:r w:rsidR="009715C0" w:rsidRPr="005E53E2">
        <w:rPr>
          <w:strike/>
          <w:rPrChange w:id="1990" w:author="Tim Hallett" w:date="2015-01-28T09:34:00Z">
            <w:rPr/>
          </w:rPrChange>
        </w:rPr>
        <w:t xml:space="preserve">not capable of generating the impact that it was </w:t>
      </w:r>
      <w:r w:rsidR="005F310F" w:rsidRPr="005E53E2">
        <w:rPr>
          <w:strike/>
          <w:rPrChange w:id="1991" w:author="Tim Hallett" w:date="2015-01-28T09:34:00Z">
            <w:rPr/>
          </w:rPrChange>
        </w:rPr>
        <w:t>designed</w:t>
      </w:r>
      <w:r w:rsidR="009715C0" w:rsidRPr="005E53E2">
        <w:rPr>
          <w:strike/>
          <w:rPrChange w:id="1992" w:author="Tim Hallett" w:date="2015-01-28T09:34:00Z">
            <w:rPr/>
          </w:rPrChange>
        </w:rPr>
        <w:t xml:space="preserve"> to achieve.</w:t>
      </w:r>
    </w:p>
    <w:p w:rsidR="006618DD" w:rsidRPr="005E53E2" w:rsidRDefault="006618DD" w:rsidP="00A60C56">
      <w:pPr>
        <w:pStyle w:val="normal0"/>
        <w:ind w:firstLine="720"/>
        <w:rPr>
          <w:strike/>
          <w:rPrChange w:id="1993" w:author="Tim Hallett" w:date="2015-01-28T09:34:00Z">
            <w:rPr/>
          </w:rPrChange>
        </w:rPr>
      </w:pPr>
    </w:p>
    <w:p w:rsidR="002C6106" w:rsidRPr="005E53E2" w:rsidRDefault="0059185C" w:rsidP="00A60C56">
      <w:pPr>
        <w:pStyle w:val="normal0"/>
        <w:ind w:firstLine="720"/>
        <w:rPr>
          <w:strike/>
          <w:rPrChange w:id="1994" w:author="Tim Hallett" w:date="2015-01-28T09:34:00Z">
            <w:rPr/>
          </w:rPrChange>
        </w:rPr>
      </w:pPr>
      <w:r w:rsidRPr="005E53E2">
        <w:rPr>
          <w:strike/>
          <w:rPrChange w:id="1995" w:author="Tim Hallett" w:date="2015-01-28T09:34:00Z">
            <w:rPr/>
          </w:rPrChange>
        </w:rPr>
        <w:t>Overall</w:t>
      </w:r>
      <w:r w:rsidR="005928FC" w:rsidRPr="005E53E2">
        <w:rPr>
          <w:strike/>
          <w:rPrChange w:id="1996" w:author="Tim Hallett" w:date="2015-01-28T09:34:00Z">
            <w:rPr/>
          </w:rPrChange>
        </w:rPr>
        <w:t>, the</w:t>
      </w:r>
      <w:r w:rsidR="006618DD" w:rsidRPr="005E53E2">
        <w:rPr>
          <w:strike/>
          <w:rPrChange w:id="1997"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998" w:author="Tim Hallett" w:date="2015-01-28T09:34:00Z">
            <w:rPr/>
          </w:rPrChange>
        </w:rPr>
        <w:t xml:space="preserve"> When c</w:t>
      </w:r>
      <w:r w:rsidR="00A60C56" w:rsidRPr="005E53E2">
        <w:rPr>
          <w:strike/>
          <w:rPrChange w:id="1999" w:author="Tim Hallett" w:date="2015-01-28T09:34:00Z">
            <w:rPr/>
          </w:rPrChange>
        </w:rPr>
        <w:t xml:space="preserve">onsidering the distribution of care experience among </w:t>
      </w:r>
      <w:r w:rsidR="005C000A" w:rsidRPr="005E53E2">
        <w:rPr>
          <w:strike/>
          <w:rPrChange w:id="2000" w:author="Tim Hallett" w:date="2015-01-28T09:34:00Z">
            <w:rPr/>
          </w:rPrChange>
        </w:rPr>
        <w:t xml:space="preserve">HIV-related deaths in the entire </w:t>
      </w:r>
      <w:proofErr w:type="gramStart"/>
      <w:r w:rsidR="005C000A" w:rsidRPr="005E53E2">
        <w:rPr>
          <w:strike/>
          <w:rPrChange w:id="2001" w:author="Tim Hallett" w:date="2015-01-28T09:34:00Z">
            <w:rPr/>
          </w:rPrChange>
        </w:rPr>
        <w:t>population</w:t>
      </w:r>
      <w:r w:rsidR="0025030B" w:rsidRPr="005E53E2">
        <w:rPr>
          <w:strike/>
          <w:rPrChange w:id="2002" w:author="Tim Hallett" w:date="2015-01-28T09:34:00Z">
            <w:rPr/>
          </w:rPrChange>
        </w:rPr>
        <w:t>(</w:t>
      </w:r>
      <w:proofErr w:type="gramEnd"/>
      <w:r w:rsidR="0025030B" w:rsidRPr="005E53E2">
        <w:rPr>
          <w:strike/>
          <w:rPrChange w:id="2003" w:author="Tim Hallett" w:date="2015-01-28T09:34:00Z">
            <w:rPr/>
          </w:rPrChange>
        </w:rPr>
        <w:t>figure 2</w:t>
      </w:r>
      <w:r w:rsidR="005C000A" w:rsidRPr="005E53E2">
        <w:rPr>
          <w:strike/>
          <w:rPrChange w:id="2004" w:author="Tim Hallett" w:date="2015-01-28T09:34:00Z">
            <w:rPr/>
          </w:rPrChange>
        </w:rPr>
        <w:t>, left</w:t>
      </w:r>
      <w:r w:rsidR="0025030B" w:rsidRPr="005E53E2">
        <w:rPr>
          <w:strike/>
          <w:rPrChange w:id="2005" w:author="Tim Hallett" w:date="2015-01-28T09:34:00Z">
            <w:rPr/>
          </w:rPrChange>
        </w:rPr>
        <w:t>), 19% of individuals were never diagnosed and 57% failed to initiate ART before death.</w:t>
      </w:r>
      <w:r w:rsidR="00A56CFF" w:rsidRPr="005E53E2">
        <w:rPr>
          <w:strike/>
          <w:rPrChange w:id="2006" w:author="Tim Hallett" w:date="2015-01-28T09:34:00Z">
            <w:rPr/>
          </w:rPrChange>
        </w:rPr>
        <w:t xml:space="preserve"> These results are in agreement with data from ALPHA sites in </w:t>
      </w:r>
      <w:proofErr w:type="spellStart"/>
      <w:r w:rsidR="00A56CFF" w:rsidRPr="005E53E2">
        <w:rPr>
          <w:strike/>
          <w:rPrChange w:id="2007" w:author="Tim Hallett" w:date="2015-01-28T09:34:00Z">
            <w:rPr/>
          </w:rPrChange>
        </w:rPr>
        <w:t>Rakai</w:t>
      </w:r>
      <w:proofErr w:type="spellEnd"/>
      <w:r w:rsidR="00A56CFF" w:rsidRPr="005E53E2">
        <w:rPr>
          <w:strike/>
          <w:rPrChange w:id="2008" w:author="Tim Hallett" w:date="2015-01-28T09:34:00Z">
            <w:rPr/>
          </w:rPrChange>
        </w:rPr>
        <w:t xml:space="preserve">, Uganda, which indicate that around ~20% of deaths in 2011 </w:t>
      </w:r>
      <w:r w:rsidR="00E97007" w:rsidRPr="005E53E2">
        <w:rPr>
          <w:strike/>
          <w:rPrChange w:id="2009" w:author="Tim Hallett" w:date="2015-01-28T09:34:00Z">
            <w:rPr/>
          </w:rPrChange>
        </w:rPr>
        <w:t>were among undiagnosed individua</w:t>
      </w:r>
      <w:r w:rsidR="00A56CFF" w:rsidRPr="005E53E2">
        <w:rPr>
          <w:strike/>
          <w:rPrChange w:id="2010" w:author="Tim Hallett" w:date="2015-01-28T09:34:00Z">
            <w:rPr/>
          </w:rPrChange>
        </w:rPr>
        <w:t xml:space="preserve">ls and ~50% were among individuals tested but who never initiated </w:t>
      </w:r>
      <w:proofErr w:type="gramStart"/>
      <w:r w:rsidR="00A56CFF" w:rsidRPr="005E53E2">
        <w:rPr>
          <w:strike/>
          <w:rPrChange w:id="2011" w:author="Tim Hallett" w:date="2015-01-28T09:34:00Z">
            <w:rPr/>
          </w:rPrChange>
        </w:rPr>
        <w:t>ART[</w:t>
      </w:r>
      <w:proofErr w:type="spellStart"/>
      <w:proofErr w:type="gramEnd"/>
      <w:r w:rsidR="00A56CFF" w:rsidRPr="005E53E2">
        <w:rPr>
          <w:i/>
          <w:strike/>
          <w:color w:val="0000FF"/>
          <w:rPrChange w:id="2012" w:author="Tim Hallett" w:date="2015-01-28T09:34:00Z">
            <w:rPr>
              <w:i/>
              <w:color w:val="0000FF"/>
            </w:rPr>
          </w:rPrChange>
        </w:rPr>
        <w:t>Slaymaker</w:t>
      </w:r>
      <w:proofErr w:type="spellEnd"/>
      <w:r w:rsidR="00A56CFF" w:rsidRPr="005E53E2">
        <w:rPr>
          <w:i/>
          <w:strike/>
          <w:color w:val="0000FF"/>
          <w:rPrChange w:id="2013" w:author="Tim Hallett" w:date="2015-01-28T09:34:00Z">
            <w:rPr>
              <w:i/>
              <w:color w:val="0000FF"/>
            </w:rPr>
          </w:rPrChange>
        </w:rPr>
        <w:t xml:space="preserve"> (only going off the Paris slides here – can’t find the relevant paper)</w:t>
      </w:r>
      <w:r w:rsidR="00A56CFF" w:rsidRPr="005E53E2">
        <w:rPr>
          <w:strike/>
          <w:rPrChange w:id="2014" w:author="Tim Hallett" w:date="2015-01-28T09:34:00Z">
            <w:rPr/>
          </w:rPrChange>
        </w:rPr>
        <w:t>].</w:t>
      </w:r>
      <w:r w:rsidR="005C000A" w:rsidRPr="005E53E2">
        <w:rPr>
          <w:strike/>
          <w:rPrChange w:id="2015" w:author="Tim Hallett" w:date="2015-01-28T09:34:00Z">
            <w:rPr/>
          </w:rPrChange>
        </w:rPr>
        <w:t xml:space="preserve"> This reinforces our results, indicating </w:t>
      </w:r>
      <w:r w:rsidR="0004292E" w:rsidRPr="005E53E2">
        <w:rPr>
          <w:strike/>
          <w:rPrChange w:id="2016" w:author="Tim Hallett" w:date="2015-01-28T09:34:00Z">
            <w:rPr/>
          </w:rPrChange>
        </w:rPr>
        <w:t>that mortality is</w:t>
      </w:r>
      <w:r w:rsidR="005C000A" w:rsidRPr="005E53E2">
        <w:rPr>
          <w:strike/>
          <w:rPrChange w:id="2017" w:author="Tim Hallett" w:date="2015-01-28T09:34:00Z">
            <w:rPr/>
          </w:rPrChange>
        </w:rPr>
        <w:t xml:space="preserve"> chiefly</w:t>
      </w:r>
      <w:r w:rsidR="0004292E" w:rsidRPr="005E53E2">
        <w:rPr>
          <w:strike/>
          <w:rPrChange w:id="2018" w:author="Tim Hallett" w:date="2015-01-28T09:34:00Z">
            <w:rPr/>
          </w:rPrChange>
        </w:rPr>
        <w:t xml:space="preserve"> occurring outside the clinic.</w:t>
      </w:r>
    </w:p>
    <w:p w:rsidR="0004292E" w:rsidRPr="005E53E2" w:rsidRDefault="0004292E" w:rsidP="00A60C56">
      <w:pPr>
        <w:pStyle w:val="normal0"/>
        <w:ind w:firstLine="720"/>
        <w:rPr>
          <w:strike/>
          <w:rPrChange w:id="2019" w:author="Tim Hallett" w:date="2015-01-28T09:34:00Z">
            <w:rPr/>
          </w:rPrChange>
        </w:rPr>
      </w:pPr>
    </w:p>
    <w:p w:rsidR="00686B32" w:rsidRPr="005E53E2" w:rsidRDefault="0004292E" w:rsidP="0079710C">
      <w:pPr>
        <w:pStyle w:val="normal0"/>
        <w:ind w:firstLine="720"/>
        <w:rPr>
          <w:strike/>
          <w:rPrChange w:id="2020" w:author="Tim Hallett" w:date="2015-01-28T09:34:00Z">
            <w:rPr/>
          </w:rPrChange>
        </w:rPr>
      </w:pPr>
      <w:r w:rsidRPr="005E53E2">
        <w:rPr>
          <w:strike/>
          <w:rPrChange w:id="2021" w:author="Tim Hallett" w:date="2015-01-28T09:34:00Z">
            <w:rPr/>
          </w:rPrChange>
        </w:rPr>
        <w:t xml:space="preserve">Additionally, we illustrated that </w:t>
      </w:r>
      <w:r w:rsidR="009E3B14" w:rsidRPr="005E53E2">
        <w:rPr>
          <w:strike/>
          <w:rPrChange w:id="2022" w:author="Tim Hallett" w:date="2015-01-28T09:34:00Z">
            <w:rPr/>
          </w:rPrChange>
        </w:rPr>
        <w:t xml:space="preserve">no single </w:t>
      </w:r>
      <w:r w:rsidR="003A5024" w:rsidRPr="005E53E2">
        <w:rPr>
          <w:strike/>
          <w:rPrChange w:id="2023" w:author="Tim Hallett" w:date="2015-01-28T09:34:00Z">
            <w:rPr/>
          </w:rPrChange>
        </w:rPr>
        <w:t>intervention provide</w:t>
      </w:r>
      <w:r w:rsidR="009F20C8" w:rsidRPr="005E53E2">
        <w:rPr>
          <w:strike/>
          <w:rPrChange w:id="2024" w:author="Tim Hallett" w:date="2015-01-28T09:34:00Z">
            <w:rPr/>
          </w:rPrChange>
        </w:rPr>
        <w:t>d</w:t>
      </w:r>
      <w:r w:rsidR="003A5024" w:rsidRPr="005E53E2">
        <w:rPr>
          <w:strike/>
          <w:rPrChange w:id="2025" w:author="Tim Hallett" w:date="2015-01-28T09:34:00Z">
            <w:rPr/>
          </w:rPrChange>
        </w:rPr>
        <w:t xml:space="preserve"> </w:t>
      </w:r>
      <w:r w:rsidR="003F292F" w:rsidRPr="005E53E2">
        <w:rPr>
          <w:strike/>
          <w:rPrChange w:id="2026" w:author="Tim Hallett" w:date="2015-01-28T09:34:00Z">
            <w:rPr/>
          </w:rPrChange>
        </w:rPr>
        <w:t xml:space="preserve">large </w:t>
      </w:r>
      <w:r w:rsidR="003A5024" w:rsidRPr="005E53E2">
        <w:rPr>
          <w:strike/>
          <w:rPrChange w:id="2027" w:author="Tim Hallett" w:date="2015-01-28T09:34:00Z">
            <w:rPr/>
          </w:rPrChange>
        </w:rPr>
        <w:t>gains in patient outcomes without incurring significant costs.</w:t>
      </w:r>
      <w:r w:rsidR="00DD7CD7" w:rsidRPr="005E53E2">
        <w:rPr>
          <w:strike/>
          <w:rPrChange w:id="2028" w:author="Tim Hallett" w:date="2015-01-28T09:34:00Z">
            <w:rPr/>
          </w:rPrChange>
        </w:rPr>
        <w:t xml:space="preserve"> </w:t>
      </w:r>
      <w:r w:rsidR="00BC595A" w:rsidRPr="005E53E2">
        <w:rPr>
          <w:strike/>
          <w:rPrChange w:id="2029" w:author="Tim Hallett" w:date="2015-01-28T09:34:00Z">
            <w:rPr/>
          </w:rPrChange>
        </w:rPr>
        <w:t xml:space="preserve">The most impactful intervention, Universal Test &amp; Treat, </w:t>
      </w:r>
      <w:r w:rsidR="009F20C8" w:rsidRPr="005E53E2">
        <w:rPr>
          <w:strike/>
          <w:rPrChange w:id="2030" w:author="Tim Hallett" w:date="2015-01-28T09:34:00Z">
            <w:rPr/>
          </w:rPrChange>
        </w:rPr>
        <w:t xml:space="preserve">averted </w:t>
      </w:r>
      <w:r w:rsidR="00BC595A" w:rsidRPr="005E53E2">
        <w:rPr>
          <w:strike/>
          <w:rPrChange w:id="2031" w:author="Tim Hallett" w:date="2015-01-28T09:34:00Z">
            <w:rPr/>
          </w:rPrChange>
        </w:rPr>
        <w:t xml:space="preserve">5.59m DALYS </w:t>
      </w:r>
      <w:r w:rsidR="00E931F3" w:rsidRPr="005E53E2">
        <w:rPr>
          <w:strike/>
          <w:rPrChange w:id="2032" w:author="Tim Hallett" w:date="2015-01-28T09:34:00Z">
            <w:rPr/>
          </w:rPrChange>
        </w:rPr>
        <w:t xml:space="preserve">at a cost of $4.27b </w:t>
      </w:r>
      <w:r w:rsidR="00D73630" w:rsidRPr="005E53E2">
        <w:rPr>
          <w:strike/>
          <w:rPrChange w:id="2033"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2034" w:author="Tim Hallett" w:date="2015-01-28T09:34:00Z">
            <w:rPr/>
          </w:rPrChange>
        </w:rPr>
        <w:t>adherence</w:t>
      </w:r>
      <w:r w:rsidR="00D73630" w:rsidRPr="005E53E2">
        <w:rPr>
          <w:strike/>
          <w:rPrChange w:id="2035" w:author="Tim Hallett" w:date="2015-01-28T09:34:00Z">
            <w:rPr/>
          </w:rPrChange>
        </w:rPr>
        <w:t xml:space="preserve"> and retention in care, the Universal Test &amp; Treat intervention </w:t>
      </w:r>
      <w:r w:rsidR="009F20C8" w:rsidRPr="005E53E2">
        <w:rPr>
          <w:strike/>
          <w:rPrChange w:id="2036" w:author="Tim Hallett" w:date="2015-01-28T09:34:00Z">
            <w:rPr/>
          </w:rPrChange>
        </w:rPr>
        <w:t>averted</w:t>
      </w:r>
      <w:r w:rsidR="00D73630" w:rsidRPr="005E53E2">
        <w:rPr>
          <w:strike/>
          <w:rPrChange w:id="2037" w:author="Tim Hallett" w:date="2015-01-28T09:34:00Z">
            <w:rPr/>
          </w:rPrChange>
        </w:rPr>
        <w:t xml:space="preserve"> 50% of the MAI. This scenario illustrates the lowest number of DALYs that will accrue given baseline care </w:t>
      </w:r>
      <w:r w:rsidR="0029685A" w:rsidRPr="005E53E2">
        <w:rPr>
          <w:strike/>
          <w:rPrChange w:id="2038" w:author="Tim Hallett" w:date="2015-01-28T09:34:00Z">
            <w:rPr/>
          </w:rPrChange>
        </w:rPr>
        <w:t xml:space="preserve">prior to </w:t>
      </w:r>
      <w:r w:rsidR="00D73630" w:rsidRPr="005E53E2">
        <w:rPr>
          <w:strike/>
          <w:rPrChange w:id="2039" w:author="Tim Hallett" w:date="2015-01-28T09:34:00Z">
            <w:rPr/>
          </w:rPrChange>
        </w:rPr>
        <w:t>2010</w:t>
      </w:r>
      <w:r w:rsidR="007F7C15" w:rsidRPr="005E53E2">
        <w:rPr>
          <w:strike/>
          <w:rPrChange w:id="2040" w:author="Tim Hallett" w:date="2015-01-28T09:34:00Z">
            <w:rPr/>
          </w:rPrChange>
        </w:rPr>
        <w:t>, as averting 100% of DALYs accrued between 2010 and 2030 at baseline is an impossibility.</w:t>
      </w:r>
      <w:r w:rsidR="001C702B" w:rsidRPr="005E53E2">
        <w:rPr>
          <w:strike/>
          <w:rPrChange w:id="2041" w:author="Tim Hallett" w:date="2015-01-28T09:34:00Z">
            <w:rPr/>
          </w:rPrChange>
        </w:rPr>
        <w:t xml:space="preserve"> </w:t>
      </w:r>
      <w:r w:rsidR="00892F40" w:rsidRPr="005E53E2">
        <w:rPr>
          <w:strike/>
          <w:rPrChange w:id="2042"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2043" w:author="Tim Hallett" w:date="2015-01-28T09:34:00Z">
            <w:rPr/>
          </w:rPrChange>
        </w:rPr>
        <w:t xml:space="preserve"> </w:t>
      </w:r>
      <w:r w:rsidR="001C702B" w:rsidRPr="005E53E2">
        <w:rPr>
          <w:strike/>
          <w:rPrChange w:id="2044" w:author="Tim Hallett" w:date="2015-01-28T09:34:00Z">
            <w:rPr/>
          </w:rPrChange>
        </w:rPr>
        <w:t>However</w:t>
      </w:r>
      <w:r w:rsidR="00005D41" w:rsidRPr="005E53E2">
        <w:rPr>
          <w:strike/>
          <w:rPrChange w:id="2045" w:author="Tim Hallett" w:date="2015-01-28T09:34:00Z">
            <w:rPr/>
          </w:rPrChange>
        </w:rPr>
        <w:t xml:space="preserve">, through the use of a combination of interventions </w:t>
      </w:r>
      <w:r w:rsidR="0042504D" w:rsidRPr="005E53E2">
        <w:rPr>
          <w:strike/>
          <w:rPrChange w:id="2046" w:author="Tim Hallett" w:date="2015-01-28T09:34:00Z">
            <w:rPr/>
          </w:rPrChange>
        </w:rPr>
        <w:t>targeting</w:t>
      </w:r>
      <w:r w:rsidR="00005D41" w:rsidRPr="005E53E2">
        <w:rPr>
          <w:strike/>
          <w:rPrChange w:id="2047" w:author="Tim Hallett" w:date="2015-01-28T09:34:00Z">
            <w:rPr/>
          </w:rPrChange>
        </w:rPr>
        <w:t xml:space="preserve"> </w:t>
      </w:r>
      <w:r w:rsidR="00546B4A" w:rsidRPr="005E53E2">
        <w:rPr>
          <w:strike/>
          <w:rPrChange w:id="2048" w:author="Tim Hallett" w:date="2015-01-28T09:34:00Z">
            <w:rPr/>
          </w:rPrChange>
        </w:rPr>
        <w:t xml:space="preserve">both </w:t>
      </w:r>
      <w:r w:rsidR="00005D41" w:rsidRPr="005E53E2">
        <w:rPr>
          <w:strike/>
          <w:rPrChange w:id="2049" w:author="Tim Hallett" w:date="2015-01-28T09:34:00Z">
            <w:rPr/>
          </w:rPrChange>
        </w:rPr>
        <w:t>pre-ART and ART care</w:t>
      </w:r>
      <w:r w:rsidR="00546B4A" w:rsidRPr="005E53E2">
        <w:rPr>
          <w:strike/>
          <w:rPrChange w:id="2050" w:author="Tim Hallett" w:date="2015-01-28T09:34:00Z">
            <w:rPr/>
          </w:rPrChange>
        </w:rPr>
        <w:t>, 88% of the DALYs averted by the Universal Test and Treat intervention can be achieved at 44% of the cost per DALY averted (</w:t>
      </w:r>
      <w:r w:rsidR="004F314A" w:rsidRPr="005E53E2">
        <w:rPr>
          <w:strike/>
          <w:rPrChange w:id="2051" w:author="Tim Hallett" w:date="2015-01-28T09:34:00Z">
            <w:rPr/>
          </w:rPrChange>
        </w:rPr>
        <w:t>table 3</w:t>
      </w:r>
      <w:r w:rsidR="0059185C" w:rsidRPr="005E53E2">
        <w:rPr>
          <w:strike/>
          <w:rPrChange w:id="2052" w:author="Tim Hallett" w:date="2015-01-28T09:34:00Z">
            <w:rPr/>
          </w:rPrChange>
        </w:rPr>
        <w:t>)</w:t>
      </w:r>
      <w:r w:rsidR="00255586" w:rsidRPr="005E53E2">
        <w:rPr>
          <w:strike/>
          <w:rPrChange w:id="2053" w:author="Tim Hallett" w:date="2015-01-28T09:34:00Z">
            <w:rPr/>
          </w:rPrChange>
        </w:rPr>
        <w:t>.</w:t>
      </w:r>
      <w:r w:rsidR="00D6526B" w:rsidRPr="005E53E2">
        <w:rPr>
          <w:strike/>
          <w:rPrChange w:id="2054" w:author="Tim Hallett" w:date="2015-01-28T09:34:00Z">
            <w:rPr/>
          </w:rPrChange>
        </w:rPr>
        <w:t xml:space="preserve"> Yet, this combination of interventions </w:t>
      </w:r>
      <w:r w:rsidR="00FB5948" w:rsidRPr="005E53E2">
        <w:rPr>
          <w:strike/>
          <w:rPrChange w:id="2055" w:author="Tim Hallett" w:date="2015-01-28T09:34:00Z">
            <w:rPr/>
          </w:rPrChange>
        </w:rPr>
        <w:t>was</w:t>
      </w:r>
      <w:r w:rsidR="00D6526B" w:rsidRPr="005E53E2">
        <w:rPr>
          <w:strike/>
          <w:rPrChange w:id="2056" w:author="Tim Hallett" w:date="2015-01-28T09:34:00Z">
            <w:rPr/>
          </w:rPrChange>
        </w:rPr>
        <w:t xml:space="preserve"> only able to avert 39% o</w:t>
      </w:r>
      <w:r w:rsidR="00E91FA6" w:rsidRPr="005E53E2">
        <w:rPr>
          <w:strike/>
          <w:rPrChange w:id="2057" w:author="Tim Hallett" w:date="2015-01-28T09:34:00Z">
            <w:rPr/>
          </w:rPrChange>
        </w:rPr>
        <w:t>f the maximum attainable impact;</w:t>
      </w:r>
      <w:r w:rsidR="00D6526B" w:rsidRPr="005E53E2">
        <w:rPr>
          <w:strike/>
          <w:rPrChange w:id="2058" w:author="Tim Hallett" w:date="2015-01-28T09:34:00Z">
            <w:rPr/>
          </w:rPrChange>
        </w:rPr>
        <w:t xml:space="preserve"> due to the lack of any interventions </w:t>
      </w:r>
      <w:r w:rsidR="0042504D" w:rsidRPr="005E53E2">
        <w:rPr>
          <w:strike/>
          <w:rPrChange w:id="2059" w:author="Tim Hallett" w:date="2015-01-28T09:34:00Z">
            <w:rPr/>
          </w:rPrChange>
        </w:rPr>
        <w:t>targeting</w:t>
      </w:r>
      <w:r w:rsidR="00D6526B" w:rsidRPr="005E53E2">
        <w:rPr>
          <w:strike/>
          <w:rPrChange w:id="2060" w:author="Tim Hallett" w:date="2015-01-28T09:34:00Z">
            <w:rPr/>
          </w:rPrChange>
        </w:rPr>
        <w:t xml:space="preserve"> HIV-testing</w:t>
      </w:r>
      <w:r w:rsidR="00355C53" w:rsidRPr="005E53E2">
        <w:rPr>
          <w:strike/>
          <w:rPrChange w:id="2061" w:author="Tim Hallett" w:date="2015-01-28T09:34:00Z">
            <w:rPr/>
          </w:rPrChange>
        </w:rPr>
        <w:t xml:space="preserve">, </w:t>
      </w:r>
      <w:r w:rsidR="00D6526B" w:rsidRPr="005E53E2">
        <w:rPr>
          <w:strike/>
          <w:rPrChange w:id="2062" w:author="Tim Hallett" w:date="2015-01-28T09:34:00Z">
            <w:rPr/>
          </w:rPrChange>
        </w:rPr>
        <w:t>as these ha</w:t>
      </w:r>
      <w:r w:rsidR="00355C53" w:rsidRPr="005E53E2">
        <w:rPr>
          <w:strike/>
          <w:rPrChange w:id="2063" w:author="Tim Hallett" w:date="2015-01-28T09:34:00Z">
            <w:rPr/>
          </w:rPrChange>
        </w:rPr>
        <w:t>ve a high cost per DALY averted (table 3)</w:t>
      </w:r>
      <w:r w:rsidR="00D6526B" w:rsidRPr="005E53E2">
        <w:rPr>
          <w:strike/>
          <w:rPrChange w:id="2064" w:author="Tim Hallett" w:date="2015-01-28T09:34:00Z">
            <w:rPr/>
          </w:rPrChange>
        </w:rPr>
        <w:t>. Consequently, t</w:t>
      </w:r>
      <w:r w:rsidRPr="005E53E2">
        <w:rPr>
          <w:strike/>
          <w:rPrChange w:id="2065" w:author="Tim Hallett" w:date="2015-01-28T09:34:00Z">
            <w:rPr/>
          </w:rPrChange>
        </w:rPr>
        <w:t>his indicates that intervening at multiple points to strengthen care is almost as effective as removing pre-ART care in its entirety</w:t>
      </w:r>
      <w:r w:rsidR="000D2A31" w:rsidRPr="005E53E2">
        <w:rPr>
          <w:strike/>
          <w:rPrChange w:id="2066" w:author="Tim Hallett" w:date="2015-01-28T09:34:00Z">
            <w:rPr/>
          </w:rPrChange>
        </w:rPr>
        <w:t xml:space="preserve">, such as in the Immediate ART or Universal Test &amp; Treat </w:t>
      </w:r>
      <w:r w:rsidR="0059185C" w:rsidRPr="005E53E2">
        <w:rPr>
          <w:strike/>
          <w:rPrChange w:id="2067" w:author="Tim Hallett" w:date="2015-01-28T09:34:00Z">
            <w:rPr/>
          </w:rPrChange>
        </w:rPr>
        <w:t xml:space="preserve">strategies, but without depriving patients of the ancillary benefits </w:t>
      </w:r>
      <w:r w:rsidR="00043932" w:rsidRPr="005E53E2">
        <w:rPr>
          <w:strike/>
          <w:rPrChange w:id="2068" w:author="Tim Hallett" w:date="2015-01-28T09:34:00Z">
            <w:rPr/>
          </w:rPrChange>
        </w:rPr>
        <w:t>provided by</w:t>
      </w:r>
      <w:r w:rsidR="0059185C" w:rsidRPr="005E53E2">
        <w:rPr>
          <w:strike/>
          <w:rPrChange w:id="2069" w:author="Tim Hallett" w:date="2015-01-28T09:34:00Z">
            <w:rPr/>
          </w:rPrChange>
        </w:rPr>
        <w:t xml:space="preserve"> pre-ART care</w:t>
      </w:r>
      <w:r w:rsidR="000D2A31" w:rsidRPr="005E53E2">
        <w:rPr>
          <w:strike/>
          <w:rPrChange w:id="2070" w:author="Tim Hallett" w:date="2015-01-28T09:34:00Z">
            <w:rPr/>
          </w:rPrChange>
        </w:rPr>
        <w:t>.</w:t>
      </w:r>
      <w:r w:rsidR="00E52B39" w:rsidRPr="005E53E2">
        <w:rPr>
          <w:strike/>
          <w:rPrChange w:id="2071" w:author="Tim Hallett" w:date="2015-01-28T09:34:00Z">
            <w:rPr/>
          </w:rPrChange>
        </w:rPr>
        <w:t xml:space="preserve"> However, little is known about the long-term impacts of immediate ART on patient retention and adherence; but the recently published early results of the </w:t>
      </w:r>
      <w:proofErr w:type="spellStart"/>
      <w:r w:rsidR="00E52B39" w:rsidRPr="005E53E2">
        <w:rPr>
          <w:strike/>
          <w:rPrChange w:id="2072" w:author="Tim Hallett" w:date="2015-01-28T09:34:00Z">
            <w:rPr/>
          </w:rPrChange>
        </w:rPr>
        <w:t>RapIT</w:t>
      </w:r>
      <w:proofErr w:type="spellEnd"/>
      <w:r w:rsidR="00E52B39" w:rsidRPr="005E53E2">
        <w:rPr>
          <w:strike/>
          <w:rPrChange w:id="2073" w:author="Tim Hallett" w:date="2015-01-28T09:34:00Z">
            <w:rPr/>
          </w:rPrChange>
        </w:rPr>
        <w:t xml:space="preserve"> trial in South Africa evaluating the effect of immediate ART initiation on ART uptake illustrate that 88% of enrolled patients were virally suppressed six months after treatment </w:t>
      </w:r>
      <w:proofErr w:type="gramStart"/>
      <w:r w:rsidR="00E52B39" w:rsidRPr="005E53E2">
        <w:rPr>
          <w:strike/>
          <w:rPrChange w:id="2074" w:author="Tim Hallett" w:date="2015-01-28T09:34:00Z">
            <w:rPr/>
          </w:rPrChange>
        </w:rPr>
        <w:t>initiation[</w:t>
      </w:r>
      <w:proofErr w:type="gramEnd"/>
      <w:r w:rsidR="00E52B39" w:rsidRPr="005E53E2">
        <w:rPr>
          <w:i/>
          <w:strike/>
          <w:color w:val="FF0000"/>
          <w:rPrChange w:id="2075" w:author="Tim Hallett" w:date="2015-01-28T09:34:00Z">
            <w:rPr>
              <w:i/>
              <w:color w:val="FF0000"/>
            </w:rPr>
          </w:rPrChange>
        </w:rPr>
        <w:t>Rosen et al.</w:t>
      </w:r>
      <w:r w:rsidR="00DE2511" w:rsidRPr="005E53E2">
        <w:rPr>
          <w:i/>
          <w:strike/>
          <w:color w:val="FF0000"/>
          <w:rPrChange w:id="2076" w:author="Tim Hallett" w:date="2015-01-28T09:34:00Z">
            <w:rPr>
              <w:i/>
              <w:color w:val="FF0000"/>
            </w:rPr>
          </w:rPrChange>
        </w:rPr>
        <w:t xml:space="preserve"> (2015).</w:t>
      </w:r>
      <w:r w:rsidR="00E52B39" w:rsidRPr="005E53E2">
        <w:rPr>
          <w:i/>
          <w:strike/>
          <w:color w:val="FF0000"/>
          <w:rPrChange w:id="2077" w:author="Tim Hallett" w:date="2015-01-28T09:34:00Z">
            <w:rPr>
              <w:i/>
              <w:color w:val="FF0000"/>
            </w:rPr>
          </w:rPrChange>
        </w:rPr>
        <w:t xml:space="preserve"> Confidential. Unpublished</w:t>
      </w:r>
      <w:r w:rsidR="00E52B39" w:rsidRPr="005E53E2">
        <w:rPr>
          <w:strike/>
          <w:rPrChange w:id="2078" w:author="Tim Hallett" w:date="2015-01-28T09:34:00Z">
            <w:rPr/>
          </w:rPrChange>
        </w:rPr>
        <w:t>].</w:t>
      </w:r>
    </w:p>
    <w:p w:rsidR="00C22FA6" w:rsidRPr="005E53E2" w:rsidRDefault="00C22FA6" w:rsidP="00686B32">
      <w:pPr>
        <w:pStyle w:val="normal0"/>
        <w:ind w:firstLine="720"/>
        <w:rPr>
          <w:strike/>
          <w:rPrChange w:id="2079" w:author="Tim Hallett" w:date="2015-01-28T09:34:00Z">
            <w:rPr/>
          </w:rPrChange>
        </w:rPr>
      </w:pPr>
    </w:p>
    <w:p w:rsidR="00E104C3" w:rsidRPr="005E53E2" w:rsidRDefault="00C22FA6" w:rsidP="00C04CD1">
      <w:pPr>
        <w:pStyle w:val="normal0"/>
        <w:ind w:firstLine="720"/>
        <w:rPr>
          <w:strike/>
          <w:rPrChange w:id="2080" w:author="Tim Hallett" w:date="2015-01-28T09:34:00Z">
            <w:rPr/>
          </w:rPrChange>
        </w:rPr>
      </w:pPr>
      <w:r w:rsidRPr="005E53E2">
        <w:rPr>
          <w:strike/>
          <w:rPrChange w:id="2081" w:author="Tim Hallett" w:date="2015-01-28T09:34:00Z">
            <w:rPr/>
          </w:rPrChange>
        </w:rPr>
        <w:t xml:space="preserve">Interestingly, the distribution of care experience among deceased individuals when </w:t>
      </w:r>
      <w:r w:rsidR="00ED536F" w:rsidRPr="005E53E2">
        <w:rPr>
          <w:strike/>
          <w:rPrChange w:id="2082" w:author="Tim Hallett" w:date="2015-01-28T09:34:00Z">
            <w:rPr/>
          </w:rPrChange>
        </w:rPr>
        <w:t xml:space="preserve">the combination </w:t>
      </w:r>
      <w:r w:rsidRPr="005E53E2">
        <w:rPr>
          <w:strike/>
          <w:rPrChange w:id="2083" w:author="Tim Hallett" w:date="2015-01-28T09:34:00Z">
            <w:rPr/>
          </w:rPrChange>
        </w:rPr>
        <w:t xml:space="preserve">of interventions </w:t>
      </w:r>
      <w:r w:rsidR="00745D86" w:rsidRPr="005E53E2">
        <w:rPr>
          <w:strike/>
          <w:rPrChange w:id="2084" w:author="Tim Hallett" w:date="2015-01-28T09:34:00Z">
            <w:rPr/>
          </w:rPrChange>
        </w:rPr>
        <w:t xml:space="preserve">was </w:t>
      </w:r>
      <w:r w:rsidR="00E9309E" w:rsidRPr="005E53E2">
        <w:rPr>
          <w:strike/>
          <w:rPrChange w:id="2085" w:author="Tim Hallett" w:date="2015-01-28T09:34:00Z">
            <w:rPr/>
          </w:rPrChange>
        </w:rPr>
        <w:t xml:space="preserve">compared </w:t>
      </w:r>
      <w:r w:rsidR="00ED536F" w:rsidRPr="005E53E2">
        <w:rPr>
          <w:strike/>
          <w:rPrChange w:id="2086" w:author="Tim Hallett" w:date="2015-01-28T09:34:00Z">
            <w:rPr/>
          </w:rPrChange>
        </w:rPr>
        <w:t>to</w:t>
      </w:r>
      <w:r w:rsidRPr="005E53E2">
        <w:rPr>
          <w:strike/>
          <w:rPrChange w:id="2087" w:author="Tim Hallett" w:date="2015-01-28T09:34:00Z">
            <w:rPr/>
          </w:rPrChange>
        </w:rPr>
        <w:t xml:space="preserve"> </w:t>
      </w:r>
      <w:r w:rsidR="00E9309E" w:rsidRPr="005E53E2">
        <w:rPr>
          <w:strike/>
          <w:rPrChange w:id="2088" w:author="Tim Hallett" w:date="2015-01-28T09:34:00Z">
            <w:rPr/>
          </w:rPrChange>
        </w:rPr>
        <w:t xml:space="preserve">a </w:t>
      </w:r>
      <w:r w:rsidRPr="005E53E2">
        <w:rPr>
          <w:strike/>
          <w:rPrChange w:id="2089" w:author="Tim Hallett" w:date="2015-01-28T09:34:00Z">
            <w:rPr/>
          </w:rPrChange>
        </w:rPr>
        <w:t xml:space="preserve">Universal Test &amp; Treat </w:t>
      </w:r>
      <w:r w:rsidR="00E9309E" w:rsidRPr="005E53E2">
        <w:rPr>
          <w:strike/>
          <w:rPrChange w:id="2090" w:author="Tim Hallett" w:date="2015-01-28T09:34:00Z">
            <w:rPr/>
          </w:rPrChange>
        </w:rPr>
        <w:t xml:space="preserve">strategy </w:t>
      </w:r>
      <w:r w:rsidRPr="005E53E2">
        <w:rPr>
          <w:strike/>
          <w:rPrChange w:id="2091" w:author="Tim Hallett" w:date="2015-01-28T09:34:00Z">
            <w:rPr/>
          </w:rPrChange>
        </w:rPr>
        <w:t>highlights</w:t>
      </w:r>
      <w:r w:rsidR="00E9309E" w:rsidRPr="005E53E2">
        <w:rPr>
          <w:strike/>
          <w:rPrChange w:id="2092" w:author="Tim Hallett" w:date="2015-01-28T09:34:00Z">
            <w:rPr/>
          </w:rPrChange>
        </w:rPr>
        <w:t>,</w:t>
      </w:r>
      <w:r w:rsidRPr="005E53E2">
        <w:rPr>
          <w:strike/>
          <w:rPrChange w:id="2093" w:author="Tim Hallett" w:date="2015-01-28T09:34:00Z">
            <w:rPr/>
          </w:rPrChange>
        </w:rPr>
        <w:t xml:space="preserve"> how both strategies significantly reduce</w:t>
      </w:r>
      <w:r w:rsidR="00745D86" w:rsidRPr="005E53E2">
        <w:rPr>
          <w:strike/>
          <w:rPrChange w:id="2094" w:author="Tim Hallett" w:date="2015-01-28T09:34:00Z">
            <w:rPr/>
          </w:rPrChange>
        </w:rPr>
        <w:t>d</w:t>
      </w:r>
      <w:r w:rsidRPr="005E53E2">
        <w:rPr>
          <w:strike/>
          <w:rPrChange w:id="2095" w:author="Tim Hallett" w:date="2015-01-28T09:34:00Z">
            <w:rPr/>
          </w:rPrChange>
        </w:rPr>
        <w:t xml:space="preserve"> HIV mortality</w:t>
      </w:r>
      <w:r w:rsidR="00347F2E" w:rsidRPr="005E53E2">
        <w:rPr>
          <w:strike/>
          <w:rPrChange w:id="2096" w:author="Tim Hallett" w:date="2015-01-28T09:34:00Z">
            <w:rPr/>
          </w:rPrChange>
        </w:rPr>
        <w:t xml:space="preserve"> in comparison to baseline,</w:t>
      </w:r>
      <w:r w:rsidRPr="005E53E2">
        <w:rPr>
          <w:strike/>
          <w:rPrChange w:id="2097" w:author="Tim Hallett" w:date="2015-01-28T09:34:00Z">
            <w:rPr/>
          </w:rPrChange>
        </w:rPr>
        <w:t xml:space="preserve"> but </w:t>
      </w:r>
      <w:r w:rsidR="00770CB9" w:rsidRPr="005E53E2">
        <w:rPr>
          <w:strike/>
          <w:rPrChange w:id="2098" w:author="Tim Hallett" w:date="2015-01-28T09:34:00Z">
            <w:rPr/>
          </w:rPrChange>
        </w:rPr>
        <w:t xml:space="preserve">through different </w:t>
      </w:r>
      <w:proofErr w:type="gramStart"/>
      <w:r w:rsidR="003A3FD3" w:rsidRPr="005E53E2">
        <w:rPr>
          <w:strike/>
          <w:rPrChange w:id="2099" w:author="Tim Hallett" w:date="2015-01-28T09:34:00Z">
            <w:rPr/>
          </w:rPrChange>
        </w:rPr>
        <w:t>mechanisms</w:t>
      </w:r>
      <w:r w:rsidR="00770CB9" w:rsidRPr="005E53E2">
        <w:rPr>
          <w:strike/>
          <w:rPrChange w:id="2100" w:author="Tim Hallett" w:date="2015-01-28T09:34:00Z">
            <w:rPr/>
          </w:rPrChange>
        </w:rPr>
        <w:t>(</w:t>
      </w:r>
      <w:proofErr w:type="gramEnd"/>
      <w:r w:rsidR="00770CB9" w:rsidRPr="005E53E2">
        <w:rPr>
          <w:strike/>
          <w:rPrChange w:id="2101" w:author="Tim Hallett" w:date="2015-01-28T09:34:00Z">
            <w:rPr/>
          </w:rPrChange>
        </w:rPr>
        <w:t xml:space="preserve">figure </w:t>
      </w:r>
      <w:r w:rsidR="00DE71B5" w:rsidRPr="005E53E2">
        <w:rPr>
          <w:strike/>
          <w:rPrChange w:id="2102" w:author="Tim Hallett" w:date="2015-01-28T09:34:00Z">
            <w:rPr/>
          </w:rPrChange>
        </w:rPr>
        <w:t>4</w:t>
      </w:r>
      <w:r w:rsidR="00770CB9" w:rsidRPr="005E53E2">
        <w:rPr>
          <w:strike/>
          <w:rPrChange w:id="2103" w:author="Tim Hallett" w:date="2015-01-28T09:34:00Z">
            <w:rPr/>
          </w:rPrChange>
        </w:rPr>
        <w:t>).</w:t>
      </w:r>
      <w:r w:rsidR="000701E1" w:rsidRPr="005E53E2">
        <w:rPr>
          <w:strike/>
          <w:rPrChange w:id="2104" w:author="Tim Hallett" w:date="2015-01-28T09:34:00Z">
            <w:rPr/>
          </w:rPrChange>
        </w:rPr>
        <w:t xml:space="preserve"> We see that the combination of interventions </w:t>
      </w:r>
      <w:r w:rsidR="009B6972" w:rsidRPr="005E53E2">
        <w:rPr>
          <w:strike/>
          <w:rPrChange w:id="2105" w:author="Tim Hallett" w:date="2015-01-28T09:34:00Z">
            <w:rPr/>
          </w:rPrChange>
        </w:rPr>
        <w:t>was</w:t>
      </w:r>
      <w:r w:rsidR="000701E1" w:rsidRPr="005E53E2">
        <w:rPr>
          <w:strike/>
          <w:rPrChange w:id="2106"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2107" w:author="Tim Hallett" w:date="2015-01-28T09:34:00Z">
            <w:rPr/>
          </w:rPrChange>
        </w:rPr>
        <w:t>,</w:t>
      </w:r>
      <w:r w:rsidR="000701E1" w:rsidRPr="005E53E2">
        <w:rPr>
          <w:strike/>
          <w:rPrChange w:id="2108" w:author="Tim Hallett" w:date="2015-01-28T09:34:00Z">
            <w:rPr/>
          </w:rPrChange>
        </w:rPr>
        <w:t xml:space="preserve"> without being diagnosed</w:t>
      </w:r>
      <w:r w:rsidR="002246D7" w:rsidRPr="005E53E2">
        <w:rPr>
          <w:strike/>
          <w:rPrChange w:id="2109" w:author="Tim Hallett" w:date="2015-01-28T09:34:00Z">
            <w:rPr/>
          </w:rPrChange>
        </w:rPr>
        <w:t>,</w:t>
      </w:r>
      <w:r w:rsidR="000701E1" w:rsidRPr="005E53E2">
        <w:rPr>
          <w:strike/>
          <w:rPrChange w:id="2110" w:author="Tim Hallett" w:date="2015-01-28T09:34:00Z">
            <w:rPr/>
          </w:rPrChange>
        </w:rPr>
        <w:t xml:space="preserve"> to the baseline scenario.</w:t>
      </w:r>
      <w:r w:rsidR="0022518A" w:rsidRPr="005E53E2">
        <w:rPr>
          <w:strike/>
          <w:rPrChange w:id="2111"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2112" w:author="Tim Hallett" w:date="2015-01-28T09:34:00Z">
            <w:rPr/>
          </w:rPrChange>
        </w:rPr>
        <w:t>;</w:t>
      </w:r>
      <w:r w:rsidR="00327F22" w:rsidRPr="005E53E2">
        <w:rPr>
          <w:strike/>
          <w:rPrChange w:id="2113" w:author="Tim Hallett" w:date="2015-01-28T09:34:00Z">
            <w:rPr/>
          </w:rPrChange>
        </w:rPr>
        <w:t xml:space="preserve"> with the vast majority (51%) lost from ART care before death.</w:t>
      </w:r>
      <w:r w:rsidR="00975BB8" w:rsidRPr="005E53E2">
        <w:rPr>
          <w:strike/>
          <w:rPrChange w:id="2114" w:author="Tim Hallett" w:date="2015-01-28T09:34:00Z">
            <w:rPr/>
          </w:rPrChange>
        </w:rPr>
        <w:t xml:space="preserve"> Therefore, the total person-time spent on ART</w:t>
      </w:r>
      <w:r w:rsidR="00B119F2" w:rsidRPr="005E53E2">
        <w:rPr>
          <w:strike/>
          <w:rPrChange w:id="2115" w:author="Tim Hallett" w:date="2015-01-28T09:34:00Z">
            <w:rPr/>
          </w:rPrChange>
        </w:rPr>
        <w:t xml:space="preserve"> </w:t>
      </w:r>
      <w:r w:rsidR="00975BB8" w:rsidRPr="005E53E2">
        <w:rPr>
          <w:strike/>
          <w:rPrChange w:id="2116" w:author="Tim Hallett" w:date="2015-01-28T09:34:00Z">
            <w:rPr/>
          </w:rPrChange>
        </w:rPr>
        <w:t>by individuals in the Universal Test &amp; Treat intervention exceed</w:t>
      </w:r>
      <w:r w:rsidR="00920268" w:rsidRPr="005E53E2">
        <w:rPr>
          <w:strike/>
          <w:rPrChange w:id="2117" w:author="Tim Hallett" w:date="2015-01-28T09:34:00Z">
            <w:rPr/>
          </w:rPrChange>
        </w:rPr>
        <w:t>ed</w:t>
      </w:r>
      <w:r w:rsidR="00975BB8" w:rsidRPr="005E53E2">
        <w:rPr>
          <w:strike/>
          <w:rPrChange w:id="2118" w:author="Tim Hallett" w:date="2015-01-28T09:34:00Z">
            <w:rPr/>
          </w:rPrChange>
        </w:rPr>
        <w:t xml:space="preserve"> that of individuals in the combination intervention scenario, this is reflected by the increased cost of Universal Test &amp; Treat and the larger proportion of cost t</w:t>
      </w:r>
      <w:r w:rsidR="009C303D" w:rsidRPr="005E53E2">
        <w:rPr>
          <w:strike/>
          <w:rPrChange w:id="2119"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2120" w:author="Tim Hallett" w:date="2015-01-28T09:34:00Z">
            <w:rPr/>
          </w:rPrChange>
        </w:rPr>
        <w:fldChar w:fldCharType="begin"/>
      </w:r>
      <w:r w:rsidR="009C303D" w:rsidRPr="005E53E2">
        <w:rPr>
          <w:strike/>
          <w:rPrChange w:id="2121" w:author="Tim Hallett" w:date="2015-01-28T09:34:00Z">
            <w:rPr/>
          </w:rPrChange>
        </w:rPr>
        <w:instrText xml:space="preserve"> ADDIN PAPERS2_CITATIONS &lt;citation&gt;&lt;uuid&gt;612935C1-9E65-49EB-88AF-708CD6CC06FD&lt;/uuid&gt;&lt;priority&gt;0&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2122" w:author="Tim Hallett" w:date="2015-01-28T09:34:00Z">
            <w:rPr/>
          </w:rPrChange>
        </w:rPr>
        <w:fldChar w:fldCharType="separate"/>
      </w:r>
      <w:r w:rsidR="009C303D" w:rsidRPr="005E53E2">
        <w:rPr>
          <w:strike/>
          <w:lang w:val="en-US"/>
          <w:rPrChange w:id="2123" w:author="Tim Hallett" w:date="2015-01-28T09:34:00Z">
            <w:rPr>
              <w:lang w:val="en-US"/>
            </w:rPr>
          </w:rPrChange>
        </w:rPr>
        <w:t>{Oyugi:2007fs}</w:t>
      </w:r>
      <w:r w:rsidR="009C303D" w:rsidRPr="005E53E2">
        <w:rPr>
          <w:strike/>
          <w:rPrChange w:id="2124" w:author="Tim Hallett" w:date="2015-01-28T09:34:00Z">
            <w:rPr/>
          </w:rPrChange>
        </w:rPr>
        <w:fldChar w:fldCharType="end"/>
      </w:r>
      <w:r w:rsidR="009C303D" w:rsidRPr="005E53E2">
        <w:rPr>
          <w:strike/>
          <w:rPrChange w:id="2125" w:author="Tim Hallett" w:date="2015-01-28T09:34:00Z">
            <w:rPr/>
          </w:rPrChange>
        </w:rPr>
        <w:t xml:space="preserve">. </w:t>
      </w:r>
      <w:r w:rsidR="00817A72" w:rsidRPr="005E53E2">
        <w:rPr>
          <w:strike/>
          <w:rPrChange w:id="2126" w:author="Tim Hallett" w:date="2015-01-28T09:34:00Z">
            <w:rPr/>
          </w:rPrChange>
        </w:rPr>
        <w:t>An alternative category of interventions recently hypothesised</w:t>
      </w:r>
      <w:r w:rsidR="00D92572" w:rsidRPr="005E53E2">
        <w:rPr>
          <w:strike/>
          <w:rPrChange w:id="2127" w:author="Tim Hallett" w:date="2015-01-28T09:34:00Z">
            <w:rPr/>
          </w:rPrChange>
        </w:rPr>
        <w:t xml:space="preserve"> to improve patient outcomes and reduce costs,</w:t>
      </w:r>
      <w:r w:rsidR="00817A72" w:rsidRPr="005E53E2">
        <w:rPr>
          <w:strike/>
          <w:rPrChange w:id="2128" w:author="Tim Hallett" w:date="2015-01-28T09:34:00Z">
            <w:rPr/>
          </w:rPrChange>
        </w:rPr>
        <w:t xml:space="preserve"> is that of tiered care, </w:t>
      </w:r>
      <w:r w:rsidR="00DF1288" w:rsidRPr="005E53E2">
        <w:rPr>
          <w:strike/>
          <w:rPrChange w:id="2129" w:author="Tim Hallett" w:date="2015-01-28T09:34:00Z">
            <w:rPr/>
          </w:rPrChange>
        </w:rPr>
        <w:t>using patient strata to determine the provision of care services</w:t>
      </w:r>
      <w:r w:rsidR="008735E2" w:rsidRPr="005E53E2">
        <w:rPr>
          <w:strike/>
          <w:rPrChange w:id="2130" w:author="Tim Hallett" w:date="2015-01-28T09:34:00Z">
            <w:rPr/>
          </w:rPrChange>
        </w:rPr>
        <w:t>.</w:t>
      </w:r>
      <w:r w:rsidR="006C0DB6" w:rsidRPr="005E53E2">
        <w:rPr>
          <w:strike/>
          <w:rPrChange w:id="2131" w:author="Tim Hallett" w:date="2015-01-28T09:34:00Z">
            <w:rPr/>
          </w:rPrChange>
        </w:rPr>
        <w:t xml:space="preserve"> </w:t>
      </w:r>
      <w:r w:rsidR="003D7107" w:rsidRPr="005E53E2">
        <w:rPr>
          <w:strike/>
          <w:rPrChange w:id="2132" w:author="Tim Hallett" w:date="2015-01-28T09:34:00Z">
            <w:rPr/>
          </w:rPrChange>
        </w:rPr>
        <w:t xml:space="preserve">For example, </w:t>
      </w:r>
      <w:proofErr w:type="spellStart"/>
      <w:r w:rsidR="00DF1288" w:rsidRPr="005E53E2">
        <w:rPr>
          <w:strike/>
          <w:rPrChange w:id="2133" w:author="Tim Hallett" w:date="2015-01-28T09:34:00Z">
            <w:rPr/>
          </w:rPrChange>
        </w:rPr>
        <w:t>Babigumira</w:t>
      </w:r>
      <w:proofErr w:type="spellEnd"/>
      <w:r w:rsidR="00DF1288" w:rsidRPr="005E53E2">
        <w:rPr>
          <w:strike/>
          <w:rPrChange w:id="2134" w:author="Tim Hallett" w:date="2015-01-28T09:34:00Z">
            <w:rPr/>
          </w:rPrChange>
        </w:rPr>
        <w:t xml:space="preserve"> </w:t>
      </w:r>
      <w:r w:rsidR="00DF1288" w:rsidRPr="005E53E2">
        <w:rPr>
          <w:i/>
          <w:strike/>
          <w:rPrChange w:id="2135" w:author="Tim Hallett" w:date="2015-01-28T09:34:00Z">
            <w:rPr>
              <w:i/>
            </w:rPr>
          </w:rPrChange>
        </w:rPr>
        <w:t>et al.</w:t>
      </w:r>
      <w:r w:rsidR="00DF1288" w:rsidRPr="005E53E2">
        <w:rPr>
          <w:strike/>
          <w:rPrChange w:id="2136" w:author="Tim Hallett" w:date="2015-01-28T09:34:00Z">
            <w:rPr/>
          </w:rPrChange>
        </w:rPr>
        <w:t xml:space="preserve"> (2011), </w:t>
      </w:r>
      <w:r w:rsidR="003D7107" w:rsidRPr="005E53E2">
        <w:rPr>
          <w:strike/>
          <w:rPrChange w:id="2137" w:author="Tim Hallett" w:date="2015-01-28T09:34:00Z">
            <w:rPr/>
          </w:rPrChange>
        </w:rPr>
        <w:t xml:space="preserve">implementing a </w:t>
      </w:r>
      <w:r w:rsidR="00DF1288" w:rsidRPr="005E53E2">
        <w:rPr>
          <w:strike/>
          <w:rPrChange w:id="2138" w:author="Tim Hallett" w:date="2015-01-28T09:34:00Z">
            <w:rPr/>
          </w:rPrChange>
        </w:rPr>
        <w:t>task-shifting intervention for eligible patients at an HIV clinic in Kampala, Uganda</w:t>
      </w:r>
      <w:r w:rsidR="00DF1288" w:rsidRPr="005E53E2">
        <w:rPr>
          <w:strike/>
          <w:rPrChange w:id="2139" w:author="Tim Hallett" w:date="2015-01-28T09:34:00Z">
            <w:rPr/>
          </w:rPrChange>
        </w:rPr>
        <w:fldChar w:fldCharType="begin"/>
      </w:r>
      <w:r w:rsidR="00DF1288" w:rsidRPr="005E53E2">
        <w:rPr>
          <w:strike/>
          <w:rPrChange w:id="2140" w:author="Tim Hallett" w:date="2015-01-28T09:34:00Z">
            <w:rPr/>
          </w:rPrChange>
        </w:rPr>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141" w:author="Tim Hallett" w:date="2015-01-28T09:34:00Z">
            <w:rPr/>
          </w:rPrChange>
        </w:rPr>
        <w:fldChar w:fldCharType="separate"/>
      </w:r>
      <w:r w:rsidR="00DF1288" w:rsidRPr="005E53E2">
        <w:rPr>
          <w:strike/>
          <w:lang w:val="en-US"/>
          <w:rPrChange w:id="2142" w:author="Tim Hallett" w:date="2015-01-28T09:34:00Z">
            <w:rPr>
              <w:lang w:val="en-US"/>
            </w:rPr>
          </w:rPrChange>
        </w:rPr>
        <w:t>{Babigumira:2011gg}</w:t>
      </w:r>
      <w:r w:rsidR="00DF1288" w:rsidRPr="005E53E2">
        <w:rPr>
          <w:strike/>
          <w:rPrChange w:id="2143" w:author="Tim Hallett" w:date="2015-01-28T09:34:00Z">
            <w:rPr/>
          </w:rPrChange>
        </w:rPr>
        <w:fldChar w:fldCharType="end"/>
      </w:r>
      <w:r w:rsidR="00DF1288" w:rsidRPr="005E53E2">
        <w:rPr>
          <w:strike/>
          <w:rPrChange w:id="2144" w:author="Tim Hallett" w:date="2015-01-28T09:34:00Z">
            <w:rPr/>
          </w:rPrChange>
        </w:rPr>
        <w:t>. Eligibility criteria</w:t>
      </w:r>
      <w:r w:rsidR="00D92572" w:rsidRPr="005E53E2">
        <w:rPr>
          <w:strike/>
          <w:rPrChange w:id="2145" w:author="Tim Hallett" w:date="2015-01-28T09:34:00Z">
            <w:rPr/>
          </w:rPrChange>
        </w:rPr>
        <w:t xml:space="preserve"> </w:t>
      </w:r>
      <w:r w:rsidR="00DF1288" w:rsidRPr="005E53E2">
        <w:rPr>
          <w:strike/>
          <w:rPrChange w:id="2146" w:author="Tim Hallett" w:date="2015-01-28T09:34:00Z">
            <w:rPr/>
          </w:rPrChange>
        </w:rPr>
        <w:t xml:space="preserve">selected adherent, healthy </w:t>
      </w:r>
      <w:r w:rsidR="00D92572" w:rsidRPr="005E53E2">
        <w:rPr>
          <w:strike/>
          <w:rPrChange w:id="2147" w:author="Tim Hallett" w:date="2015-01-28T09:34:00Z">
            <w:rPr/>
          </w:rPrChange>
        </w:rPr>
        <w:t xml:space="preserve">randomised </w:t>
      </w:r>
      <w:r w:rsidR="00DF1288" w:rsidRPr="005E53E2">
        <w:rPr>
          <w:strike/>
          <w:rPrChange w:id="2148"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2149" w:author="Tim Hallett" w:date="2015-01-28T09:34:00Z">
            <w:rPr/>
          </w:rPrChange>
        </w:rPr>
        <w:fldChar w:fldCharType="begin"/>
      </w:r>
      <w:r w:rsidR="00DF1288" w:rsidRPr="005E53E2">
        <w:rPr>
          <w:strike/>
          <w:rPrChange w:id="2150" w:author="Tim Hallett" w:date="2015-01-28T09:34:00Z">
            <w:rPr/>
          </w:rPrChange>
        </w:rPr>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2151" w:author="Tim Hallett" w:date="2015-01-28T09:34:00Z">
            <w:rPr/>
          </w:rPrChange>
        </w:rPr>
        <w:fldChar w:fldCharType="separate"/>
      </w:r>
      <w:r w:rsidR="00DF1288" w:rsidRPr="005E53E2">
        <w:rPr>
          <w:strike/>
          <w:lang w:val="en-US"/>
          <w:rPrChange w:id="2152" w:author="Tim Hallett" w:date="2015-01-28T09:34:00Z">
            <w:rPr>
              <w:lang w:val="en-US"/>
            </w:rPr>
          </w:rPrChange>
        </w:rPr>
        <w:t>{Babigumira:2011gg}</w:t>
      </w:r>
      <w:r w:rsidR="00DF1288" w:rsidRPr="005E53E2">
        <w:rPr>
          <w:strike/>
          <w:rPrChange w:id="2153" w:author="Tim Hallett" w:date="2015-01-28T09:34:00Z">
            <w:rPr/>
          </w:rPrChange>
        </w:rPr>
        <w:fldChar w:fldCharType="end"/>
      </w:r>
      <w:r w:rsidR="00DF1288" w:rsidRPr="005E53E2">
        <w:rPr>
          <w:strike/>
          <w:rPrChange w:id="2154" w:author="Tim Hallett" w:date="2015-01-28T09:34:00Z">
            <w:rPr/>
          </w:rPrChange>
        </w:rPr>
        <w:t xml:space="preserve">. This type of tiered intervention, selecting adherent patients to be monitored more infrequently, illustrates how care can </w:t>
      </w:r>
      <w:r w:rsidR="00D92572" w:rsidRPr="005E53E2">
        <w:rPr>
          <w:strike/>
          <w:rPrChange w:id="2155" w:author="Tim Hallett" w:date="2015-01-28T09:34:00Z">
            <w:rPr/>
          </w:rPrChange>
        </w:rPr>
        <w:t>be stratified between patients.</w:t>
      </w:r>
    </w:p>
    <w:p w:rsidR="00727013" w:rsidRPr="005E53E2" w:rsidRDefault="00727013" w:rsidP="0086036A">
      <w:pPr>
        <w:pStyle w:val="normal0"/>
        <w:rPr>
          <w:strike/>
          <w:rPrChange w:id="2156" w:author="Tim Hallett" w:date="2015-01-28T09:34:00Z">
            <w:rPr/>
          </w:rPrChange>
        </w:rPr>
      </w:pPr>
    </w:p>
    <w:p w:rsidR="001363E9" w:rsidRPr="005E53E2" w:rsidRDefault="00D17502" w:rsidP="009F1741">
      <w:pPr>
        <w:pStyle w:val="normal0"/>
        <w:rPr>
          <w:strike/>
          <w:rPrChange w:id="2157" w:author="Tim Hallett" w:date="2015-01-28T09:34:00Z">
            <w:rPr/>
          </w:rPrChange>
        </w:rPr>
      </w:pPr>
      <w:commentRangeStart w:id="2158"/>
      <w:r w:rsidRPr="005E53E2">
        <w:rPr>
          <w:strike/>
          <w:rPrChange w:id="2159" w:author="Tim Hallett" w:date="2015-01-28T09:34:00Z">
            <w:rPr/>
          </w:rPrChange>
        </w:rPr>
        <w:tab/>
        <w:t xml:space="preserve">The motivating stimuli </w:t>
      </w:r>
      <w:r w:rsidR="0005462D" w:rsidRPr="005E53E2">
        <w:rPr>
          <w:strike/>
          <w:rPrChange w:id="2160" w:author="Tim Hallett" w:date="2015-01-28T09:34:00Z">
            <w:rPr/>
          </w:rPrChange>
        </w:rPr>
        <w:t>driving</w:t>
      </w:r>
      <w:r w:rsidRPr="005E53E2">
        <w:rPr>
          <w:strike/>
          <w:rPrChange w:id="2161" w:author="Tim Hallett" w:date="2015-01-28T09:34:00Z">
            <w:rPr/>
          </w:rPrChange>
        </w:rPr>
        <w:t xml:space="preserve"> </w:t>
      </w:r>
      <w:r w:rsidR="00D22909" w:rsidRPr="005E53E2">
        <w:rPr>
          <w:strike/>
          <w:rPrChange w:id="2162" w:author="Tim Hallett" w:date="2015-01-28T09:34:00Z">
            <w:rPr/>
          </w:rPrChange>
        </w:rPr>
        <w:t>HIV-infected individuals</w:t>
      </w:r>
      <w:r w:rsidRPr="005E53E2">
        <w:rPr>
          <w:strike/>
          <w:rPrChange w:id="2163" w:author="Tim Hallett" w:date="2015-01-28T09:34:00Z">
            <w:rPr/>
          </w:rPrChange>
        </w:rPr>
        <w:t xml:space="preserve"> to seek care are not </w:t>
      </w:r>
      <w:r w:rsidR="00D22909" w:rsidRPr="005E53E2">
        <w:rPr>
          <w:strike/>
          <w:rPrChange w:id="2164" w:author="Tim Hallett" w:date="2015-01-28T09:34:00Z">
            <w:rPr/>
          </w:rPrChange>
        </w:rPr>
        <w:t xml:space="preserve">yet </w:t>
      </w:r>
      <w:r w:rsidRPr="005E53E2">
        <w:rPr>
          <w:strike/>
          <w:rPrChange w:id="2165" w:author="Tim Hallett" w:date="2015-01-28T09:34:00Z">
            <w:rPr/>
          </w:rPrChange>
        </w:rPr>
        <w:t>fully understood.</w:t>
      </w:r>
      <w:r w:rsidR="00D22909" w:rsidRPr="005E53E2">
        <w:rPr>
          <w:strike/>
          <w:rPrChange w:id="2166" w:author="Tim Hallett" w:date="2015-01-28T09:34:00Z">
            <w:rPr/>
          </w:rPrChange>
        </w:rPr>
        <w:t xml:space="preserve"> </w:t>
      </w:r>
      <w:r w:rsidR="00F62E51" w:rsidRPr="005E53E2">
        <w:rPr>
          <w:strike/>
          <w:rPrChange w:id="2167" w:author="Tim Hallett" w:date="2015-01-28T09:34:00Z">
            <w:rPr/>
          </w:rPrChange>
        </w:rPr>
        <w:t>With</w:t>
      </w:r>
      <w:r w:rsidR="00D22909" w:rsidRPr="005E53E2">
        <w:rPr>
          <w:strike/>
          <w:rPrChange w:id="2168" w:author="Tim Hallett" w:date="2015-01-28T09:34:00Z">
            <w:rPr/>
          </w:rPrChange>
        </w:rPr>
        <w:t xml:space="preserve"> progress </w:t>
      </w:r>
      <w:r w:rsidR="00F62E51" w:rsidRPr="005E53E2">
        <w:rPr>
          <w:strike/>
          <w:rPrChange w:id="2169" w:author="Tim Hallett" w:date="2015-01-28T09:34:00Z">
            <w:rPr/>
          </w:rPrChange>
        </w:rPr>
        <w:t xml:space="preserve">being </w:t>
      </w:r>
      <w:r w:rsidR="00D22909" w:rsidRPr="005E53E2">
        <w:rPr>
          <w:strike/>
          <w:rPrChange w:id="2170" w:author="Tim Hallett" w:date="2015-01-28T09:34:00Z">
            <w:rPr/>
          </w:rPrChange>
        </w:rPr>
        <w:t xml:space="preserve">made in other </w:t>
      </w:r>
      <w:proofErr w:type="gramStart"/>
      <w:r w:rsidR="00D22909" w:rsidRPr="005E53E2">
        <w:rPr>
          <w:strike/>
          <w:rPrChange w:id="2171" w:author="Tim Hallett" w:date="2015-01-28T09:34:00Z">
            <w:rPr/>
          </w:rPrChange>
        </w:rPr>
        <w:t>fields{</w:t>
      </w:r>
      <w:proofErr w:type="gramEnd"/>
      <w:r w:rsidR="00D22909" w:rsidRPr="005E53E2">
        <w:rPr>
          <w:strike/>
          <w:rPrChange w:id="2172" w:author="Tim Hallett" w:date="2015-01-28T09:34:00Z">
            <w:rPr/>
          </w:rPrChange>
        </w:rPr>
        <w:t>Buregyeya:2011fi, Salaniponi:2000tc, Pronyk:2001uk},</w:t>
      </w:r>
      <w:r w:rsidR="00F62E51" w:rsidRPr="005E53E2">
        <w:rPr>
          <w:strike/>
          <w:rPrChange w:id="2173" w:author="Tim Hallett" w:date="2015-01-28T09:34:00Z">
            <w:rPr/>
          </w:rPrChange>
        </w:rPr>
        <w:t xml:space="preserve"> it is hoped that new insights into HIV health-care seeking behaviour will follow</w:t>
      </w:r>
      <w:r w:rsidR="009A1BF9" w:rsidRPr="005E53E2">
        <w:rPr>
          <w:strike/>
          <w:rPrChange w:id="2174" w:author="Tim Hallett" w:date="2015-01-28T09:34:00Z">
            <w:rPr/>
          </w:rPrChange>
        </w:rPr>
        <w:t>{Burns:2014jz}</w:t>
      </w:r>
      <w:r w:rsidR="00F62E51" w:rsidRPr="005E53E2">
        <w:rPr>
          <w:strike/>
          <w:rPrChange w:id="2175" w:author="Tim Hallett" w:date="2015-01-28T09:34:00Z">
            <w:rPr/>
          </w:rPrChange>
        </w:rPr>
        <w:t>.</w:t>
      </w:r>
      <w:commentRangeEnd w:id="2158"/>
      <w:r w:rsidR="00D91055" w:rsidRPr="005E53E2">
        <w:rPr>
          <w:rStyle w:val="CommentReference"/>
          <w:strike/>
          <w:rPrChange w:id="2176" w:author="Tim Hallett" w:date="2015-01-28T09:34:00Z">
            <w:rPr>
              <w:rStyle w:val="CommentReference"/>
            </w:rPr>
          </w:rPrChange>
        </w:rPr>
        <w:commentReference w:id="2158"/>
      </w:r>
      <w:r w:rsidR="00AE1406" w:rsidRPr="005E53E2">
        <w:rPr>
          <w:strike/>
          <w:rPrChange w:id="2177" w:author="Tim Hallett" w:date="2015-01-28T09:34:00Z">
            <w:rPr/>
          </w:rPrChange>
        </w:rPr>
        <w:t xml:space="preserve"> </w:t>
      </w:r>
      <w:r w:rsidR="009C6E59" w:rsidRPr="005E53E2">
        <w:rPr>
          <w:strike/>
          <w:rPrChange w:id="2178" w:author="Tim Hallett" w:date="2015-01-28T09:34:00Z">
            <w:rPr/>
          </w:rPrChange>
        </w:rPr>
        <w:t xml:space="preserve">Furthermore, the </w:t>
      </w:r>
      <w:proofErr w:type="spellStart"/>
      <w:r w:rsidR="009C6E59" w:rsidRPr="005E53E2">
        <w:rPr>
          <w:strike/>
          <w:rPrChange w:id="2179" w:author="Tim Hallett" w:date="2015-01-28T09:34:00Z">
            <w:rPr/>
          </w:rPrChange>
        </w:rPr>
        <w:t>generalisability</w:t>
      </w:r>
      <w:proofErr w:type="spellEnd"/>
      <w:r w:rsidR="009C6E59" w:rsidRPr="005E53E2">
        <w:rPr>
          <w:strike/>
          <w:rPrChange w:id="2180" w:author="Tim Hallett" w:date="2015-01-28T09:34:00Z">
            <w:rPr/>
          </w:rPrChange>
        </w:rPr>
        <w:t xml:space="preserve"> of these results to other settings remains undetermined; but for progress to be made in assessing the current state of care along with strategies to resolve deficiencies, individual-level longitudinal data</w:t>
      </w:r>
      <w:r w:rsidR="009A1BF9" w:rsidRPr="005E53E2">
        <w:rPr>
          <w:strike/>
          <w:rPrChange w:id="2181" w:author="Tim Hallett" w:date="2015-01-28T09:34:00Z">
            <w:rPr/>
          </w:rPrChange>
        </w:rPr>
        <w:t xml:space="preserve"> similar to data provided by AMPATH will be required.</w:t>
      </w:r>
      <w:r w:rsidR="00F31908" w:rsidRPr="005E53E2">
        <w:rPr>
          <w:strike/>
          <w:rPrChange w:id="2182" w:author="Tim Hallett" w:date="2015-01-28T09:34:00Z">
            <w:rPr/>
          </w:rPrChange>
        </w:rPr>
        <w:t xml:space="preserve"> </w:t>
      </w:r>
      <w:r w:rsidR="001363E9" w:rsidRPr="005E53E2">
        <w:rPr>
          <w:strike/>
          <w:rPrChange w:id="2183"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2184" w:author="Tim Hallett" w:date="2015-01-28T09:34:00Z">
            <w:rPr/>
          </w:rPrChange>
        </w:rPr>
        <w:t xml:space="preserve"> to distribute intervention implementation over time </w:t>
      </w:r>
      <w:r w:rsidR="00F31908" w:rsidRPr="005E53E2">
        <w:rPr>
          <w:strike/>
          <w:rPrChange w:id="2185" w:author="Tim Hallett" w:date="2015-01-28T09:34:00Z">
            <w:rPr/>
          </w:rPrChange>
        </w:rPr>
        <w:t xml:space="preserve">as part of a </w:t>
      </w:r>
      <w:r w:rsidR="00646197" w:rsidRPr="005E53E2">
        <w:rPr>
          <w:strike/>
          <w:rPrChange w:id="2186" w:author="Tim Hallett" w:date="2015-01-28T09:34:00Z">
            <w:rPr/>
          </w:rPrChange>
        </w:rPr>
        <w:t>graded response.</w:t>
      </w:r>
      <w:r w:rsidR="00F31908" w:rsidRPr="005E53E2">
        <w:rPr>
          <w:strike/>
          <w:rPrChange w:id="2187" w:author="Tim Hallett" w:date="2015-01-28T09:34:00Z">
            <w:rPr/>
          </w:rPrChange>
        </w:rPr>
        <w:t xml:space="preserve"> Finally, </w:t>
      </w:r>
      <w:r w:rsidR="00AD609A" w:rsidRPr="005E53E2">
        <w:rPr>
          <w:strike/>
          <w:rPrChange w:id="2188"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rsidR="004833E2" w:rsidRPr="005E53E2" w:rsidRDefault="004833E2" w:rsidP="004833E2">
      <w:pPr>
        <w:pStyle w:val="normal0"/>
        <w:rPr>
          <w:strike/>
          <w:rPrChange w:id="2189" w:author="Tim Hallett" w:date="2015-01-28T09:34:00Z">
            <w:rPr/>
          </w:rPrChange>
        </w:rPr>
      </w:pPr>
    </w:p>
    <w:p w:rsidR="004833E2" w:rsidRPr="005E53E2" w:rsidRDefault="004833E2" w:rsidP="004833E2">
      <w:pPr>
        <w:pStyle w:val="normal0"/>
        <w:ind w:firstLine="720"/>
        <w:rPr>
          <w:strike/>
          <w:rPrChange w:id="2190" w:author="Tim Hallett" w:date="2015-01-28T09:34:00Z">
            <w:rPr/>
          </w:rPrChange>
        </w:rPr>
      </w:pPr>
      <w:r w:rsidRPr="005E53E2">
        <w:rPr>
          <w:strike/>
          <w:rPrChange w:id="2191"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2192" w:author="Tim Hallett" w:date="2015-01-28T09:34:00Z">
            <w:rPr/>
          </w:rPrChange>
        </w:rPr>
        <w:t>were</w:t>
      </w:r>
      <w:r w:rsidRPr="005E53E2">
        <w:rPr>
          <w:strike/>
          <w:rPrChange w:id="2193" w:author="Tim Hallett" w:date="2015-01-28T09:34:00Z">
            <w:rPr/>
          </w:rPrChange>
        </w:rPr>
        <w:t xml:space="preserve"> highly impactful, losses from care </w:t>
      </w:r>
      <w:r w:rsidR="00F64F4D" w:rsidRPr="005E53E2">
        <w:rPr>
          <w:strike/>
          <w:rPrChange w:id="2194" w:author="Tim Hallett" w:date="2015-01-28T09:34:00Z">
            <w:rPr/>
          </w:rPrChange>
        </w:rPr>
        <w:t>occurred</w:t>
      </w:r>
      <w:r w:rsidRPr="005E53E2">
        <w:rPr>
          <w:strike/>
          <w:rPrChange w:id="2195" w:author="Tim Hallett" w:date="2015-01-28T09:34:00Z">
            <w:rPr/>
          </w:rPrChange>
        </w:rPr>
        <w:t xml:space="preserve"> throughout</w:t>
      </w:r>
      <w:r w:rsidR="005E690B" w:rsidRPr="005E53E2">
        <w:rPr>
          <w:strike/>
          <w:rPrChange w:id="2196" w:author="Tim Hallett" w:date="2015-01-28T09:34:00Z">
            <w:rPr/>
          </w:rPrChange>
        </w:rPr>
        <w:t>,</w:t>
      </w:r>
      <w:r w:rsidRPr="005E53E2">
        <w:rPr>
          <w:strike/>
          <w:rPrChange w:id="2197"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rsidR="00B63212" w:rsidRDefault="00B63212">
      <w:pPr>
        <w:pStyle w:val="Heading1"/>
        <w:contextualSpacing w:val="0"/>
      </w:pPr>
    </w:p>
    <w:p w:rsidR="00B63212" w:rsidRDefault="00B63212">
      <w:pPr>
        <w:pStyle w:val="Heading1"/>
        <w:contextualSpacing w:val="0"/>
      </w:pPr>
    </w:p>
    <w:p w:rsidR="00B63212" w:rsidRDefault="00B63212">
      <w:pPr>
        <w:pStyle w:val="Heading1"/>
        <w:contextualSpacing w:val="0"/>
      </w:pPr>
    </w:p>
    <w:p w:rsidR="00B63212" w:rsidRDefault="00B63212">
      <w:pPr>
        <w:pStyle w:val="Heading1"/>
        <w:contextualSpacing w:val="0"/>
      </w:pPr>
    </w:p>
    <w:p w:rsidR="00B63212" w:rsidRDefault="00B63212">
      <w:pPr>
        <w:pStyle w:val="Heading1"/>
        <w:contextualSpacing w:val="0"/>
      </w:pPr>
    </w:p>
    <w:p w:rsidR="00354BF3" w:rsidRDefault="0004446E">
      <w:pPr>
        <w:pStyle w:val="Heading1"/>
        <w:contextualSpacing w:val="0"/>
      </w:pPr>
      <w:r>
        <w:t>Acknowledgements</w:t>
      </w:r>
      <w:bookmarkStart w:id="2198" w:name="h.pbwlevpo3yu5" w:colFirst="0" w:colLast="0"/>
      <w:bookmarkEnd w:id="2198"/>
    </w:p>
    <w:p w:rsidR="00354BF3" w:rsidRDefault="0004446E">
      <w:pPr>
        <w:pStyle w:val="Heading1"/>
        <w:contextualSpacing w:val="0"/>
      </w:pPr>
      <w:r>
        <w:t>References</w:t>
      </w:r>
      <w:bookmarkStart w:id="2199" w:name="h.i9jxy126drmb" w:colFirst="0" w:colLast="0"/>
      <w:bookmarkEnd w:id="2199"/>
    </w:p>
    <w:p w:rsidR="00C07325" w:rsidRDefault="0004446E" w:rsidP="004047B1">
      <w:pPr>
        <w:pStyle w:val="Heading1"/>
        <w:contextualSpacing w:val="0"/>
      </w:pPr>
      <w:r>
        <w:t>Figure Legends</w:t>
      </w:r>
    </w:p>
    <w:p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rsidR="00C07325" w:rsidRDefault="0004446E">
      <w:pPr>
        <w:pStyle w:val="Heading1"/>
        <w:contextualSpacing w:val="0"/>
      </w:pPr>
      <w:bookmarkStart w:id="2200" w:name="h.n9mfvkja78ix" w:colFirst="0" w:colLast="0"/>
      <w:bookmarkEnd w:id="2200"/>
      <w:r>
        <w:t>Supporting Information</w:t>
      </w:r>
    </w:p>
    <w:p w:rsidR="00842F3E" w:rsidRPr="00156A8A" w:rsidRDefault="00E3215F" w:rsidP="00156A8A">
      <w:pPr>
        <w:pStyle w:val="normal0"/>
      </w:pPr>
      <w:r>
        <w:t>See appendix.</w:t>
      </w:r>
    </w:p>
    <w:p w:rsidR="00FD78CE" w:rsidRPr="00DB2702" w:rsidRDefault="00FD78CE" w:rsidP="00DB2702">
      <w:pPr>
        <w:pStyle w:val="ListParagraph"/>
        <w:rPr>
          <w:lang w:val="en-AU"/>
        </w:rPr>
      </w:pPr>
    </w:p>
    <w:p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im Hallett" w:date="2015-01-29T10:04:00Z" w:initials="TH">
    <w:p w:rsidR="005926DE" w:rsidRDefault="005926DE">
      <w:pPr>
        <w:pStyle w:val="CommentText"/>
      </w:pPr>
      <w:r>
        <w:rPr>
          <w:rStyle w:val="CommentReference"/>
        </w:rPr>
        <w:annotationRef/>
      </w:r>
      <w:r>
        <w:t xml:space="preserve">I think we propose here was have discussed plus the </w:t>
      </w:r>
      <w:proofErr w:type="spellStart"/>
      <w:r>
        <w:t>adition</w:t>
      </w:r>
      <w:proofErr w:type="spellEnd"/>
      <w:r>
        <w:t xml:space="preserve"> you noted and also Ellen, who will give comments as well.</w:t>
      </w:r>
    </w:p>
  </w:comment>
  <w:comment w:id="16" w:author="Tim Hallett" w:date="2015-01-26T15:02:00Z" w:initials="TH">
    <w:p w:rsidR="005926DE" w:rsidRDefault="005926DE">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55" w:author="Jeff Eaton" w:date="2015-01-15T17:31:00Z" w:initials="JE">
    <w:p w:rsidR="005926DE" w:rsidRDefault="005926DE" w:rsidP="0065099A">
      <w:pPr>
        <w:pStyle w:val="CommentText"/>
      </w:pPr>
      <w:r>
        <w:rPr>
          <w:rStyle w:val="CommentReference"/>
        </w:rPr>
        <w:annotationRef/>
      </w:r>
      <w:r>
        <w:t xml:space="preserve">How do the magnitude of impacts compare? Does the multiple intervention scenario </w:t>
      </w:r>
      <w:r w:rsidRPr="0034289D">
        <w:rPr>
          <w:i/>
        </w:rPr>
        <w:t>dominate</w:t>
      </w:r>
      <w:r>
        <w:t xml:space="preserve"> UTT?</w:t>
      </w:r>
    </w:p>
  </w:comment>
  <w:comment w:id="56" w:author="Jack Olney" w:date="2015-01-15T17:31:00Z" w:initials="JO">
    <w:p w:rsidR="005926DE" w:rsidRDefault="005926DE" w:rsidP="0065099A">
      <w:pPr>
        <w:pStyle w:val="CommentText"/>
      </w:pPr>
      <w:r>
        <w:rPr>
          <w:rStyle w:val="CommentReference"/>
        </w:rPr>
        <w:annotationRef/>
      </w:r>
      <w:r>
        <w:t>It neither dominates or is dominated.</w:t>
      </w:r>
    </w:p>
  </w:comment>
  <w:comment w:id="82" w:author="Tim Hallett" w:date="2015-01-26T15:40:00Z" w:initials="TH">
    <w:p w:rsidR="005926DE" w:rsidRDefault="005926DE">
      <w:pPr>
        <w:pStyle w:val="CommentText"/>
      </w:pPr>
      <w:r>
        <w:rPr>
          <w:rStyle w:val="CommentReference"/>
        </w:rPr>
        <w:annotationRef/>
      </w:r>
      <w:r>
        <w:t xml:space="preserve">Rough edits to reshape this. See what you think. Original version had a lot of dense detail that I think the reader doesn't need to fully know about in order to understand where we are coming from. The </w:t>
      </w:r>
      <w:proofErr w:type="spellStart"/>
      <w:r>
        <w:t>introductiono</w:t>
      </w:r>
      <w:proofErr w:type="spellEnd"/>
      <w:r>
        <w:t xml:space="preserve"> doesn't always need to be a review and I </w:t>
      </w:r>
      <w:proofErr w:type="spellStart"/>
      <w:r>
        <w:t>tihnk</w:t>
      </w:r>
      <w:proofErr w:type="spellEnd"/>
      <w:r>
        <w:t xml:space="preserve"> for </w:t>
      </w:r>
      <w:proofErr w:type="spellStart"/>
      <w:r>
        <w:t>PloS</w:t>
      </w:r>
      <w:proofErr w:type="spellEnd"/>
      <w:r>
        <w:t xml:space="preserve"> Med, this style might be more eye-catching.</w:t>
      </w:r>
    </w:p>
  </w:comment>
  <w:comment w:id="709" w:author="Tim Hallett" w:date="2015-01-26T15:58:00Z" w:initials="TH">
    <w:p w:rsidR="005926DE" w:rsidRDefault="005926DE">
      <w:pPr>
        <w:pStyle w:val="CommentText"/>
      </w:pPr>
      <w:ins w:id="714" w:author="Tim Hallett" w:date="2015-01-26T15:57:00Z">
        <w:r>
          <w:rPr>
            <w:rStyle w:val="CommentReference"/>
          </w:rPr>
          <w:annotationRef/>
        </w:r>
      </w:ins>
      <w:r>
        <w:t>I have chopped this around to conform to this but please correct any errors.</w:t>
      </w:r>
    </w:p>
  </w:comment>
  <w:comment w:id="716" w:author="Tim Hallett" w:date="2015-01-26T15:53:00Z" w:initials="TH">
    <w:p w:rsidR="005926DE" w:rsidRDefault="005926DE">
      <w:pPr>
        <w:pStyle w:val="CommentText"/>
      </w:pPr>
      <w:ins w:id="717" w:author="Tim Hallett" w:date="2015-01-26T15:53:00Z">
        <w:r>
          <w:rPr>
            <w:rStyle w:val="CommentReference"/>
          </w:rPr>
          <w:annotationRef/>
        </w:r>
      </w:ins>
      <w:r>
        <w:t>This is the supplementary material</w:t>
      </w:r>
    </w:p>
    <w:p w:rsidR="005926DE" w:rsidRDefault="005926DE">
      <w:pPr>
        <w:pStyle w:val="CommentText"/>
      </w:pPr>
    </w:p>
  </w:comment>
  <w:comment w:id="811" w:author="Tim Hallett" w:date="2015-01-28T09:24:00Z" w:initials="TH">
    <w:p w:rsidR="005926DE" w:rsidRDefault="005926DE">
      <w:pPr>
        <w:pStyle w:val="CommentText"/>
      </w:pPr>
      <w:r>
        <w:rPr>
          <w:rStyle w:val="CommentReference"/>
        </w:rPr>
        <w:annotationRef/>
      </w:r>
      <w:r>
        <w:t>On this diagram, we should say what we mean by LINKAGE!</w:t>
      </w:r>
    </w:p>
  </w:comment>
  <w:comment w:id="842" w:author="Tim Hallett" w:date="2015-01-26T16:23:00Z" w:initials="TH">
    <w:p w:rsidR="005926DE" w:rsidRDefault="005926DE">
      <w:pPr>
        <w:pStyle w:val="CommentText"/>
      </w:pPr>
      <w:ins w:id="843" w:author="Tim Hallett" w:date="2015-01-26T16:21:00Z">
        <w:r>
          <w:rPr>
            <w:rStyle w:val="CommentReference"/>
          </w:rPr>
          <w:annotationRef/>
        </w:r>
      </w:ins>
      <w:r>
        <w:t xml:space="preserve">Here, I am thinking a table like the </w:t>
      </w:r>
      <w:proofErr w:type="spellStart"/>
      <w:r>
        <w:t>the</w:t>
      </w:r>
      <w:proofErr w:type="spellEnd"/>
      <w:r>
        <w:t xml:space="preserve"> sheets </w:t>
      </w:r>
      <w:proofErr w:type="spellStart"/>
      <w:r>
        <w:t>youhave</w:t>
      </w:r>
      <w:proofErr w:type="spellEnd"/>
      <w:r>
        <w:t xml:space="preserve"> been sending to us (and maybe like is in the </w:t>
      </w:r>
      <w:proofErr w:type="spellStart"/>
      <w:r>
        <w:t>apopendix</w:t>
      </w:r>
      <w:proofErr w:type="spellEnd"/>
      <w:r>
        <w:t xml:space="preserve">) which </w:t>
      </w:r>
      <w:proofErr w:type="spellStart"/>
      <w:r>
        <w:t>servces</w:t>
      </w:r>
      <w:proofErr w:type="spellEnd"/>
      <w:r>
        <w:t xml:space="preserve"> the job of </w:t>
      </w:r>
      <w:proofErr w:type="spellStart"/>
      <w:r>
        <w:t>providuign</w:t>
      </w:r>
      <w:proofErr w:type="spellEnd"/>
      <w:r>
        <w:t xml:space="preserve"> a good </w:t>
      </w:r>
      <w:proofErr w:type="spellStart"/>
      <w:r>
        <w:t>summart</w:t>
      </w:r>
      <w:proofErr w:type="spellEnd"/>
      <w:r>
        <w:t xml:space="preserve"> of what is going on in AMPATH </w:t>
      </w:r>
      <w:r w:rsidRPr="0093097C">
        <w:rPr>
          <w:b/>
          <w:bCs/>
        </w:rPr>
        <w:t>and</w:t>
      </w:r>
      <w:r>
        <w:t xml:space="preserve"> demonstrates how we use the data in the model and show how much of a good fit we get.</w:t>
      </w:r>
    </w:p>
  </w:comment>
  <w:comment w:id="892" w:author="Tim Hallett" w:date="2015-01-26T15:56:00Z" w:initials="TH">
    <w:p w:rsidR="005926DE" w:rsidRDefault="005926DE">
      <w:pPr>
        <w:pStyle w:val="CommentText"/>
      </w:pPr>
      <w:r>
        <w:rPr>
          <w:rStyle w:val="CommentReference"/>
        </w:rPr>
        <w:annotationRef/>
      </w:r>
      <w:r>
        <w:t>This table somehow didn’t render in my version of Word. It’s fine though. I didn’t delete it!</w:t>
      </w:r>
    </w:p>
  </w:comment>
  <w:comment w:id="996" w:author="Tim Hallett" w:date="2015-01-26T16:27:00Z" w:initials="TH">
    <w:p w:rsidR="005926DE" w:rsidRDefault="005926DE" w:rsidP="008E7748">
      <w:pPr>
        <w:pStyle w:val="CommentText"/>
      </w:pPr>
      <w:r>
        <w:rPr>
          <w:rStyle w:val="CommentReference"/>
        </w:rPr>
        <w:annotationRef/>
      </w:r>
      <w:r>
        <w:t>This table somehow didn’t render in my version of Word. It’s fine though. I didn’t delete it!</w:t>
      </w:r>
    </w:p>
  </w:comment>
  <w:comment w:id="998" w:author="Tim Hallett" w:date="2015-01-07T12:26:00Z" w:initials="TH">
    <w:p w:rsidR="005926DE" w:rsidRDefault="005926DE">
      <w:pPr>
        <w:pStyle w:val="CommentText"/>
      </w:pPr>
      <w:r>
        <w:rPr>
          <w:rStyle w:val="CommentReference"/>
        </w:rPr>
        <w:annotationRef/>
      </w:r>
      <w:r>
        <w:t>Is it possible to add references to the table? Or notes on the source?</w:t>
      </w:r>
    </w:p>
  </w:comment>
  <w:comment w:id="999" w:author="Jack Olney" w:date="2015-01-08T12:19:00Z" w:initials="JO">
    <w:p w:rsidR="005926DE" w:rsidRDefault="005926DE">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1001" w:author="Tim Hallett" w:date="2015-01-28T08:33:00Z" w:initials="TH">
    <w:p w:rsidR="005926DE" w:rsidRDefault="005926DE">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1015" w:author="Tim Hallett" w:date="2015-01-28T08:35:00Z" w:initials="TH">
    <w:p w:rsidR="005926DE" w:rsidRDefault="005926DE">
      <w:pPr>
        <w:pStyle w:val="CommentText"/>
      </w:pPr>
      <w:r>
        <w:rPr>
          <w:rStyle w:val="CommentReference"/>
        </w:rPr>
        <w:annotationRef/>
      </w:r>
      <w:r>
        <w:t xml:space="preserve">WITHIN what time </w:t>
      </w:r>
      <w:proofErr w:type="spellStart"/>
      <w:r>
        <w:t>ofdiagnosis</w:t>
      </w:r>
      <w:proofErr w:type="spellEnd"/>
      <w:proofErr w:type="gramStart"/>
      <w:r>
        <w:t>.?</w:t>
      </w:r>
      <w:proofErr w:type="gramEnd"/>
    </w:p>
  </w:comment>
  <w:comment w:id="1016" w:author="Tim Hallett" w:date="2015-01-08T11:48:00Z" w:initials="TH">
    <w:p w:rsidR="005926DE" w:rsidRDefault="005926DE" w:rsidP="00260E0F">
      <w:pPr>
        <w:pStyle w:val="CommentText"/>
      </w:pPr>
      <w:r>
        <w:rPr>
          <w:rStyle w:val="CommentReference"/>
        </w:rPr>
        <w:annotationRef/>
      </w:r>
      <w:r>
        <w:t xml:space="preserve">How can we justify this? The work of Jenny and </w:t>
      </w:r>
      <w:proofErr w:type="spellStart"/>
      <w:r>
        <w:t>Ruanne</w:t>
      </w:r>
      <w:proofErr w:type="spellEnd"/>
      <w:r>
        <w:t xml:space="preserve"> suggest some cost here, doesn’t it?</w:t>
      </w:r>
    </w:p>
  </w:comment>
  <w:comment w:id="1017" w:author="Jack Olney" w:date="2015-01-08T12:33:00Z" w:initials="JO">
    <w:p w:rsidR="005926DE" w:rsidRDefault="005926DE">
      <w:pPr>
        <w:pStyle w:val="CommentText"/>
      </w:pPr>
      <w:r>
        <w:rPr>
          <w:rStyle w:val="CommentReference"/>
        </w:rPr>
        <w:annotationRef/>
      </w:r>
      <w:r>
        <w:t xml:space="preserve">To me, I always imagined this intervention as something like a txt message reminder to attend a clinic with minimal costs. I don’t see any costs specific to linkage in </w:t>
      </w:r>
      <w:proofErr w:type="spellStart"/>
      <w:r>
        <w:t>Ruanne</w:t>
      </w:r>
      <w:proofErr w:type="spellEnd"/>
      <w:r>
        <w:t xml:space="preserve"> and Jenny’s work – but linkage is taken care of by POC CD4 tests in that trial.</w:t>
      </w:r>
    </w:p>
  </w:comment>
  <w:comment w:id="1018" w:author="Tim Hallett" w:date="2015-01-08T11:48:00Z" w:initials="TH">
    <w:p w:rsidR="005926DE" w:rsidRDefault="005926DE" w:rsidP="00260E0F">
      <w:pPr>
        <w:pStyle w:val="CommentText"/>
      </w:pPr>
      <w:r>
        <w:rPr>
          <w:rStyle w:val="CommentReference"/>
        </w:rPr>
        <w:annotationRef/>
      </w:r>
      <w:r>
        <w:t>Seem to me like we need two scenarios in this one now. 0% would be best. What can say about what is realistic?</w:t>
      </w:r>
    </w:p>
  </w:comment>
  <w:comment w:id="1019" w:author="Jack Olney" w:date="2015-01-08T13:38:00Z" w:initials="JO">
    <w:p w:rsidR="005926DE" w:rsidRDefault="005926DE">
      <w:pPr>
        <w:pStyle w:val="CommentText"/>
      </w:pPr>
      <w:r>
        <w:rPr>
          <w:rStyle w:val="CommentReference"/>
        </w:rPr>
        <w:annotationRef/>
      </w:r>
      <w:r>
        <w:t xml:space="preserve">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w:t>
      </w:r>
      <w:proofErr w:type="spellStart"/>
      <w:r>
        <w:t>tiering</w:t>
      </w:r>
      <w:proofErr w:type="spellEnd"/>
      <w:r>
        <w:t xml:space="preserve"> intervention whereby we give the POC CD4 test to people who are symptomatic at VCT? (</w:t>
      </w:r>
      <w:proofErr w:type="gramStart"/>
      <w:r>
        <w:t>perhaps</w:t>
      </w:r>
      <w:proofErr w:type="gramEnd"/>
      <w:r>
        <w:t xml:space="preserve"> getting ahead of myself here).</w:t>
      </w:r>
    </w:p>
  </w:comment>
  <w:comment w:id="1034" w:author="Tim Hallett" w:date="2015-01-08T11:48:00Z" w:initials="TH">
    <w:p w:rsidR="005926DE" w:rsidRDefault="005926DE" w:rsidP="00260E0F">
      <w:pPr>
        <w:pStyle w:val="CommentText"/>
      </w:pPr>
      <w:r>
        <w:rPr>
          <w:rStyle w:val="CommentReference"/>
        </w:rPr>
        <w:annotationRef/>
      </w:r>
      <w:r>
        <w:t>Shouldn’t this have the same assumption as “maximum HBCT” for comparison.</w:t>
      </w:r>
    </w:p>
  </w:comment>
  <w:comment w:id="1037" w:author="Tim Hallett" w:date="2015-01-28T08:38:00Z" w:initials="TH">
    <w:p w:rsidR="005926DE" w:rsidRDefault="005926DE">
      <w:pPr>
        <w:pStyle w:val="CommentText"/>
      </w:pPr>
      <w:r>
        <w:rPr>
          <w:rStyle w:val="CommentReference"/>
        </w:rPr>
        <w:annotationRef/>
      </w:r>
      <w:r>
        <w:t xml:space="preserve">Jack, I think the maximum UT intervention should use the maximum HBCT assumption for the testing </w:t>
      </w:r>
      <w:proofErr w:type="spellStart"/>
      <w:r>
        <w:t>componet</w:t>
      </w:r>
      <w:proofErr w:type="spellEnd"/>
      <w:r>
        <w:t>.</w:t>
      </w:r>
    </w:p>
  </w:comment>
  <w:comment w:id="1035" w:author="Jack Olney" w:date="2015-01-08T13:43:00Z" w:initials="JO">
    <w:p w:rsidR="005926DE" w:rsidRDefault="005926DE">
      <w:pPr>
        <w:pStyle w:val="CommentText"/>
      </w:pPr>
      <w:r>
        <w:rPr>
          <w:rStyle w:val="CommentReference"/>
        </w:rPr>
        <w:annotationRef/>
      </w:r>
      <w:r>
        <w:t>Currently uses the realistic HBCT intervention here.</w:t>
      </w:r>
    </w:p>
  </w:comment>
  <w:comment w:id="1039" w:author="Tim Hallett" w:date="2015-01-28T08:41:00Z" w:initials="TH">
    <w:p w:rsidR="005926DE" w:rsidRDefault="005926DE">
      <w:pPr>
        <w:pStyle w:val="CommentText"/>
      </w:pPr>
      <w:r>
        <w:rPr>
          <w:rStyle w:val="CommentReference"/>
        </w:rPr>
        <w:annotationRef/>
      </w:r>
      <w:r>
        <w:t>Correct as written?</w:t>
      </w:r>
    </w:p>
    <w:p w:rsidR="005926DE" w:rsidRDefault="005926DE">
      <w:pPr>
        <w:pStyle w:val="CommentText"/>
      </w:pPr>
    </w:p>
  </w:comment>
  <w:comment w:id="1041" w:author="Tim Hallett" w:date="2015-01-08T11:48:00Z" w:initials="TH">
    <w:p w:rsidR="005926DE" w:rsidRDefault="005926DE" w:rsidP="00260E0F">
      <w:pPr>
        <w:pStyle w:val="CommentText"/>
      </w:pPr>
      <w:r>
        <w:rPr>
          <w:rStyle w:val="CommentReference"/>
        </w:rPr>
        <w:annotationRef/>
      </w:r>
      <w:r>
        <w:t>Don’t understand these two separate processes. Is the 20% failure to start Art that they decline to start ART.</w:t>
      </w:r>
    </w:p>
    <w:p w:rsidR="005926DE" w:rsidRDefault="005926DE" w:rsidP="00260E0F">
      <w:pPr>
        <w:pStyle w:val="CommentText"/>
      </w:pPr>
      <w:r>
        <w:t>Shouldn’t the ‘realistic impact’ here have the same assumptions as the “realistic impact” HBCT about those components?</w:t>
      </w:r>
    </w:p>
    <w:p w:rsidR="005926DE" w:rsidRDefault="005926DE" w:rsidP="00260E0F">
      <w:pPr>
        <w:pStyle w:val="CommentText"/>
      </w:pPr>
    </w:p>
    <w:p w:rsidR="005926DE" w:rsidRDefault="005926DE" w:rsidP="00260E0F">
      <w:pPr>
        <w:pStyle w:val="CommentText"/>
      </w:pPr>
      <w:r>
        <w:t xml:space="preserve"> </w:t>
      </w:r>
    </w:p>
  </w:comment>
  <w:comment w:id="1040" w:author="Jack Olney" w:date="2015-01-08T14:02:00Z" w:initials="JO">
    <w:p w:rsidR="005926DE" w:rsidRDefault="005926DE">
      <w:pPr>
        <w:pStyle w:val="CommentText"/>
      </w:pPr>
      <w:r>
        <w:rPr>
          <w:rStyle w:val="CommentReference"/>
        </w:rPr>
        <w:annotationRef/>
      </w:r>
      <w:r>
        <w:t>This was a ‘pre-</w:t>
      </w:r>
      <w:proofErr w:type="spellStart"/>
      <w:r>
        <w:t>paris</w:t>
      </w:r>
      <w:proofErr w:type="spellEnd"/>
      <w:r>
        <w:t xml:space="preserve">’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w:t>
      </w:r>
      <w:proofErr w:type="spellStart"/>
      <w:r>
        <w:t>vs</w:t>
      </w:r>
      <w:proofErr w:type="spellEnd"/>
      <w:r>
        <w:t xml:space="preserve"> realistic) though so can alter this intervention?</w:t>
      </w:r>
    </w:p>
  </w:comment>
  <w:comment w:id="1088" w:author="Tim Hallett" w:date="2015-01-31T11:07:00Z" w:initials="TH">
    <w:p w:rsidR="005926DE" w:rsidRDefault="005926DE">
      <w:pPr>
        <w:pStyle w:val="CommentText"/>
      </w:pPr>
      <w:ins w:id="1092" w:author="Tim Hallett" w:date="2015-01-31T11:07:00Z">
        <w:r>
          <w:rPr>
            <w:rStyle w:val="CommentReference"/>
          </w:rPr>
          <w:annotationRef/>
        </w:r>
      </w:ins>
      <w:r>
        <w:t>Correct?</w:t>
      </w:r>
    </w:p>
  </w:comment>
  <w:comment w:id="1100" w:author="Tim Hallett" w:date="2015-01-26T16:41:00Z" w:initials="TH">
    <w:p w:rsidR="005926DE" w:rsidRDefault="005926DE">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101" w:author="Tim Hallett" w:date="2015-01-26T16:44:00Z" w:initials="TH">
    <w:p w:rsidR="005926DE" w:rsidRDefault="005926DE">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112" w:author="Tim Hallett" w:date="2015-01-26T16:48:00Z" w:initials="TH">
    <w:p w:rsidR="005926DE" w:rsidRDefault="005926DE">
      <w:pPr>
        <w:pStyle w:val="CommentText"/>
      </w:pPr>
      <w:r>
        <w:rPr>
          <w:rStyle w:val="CommentReference"/>
        </w:rPr>
        <w:annotationRef/>
      </w:r>
      <w:r>
        <w:t>Add your nice colour coding to this table.</w:t>
      </w:r>
    </w:p>
  </w:comment>
  <w:comment w:id="1173" w:author="Tim Hallett" w:date="2015-01-26T17:14:00Z" w:initials="TH">
    <w:p w:rsidR="005926DE" w:rsidRDefault="005926DE">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1473" w:author="Tim Hallett" w:date="2015-01-28T08:43:00Z" w:initials="TH">
    <w:p w:rsidR="005926DE" w:rsidRDefault="005926DE">
      <w:pPr>
        <w:pStyle w:val="CommentText"/>
      </w:pPr>
      <w:r>
        <w:rPr>
          <w:rStyle w:val="CommentReference"/>
        </w:rPr>
        <w:annotationRef/>
      </w:r>
      <w:r>
        <w:t>Please add “</w:t>
      </w:r>
      <w:proofErr w:type="spellStart"/>
      <w:r>
        <w:t>Immidiate</w:t>
      </w:r>
      <w:proofErr w:type="spellEnd"/>
      <w:r>
        <w:t xml:space="preserve"> ART” into Figure 4.</w:t>
      </w:r>
    </w:p>
  </w:comment>
  <w:comment w:id="1474" w:author="Tim Hallett" w:date="2015-01-29T09:40:00Z" w:initials="TH">
    <w:p w:rsidR="005926DE" w:rsidRDefault="005926DE">
      <w:pPr>
        <w:pStyle w:val="CommentText"/>
      </w:pPr>
      <w:r>
        <w:rPr>
          <w:rStyle w:val="CommentReference"/>
        </w:rPr>
        <w:annotationRef/>
      </w:r>
      <w:r>
        <w:t xml:space="preserve">Lots of good thoughts and nice points in here. </w:t>
      </w:r>
    </w:p>
    <w:p w:rsidR="005926DE" w:rsidRDefault="005926DE">
      <w:pPr>
        <w:pStyle w:val="CommentText"/>
      </w:pPr>
    </w:p>
    <w:p w:rsidR="005926DE" w:rsidRDefault="005926DE">
      <w:pPr>
        <w:pStyle w:val="CommentText"/>
      </w:pPr>
      <w:r>
        <w:t xml:space="preserve">I have </w:t>
      </w:r>
      <w:proofErr w:type="spellStart"/>
      <w:r>
        <w:t>porposed</w:t>
      </w:r>
      <w:proofErr w:type="spellEnd"/>
      <w:r>
        <w:t xml:space="preserve"> a organisation </w:t>
      </w:r>
      <w:proofErr w:type="gramStart"/>
      <w:r>
        <w:t>of  paragraphs</w:t>
      </w:r>
      <w:proofErr w:type="gramEnd"/>
      <w:r>
        <w:t xml:space="preserve"> an give the bullet points. Please </w:t>
      </w:r>
      <w:proofErr w:type="spellStart"/>
      <w:r>
        <w:t>coud</w:t>
      </w:r>
      <w:proofErr w:type="spellEnd"/>
      <w:r>
        <w:t xml:space="preserve"> you develop the language –bring in some of the details you have below but keeping it concise. Again, any big plots points that you think I have missed, add back in. And the references of course! But, I think I am happy with the overall structure.</w:t>
      </w:r>
    </w:p>
  </w:comment>
  <w:comment w:id="1529" w:author="Tim Hallett" w:date="2015-01-31T11:12:00Z" w:initials="TH">
    <w:p w:rsidR="005926DE" w:rsidRDefault="005926DE">
      <w:pPr>
        <w:pStyle w:val="CommentText"/>
      </w:pPr>
      <w:ins w:id="1531" w:author="Tim Hallett" w:date="2015-01-28T09:31:00Z">
        <w:r>
          <w:rPr>
            <w:rStyle w:val="CommentReference"/>
          </w:rPr>
          <w:annotationRef/>
        </w:r>
      </w:ins>
      <w:r>
        <w:t xml:space="preserve">This is why I was asking for the simulation where we turn of transmission benefits and we can still see if </w:t>
      </w:r>
      <w:proofErr w:type="spellStart"/>
      <w:r>
        <w:t>Immiidate</w:t>
      </w:r>
      <w:proofErr w:type="spellEnd"/>
      <w:r>
        <w:t xml:space="preserve"> ART comes out well. (I don’t think we have </w:t>
      </w:r>
      <w:proofErr w:type="spellStart"/>
      <w:r>
        <w:t>clinicl</w:t>
      </w:r>
      <w:proofErr w:type="spellEnd"/>
      <w:r>
        <w:t xml:space="preserve"> benefits for starting </w:t>
      </w:r>
      <w:proofErr w:type="spellStart"/>
      <w:r>
        <w:t>abov</w:t>
      </w:r>
      <w:proofErr w:type="spellEnd"/>
      <w:r>
        <w:t xml:space="preserve"> 350 anyway). I think that would be an additional analysis to do and talk about in the result section (but not add a whole graph for).</w:t>
      </w:r>
    </w:p>
  </w:comment>
  <w:comment w:id="1732" w:author="Jack Olney" w:date="2015-01-13T14:52:00Z" w:initials="JO">
    <w:p w:rsidR="005926DE" w:rsidRDefault="005926DE">
      <w:pPr>
        <w:pStyle w:val="CommentText"/>
      </w:pPr>
      <w:r>
        <w:rPr>
          <w:rStyle w:val="CommentReference"/>
        </w:rPr>
        <w:annotationRef/>
      </w:r>
      <w:r>
        <w:t>From Jeff’s earlier comment: do we have a threshold for “high-impact” and “low-cost” or should I be choosing one based on the results?</w:t>
      </w:r>
    </w:p>
  </w:comment>
  <w:comment w:id="2158" w:author="Jack Olney" w:date="2015-01-14T13:34:00Z" w:initials="JO">
    <w:p w:rsidR="005926DE" w:rsidRDefault="005926DE">
      <w:pPr>
        <w:pStyle w:val="CommentText"/>
      </w:pPr>
      <w:r>
        <w:rPr>
          <w:rStyle w:val="CommentReference"/>
        </w:rPr>
        <w:annotationRef/>
      </w:r>
      <w:r>
        <w:t xml:space="preserve">Thinking we could insert a few sentences here on </w:t>
      </w:r>
      <w:proofErr w:type="spellStart"/>
      <w:r>
        <w:t>tx</w:t>
      </w:r>
      <w:proofErr w:type="spellEnd"/>
      <w:r>
        <w:t>-seeking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20F" w:rsidRDefault="00F5020F">
      <w:pPr>
        <w:spacing w:line="240" w:lineRule="auto"/>
      </w:pPr>
      <w:r>
        <w:separator/>
      </w:r>
    </w:p>
  </w:endnote>
  <w:endnote w:type="continuationSeparator" w:id="0">
    <w:p w:rsidR="00F5020F" w:rsidRDefault="00F502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6DE" w:rsidRDefault="005926DE">
    <w:pPr>
      <w:pStyle w:val="normal0"/>
      <w:contextualSpacing w:val="0"/>
      <w:jc w:val="right"/>
    </w:pPr>
    <w:r>
      <w:fldChar w:fldCharType="begin"/>
    </w:r>
    <w:r>
      <w:instrText>PAGE</w:instrText>
    </w:r>
    <w:r>
      <w:fldChar w:fldCharType="separate"/>
    </w:r>
    <w:r w:rsidR="00380A3E">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20F" w:rsidRDefault="00F5020F">
      <w:pPr>
        <w:spacing w:line="240" w:lineRule="auto"/>
      </w:pPr>
      <w:r>
        <w:separator/>
      </w:r>
    </w:p>
  </w:footnote>
  <w:footnote w:type="continuationSeparator" w:id="0">
    <w:p w:rsidR="00F5020F" w:rsidRDefault="00F5020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7"/>
  </w:num>
  <w:num w:numId="4">
    <w:abstractNumId w:val="3"/>
  </w:num>
  <w:num w:numId="5">
    <w:abstractNumId w:val="2"/>
  </w:num>
  <w:num w:numId="6">
    <w:abstractNumId w:val="9"/>
  </w:num>
  <w:num w:numId="7">
    <w:abstractNumId w:val="14"/>
  </w:num>
  <w:num w:numId="8">
    <w:abstractNumId w:val="13"/>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21"/>
    <w:lvlOverride w:ilvl="0">
      <w:lvl w:ilvl="0">
        <w:numFmt w:val="decimal"/>
        <w:lvlText w:val="%1."/>
        <w:lvlJc w:val="left"/>
      </w:lvl>
    </w:lvlOverride>
  </w:num>
  <w:num w:numId="11">
    <w:abstractNumId w:val="20"/>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2"/>
  </w:num>
  <w:num w:numId="19">
    <w:abstractNumId w:val="15"/>
  </w:num>
  <w:num w:numId="20">
    <w:abstractNumId w:val="18"/>
  </w:num>
  <w:num w:numId="21">
    <w:abstractNumId w:val="12"/>
  </w:num>
  <w:num w:numId="22">
    <w:abstractNumId w:val="16"/>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701"/>
    <w:rsid w:val="00094B15"/>
    <w:rsid w:val="00094F4B"/>
    <w:rsid w:val="00095110"/>
    <w:rsid w:val="00096253"/>
    <w:rsid w:val="000975E0"/>
    <w:rsid w:val="00097F4A"/>
    <w:rsid w:val="000A17A4"/>
    <w:rsid w:val="000A1D6D"/>
    <w:rsid w:val="000A34EF"/>
    <w:rsid w:val="000A4E60"/>
    <w:rsid w:val="000A5C17"/>
    <w:rsid w:val="000A5E0A"/>
    <w:rsid w:val="000A7B97"/>
    <w:rsid w:val="000B3728"/>
    <w:rsid w:val="000B6F6D"/>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CC0"/>
    <w:rsid w:val="002716E1"/>
    <w:rsid w:val="00272A02"/>
    <w:rsid w:val="0027347F"/>
    <w:rsid w:val="0027665A"/>
    <w:rsid w:val="002769C8"/>
    <w:rsid w:val="002769F6"/>
    <w:rsid w:val="00281945"/>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6690"/>
    <w:rsid w:val="003178D4"/>
    <w:rsid w:val="003202C5"/>
    <w:rsid w:val="00321465"/>
    <w:rsid w:val="0032296A"/>
    <w:rsid w:val="0032451F"/>
    <w:rsid w:val="00327729"/>
    <w:rsid w:val="00327F22"/>
    <w:rsid w:val="00327F8B"/>
    <w:rsid w:val="00331EA3"/>
    <w:rsid w:val="00333989"/>
    <w:rsid w:val="00333BE0"/>
    <w:rsid w:val="00334432"/>
    <w:rsid w:val="00334A51"/>
    <w:rsid w:val="00336896"/>
    <w:rsid w:val="003408E0"/>
    <w:rsid w:val="00341091"/>
    <w:rsid w:val="00341D62"/>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D8A"/>
    <w:rsid w:val="00373DFD"/>
    <w:rsid w:val="00374EF6"/>
    <w:rsid w:val="003750F6"/>
    <w:rsid w:val="003759E8"/>
    <w:rsid w:val="00376AC0"/>
    <w:rsid w:val="00380A3E"/>
    <w:rsid w:val="00383A3C"/>
    <w:rsid w:val="003846CE"/>
    <w:rsid w:val="003855F4"/>
    <w:rsid w:val="003867BA"/>
    <w:rsid w:val="00393086"/>
    <w:rsid w:val="0039619B"/>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11ED"/>
    <w:rsid w:val="004716A3"/>
    <w:rsid w:val="00475760"/>
    <w:rsid w:val="00475FFF"/>
    <w:rsid w:val="00477795"/>
    <w:rsid w:val="00480626"/>
    <w:rsid w:val="00480FDA"/>
    <w:rsid w:val="004810CF"/>
    <w:rsid w:val="00481592"/>
    <w:rsid w:val="004833E2"/>
    <w:rsid w:val="004858C4"/>
    <w:rsid w:val="004866F2"/>
    <w:rsid w:val="00486743"/>
    <w:rsid w:val="0049009F"/>
    <w:rsid w:val="004939A3"/>
    <w:rsid w:val="00496CFC"/>
    <w:rsid w:val="004A0375"/>
    <w:rsid w:val="004A07F2"/>
    <w:rsid w:val="004A136A"/>
    <w:rsid w:val="004A3A3B"/>
    <w:rsid w:val="004A59FC"/>
    <w:rsid w:val="004A6FC4"/>
    <w:rsid w:val="004A75A5"/>
    <w:rsid w:val="004B0BC1"/>
    <w:rsid w:val="004B226E"/>
    <w:rsid w:val="004B3C80"/>
    <w:rsid w:val="004B488C"/>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67F2"/>
    <w:rsid w:val="00507E9F"/>
    <w:rsid w:val="00510929"/>
    <w:rsid w:val="0051143C"/>
    <w:rsid w:val="00512474"/>
    <w:rsid w:val="005143BB"/>
    <w:rsid w:val="005151F0"/>
    <w:rsid w:val="00517DDF"/>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5625"/>
    <w:rsid w:val="00616568"/>
    <w:rsid w:val="00617337"/>
    <w:rsid w:val="00617BBE"/>
    <w:rsid w:val="00621D75"/>
    <w:rsid w:val="0062304C"/>
    <w:rsid w:val="00623179"/>
    <w:rsid w:val="00623F65"/>
    <w:rsid w:val="0062659A"/>
    <w:rsid w:val="00627D30"/>
    <w:rsid w:val="0063026B"/>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EB5"/>
    <w:rsid w:val="006A5827"/>
    <w:rsid w:val="006A5D56"/>
    <w:rsid w:val="006A63B2"/>
    <w:rsid w:val="006A74F6"/>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1625"/>
    <w:rsid w:val="006E177A"/>
    <w:rsid w:val="006E29A5"/>
    <w:rsid w:val="006E3BBA"/>
    <w:rsid w:val="006E4A55"/>
    <w:rsid w:val="006E5160"/>
    <w:rsid w:val="006E641A"/>
    <w:rsid w:val="006E6D28"/>
    <w:rsid w:val="006E71B4"/>
    <w:rsid w:val="006F08E1"/>
    <w:rsid w:val="006F0F8D"/>
    <w:rsid w:val="006F18A9"/>
    <w:rsid w:val="006F38DD"/>
    <w:rsid w:val="00700E14"/>
    <w:rsid w:val="00704298"/>
    <w:rsid w:val="00704A3E"/>
    <w:rsid w:val="0071065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6AFD"/>
    <w:rsid w:val="007D79B4"/>
    <w:rsid w:val="007E11C5"/>
    <w:rsid w:val="007E1DF4"/>
    <w:rsid w:val="007E2B59"/>
    <w:rsid w:val="007E2C2C"/>
    <w:rsid w:val="007E311F"/>
    <w:rsid w:val="007E3CA9"/>
    <w:rsid w:val="007E4669"/>
    <w:rsid w:val="007E648F"/>
    <w:rsid w:val="007F02EC"/>
    <w:rsid w:val="007F0D88"/>
    <w:rsid w:val="007F0DE3"/>
    <w:rsid w:val="007F1979"/>
    <w:rsid w:val="007F2149"/>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D3A"/>
    <w:rsid w:val="008735E2"/>
    <w:rsid w:val="00873E21"/>
    <w:rsid w:val="00874A1F"/>
    <w:rsid w:val="00875403"/>
    <w:rsid w:val="00876C31"/>
    <w:rsid w:val="0087707C"/>
    <w:rsid w:val="0088011B"/>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D20"/>
    <w:rsid w:val="0091290F"/>
    <w:rsid w:val="00915663"/>
    <w:rsid w:val="00916969"/>
    <w:rsid w:val="00920268"/>
    <w:rsid w:val="009233D8"/>
    <w:rsid w:val="00923C1A"/>
    <w:rsid w:val="00924319"/>
    <w:rsid w:val="00925742"/>
    <w:rsid w:val="00930519"/>
    <w:rsid w:val="0093097C"/>
    <w:rsid w:val="00930A3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55B6E"/>
    <w:rsid w:val="009613B4"/>
    <w:rsid w:val="00962A36"/>
    <w:rsid w:val="00963ABF"/>
    <w:rsid w:val="00964ACA"/>
    <w:rsid w:val="00965EF7"/>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52D5"/>
    <w:rsid w:val="009D68C5"/>
    <w:rsid w:val="009E098E"/>
    <w:rsid w:val="009E1FCE"/>
    <w:rsid w:val="009E2775"/>
    <w:rsid w:val="009E3B14"/>
    <w:rsid w:val="009E4CC4"/>
    <w:rsid w:val="009E514A"/>
    <w:rsid w:val="009E57DC"/>
    <w:rsid w:val="009F1741"/>
    <w:rsid w:val="009F20C8"/>
    <w:rsid w:val="009F4271"/>
    <w:rsid w:val="009F534E"/>
    <w:rsid w:val="009F57AE"/>
    <w:rsid w:val="009F6605"/>
    <w:rsid w:val="009F6EC2"/>
    <w:rsid w:val="009F7BE1"/>
    <w:rsid w:val="00A00DC5"/>
    <w:rsid w:val="00A01E96"/>
    <w:rsid w:val="00A024D8"/>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471C"/>
    <w:rsid w:val="00B852AE"/>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6161"/>
    <w:rsid w:val="00C376C4"/>
    <w:rsid w:val="00C4070D"/>
    <w:rsid w:val="00C41D38"/>
    <w:rsid w:val="00C426AB"/>
    <w:rsid w:val="00C426FD"/>
    <w:rsid w:val="00C439B4"/>
    <w:rsid w:val="00C4478F"/>
    <w:rsid w:val="00C44F9F"/>
    <w:rsid w:val="00C47595"/>
    <w:rsid w:val="00C47763"/>
    <w:rsid w:val="00C47AE6"/>
    <w:rsid w:val="00C47E8C"/>
    <w:rsid w:val="00C50325"/>
    <w:rsid w:val="00C531C6"/>
    <w:rsid w:val="00C5390B"/>
    <w:rsid w:val="00C546EA"/>
    <w:rsid w:val="00C54A27"/>
    <w:rsid w:val="00C56971"/>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9034E"/>
    <w:rsid w:val="00C90535"/>
    <w:rsid w:val="00C90A81"/>
    <w:rsid w:val="00C90C94"/>
    <w:rsid w:val="00C91AD7"/>
    <w:rsid w:val="00C93972"/>
    <w:rsid w:val="00C93FD7"/>
    <w:rsid w:val="00C94EC6"/>
    <w:rsid w:val="00C95470"/>
    <w:rsid w:val="00C95C8A"/>
    <w:rsid w:val="00C966BB"/>
    <w:rsid w:val="00CA15E4"/>
    <w:rsid w:val="00CA6639"/>
    <w:rsid w:val="00CA6B3E"/>
    <w:rsid w:val="00CB12F5"/>
    <w:rsid w:val="00CB1A4B"/>
    <w:rsid w:val="00CB2595"/>
    <w:rsid w:val="00CB2B80"/>
    <w:rsid w:val="00CB7064"/>
    <w:rsid w:val="00CC2846"/>
    <w:rsid w:val="00CC4678"/>
    <w:rsid w:val="00CD08A6"/>
    <w:rsid w:val="00CD1852"/>
    <w:rsid w:val="00CD36DC"/>
    <w:rsid w:val="00CD4E2F"/>
    <w:rsid w:val="00CD4FEF"/>
    <w:rsid w:val="00CD599C"/>
    <w:rsid w:val="00CD67BC"/>
    <w:rsid w:val="00CE154D"/>
    <w:rsid w:val="00CE24C7"/>
    <w:rsid w:val="00CF43BE"/>
    <w:rsid w:val="00CF5154"/>
    <w:rsid w:val="00CF5AC3"/>
    <w:rsid w:val="00CF7B3E"/>
    <w:rsid w:val="00D06617"/>
    <w:rsid w:val="00D06E7D"/>
    <w:rsid w:val="00D10AB5"/>
    <w:rsid w:val="00D13971"/>
    <w:rsid w:val="00D13E7C"/>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2EC2"/>
    <w:rsid w:val="00D43662"/>
    <w:rsid w:val="00D44CCB"/>
    <w:rsid w:val="00D45337"/>
    <w:rsid w:val="00D4591C"/>
    <w:rsid w:val="00D46ED4"/>
    <w:rsid w:val="00D544CC"/>
    <w:rsid w:val="00D55C44"/>
    <w:rsid w:val="00D5677F"/>
    <w:rsid w:val="00D610B9"/>
    <w:rsid w:val="00D63496"/>
    <w:rsid w:val="00D6526B"/>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6E5"/>
    <w:rsid w:val="00DB1747"/>
    <w:rsid w:val="00DB26C3"/>
    <w:rsid w:val="00DB2702"/>
    <w:rsid w:val="00DB4040"/>
    <w:rsid w:val="00DB43BF"/>
    <w:rsid w:val="00DB606C"/>
    <w:rsid w:val="00DB6AE2"/>
    <w:rsid w:val="00DC0292"/>
    <w:rsid w:val="00DC26BC"/>
    <w:rsid w:val="00DC3546"/>
    <w:rsid w:val="00DC69AB"/>
    <w:rsid w:val="00DC6D09"/>
    <w:rsid w:val="00DC71C7"/>
    <w:rsid w:val="00DD041D"/>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323A"/>
    <w:rsid w:val="00FC3A05"/>
    <w:rsid w:val="00FC3D79"/>
    <w:rsid w:val="00FC45D6"/>
    <w:rsid w:val="00FC5D0C"/>
    <w:rsid w:val="00FC61AF"/>
    <w:rsid w:val="00FC637B"/>
    <w:rsid w:val="00FC6E36"/>
    <w:rsid w:val="00FC7103"/>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1B077-44ED-8445-B79F-D51170A3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1</Pages>
  <Words>45914</Words>
  <Characters>261711</Characters>
  <Application>Microsoft Macintosh Word</Application>
  <DocSecurity>0</DocSecurity>
  <Lines>2180</Lines>
  <Paragraphs>614</Paragraphs>
  <ScaleCrop>false</ScaleCrop>
  <Company/>
  <LinksUpToDate>false</LinksUpToDate>
  <CharactersWithSpaces>307011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Tim Hallett</cp:lastModifiedBy>
  <cp:revision>1035</cp:revision>
  <cp:lastPrinted>2015-01-15T09:08:00Z</cp:lastPrinted>
  <dcterms:created xsi:type="dcterms:W3CDTF">2015-01-06T10:07:00Z</dcterms:created>
  <dcterms:modified xsi:type="dcterms:W3CDTF">2015-01-31T11:36:00Z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citations="121" publications="87"/&gt;&lt;/info&gt;PAPERS2_INFO_END</vt:lpwstr>
  </property>
</Properties>
</file>