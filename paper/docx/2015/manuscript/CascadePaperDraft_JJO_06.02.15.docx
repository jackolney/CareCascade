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19709FB" w14:textId="77777777" w:rsidR="00C07325" w:rsidRDefault="0004446E">
      <w:pPr>
        <w:pStyle w:val="Title"/>
        <w:contextualSpacing w:val="0"/>
        <w:jc w:val="both"/>
      </w:pPr>
      <w:r>
        <w:t>Evaluating Strategies to Improve HIV Care Outcomes in Kenya</w:t>
      </w:r>
    </w:p>
    <w:p w14:paraId="1A669031" w14:textId="77777777" w:rsidR="00C07325" w:rsidRDefault="00C07325">
      <w:pPr>
        <w:pStyle w:val="normal0"/>
        <w:contextualSpacing w:val="0"/>
        <w:jc w:val="left"/>
      </w:pPr>
    </w:p>
    <w:p w14:paraId="6BB66F82" w14:textId="77777777" w:rsidR="00C07325" w:rsidRDefault="0004446E">
      <w:pPr>
        <w:pStyle w:val="normal0"/>
        <w:contextualSpacing w:val="0"/>
        <w:jc w:val="left"/>
      </w:pPr>
      <w:r>
        <w:rPr>
          <w:i/>
          <w:sz w:val="16"/>
        </w:rPr>
        <w:t>Running Head: Strategies to Improve HIV Care Outcomes in Kenya (41 characters).</w:t>
      </w:r>
    </w:p>
    <w:p w14:paraId="50E0AD0C" w14:textId="77777777" w:rsidR="00C07325" w:rsidRDefault="00C07325">
      <w:pPr>
        <w:pStyle w:val="normal0"/>
        <w:contextualSpacing w:val="0"/>
        <w:jc w:val="left"/>
      </w:pPr>
    </w:p>
    <w:p w14:paraId="565B8D49" w14:textId="77777777" w:rsidR="00C07325" w:rsidRDefault="0004446E">
      <w:pPr>
        <w:pStyle w:val="normal0"/>
        <w:contextualSpacing w:val="0"/>
        <w:jc w:val="left"/>
      </w:pPr>
      <w:r>
        <w:rPr>
          <w:i/>
        </w:rPr>
        <w:t xml:space="preserve">Author List: </w:t>
      </w:r>
      <w:r w:rsidR="00F76461">
        <w:rPr>
          <w:i/>
        </w:rPr>
        <w:t>Jack J. Olney</w:t>
      </w:r>
      <w:r w:rsidR="00F76461" w:rsidRPr="00F76461">
        <w:rPr>
          <w:i/>
          <w:vertAlign w:val="superscript"/>
        </w:rPr>
        <w:t>1</w:t>
      </w:r>
      <w:r w:rsidR="00F76461">
        <w:rPr>
          <w:i/>
        </w:rPr>
        <w:t xml:space="preserve"> &amp; Paula Braitstein</w:t>
      </w:r>
      <w:r w:rsidR="00F76461" w:rsidRPr="00F76461">
        <w:rPr>
          <w:i/>
          <w:vertAlign w:val="superscript"/>
        </w:rPr>
        <w:t>2</w:t>
      </w:r>
      <w:r w:rsidR="00F76461">
        <w:rPr>
          <w:i/>
        </w:rPr>
        <w:t>, Jeffrey W. Eaton</w:t>
      </w:r>
      <w:r w:rsidR="00F76461" w:rsidRPr="00F76461">
        <w:rPr>
          <w:i/>
          <w:vertAlign w:val="superscript"/>
        </w:rPr>
        <w:t>1</w:t>
      </w:r>
      <w:r w:rsidR="00F76461">
        <w:rPr>
          <w:i/>
        </w:rPr>
        <w:t>, Edwin Sang</w:t>
      </w:r>
      <w:r w:rsidR="00F76461" w:rsidRPr="00F76461">
        <w:rPr>
          <w:i/>
          <w:vertAlign w:val="superscript"/>
        </w:rPr>
        <w:t>2</w:t>
      </w:r>
      <w:r w:rsidR="00F76461">
        <w:rPr>
          <w:i/>
        </w:rPr>
        <w:t>, Monicah Nyambura</w:t>
      </w:r>
      <w:r w:rsidR="00F76461" w:rsidRPr="00F76461">
        <w:rPr>
          <w:i/>
          <w:vertAlign w:val="superscript"/>
        </w:rPr>
        <w:t>2</w:t>
      </w:r>
      <w:r w:rsidR="00F76461">
        <w:rPr>
          <w:i/>
        </w:rPr>
        <w:t>, Sylvester Kimaiyo</w:t>
      </w:r>
      <w:r w:rsidR="00F76461" w:rsidRPr="00F76461">
        <w:rPr>
          <w:i/>
          <w:vertAlign w:val="superscript"/>
        </w:rPr>
        <w:t>2</w:t>
      </w:r>
      <w:r w:rsidR="00F76461">
        <w:rPr>
          <w:i/>
        </w:rPr>
        <w:t>, Corey Duefield</w:t>
      </w:r>
      <w:r w:rsidR="00F76461" w:rsidRPr="00F76461">
        <w:rPr>
          <w:i/>
          <w:vertAlign w:val="superscript"/>
        </w:rPr>
        <w:t>3</w:t>
      </w:r>
      <w:r w:rsidR="00F76461">
        <w:rPr>
          <w:i/>
        </w:rPr>
        <w:t>, Joseph W. Hogan</w:t>
      </w:r>
      <w:r w:rsidR="00F76461" w:rsidRPr="00F76461">
        <w:rPr>
          <w:i/>
          <w:vertAlign w:val="superscript"/>
        </w:rPr>
        <w:t>3</w:t>
      </w:r>
      <w:r w:rsidR="00F76461">
        <w:rPr>
          <w:i/>
        </w:rPr>
        <w:t xml:space="preserve"> &amp; Timothy B. Hallett</w:t>
      </w:r>
      <w:r w:rsidR="00F76461" w:rsidRPr="00F76461">
        <w:rPr>
          <w:i/>
          <w:vertAlign w:val="superscript"/>
        </w:rPr>
        <w:t>1</w:t>
      </w:r>
    </w:p>
    <w:p w14:paraId="114800E4" w14:textId="77777777" w:rsidR="00C07325" w:rsidRDefault="00C07325">
      <w:pPr>
        <w:pStyle w:val="normal0"/>
        <w:contextualSpacing w:val="0"/>
        <w:jc w:val="left"/>
      </w:pPr>
    </w:p>
    <w:p w14:paraId="1256D65D" w14:textId="77777777" w:rsidR="00C07325" w:rsidRDefault="0004446E">
      <w:pPr>
        <w:pStyle w:val="normal0"/>
        <w:contextualSpacing w:val="0"/>
      </w:pPr>
      <w:r>
        <w:rPr>
          <w:b/>
          <w:i/>
          <w:sz w:val="16"/>
        </w:rPr>
        <w:t xml:space="preserve">1 </w:t>
      </w:r>
      <w:r>
        <w:rPr>
          <w:i/>
          <w:sz w:val="16"/>
        </w:rPr>
        <w:t xml:space="preserve">Department of Infectious Disease Epidemiology, Imperial College London, London, United Kingdom, </w:t>
      </w:r>
      <w:r>
        <w:rPr>
          <w:b/>
          <w:i/>
          <w:sz w:val="16"/>
        </w:rPr>
        <w:t>2</w:t>
      </w:r>
      <w:r>
        <w:rPr>
          <w:i/>
          <w:sz w:val="16"/>
        </w:rPr>
        <w:t xml:space="preserve"> Faculty of Health Sciences, Moi University, Eldoret, Kenya, </w:t>
      </w:r>
      <w:r>
        <w:rPr>
          <w:b/>
          <w:i/>
          <w:sz w:val="16"/>
        </w:rPr>
        <w:t>3</w:t>
      </w:r>
      <w:r>
        <w:rPr>
          <w:i/>
          <w:sz w:val="16"/>
        </w:rPr>
        <w:t xml:space="preserve"> Center for Statistical Sciences, Brown University, Providence, United States</w:t>
      </w:r>
    </w:p>
    <w:p w14:paraId="286A75B8" w14:textId="77777777" w:rsidR="00C07325" w:rsidRDefault="00C07325">
      <w:pPr>
        <w:pStyle w:val="normal0"/>
        <w:contextualSpacing w:val="0"/>
      </w:pPr>
    </w:p>
    <w:p w14:paraId="143D4DA2" w14:textId="43A15C0A" w:rsidR="00C07325" w:rsidRDefault="0004446E">
      <w:pPr>
        <w:pStyle w:val="normal0"/>
        <w:contextualSpacing w:val="0"/>
      </w:pPr>
      <w:r>
        <w:rPr>
          <w:i/>
          <w:sz w:val="16"/>
        </w:rPr>
        <w:t>Corresponding Author: [TBC]</w:t>
      </w:r>
    </w:p>
    <w:p w14:paraId="0FB55723" w14:textId="2054D2BD" w:rsidR="005C7644" w:rsidRPr="00284B34" w:rsidRDefault="0004446E" w:rsidP="005C7644">
      <w:pPr>
        <w:pStyle w:val="normal0"/>
        <w:contextualSpacing w:val="0"/>
        <w:rPr>
          <w:i/>
          <w:sz w:val="16"/>
        </w:rPr>
      </w:pPr>
      <w:r>
        <w:rPr>
          <w:i/>
          <w:sz w:val="16"/>
        </w:rPr>
        <w:t>Word Count = Aim is 4,000 words</w:t>
      </w:r>
      <w:bookmarkStart w:id="0" w:name="h.g082ggmqipo9" w:colFirst="0" w:colLast="0"/>
      <w:bookmarkEnd w:id="0"/>
    </w:p>
    <w:p w14:paraId="3ADC8D7E" w14:textId="77777777" w:rsidR="00A86169" w:rsidRDefault="00A86169" w:rsidP="00A86169">
      <w:pPr>
        <w:pStyle w:val="Heading1"/>
        <w:contextualSpacing w:val="0"/>
      </w:pPr>
      <w:r>
        <w:t>Abstract (300 words)</w:t>
      </w:r>
    </w:p>
    <w:p w14:paraId="3A2CE1F5" w14:textId="77777777" w:rsidR="0065099A" w:rsidRPr="00DD19A4" w:rsidRDefault="0065099A" w:rsidP="0065099A">
      <w:pPr>
        <w:pStyle w:val="Heading2"/>
        <w:contextualSpacing w:val="0"/>
        <w:rPr>
          <w:rFonts w:ascii="Helvetica Neue Medium" w:hAnsi="Helvetica Neue Medium"/>
        </w:rPr>
      </w:pPr>
      <w:bookmarkStart w:id="1" w:name="h.79vnq0gsf34c" w:colFirst="0" w:colLast="0"/>
      <w:bookmarkStart w:id="2" w:name="h.gr2oy2q0w8w4" w:colFirst="0" w:colLast="0"/>
      <w:bookmarkEnd w:id="1"/>
      <w:bookmarkEnd w:id="2"/>
      <w:r w:rsidRPr="00DD19A4">
        <w:rPr>
          <w:rFonts w:ascii="Helvetica Neue Medium" w:hAnsi="Helvetica Neue Medium"/>
        </w:rPr>
        <w:t>Background:</w:t>
      </w:r>
    </w:p>
    <w:p w14:paraId="66E53CE8" w14:textId="4C6B95E1" w:rsidR="0065099A" w:rsidRPr="00DD19A4" w:rsidRDefault="0065099A" w:rsidP="0065099A">
      <w:pPr>
        <w:pStyle w:val="normal0"/>
        <w:rPr>
          <w:lang w:val="en-US"/>
        </w:rPr>
      </w:pPr>
      <w:r>
        <w:rPr>
          <w:lang w:val="en-US"/>
        </w:rPr>
        <w:t xml:space="preserve">With expanded access to antiretroviral therapy (ART) in sub-Saharan Africa, </w:t>
      </w:r>
      <w:r w:rsidR="00E002D5">
        <w:rPr>
          <w:lang w:val="en-US"/>
        </w:rPr>
        <w:t>life expectancy has increased, yet</w:t>
      </w:r>
      <w:r>
        <w:rPr>
          <w:lang w:val="en-US"/>
        </w:rPr>
        <w:t xml:space="preserve"> life-years are still lost to </w:t>
      </w:r>
      <w:r w:rsidR="00735965">
        <w:rPr>
          <w:lang w:val="en-US"/>
        </w:rPr>
        <w:t>AIDS</w:t>
      </w:r>
      <w:r>
        <w:rPr>
          <w:lang w:val="en-US"/>
        </w:rPr>
        <w:t xml:space="preserve">. Evidence suggests that these health losses are attributable to deficiencies in pre-ART and ART care. </w:t>
      </w:r>
      <w:r w:rsidRPr="00DD19A4">
        <w:rPr>
          <w:lang w:val="en-US"/>
        </w:rPr>
        <w:t xml:space="preserve">We aimed to </w:t>
      </w:r>
      <w:r w:rsidR="008E005D">
        <w:rPr>
          <w:lang w:val="en-US"/>
        </w:rPr>
        <w:t xml:space="preserve">examine </w:t>
      </w:r>
      <w:r w:rsidRPr="00DD19A4">
        <w:rPr>
          <w:lang w:val="en-US"/>
        </w:rPr>
        <w:t>the state of a current ART-programme in Kenya and</w:t>
      </w:r>
      <w:r w:rsidR="008B35C5">
        <w:rPr>
          <w:lang w:val="en-US"/>
        </w:rPr>
        <w:t xml:space="preserve"> assess</w:t>
      </w:r>
      <w:r w:rsidRPr="00DD19A4">
        <w:rPr>
          <w:lang w:val="en-US"/>
        </w:rPr>
        <w:t xml:space="preserve"> the potential for interventions to </w:t>
      </w:r>
      <w:r w:rsidR="008E005D">
        <w:rPr>
          <w:lang w:val="en-US"/>
        </w:rPr>
        <w:t>improve the impact of ART programmes on population health.</w:t>
      </w:r>
    </w:p>
    <w:p w14:paraId="035E865F" w14:textId="77777777" w:rsidR="0065099A" w:rsidRDefault="0065099A" w:rsidP="0065099A">
      <w:pPr>
        <w:pStyle w:val="Heading2"/>
        <w:contextualSpacing w:val="0"/>
        <w:rPr>
          <w:rFonts w:ascii="Helvetica Neue Medium" w:hAnsi="Helvetica Neue Medium"/>
        </w:rPr>
      </w:pPr>
      <w:bookmarkStart w:id="3" w:name="h.wte43dx1dbcn" w:colFirst="0" w:colLast="0"/>
      <w:bookmarkStart w:id="4" w:name="h.vacu9m14spxl" w:colFirst="0" w:colLast="0"/>
      <w:bookmarkEnd w:id="3"/>
      <w:bookmarkEnd w:id="4"/>
      <w:r>
        <w:rPr>
          <w:rFonts w:ascii="Helvetica Neue Medium" w:hAnsi="Helvetica Neue Medium"/>
        </w:rPr>
        <w:t xml:space="preserve">Methods &amp; </w:t>
      </w:r>
      <w:commentRangeStart w:id="5"/>
      <w:r>
        <w:rPr>
          <w:rFonts w:ascii="Helvetica Neue Medium" w:hAnsi="Helvetica Neue Medium"/>
        </w:rPr>
        <w:t>Findings</w:t>
      </w:r>
      <w:commentRangeEnd w:id="5"/>
      <w:r w:rsidR="00101524">
        <w:rPr>
          <w:rStyle w:val="CommentReference"/>
          <w:i w:val="0"/>
        </w:rPr>
        <w:commentReference w:id="5"/>
      </w:r>
      <w:r w:rsidRPr="00DD19A4">
        <w:rPr>
          <w:rFonts w:ascii="Helvetica Neue Medium" w:hAnsi="Helvetica Neue Medium"/>
        </w:rPr>
        <w:t>:</w:t>
      </w:r>
    </w:p>
    <w:p w14:paraId="5C55A82D" w14:textId="060F724C" w:rsidR="0065099A" w:rsidRPr="00DD6C0F" w:rsidRDefault="0065099A" w:rsidP="00101524">
      <w:pPr>
        <w:pStyle w:val="normal0"/>
        <w:rPr>
          <w:lang w:val="en-US"/>
        </w:rPr>
      </w:pPr>
      <w:r w:rsidRPr="00DD19A4">
        <w:rPr>
          <w:lang w:val="en-US"/>
        </w:rPr>
        <w:t xml:space="preserve">We constructed an individual-based mathematical model to describe </w:t>
      </w:r>
      <w:r w:rsidR="008E005D">
        <w:rPr>
          <w:lang w:val="en-US"/>
        </w:rPr>
        <w:t xml:space="preserve">the HIV epidemic and the experiences of care among </w:t>
      </w:r>
      <w:r>
        <w:rPr>
          <w:lang w:val="en-US"/>
        </w:rPr>
        <w:t xml:space="preserve">HIV-infected adults </w:t>
      </w:r>
      <w:r w:rsidR="008E005D">
        <w:rPr>
          <w:lang w:val="en-US"/>
        </w:rPr>
        <w:t>in western</w:t>
      </w:r>
      <w:r w:rsidRPr="00DD19A4">
        <w:rPr>
          <w:lang w:val="en-US"/>
        </w:rPr>
        <w:t xml:space="preserve"> Kenya. We calibrated the model to a longitudinal dataset from The Academic Model for Providing Access To Healthcare (AMPATH) describing the</w:t>
      </w:r>
      <w:r>
        <w:rPr>
          <w:lang w:val="en-US"/>
        </w:rPr>
        <w:t xml:space="preserve"> routes into</w:t>
      </w:r>
      <w:r w:rsidR="008E005D">
        <w:rPr>
          <w:lang w:val="en-US"/>
        </w:rPr>
        <w:t xml:space="preserve"> care</w:t>
      </w:r>
      <w:r>
        <w:rPr>
          <w:lang w:val="en-US"/>
        </w:rPr>
        <w:t xml:space="preserve">, losses and </w:t>
      </w:r>
      <w:r w:rsidR="008E005D">
        <w:rPr>
          <w:lang w:val="en-US"/>
        </w:rPr>
        <w:t xml:space="preserve">clinical </w:t>
      </w:r>
      <w:r>
        <w:rPr>
          <w:lang w:val="en-US"/>
        </w:rPr>
        <w:t xml:space="preserve">outcomes. </w:t>
      </w:r>
      <w:r w:rsidR="008E005D">
        <w:rPr>
          <w:lang w:val="en-US"/>
        </w:rPr>
        <w:t xml:space="preserve">The model suggests </w:t>
      </w:r>
      <w:r w:rsidR="00F1568F">
        <w:rPr>
          <w:lang w:val="en-US"/>
        </w:rPr>
        <w:t>that most AIDS</w:t>
      </w:r>
      <w:r w:rsidR="00C42CE7">
        <w:rPr>
          <w:lang w:val="en-US"/>
        </w:rPr>
        <w:t>-related</w:t>
      </w:r>
      <w:r w:rsidR="00F1568F">
        <w:rPr>
          <w:lang w:val="en-US"/>
        </w:rPr>
        <w:t xml:space="preserve"> deaths (57%</w:t>
      </w:r>
      <w:r w:rsidR="000B7D47">
        <w:rPr>
          <w:lang w:val="en-US"/>
        </w:rPr>
        <w:t xml:space="preserve"> between 2010 and 2030</w:t>
      </w:r>
      <w:r w:rsidR="00F1568F">
        <w:rPr>
          <w:lang w:val="en-US"/>
        </w:rPr>
        <w:t xml:space="preserve">) in this population are among persons that have been diagnosed with HIV but </w:t>
      </w:r>
      <w:r w:rsidR="00C42CE7">
        <w:rPr>
          <w:lang w:val="en-US"/>
        </w:rPr>
        <w:t>never initiated treatment</w:t>
      </w:r>
      <w:r w:rsidR="00F1568F">
        <w:rPr>
          <w:lang w:val="en-US"/>
        </w:rPr>
        <w:t>. Other predicted drivers of death are late initiation</w:t>
      </w:r>
      <w:r w:rsidR="000B7D47">
        <w:rPr>
          <w:lang w:val="en-US"/>
        </w:rPr>
        <w:t xml:space="preserve"> (9%)</w:t>
      </w:r>
      <w:r w:rsidR="00F1568F">
        <w:rPr>
          <w:lang w:val="en-US"/>
        </w:rPr>
        <w:t xml:space="preserve"> and disengagement with care following initiation of ART</w:t>
      </w:r>
      <w:r w:rsidR="000B7D47">
        <w:rPr>
          <w:lang w:val="en-US"/>
        </w:rPr>
        <w:t xml:space="preserve"> (12%)</w:t>
      </w:r>
      <w:r w:rsidR="00F1568F">
        <w:rPr>
          <w:lang w:val="en-US"/>
        </w:rPr>
        <w:t>. We used the model to simulate the cost and impact of alternativ</w:t>
      </w:r>
      <w:r w:rsidR="00875403">
        <w:rPr>
          <w:lang w:val="en-US"/>
        </w:rPr>
        <w:t>e intervention</w:t>
      </w:r>
      <w:r w:rsidR="00C8583B">
        <w:rPr>
          <w:lang w:val="en-US"/>
        </w:rPr>
        <w:t>s</w:t>
      </w:r>
      <w:r w:rsidR="00875403">
        <w:rPr>
          <w:lang w:val="en-US"/>
        </w:rPr>
        <w:t>, based on earlier trial results.</w:t>
      </w:r>
      <w:r w:rsidR="00C8583B">
        <w:rPr>
          <w:lang w:val="en-US"/>
        </w:rPr>
        <w:t xml:space="preserve"> </w:t>
      </w:r>
      <w:r w:rsidR="00875403">
        <w:rPr>
          <w:lang w:val="en-US"/>
        </w:rPr>
        <w:t>We find that no single intervention to improve the cascade to care is e</w:t>
      </w:r>
      <w:r w:rsidR="00A3168C">
        <w:rPr>
          <w:lang w:val="en-US"/>
        </w:rPr>
        <w:t>xpected to have a large outcome</w:t>
      </w:r>
      <w:r w:rsidR="00875403">
        <w:rPr>
          <w:lang w:val="en-US"/>
        </w:rPr>
        <w:t xml:space="preserve"> because any single intervention is confounded by other weaknesses </w:t>
      </w:r>
      <w:r w:rsidR="004706DF">
        <w:rPr>
          <w:lang w:val="en-US"/>
        </w:rPr>
        <w:t xml:space="preserve">both </w:t>
      </w:r>
      <w:r w:rsidR="00875403">
        <w:rPr>
          <w:lang w:val="en-US"/>
        </w:rPr>
        <w:t>up- and down-stream.</w:t>
      </w:r>
      <w:r w:rsidR="004706DF">
        <w:rPr>
          <w:lang w:val="en-US"/>
        </w:rPr>
        <w:t xml:space="preserve"> </w:t>
      </w:r>
      <w:r w:rsidR="00101524">
        <w:rPr>
          <w:lang w:val="en-US"/>
        </w:rPr>
        <w:t>However, t</w:t>
      </w:r>
      <w:r w:rsidR="00875403">
        <w:rPr>
          <w:lang w:val="en-US"/>
        </w:rPr>
        <w:t xml:space="preserve">wo approaches can be recommended: a combination of interventions (including </w:t>
      </w:r>
      <w:r w:rsidR="000561EF">
        <w:rPr>
          <w:lang w:val="en-US"/>
        </w:rPr>
        <w:t>improved linkage and adherence to treatment together with pre-</w:t>
      </w:r>
      <w:r w:rsidR="001D63F1">
        <w:rPr>
          <w:lang w:val="en-US"/>
        </w:rPr>
        <w:t>ART and ART outreach strategies</w:t>
      </w:r>
      <w:r w:rsidR="00875403">
        <w:rPr>
          <w:lang w:val="en-US"/>
        </w:rPr>
        <w:t>) would generate a large impact (</w:t>
      </w:r>
      <w:r w:rsidR="001D63F1">
        <w:rPr>
          <w:lang w:val="en-US"/>
        </w:rPr>
        <w:t>4.45m DALYs averted between 2010 and 2030</w:t>
      </w:r>
      <w:r w:rsidR="00875403">
        <w:rPr>
          <w:lang w:val="en-US"/>
        </w:rPr>
        <w:t>) cost-effectively</w:t>
      </w:r>
      <w:r w:rsidR="00DA7062">
        <w:rPr>
          <w:lang w:val="en-US"/>
        </w:rPr>
        <w:t xml:space="preserve"> </w:t>
      </w:r>
      <w:r w:rsidR="00A3168C">
        <w:rPr>
          <w:lang w:val="en-US"/>
        </w:rPr>
        <w:t xml:space="preserve">(ICER </w:t>
      </w:r>
      <w:r w:rsidR="0017493E">
        <w:rPr>
          <w:lang w:val="en-US"/>
        </w:rPr>
        <w:t>$360</w:t>
      </w:r>
      <w:r w:rsidR="00A3168C">
        <w:rPr>
          <w:lang w:val="en-US"/>
        </w:rPr>
        <w:t>;</w:t>
      </w:r>
      <w:r w:rsidR="002D5E1F">
        <w:rPr>
          <w:lang w:val="en-US"/>
        </w:rPr>
        <w:t xml:space="preserve"> </w:t>
      </w:r>
      <w:r w:rsidR="00A3168C">
        <w:rPr>
          <w:lang w:val="en-US"/>
        </w:rPr>
        <w:t>0.5GDP</w:t>
      </w:r>
      <w:r w:rsidR="00215887">
        <w:rPr>
          <w:lang w:val="en-US"/>
        </w:rPr>
        <w:t xml:space="preserve"> per capita</w:t>
      </w:r>
      <w:r w:rsidR="00DA7062">
        <w:rPr>
          <w:lang w:val="en-US"/>
        </w:rPr>
        <w:t>=</w:t>
      </w:r>
      <w:r w:rsidR="002D5E1F">
        <w:rPr>
          <w:lang w:val="en-US"/>
        </w:rPr>
        <w:t>$</w:t>
      </w:r>
      <w:r w:rsidR="002D3E6A">
        <w:rPr>
          <w:lang w:val="en-US"/>
        </w:rPr>
        <w:t>613</w:t>
      </w:r>
      <w:r w:rsidR="00A3168C">
        <w:rPr>
          <w:lang w:val="en-US"/>
        </w:rPr>
        <w:t>)</w:t>
      </w:r>
      <w:r w:rsidR="00875403">
        <w:rPr>
          <w:lang w:val="en-US"/>
        </w:rPr>
        <w:t>; or a shift of providing treatment to all HIV-infected persons immediately when they present for care (</w:t>
      </w:r>
      <w:r w:rsidR="00DA7062">
        <w:rPr>
          <w:lang w:val="en-US"/>
        </w:rPr>
        <w:t>3.62m DALYS averted between 2010 and 2030</w:t>
      </w:r>
      <w:r w:rsidR="00875403">
        <w:rPr>
          <w:lang w:val="en-US"/>
        </w:rPr>
        <w:t xml:space="preserve"> and </w:t>
      </w:r>
      <w:r w:rsidR="00DA7062">
        <w:rPr>
          <w:lang w:val="en-US"/>
        </w:rPr>
        <w:t>$453</w:t>
      </w:r>
      <w:r w:rsidR="00875403">
        <w:rPr>
          <w:lang w:val="en-US"/>
        </w:rPr>
        <w:t xml:space="preserve"> per DALYS</w:t>
      </w:r>
      <w:r w:rsidR="00A3168C">
        <w:rPr>
          <w:lang w:val="en-US"/>
        </w:rPr>
        <w:t xml:space="preserve"> av</w:t>
      </w:r>
      <w:r w:rsidR="00DA7062">
        <w:rPr>
          <w:lang w:val="en-US"/>
        </w:rPr>
        <w:t>erted</w:t>
      </w:r>
      <w:r w:rsidR="00875403">
        <w:rPr>
          <w:lang w:val="en-US"/>
        </w:rPr>
        <w:t xml:space="preserve">). Either </w:t>
      </w:r>
      <w:r w:rsidR="00101524">
        <w:rPr>
          <w:lang w:val="en-US"/>
        </w:rPr>
        <w:t>approach would generate health more cost-effectiv</w:t>
      </w:r>
      <w:r w:rsidR="00A47F16">
        <w:rPr>
          <w:lang w:val="en-US"/>
        </w:rPr>
        <w:t>e</w:t>
      </w:r>
      <w:r w:rsidR="00101524">
        <w:rPr>
          <w:lang w:val="en-US"/>
        </w:rPr>
        <w:t>ly than an immediate expansion of testing and treatment (universal test and treat) without strengthening the care cascade.</w:t>
      </w:r>
      <w:r w:rsidR="00101524" w:rsidRPr="00DD19A4" w:rsidDel="00F1568F">
        <w:rPr>
          <w:lang w:val="en-US"/>
        </w:rPr>
        <w:t xml:space="preserve"> </w:t>
      </w:r>
    </w:p>
    <w:p w14:paraId="5D21B2FE" w14:textId="77777777" w:rsidR="0065099A" w:rsidRDefault="0065099A" w:rsidP="0065099A">
      <w:pPr>
        <w:pStyle w:val="Heading2"/>
        <w:contextualSpacing w:val="0"/>
        <w:rPr>
          <w:rFonts w:ascii="Helvetica Neue Medium" w:hAnsi="Helvetica Neue Medium"/>
        </w:rPr>
      </w:pPr>
      <w:r>
        <w:rPr>
          <w:rFonts w:ascii="Helvetica Neue Medium" w:hAnsi="Helvetica Neue Medium"/>
        </w:rPr>
        <w:t>Conclusions</w:t>
      </w:r>
      <w:r w:rsidR="00B20A26">
        <w:rPr>
          <w:rFonts w:ascii="Helvetica Neue Medium" w:hAnsi="Helvetica Neue Medium"/>
        </w:rPr>
        <w:t>:</w:t>
      </w:r>
    </w:p>
    <w:p w14:paraId="70DCA2A5" w14:textId="1065CE31" w:rsidR="00DF1540" w:rsidRDefault="0065099A" w:rsidP="00DF1540">
      <w:pPr>
        <w:pStyle w:val="normal0"/>
        <w:rPr>
          <w:lang w:val="en-US"/>
        </w:rPr>
      </w:pPr>
      <w:r w:rsidRPr="00DD19A4">
        <w:rPr>
          <w:lang w:val="en-US"/>
        </w:rPr>
        <w:t>Our results suggest that ART-programmes in Kenya can be enhanced to bri</w:t>
      </w:r>
      <w:r>
        <w:rPr>
          <w:lang w:val="en-US"/>
        </w:rPr>
        <w:t>ng about greater health benefits</w:t>
      </w:r>
      <w:r w:rsidR="00631F27">
        <w:rPr>
          <w:lang w:val="en-US"/>
        </w:rPr>
        <w:t xml:space="preserve"> by strengthening each part of the cascade or switching, as has been demonstrated to be feasible in earlier trials, </w:t>
      </w:r>
      <w:r w:rsidR="001602F8">
        <w:rPr>
          <w:lang w:val="en-US"/>
        </w:rPr>
        <w:t xml:space="preserve">to treating HIV-infected persons immediately when they present to care. In contrast, a </w:t>
      </w:r>
      <w:r w:rsidR="00A47F16">
        <w:rPr>
          <w:lang w:val="en-US"/>
        </w:rPr>
        <w:t>radical</w:t>
      </w:r>
      <w:r w:rsidR="001602F8">
        <w:rPr>
          <w:lang w:val="en-US"/>
        </w:rPr>
        <w:t xml:space="preserve"> expansion of treatment programmes, with the identified </w:t>
      </w:r>
      <w:r w:rsidR="00A47F16">
        <w:rPr>
          <w:lang w:val="en-US"/>
        </w:rPr>
        <w:t>weakness</w:t>
      </w:r>
      <w:r w:rsidR="001602F8">
        <w:rPr>
          <w:lang w:val="en-US"/>
        </w:rPr>
        <w:t xml:space="preserve"> in linkage and retention perpetuated, would not maximize health generated with limited resources.</w:t>
      </w:r>
      <w:r w:rsidR="00A3168C">
        <w:rPr>
          <w:lang w:val="en-US"/>
        </w:rPr>
        <w:t xml:space="preserve"> International guidance ART should </w:t>
      </w:r>
      <w:r w:rsidR="00DF1540">
        <w:rPr>
          <w:lang w:val="en-US"/>
        </w:rPr>
        <w:t xml:space="preserve">reflect these </w:t>
      </w:r>
      <w:r w:rsidR="00A47F16">
        <w:rPr>
          <w:lang w:val="en-US"/>
        </w:rPr>
        <w:t>alternative</w:t>
      </w:r>
      <w:r w:rsidR="00DF1540">
        <w:rPr>
          <w:lang w:val="en-US"/>
        </w:rPr>
        <w:t xml:space="preserve"> routes to </w:t>
      </w:r>
      <w:r w:rsidR="00882069">
        <w:rPr>
          <w:lang w:val="en-US"/>
        </w:rPr>
        <w:t xml:space="preserve">program </w:t>
      </w:r>
      <w:r w:rsidR="00DF1540">
        <w:rPr>
          <w:lang w:val="en-US"/>
        </w:rPr>
        <w:t>strengthen</w:t>
      </w:r>
      <w:r w:rsidR="002769C8">
        <w:rPr>
          <w:lang w:val="en-US"/>
        </w:rPr>
        <w:t>ing</w:t>
      </w:r>
      <w:r w:rsidR="00DF1540">
        <w:rPr>
          <w:lang w:val="en-US"/>
        </w:rPr>
        <w:t>, recogni</w:t>
      </w:r>
      <w:r w:rsidR="00882069">
        <w:rPr>
          <w:lang w:val="en-US"/>
        </w:rPr>
        <w:t>s</w:t>
      </w:r>
      <w:r w:rsidR="00DF1540">
        <w:rPr>
          <w:lang w:val="en-US"/>
        </w:rPr>
        <w:t>e outreach as an integral part of a treatment intervention, and encourage country program</w:t>
      </w:r>
      <w:r w:rsidR="00FC2629">
        <w:rPr>
          <w:lang w:val="en-US"/>
        </w:rPr>
        <w:t>me</w:t>
      </w:r>
      <w:r w:rsidR="00DF1540">
        <w:rPr>
          <w:lang w:val="en-US"/>
        </w:rPr>
        <w:t xml:space="preserve">s to evaluate the costs and impact of ART expansion as well as evaluating the clinical benefits of earlier </w:t>
      </w:r>
      <w:r w:rsidR="002769C8">
        <w:rPr>
          <w:lang w:val="en-US"/>
        </w:rPr>
        <w:t>initiation</w:t>
      </w:r>
      <w:r w:rsidR="00DF1540">
        <w:rPr>
          <w:lang w:val="en-US"/>
        </w:rPr>
        <w:t xml:space="preserve">. </w:t>
      </w:r>
    </w:p>
    <w:p w14:paraId="5B58951E" w14:textId="77777777" w:rsidR="001602F8" w:rsidRDefault="00A3168C" w:rsidP="001602F8">
      <w:pPr>
        <w:pStyle w:val="normal0"/>
        <w:rPr>
          <w:lang w:val="en-US"/>
        </w:rPr>
      </w:pPr>
      <w:r>
        <w:rPr>
          <w:lang w:val="en-US"/>
        </w:rPr>
        <w:t xml:space="preserve"> </w:t>
      </w:r>
    </w:p>
    <w:p w14:paraId="705D7F6E" w14:textId="77777777" w:rsidR="001602F8" w:rsidRDefault="001602F8" w:rsidP="001602F8">
      <w:pPr>
        <w:pStyle w:val="normal0"/>
        <w:rPr>
          <w:lang w:val="en-US"/>
        </w:rPr>
      </w:pPr>
    </w:p>
    <w:p w14:paraId="4DEE8F81" w14:textId="1684676D" w:rsidR="00A86169" w:rsidRPr="00C6065D" w:rsidRDefault="00A86169" w:rsidP="001602F8">
      <w:pPr>
        <w:pStyle w:val="normal0"/>
        <w:rPr>
          <w:lang w:val="en-US"/>
        </w:rPr>
      </w:pPr>
    </w:p>
    <w:p w14:paraId="54041B1C" w14:textId="77777777" w:rsidR="00A86169" w:rsidRDefault="00A86169" w:rsidP="00A86169">
      <w:pPr>
        <w:pStyle w:val="Heading1"/>
        <w:contextualSpacing w:val="0"/>
      </w:pPr>
      <w:commentRangeStart w:id="6"/>
      <w:r>
        <w:t>Introduction</w:t>
      </w:r>
      <w:commentRangeEnd w:id="6"/>
      <w:r w:rsidR="006A0974">
        <w:rPr>
          <w:rStyle w:val="CommentReference"/>
        </w:rPr>
        <w:commentReference w:id="6"/>
      </w:r>
    </w:p>
    <w:p w14:paraId="3C90D372" w14:textId="54E7953B" w:rsidR="00BC1782" w:rsidRDefault="006B075B" w:rsidP="00F2745C">
      <w:pPr>
        <w:pStyle w:val="normal0"/>
        <w:ind w:firstLine="720"/>
        <w:contextualSpacing w:val="0"/>
      </w:pPr>
      <w:r>
        <w:t>The major success story in the respon</w:t>
      </w:r>
      <w:r w:rsidR="00F2745C">
        <w:t>se</w:t>
      </w:r>
      <w:r>
        <w:t xml:space="preserve"> to the HIV pandemic has been the development and provision of anti-retroviral therapy</w:t>
      </w:r>
      <w:r w:rsidR="00A86169">
        <w:t xml:space="preserve">{UNAIDS:2014ta}. With </w:t>
      </w:r>
      <w:r w:rsidR="00221079">
        <w:t>timely diagnosis</w:t>
      </w:r>
      <w:r w:rsidR="00A86169">
        <w:t xml:space="preserve">, treatment can increase life-expectancy such that it approaches that of an HIV-negative individual{Nakagawa:2013cv}. </w:t>
      </w:r>
      <w:r w:rsidR="00CE154D">
        <w:t xml:space="preserve">Consequently, adult life expectancy has increased by &gt;11 years </w:t>
      </w:r>
      <w:r w:rsidR="005E22E8">
        <w:t>in South Africa as a direct res</w:t>
      </w:r>
      <w:r w:rsidR="009B6EF3">
        <w:t>ult of ART becoming accessible</w:t>
      </w:r>
      <w:r w:rsidR="005E22E8">
        <w:fldChar w:fldCharType="begin"/>
      </w:r>
      <w:r w:rsidR="005C3DDE">
        <w:instrText xml:space="preserve"> ADDIN PAPERS2_CITATIONS &lt;citation&gt;&lt;uuid&gt;6195161A-53D8-4411-B8AA-C590B05CD980&lt;/uuid&gt;&lt;priority&gt;0&lt;/priority&gt;&lt;publications&gt;&lt;publication&gt;&lt;uuid&gt;80D62422-ACF2-4D09-9B75-A56930A40522&lt;/uuid&gt;&lt;volume&gt;339&lt;/volume&gt;&lt;doi&gt;10.1126/science.1230413&lt;/doi&gt;&lt;startpage&gt;961&lt;/startpage&gt;&lt;publication_date&gt;99201302221200000000222000&lt;/publication_date&gt;&lt;url&gt;http://eutils.ncbi.nlm.nih.gov/entrez/eutils/elink.fcgi?dbfrom=pubmed&amp;amp;id=23430655&amp;amp;retmode=ref&amp;amp;cmd=prlinks&lt;/url&gt;&lt;type&gt;400&lt;/type&gt;&lt;title&gt;Increases in adult life expectancy in rural South Africa: valuing the scale-up of HIV treatment.&lt;/title&gt;&lt;location&gt;200,4,-28.4059334,32.2143323&lt;/location&gt;&lt;institution&gt;Africa Centre for Health and Population Studies, University of KwaZulu-Natal, Post Office Box 198, Mtubatuba, KwaZulu-Natal 3935, South Africa. jbor@hsph.harvard.edu&lt;/institution&gt;&lt;number&gt;6122&lt;/number&gt;&lt;subtype&gt;400&lt;/subtype&gt;&lt;endpage&gt;965&lt;/endpage&gt;&lt;bundle&gt;&lt;publication&gt;&lt;title&gt;Science&lt;/title&gt;&lt;type&gt;-100&lt;/type&gt;&lt;subtype&gt;-100&lt;/subtype&gt;&lt;uuid&gt;27355FDF-392D-4519-B42E-5F1B578CD5CC&lt;/uuid&gt;&lt;/publication&gt;&lt;/bundle&gt;&lt;authors&gt;&lt;author&gt;&lt;firstName&gt;Jacob&lt;/firstName&gt;&lt;lastName&gt;Bor&lt;/lastName&gt;&lt;/author&gt;&lt;author&gt;&lt;firstName&gt;Abraham&lt;/firstName&gt;&lt;middleNames&gt;J&lt;/middleNames&gt;&lt;lastName&gt;Herbst&lt;/lastName&gt;&lt;/author&gt;&lt;author&gt;&lt;firstName&gt;Marie-Louise&lt;/firstName&gt;&lt;lastName&gt;Newell&lt;/lastName&gt;&lt;/author&gt;&lt;author&gt;&lt;firstName&gt;Till&lt;/firstName&gt;&lt;middleNames&gt;W&lt;/middleNames&gt;&lt;lastName&gt;Bärnighausen&lt;/lastName&gt;&lt;/author&gt;&lt;/authors&gt;&lt;/publication&gt;&lt;/publications&gt;&lt;cites&gt;&lt;/cites&gt;&lt;/citation&gt;</w:instrText>
      </w:r>
      <w:r w:rsidR="005E22E8">
        <w:fldChar w:fldCharType="separate"/>
      </w:r>
      <w:r w:rsidR="005E22E8">
        <w:rPr>
          <w:lang w:val="en-US"/>
        </w:rPr>
        <w:t>{Bor:2013er}</w:t>
      </w:r>
      <w:r w:rsidR="005E22E8">
        <w:fldChar w:fldCharType="end"/>
      </w:r>
      <w:r w:rsidR="005E22E8">
        <w:t xml:space="preserve">. However, </w:t>
      </w:r>
      <w:r w:rsidR="00F2745C">
        <w:t>in the worst affected countries, there are still estimated to be hundreds of thousands of AIDS death</w:t>
      </w:r>
      <w:r w:rsidR="00342F86">
        <w:t>s</w:t>
      </w:r>
      <w:r w:rsidR="00F2745C">
        <w:t xml:space="preserve"> each year. In South Africa, </w:t>
      </w:r>
      <w:r w:rsidR="006A4A37">
        <w:t>200,000 AIDS-related deaths were estimated to have occurred in 2013</w:t>
      </w:r>
      <w:r w:rsidR="006A4A37">
        <w:fldChar w:fldCharType="begin"/>
      </w:r>
      <w:r w:rsidR="00883D49">
        <w:instrText xml:space="preserve"> ADDIN PAPERS2_CITATIONS &lt;citation&gt;&lt;uuid&gt;CFCC61D1-1C25-4997-B638-40AE907F1D78&lt;/uuid&gt;&lt;priority&gt;2&lt;/priority&gt;&lt;publications&gt;&lt;publication&gt;&lt;publication_date&gt;99201400001200000000200000&lt;/publication_date&gt;&lt;title&gt;The Gap Report&lt;/title&gt;&lt;uuid&gt;6459DA2B-D50F-45E9-BB4A-319606913564&lt;/uuid&gt;&lt;subtype&gt;702&lt;/subtype&gt;&lt;publisher&gt;UNAIDS&lt;/publisher&gt;&lt;type&gt;700&lt;/type&gt;&lt;url&gt;http://www.unaids.org/en/media/unaids/contentassets/documents/unaidspublication/2014/UNAIDS_Gap_report_en.pdf&lt;/url&gt;&lt;bundle&gt;&lt;publication&gt;&lt;title&gt;unaids.org&lt;/title&gt;&lt;type&gt;-100&lt;/type&gt;&lt;subtype&gt;-100&lt;/subtype&gt;&lt;uuid&gt;189E829C-1003-4B9A-A994-D612BA83F150&lt;/uuid&gt;&lt;/publication&gt;&lt;/bundle&gt;&lt;authors&gt;&lt;author&gt;&lt;lastName&gt;UNAIDS&lt;/lastName&gt;&lt;/author&gt;&lt;/authors&gt;&lt;/publication&gt;&lt;/publications&gt;&lt;cites&gt;&lt;/cites&gt;&lt;/citation&gt;</w:instrText>
      </w:r>
      <w:r w:rsidR="006A4A37">
        <w:fldChar w:fldCharType="separate"/>
      </w:r>
      <w:r w:rsidR="006A4A37">
        <w:rPr>
          <w:lang w:val="en-US"/>
        </w:rPr>
        <w:t>{UNAIDS:2014ta}</w:t>
      </w:r>
      <w:r w:rsidR="006A4A37">
        <w:fldChar w:fldCharType="end"/>
      </w:r>
      <w:r w:rsidR="002640F5">
        <w:t>.</w:t>
      </w:r>
      <w:r w:rsidR="00F2745C">
        <w:t xml:space="preserve"> Further, a </w:t>
      </w:r>
      <w:r w:rsidR="002427ED">
        <w:t xml:space="preserve">prospective cohort </w:t>
      </w:r>
      <w:r w:rsidR="005E22E8">
        <w:t xml:space="preserve">study in Uganda has revealed that the life expectancy of men and women initiating </w:t>
      </w:r>
      <w:r w:rsidR="0013673B">
        <w:t>ART aged 20-24 years still falls</w:t>
      </w:r>
      <w:r w:rsidR="005E22E8">
        <w:t xml:space="preserve"> below </w:t>
      </w:r>
      <w:r w:rsidR="0013673B">
        <w:t xml:space="preserve">that of </w:t>
      </w:r>
      <w:r w:rsidR="006E5160">
        <w:t xml:space="preserve">the general population </w:t>
      </w:r>
      <w:r w:rsidR="005E22E8">
        <w:t>(19.1 and 30.6 years vs. 41.6 years, respectively)</w:t>
      </w:r>
      <w:r w:rsidR="00FE0150">
        <w:fldChar w:fldCharType="begin"/>
      </w:r>
      <w:r w:rsidR="00883D49">
        <w:instrText xml:space="preserve"> ADDIN PAPERS2_CITATIONS &lt;citation&gt;&lt;uuid&gt;448F0272-486E-4963-B2FA-18B09FFF6107&lt;/uuid&gt;&lt;priority&gt;3&lt;/priority&gt;&lt;publications&gt;&lt;publication&gt;&lt;uuid&gt;9A006830-B91C-4285-AFBC-B9C794BC090B&lt;/uuid&gt;&lt;volume&gt;155&lt;/volume&gt;&lt;doi&gt;10.7326/0003-4819-155-4-201108160-00358&lt;/doi&gt;&lt;startpage&gt;209&lt;/startpage&gt;&lt;publication_date&gt;99201108161200000000222000&lt;/publication_date&gt;&lt;url&gt;http://eutils.ncbi.nlm.nih.gov/entrez/eutils/elink.fcgi?dbfrom=pubmed&amp;amp;id=21768555&amp;amp;retmode=ref&amp;amp;cmd=prlinks&lt;/url&gt;&lt;type&gt;400&lt;/type&gt;&lt;title&gt;Life expectancy of persons receiving combination antiretroviral therapy in low-income countries: a cohort analysis from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Home&amp;lt;/a&amp;gt;&amp;lt;/div&amp;gt;&amp;lt;/body&amp;gt;&amp;lt;/html&amp;gt;&lt;/location&gt;&lt;institution&gt;University of Ottawa, Ottawa, Ontario, Canada. emills@cfenet.ubc.ca&lt;/institution&gt;&lt;number&gt;4&lt;/number&gt;&lt;subtype&gt;400&lt;/subtype&gt;&lt;endpage&gt;216&lt;/endpage&gt;&lt;bundle&gt;&lt;publication&gt;&lt;title&gt;Annals of Internal Medicine&lt;/title&gt;&lt;type&gt;-100&lt;/type&gt;&lt;subtype&gt;-100&lt;/subtype&gt;&lt;uuid&gt;3A14983A-3155-410C-9BD1-E414266DC8BA&lt;/uuid&gt;&lt;/publication&gt;&lt;/bundle&gt;&lt;authors&gt;&lt;author&gt;&lt;firstName&gt;Edward&lt;/firstName&gt;&lt;middleNames&gt;J&lt;/middleNames&gt;&lt;lastName&gt;Mills&lt;/lastName&gt;&lt;/author&gt;&lt;author&gt;&lt;firstName&gt;Celestin&lt;/firstName&gt;&lt;lastName&gt;Bakanda&lt;/lastName&gt;&lt;/author&gt;&lt;author&gt;&lt;firstName&gt;Josephine&lt;/firstName&gt;&lt;lastName&gt;Birungi&lt;/lastName&gt;&lt;/author&gt;&lt;author&gt;&lt;firstName&gt;Keith&lt;/firstName&gt;&lt;lastName&gt;Chan&lt;/lastName&gt;&lt;/author&gt;&lt;author&gt;&lt;firstName&gt;Nathan&lt;/firstName&gt;&lt;lastName&gt;Ford&lt;/lastName&gt;&lt;/author&gt;&lt;author&gt;&lt;firstName&gt;Curtis&lt;/firstName&gt;&lt;middleNames&gt;L&lt;/middleNames&gt;&lt;lastName&gt;Cooper&lt;/lastName&gt;&lt;/author&gt;&lt;author&gt;&lt;firstName&gt;Jean&lt;/firstName&gt;&lt;middleNames&gt;B&lt;/middleNames&gt;&lt;lastName&gt;Nachega&lt;/lastName&gt;&lt;/author&gt;&lt;author&gt;&lt;firstName&gt;Mark&lt;/firstName&gt;&lt;lastName&gt;Dybul&lt;/lastName&gt;&lt;/author&gt;&lt;author&gt;&lt;firstName&gt;Robert&lt;/firstName&gt;&lt;middleNames&gt;S&lt;/middleNames&gt;&lt;lastName&gt;Hogg&lt;/lastName&gt;&lt;/author&gt;&lt;/authors&gt;&lt;/publication&gt;&lt;/publications&gt;&lt;cites&gt;&lt;/cites&gt;&lt;/citation&gt;</w:instrText>
      </w:r>
      <w:r w:rsidR="00FE0150">
        <w:fldChar w:fldCharType="separate"/>
      </w:r>
      <w:r w:rsidR="00FE0150">
        <w:rPr>
          <w:lang w:val="en-US"/>
        </w:rPr>
        <w:t>{Mills:2011gx}</w:t>
      </w:r>
      <w:r w:rsidR="00FE0150">
        <w:fldChar w:fldCharType="end"/>
      </w:r>
      <w:r w:rsidR="006E5160">
        <w:t>;</w:t>
      </w:r>
      <w:r w:rsidR="00FE0150">
        <w:t xml:space="preserve"> </w:t>
      </w:r>
      <w:r w:rsidR="006E5160">
        <w:t>t</w:t>
      </w:r>
      <w:r w:rsidR="002427ED">
        <w:t>herefore indicating,</w:t>
      </w:r>
      <w:r w:rsidR="00FE0150">
        <w:t xml:space="preserve"> life-years are still being lost to </w:t>
      </w:r>
      <w:r>
        <w:t>AIDS</w:t>
      </w:r>
      <w:r w:rsidR="00FE0150">
        <w:t>{Collaboration:2008ed}.</w:t>
      </w:r>
      <w:r w:rsidR="00F2745C">
        <w:t xml:space="preserve"> In the era of wide-scale ART availability, why are such large health losses continuing and what can be done to improve the population health that is generated by ART</w:t>
      </w:r>
      <w:r w:rsidR="002640F5">
        <w:t xml:space="preserve"> </w:t>
      </w:r>
      <w:r w:rsidR="00CA26FC">
        <w:t>programmes</w:t>
      </w:r>
      <w:r w:rsidR="00F2745C">
        <w:t>?</w:t>
      </w:r>
    </w:p>
    <w:p w14:paraId="1B0C80D4" w14:textId="77777777" w:rsidR="00A86169" w:rsidRDefault="00A86169" w:rsidP="00E0392E">
      <w:pPr>
        <w:pStyle w:val="normal0"/>
        <w:contextualSpacing w:val="0"/>
      </w:pPr>
    </w:p>
    <w:p w14:paraId="49B6F246" w14:textId="5AA718C7" w:rsidR="00EB2C4C" w:rsidRDefault="00A86169" w:rsidP="005A14B3">
      <w:pPr>
        <w:pStyle w:val="normal0"/>
        <w:ind w:firstLine="720"/>
        <w:contextualSpacing w:val="0"/>
      </w:pPr>
      <w:r>
        <w:t xml:space="preserve">The reasons for continued health losses to HIV </w:t>
      </w:r>
      <w:r w:rsidR="002640F5">
        <w:t xml:space="preserve">have </w:t>
      </w:r>
      <w:r w:rsidR="006B075B">
        <w:t xml:space="preserve">not </w:t>
      </w:r>
      <w:r w:rsidR="002640F5">
        <w:t xml:space="preserve">been </w:t>
      </w:r>
      <w:r w:rsidR="006B075B">
        <w:t xml:space="preserve">well understood </w:t>
      </w:r>
      <w:r w:rsidR="00C2662C">
        <w:t xml:space="preserve">but attention has been </w:t>
      </w:r>
      <w:r w:rsidR="005A14B3">
        <w:t>focussed on the ‘care cascade’</w:t>
      </w:r>
      <w:r w:rsidR="005C3DDE">
        <w:fldChar w:fldCharType="begin"/>
      </w:r>
      <w:r w:rsidR="00883D49">
        <w:instrText xml:space="preserve"> ADDIN PAPERS2_CITATIONS &lt;citation&gt;&lt;uuid&gt;8352F537-5541-4A9F-AA3C-84F938D4F5FE&lt;/uuid&gt;&lt;priority&gt;4&lt;/priority&gt;&lt;publications&gt;&lt;publication&gt;&lt;uuid&gt;65BA69DB-AC32-401B-B0F2-9FC36351260F&lt;/uuid&gt;&lt;volume&gt;26&lt;/volume&gt;&lt;doi&gt;10.1097/QAD.0b013e328355d67b&lt;/doi&gt;&lt;subtitle&gt;no partial credit given&lt;/subtitle&gt;&lt;startpage&gt;1735&lt;/startpage&gt;&lt;publication_date&gt;99201209001200000000220000&lt;/publication_date&gt;&lt;url&gt;http://content.wkhealth.com/linkback/openurl?sid=WKPTLP:landingpage&amp;amp;an=00002030-201209100-00001&lt;/url&gt;&lt;type&gt;400&lt;/type&gt;&lt;title&gt;The HIV care continuum&lt;/title&gt;&lt;number&gt;14&lt;/number&gt;&lt;subtype&gt;400&lt;/subtype&gt;&lt;endpage&gt;1738&lt;/endpage&gt;&lt;bundle&gt;&lt;publication&gt;&lt;title&gt;AIDS&lt;/title&gt;&lt;type&gt;-100&lt;/type&gt;&lt;subtype&gt;-100&lt;/subtype&gt;&lt;uuid&gt;7207AF0A-05FA-47CC-8189-F0E1621F7526&lt;/uuid&gt;&lt;/publication&gt;&lt;/bundle&gt;&lt;authors&gt;&lt;author&gt;&lt;firstName&gt;Margaret&lt;/firstName&gt;&lt;middleNames&gt;L&lt;/middleNames&gt;&lt;lastName&gt;McNairy&lt;/lastName&gt;&lt;/author&gt;&lt;author&gt;&lt;firstName&gt;Wafaa&lt;/firstName&gt;&lt;middleNames&gt;M&lt;/middleNames&gt;&lt;lastName&gt;El-Sadr&lt;/lastName&gt;&lt;/author&gt;&lt;/authors&gt;&lt;/publication&gt;&lt;/publications&gt;&lt;cites&gt;&lt;/cites&gt;&lt;/citation&gt;</w:instrText>
      </w:r>
      <w:r w:rsidR="005C3DDE">
        <w:fldChar w:fldCharType="separate"/>
      </w:r>
      <w:r w:rsidR="005C3DDE">
        <w:rPr>
          <w:lang w:val="en-US"/>
        </w:rPr>
        <w:t>{McNairy:2012dg}</w:t>
      </w:r>
      <w:r w:rsidR="005C3DDE">
        <w:fldChar w:fldCharType="end"/>
      </w:r>
      <w:r w:rsidR="005A14B3">
        <w:t xml:space="preserve">. This </w:t>
      </w:r>
      <w:r w:rsidR="00910518">
        <w:t xml:space="preserve">is </w:t>
      </w:r>
      <w:r w:rsidR="005A14B3">
        <w:t xml:space="preserve">the </w:t>
      </w:r>
      <w:r w:rsidR="00C2662C">
        <w:t>series of events and appointments through which HIV-infected individuals must pass in o</w:t>
      </w:r>
      <w:r w:rsidR="005A14B3">
        <w:t xml:space="preserve">rder to benefit fully from ART, beginning with HIV testing and ending with patients in a state of sustained viral suppression with regular monitoring. </w:t>
      </w:r>
      <w:r w:rsidR="00EB2C4C">
        <w:t>In 2011, Fox and Rosen highlighted how fewer patie</w:t>
      </w:r>
      <w:r w:rsidR="005A14B3">
        <w:t>nts reach each successive stage</w:t>
      </w:r>
      <w:r w:rsidR="009328CB">
        <w:fldChar w:fldCharType="begin"/>
      </w:r>
      <w:r w:rsidR="00883D49">
        <w:instrText xml:space="preserve"> ADDIN PAPERS2_CITATIONS &lt;citation&gt;&lt;uuid&gt;1EC46605-B91C-4666-AAC8-8119D3E7820F&lt;/uuid&gt;&lt;priority&gt;5&lt;/priority&gt;&lt;publications&gt;&lt;publication&gt;&lt;volume&gt;8&lt;/volume&gt;&lt;publication_date&gt;99201107191200000000222000&lt;/publication_date&gt;&lt;number&gt;7&lt;/number&gt;&lt;doi&gt;10.1371/journal.pmed.1001056.t005&lt;/doi&gt;&lt;startpage&gt;e1001056&lt;/startpage&gt;&lt;title&gt;Retention in HIV Care between Testing and Treatment in Sub-Saharan Africa: A Systematic Review&lt;/title&gt;&lt;uuid&gt;87DCC748-1CAC-4A65-B87E-7185CA92F5DF&lt;/uuid&gt;&lt;subtype&gt;400&lt;/subtype&gt;&lt;type&gt;400&lt;/type&gt;&lt;url&gt;http://dx.plos.org/10.1371/journal.pmed.1001056.t005&lt;/url&gt;&lt;bundle&gt;&lt;publication&gt;&lt;title&gt;PLoS Medicine&lt;/title&gt;&lt;type&gt;-100&lt;/type&gt;&lt;subtype&gt;-100&lt;/subtype&gt;&lt;uuid&gt;032F8D8E-8579-48D1-833A-A61EDCB35F0F&lt;/uuid&gt;&lt;/publication&gt;&lt;/bundle&gt;&lt;authors&gt;&lt;author&gt;&lt;firstName&gt;Sydney&lt;/firstName&gt;&lt;lastName&gt;Rosen&lt;/lastName&gt;&lt;/author&gt;&lt;author&gt;&lt;firstName&gt;Matthew&lt;/firstName&gt;&lt;middleNames&gt;P&lt;/middleNames&gt;&lt;lastName&gt;Fox&lt;/lastName&gt;&lt;/author&gt;&lt;/authors&gt;&lt;editors&gt;&lt;author&gt;&lt;firstName&gt;John&lt;/firstName&gt;&lt;middleNames&gt;A&lt;/middleNames&gt;&lt;lastName&gt;Bartlett&lt;/lastName&gt;&lt;/author&gt;&lt;/editors&gt;&lt;/publication&gt;&lt;/publications&gt;&lt;cites&gt;&lt;/cites&gt;&lt;/citation&gt;</w:instrText>
      </w:r>
      <w:r w:rsidR="009328CB">
        <w:fldChar w:fldCharType="separate"/>
      </w:r>
      <w:r w:rsidR="009328CB">
        <w:rPr>
          <w:lang w:val="en-US"/>
        </w:rPr>
        <w:t>{Rosen:2011ii}</w:t>
      </w:r>
      <w:r w:rsidR="009328CB">
        <w:fldChar w:fldCharType="end"/>
      </w:r>
      <w:r w:rsidR="005A14B3">
        <w:t xml:space="preserve">. And since then, there have been many detailed reports for different countries detailing </w:t>
      </w:r>
      <w:r w:rsidR="004D3CC9">
        <w:t>the care cascade as it appears to operate in particular countries</w:t>
      </w:r>
      <w:r w:rsidR="005C3DDE">
        <w:fldChar w:fldCharType="begin"/>
      </w:r>
      <w:r w:rsidR="00883D49">
        <w:instrText xml:space="preserve"> ADDIN PAPERS2_CITATIONS &lt;citation&gt;&lt;uuid&gt;DCE94ECF-4F18-4E85-8F2B-CE02CC4FFB70&lt;/uuid&gt;&lt;priority&gt;6&lt;/priority&gt;&lt;publications&gt;&lt;publication&gt;&lt;uuid&gt;556A3C57-9CF5-4285-AEC3-1DCA3BFDCF12&lt;/uuid&gt;&lt;volume&gt;59 Suppl 1&lt;/volume&gt;&lt;doi&gt;10.1093/cid/ciu299&lt;/doi&gt;&lt;startpage&gt;S21&lt;/startpage&gt;&lt;publication_date&gt;99201407011200000000222000&lt;/publication_date&gt;&lt;url&gt;http://eutils.ncbi.nlm.nih.gov/entrez/eutils/elink.fcgi?dbfrom=pubmed&amp;amp;id=24926028&amp;amp;retmode=ref&amp;amp;cmd=prlinks&lt;/url&gt;&lt;type&gt;400&lt;/type&gt;&lt;title&gt;Addressing the Achilles' Heel in the HIV Care Continuum for the Success of a Test-and-Treat Strategy to Achieve an AIDS-Free Generation.&lt;/title&gt;&lt;location&gt;&amp;lt;html&amp;gt;&amp;lt;head&amp;gt;&amp;lt;meta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Epidemiology, Infectious Diseases Epidemiology Research Program, Pittsburgh University Graduate School of Public Health, Pennsylvania Departments of Epidemiology and International Health, Johns Hopkins Bloomberg School of Public Health, Baltimore, Maryland Department of Medicine and Centre for Infectious Diseases, Stellenbosch University, Faculty of Medicine and Health Sciences, Cape Town, South Africa.&lt;/institution&gt;&lt;subtype&gt;400&lt;/subtype&gt;&lt;endpage&gt;7&lt;/endpage&gt;&lt;bundle&gt;&lt;publication&gt;&lt;title&gt;Clinical Infectious Diseases&lt;/title&gt;&lt;type&gt;-100&lt;/type&gt;&lt;subtype&gt;-100&lt;/subtype&gt;&lt;uuid&gt;2AFE1B9A-18F8-4AF5-AC13-8C0935F57790&lt;/uuid&gt;&lt;/publication&gt;&lt;/bundle&gt;&lt;authors&gt;&lt;author&gt;&lt;firstName&gt;Jean&lt;/firstName&gt;&lt;middleNames&gt;B&lt;/middleNames&gt;&lt;lastName&gt;Nachega&lt;/lastName&gt;&lt;/author&gt;&lt;author&gt;&lt;firstName&gt;Olalekan&lt;/firstName&gt;&lt;middleNames&gt;A&lt;/middleNames&gt;&lt;lastName&gt;Uthman&lt;/lastName&gt;&lt;/author&gt;&lt;author&gt;&lt;nonDroppingParticle&gt;Del&lt;/nonDroppingParticle&gt;&lt;firstName&gt;Carlos&lt;/firstName&gt;&lt;lastName&gt;Rio&lt;/lastName&gt;&lt;/author&gt;&lt;author&gt;&lt;firstName&gt;Michael&lt;/firstName&gt;&lt;middleNames&gt;J&lt;/middleNames&gt;&lt;lastName&gt;Mugavero&lt;/lastName&gt;&lt;/author&gt;&lt;author&gt;&lt;firstName&gt;Helen&lt;/firstName&gt;&lt;lastName&gt;Rees&lt;/lastName&gt;&lt;/author&gt;&lt;author&gt;&lt;firstName&gt;Edward&lt;/firstName&gt;&lt;middleNames&gt;J&lt;/middleNames&gt;&lt;lastName&gt;Mills&lt;/lastName&gt;&lt;/author&gt;&lt;/authors&gt;&lt;/publication&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Home&amp;lt;/a&amp;gt;&amp;lt;/div&amp;gt;&amp;lt;/body&amp;gt;&amp;lt;/html&amp;gt;&lt;/location&gt;&lt;publication_date&gt;99201309261200000000222000&lt;/publication_date&gt;&lt;doi&gt;10.1016/S1473-3099(13)70254-8&lt;/doi&gt;&lt;institution&gt;Faculty of Health Sciences, Simon Fraser University, Burnaby, BC, Canada; BC Centre for Excellence in HIV/AIDS, University of British Columbia, Vancouver, BC, Canada.&lt;/institution&gt;&lt;title&gt;The cascade of HIV care in British Columbia, Canada, 1996-2011: a population-based retrospective cohort study.&lt;/title&gt;&lt;uuid&gt;2FBF7794-4AAB-4D13-B6E6-611CEC4489F3&lt;/uuid&gt;&lt;subtype&gt;400&lt;/subtype&gt;&lt;type&gt;400&lt;/type&gt;&lt;url&gt;http://eutils.ncbi.nlm.nih.gov/entrez/eutils/elink.fcgi?dbfrom=pubmed&amp;amp;id=24076277&amp;amp;retmode=ref&amp;amp;cmd=prlinks&lt;/url&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Bohdan&lt;/firstName&gt;&lt;lastName&gt;Nosyk&lt;/lastName&gt;&lt;/author&gt;&lt;author&gt;&lt;firstName&gt;Julio&lt;/firstName&gt;&lt;middleNames&gt;S G&lt;/middleNames&gt;&lt;lastName&gt;Montaner&lt;/lastName&gt;&lt;/author&gt;&lt;author&gt;&lt;firstName&gt;Guillaume&lt;/firstName&gt;&lt;lastName&gt;Colley&lt;/lastName&gt;&lt;/author&gt;&lt;author&gt;&lt;firstName&gt;Viviane&lt;/firstName&gt;&lt;middleNames&gt;D&lt;/middleNames&gt;&lt;lastName&gt;Lima&lt;/lastName&gt;&lt;/author&gt;&lt;author&gt;&lt;firstName&gt;Keith&lt;/firstName&gt;&lt;lastName&gt;Chan&lt;/lastName&gt;&lt;/author&gt;&lt;author&gt;&lt;firstName&gt;Katherine&lt;/firstName&gt;&lt;lastName&gt;Heath&lt;/lastName&gt;&lt;/author&gt;&lt;author&gt;&lt;firstName&gt;Benita&lt;/firstName&gt;&lt;lastName&gt;Yip&lt;/lastName&gt;&lt;/author&gt;&lt;author&gt;&lt;firstName&gt;Hasina&lt;/firstName&gt;&lt;lastName&gt;Samji&lt;/lastName&gt;&lt;/author&gt;&lt;author&gt;&lt;firstName&gt;Mark&lt;/firstName&gt;&lt;lastName&gt;Gilbert&lt;/lastName&gt;&lt;/author&gt;&lt;author&gt;&lt;firstName&gt;Rolando&lt;/firstName&gt;&lt;lastName&gt;Barrios&lt;/lastName&gt;&lt;/author&gt;&lt;author&gt;&lt;firstName&gt;Réka&lt;/firstName&gt;&lt;lastName&gt;Gustafson&lt;/lastName&gt;&lt;/author&gt;&lt;author&gt;&lt;firstName&gt;Robert&lt;/firstName&gt;&lt;middleNames&gt;S&lt;/middleNames&gt;&lt;lastName&gt;Hogg&lt;/lastName&gt;&lt;/author&gt;&lt;author&gt;&lt;lastName&gt;for the STOP HIV/AIDS Study Group&lt;/lastName&gt;&lt;/author&gt;&lt;/authors&gt;&lt;/publication&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D3DD11AE-E1A0-45FB-A545-6DFC70078F04&lt;/uuid&gt;&lt;volume&gt;9&lt;/volume&gt;&lt;accepted_date&gt;99201409151200000000222000&lt;/accepted_date&gt;&lt;doi&gt;10.1371/journal.pone.0110252&lt;/doi&gt;&lt;startpage&gt;e110252&lt;/startpage&gt;&lt;publication_date&gt;99201400001200000000200000&lt;/publication_date&gt;&lt;url&gt;http://eutils.ncbi.nlm.nih.gov/entrez/eutils/elink.fcgi?dbfrom=pubmed&amp;amp;id=25330087&amp;amp;retmode=ref&amp;amp;cmd=prlinks&lt;/url&gt;&lt;type&gt;400&lt;/type&gt;&lt;title&gt;Attrition through Multiple Stages of Pre-Treatment and ART HIV Care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Home&amp;lt;/a&amp;gt;&amp;lt;/div&amp;gt;&amp;lt;/body&amp;gt;&amp;lt;/html&amp;gt;&lt;/location&gt;&lt;submission_date&gt;99201406041200000000222000&lt;/submission_date&gt;&lt;number&gt;10&lt;/number&gt;&lt;institution&gt;Center for Global Health &amp;amp; Development, Boston University, Boston, Massachusetts, United States of America; Health Economics and Epidemiology Research Office, Department of Internal Medicine, School of Clinical Medicine, Faculty of Health Sciences, University of the Witwatersrand, Johannesburg, South Africa; Department of Epidemiology, Boston University School of Public Health, Boston, Massachusetts, United States of America.&lt;/institution&gt;&lt;subtype&gt;400&lt;/subtype&gt;&lt;bundle&gt;&lt;publication&gt;&lt;url&gt;http://www.plosone.org/&lt;/url&gt;&lt;title&gt;PLoS ONE&lt;/title&gt;&lt;type&gt;-100&lt;/type&gt;&lt;subtype&gt;-100&lt;/subtype&gt;&lt;uuid&gt;937301D8-DEB3-4422-BC8F-63EDC098D774&lt;/uuid&gt;&lt;/publication&gt;&lt;/bundle&gt;&lt;authors&gt;&lt;author&gt;&lt;firstName&gt;Matthew&lt;/firstName&gt;&lt;middleNames&gt;P&lt;/middleNames&gt;&lt;lastName&gt;Fox&lt;/lastName&gt;&lt;/author&gt;&lt;author&gt;&lt;firstName&gt;Kate&lt;/firstName&gt;&lt;lastName&gt;Shearer&lt;/lastName&gt;&lt;/author&gt;&lt;author&gt;&lt;firstName&gt;Mhairi&lt;/firstName&gt;&lt;lastName&gt;Maskew&lt;/lastName&gt;&lt;/author&gt;&lt;author&gt;&lt;firstName&gt;Gesine&lt;/firstName&gt;&lt;lastName&gt;Meyer-Rath&lt;/lastName&gt;&lt;/author&gt;&lt;author&gt;&lt;firstName&gt;Kate&lt;/firstName&gt;&lt;lastName&gt;Clouse&lt;/lastName&gt;&lt;/author&gt;&lt;author&gt;&lt;firstName&gt;Ian&lt;/firstName&gt;&lt;middleNames&gt;M&lt;/middleNames&gt;&lt;lastName&gt;Sanne&lt;/lastName&gt;&lt;/author&gt;&lt;/authors&gt;&lt;/publication&gt;&lt;/publications&gt;&lt;cites&gt;&lt;/cites&gt;&lt;/citation&gt;</w:instrText>
      </w:r>
      <w:r w:rsidR="005C3DDE">
        <w:fldChar w:fldCharType="separate"/>
      </w:r>
      <w:r w:rsidR="005C3DDE">
        <w:rPr>
          <w:lang w:val="en-US"/>
        </w:rPr>
        <w:t>{Nachega:2014ks, Nosyk:2013em, Kilmarx:2013iy, Fox:2014ch}</w:t>
      </w:r>
      <w:r w:rsidR="005C3DDE">
        <w:fldChar w:fldCharType="end"/>
      </w:r>
      <w:r w:rsidR="006D081F">
        <w:t>.</w:t>
      </w:r>
      <w:r w:rsidR="005C3DDE">
        <w:t xml:space="preserve"> </w:t>
      </w:r>
      <w:r w:rsidR="004D3CC9">
        <w:t>However, these studies have been limited by not having had the opportunity to follow the same patients through all stages of the cascade</w:t>
      </w:r>
      <w:r w:rsidR="00CF3A9F">
        <w:t>,</w:t>
      </w:r>
      <w:r w:rsidR="004D3CC9">
        <w:t xml:space="preserve"> as they would typically be focussed on </w:t>
      </w:r>
      <w:r w:rsidR="00CF3A9F">
        <w:t xml:space="preserve">the </w:t>
      </w:r>
      <w:r w:rsidR="004D3CC9">
        <w:t>subset of the popula</w:t>
      </w:r>
      <w:r w:rsidR="00366A02">
        <w:t xml:space="preserve">tion that presents to a clinic, and </w:t>
      </w:r>
      <w:r w:rsidR="00CF3A9F">
        <w:t>are therefore</w:t>
      </w:r>
      <w:r w:rsidR="00366A02">
        <w:t xml:space="preserve"> blind to </w:t>
      </w:r>
      <w:r w:rsidR="00CF3A9F">
        <w:t xml:space="preserve">the </w:t>
      </w:r>
      <w:r w:rsidR="00366A02">
        <w:t xml:space="preserve">outcomes of patients that </w:t>
      </w:r>
      <w:r w:rsidR="00CF3A9F">
        <w:t xml:space="preserve">never engage or </w:t>
      </w:r>
      <w:r w:rsidR="00366A02">
        <w:t>disengage from care.</w:t>
      </w:r>
    </w:p>
    <w:p w14:paraId="0A79362F" w14:textId="77777777" w:rsidR="00366A02" w:rsidRDefault="00366A02" w:rsidP="005A14B3">
      <w:pPr>
        <w:pStyle w:val="normal0"/>
        <w:ind w:firstLine="720"/>
        <w:contextualSpacing w:val="0"/>
      </w:pPr>
    </w:p>
    <w:p w14:paraId="672058E0" w14:textId="37E5E064" w:rsidR="00366A02" w:rsidRDefault="00366A02" w:rsidP="00C90B09">
      <w:pPr>
        <w:pStyle w:val="normal0"/>
        <w:ind w:firstLine="720"/>
        <w:contextualSpacing w:val="0"/>
      </w:pPr>
      <w:r>
        <w:t xml:space="preserve">During the last few years there has also been a massive proliferation in innovative approaches to improving the care cascade. These variously aim to improve testing, linkage to care, retention in pre-ART care, rates of viral suppression or retention in post-ART care. </w:t>
      </w:r>
      <w:r w:rsidR="00D90E05">
        <w:t>Many of these have been subject to a trial and there have been s</w:t>
      </w:r>
      <w:r w:rsidR="0063067F">
        <w:t>ome remarkable successes. For example</w:t>
      </w:r>
      <w:r w:rsidR="00872585">
        <w:t>,</w:t>
      </w:r>
      <w:r w:rsidR="006F5F24">
        <w:t xml:space="preserve"> in South Africa van Rooyen et al. trialed a home-based counselling and testing (HBCT) intervention achieving 91% coverage of the community and 96% of newly diagnosed individuals linked to care within six months</w:t>
      </w:r>
      <w:r w:rsidR="006F5F24">
        <w:fldChar w:fldCharType="begin"/>
      </w:r>
      <w:r w:rsidR="00883D49">
        <w:instrText xml:space="preserve"> ADDIN PAPERS2_CITATIONS &lt;citation&gt;&lt;uuid&gt;2495DC40-D60A-41D7-83F7-EF0AF70DD97B&lt;/uuid&gt;&lt;priority&gt;7&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6F5F24">
        <w:fldChar w:fldCharType="separate"/>
      </w:r>
      <w:r w:rsidR="006F5F24">
        <w:rPr>
          <w:lang w:val="en-US"/>
        </w:rPr>
        <w:t>{vanRooyen:2013gy}</w:t>
      </w:r>
      <w:r w:rsidR="006F5F24">
        <w:fldChar w:fldCharType="end"/>
      </w:r>
      <w:r w:rsidR="006F5F24">
        <w:t xml:space="preserve">. </w:t>
      </w:r>
      <w:r w:rsidR="00872585">
        <w:t>Jani et al. were able to reduce pre-ART loss to follow up from 64% to 33% through the use of a POC CD4 intervention</w:t>
      </w:r>
      <w:r w:rsidR="00872585">
        <w:fldChar w:fldCharType="begin"/>
      </w:r>
      <w:r w:rsidR="00883D49">
        <w:instrText xml:space="preserve"> ADDIN PAPERS2_CITATIONS &lt;citation&gt;&lt;uuid&gt;69FC5243-E975-455D-9CCC-3383375DDE6E&lt;/uuid&gt;&lt;priority&gt;8&lt;/priority&gt;&lt;publications&gt;&lt;publication&gt;&lt;volume&gt;378&lt;/volume&gt;&lt;publication_date&gt;99201110001200000000220000&lt;/publication_date&gt;&lt;number&gt;9802&lt;/number&gt;&lt;doi&gt;10.1016/S0140-6736(11)61052-0&lt;/doi&gt;&lt;startpage&gt;1572&lt;/startpage&gt;&lt;title&gt;Effect of point-of-care CD4 cell count tests on retention of patients and rates of antiretroviral therapy initiation in primary health clinics: an observational cohort study&lt;/title&gt;&lt;uuid&gt;F1AF2151-87B3-4F64-BBC8-B09786A94167&lt;/uuid&gt;&lt;subtype&gt;400&lt;/subtype&gt;&lt;endpage&gt;1579&lt;/endpage&gt;&lt;type&gt;400&lt;/type&gt;&lt;url&gt;http://ac.els-cdn.com/S0140673611610520/1-s2.0-S0140673611610520-main.pdf?_tid=952c32cc-8412-11e3-bf06-00000aab0f6b&amp;amp;acdnat=1390470289_1cb3ecbb712052095fafaf31cbe332a2&lt;/url&gt;&lt;bundle&gt;&lt;publication&gt;&lt;publisher&gt;Elsevier Ltd&lt;/publisher&gt;&lt;url&gt;http://ac.els-cdn.com&lt;/url&gt;&lt;title&gt;The Lancet&lt;/title&gt;&lt;type&gt;-100&lt;/type&gt;&lt;subtype&gt;-100&lt;/subtype&gt;&lt;uuid&gt;D4445A8C-0847-492F-A395-C83F8CA9FA45&lt;/uuid&gt;&lt;/publication&gt;&lt;/bundle&gt;&lt;authors&gt;&lt;author&gt;&lt;firstName&gt;Ilesh&lt;/firstName&gt;&lt;middleNames&gt;V&lt;/middleNames&gt;&lt;lastName&gt;Jani&lt;/lastName&gt;&lt;/author&gt;&lt;author&gt;&lt;firstName&gt;Nádia&lt;/firstName&gt;&lt;middleNames&gt;E&lt;/middleNames&gt;&lt;lastName&gt;Sitoe&lt;/lastName&gt;&lt;/author&gt;&lt;author&gt;&lt;firstName&gt;Eunice&lt;/firstName&gt;&lt;middleNames&gt;R&lt;/middleNames&gt;&lt;lastName&gt;Alfai&lt;/lastName&gt;&lt;/author&gt;&lt;author&gt;&lt;firstName&gt;Patrina&lt;/firstName&gt;&lt;middleNames&gt;L&lt;/middleNames&gt;&lt;lastName&gt;Chongo&lt;/lastName&gt;&lt;/author&gt;&lt;author&gt;&lt;firstName&gt;Jorge&lt;/firstName&gt;&lt;middleNames&gt;I&lt;/middleNames&gt;&lt;lastName&gt;Quevedo&lt;/lastName&gt;&lt;/author&gt;&lt;author&gt;&lt;firstName&gt;Beatriz&lt;/firstName&gt;&lt;middleNames&gt;M&lt;/middleNames&gt;&lt;lastName&gt;Rocha&lt;/lastName&gt;&lt;/author&gt;&lt;author&gt;&lt;firstName&gt;Jonathan&lt;/firstName&gt;&lt;middleNames&gt;D&lt;/middleNames&gt;&lt;lastName&gt;Lehe&lt;/lastName&gt;&lt;/author&gt;&lt;author&gt;&lt;firstName&gt;Trevor&lt;/firstName&gt;&lt;middleNames&gt;F&lt;/middleNames&gt;&lt;lastName&gt;Peter&lt;/lastName&gt;&lt;/author&gt;&lt;/authors&gt;&lt;/publication&gt;&lt;/publications&gt;&lt;cites&gt;&lt;/cites&gt;&lt;/citation&gt;</w:instrText>
      </w:r>
      <w:r w:rsidR="00872585">
        <w:fldChar w:fldCharType="separate"/>
      </w:r>
      <w:r w:rsidR="00872585">
        <w:rPr>
          <w:lang w:val="en-US"/>
        </w:rPr>
        <w:t>{Jani:2011eb}</w:t>
      </w:r>
      <w:r w:rsidR="00872585">
        <w:fldChar w:fldCharType="end"/>
      </w:r>
      <w:r w:rsidR="00872585">
        <w:t>.</w:t>
      </w:r>
      <w:r w:rsidR="00CE7ECB">
        <w:t xml:space="preserve"> Additionally, Long et al. were able to reduce loss to follow up and annual care costs through a decentralising intervention that involved transitioning stable patients on ART from a hospital to a primary health care facility</w:t>
      </w:r>
      <w:r w:rsidR="00F07DCD">
        <w:fldChar w:fldCharType="begin"/>
      </w:r>
      <w:r w:rsidR="00883D49">
        <w:instrText xml:space="preserve"> ADDIN PAPERS2_CITATIONS &lt;citation&gt;&lt;uuid&gt;10650E03-9F59-4DD8-AAA8-438DF724858D&lt;/uuid&gt;&lt;priority&gt;9&lt;/priority&gt;&lt;publications&gt;&lt;publication&gt;&lt;uuid&gt;4892F5CF-4C33-4BCB-8302-FFC8D0ADE0CA&lt;/uuid&gt;&lt;volume&gt;8&lt;/volume&gt;&lt;accepted_date&gt;99201105271200000000222000&lt;/accepted_date&gt;&lt;doi&gt;10.1371/journal.pmed.1001055&lt;/doi&gt;&lt;startpage&gt;e1001055&lt;/startpage&gt;&lt;publication_date&gt;99201107001200000000220000&lt;/publication_date&gt;&lt;url&gt;http://eutils.ncbi.nlm.nih.gov/entrez/eutils/elink.fcgi?dbfrom=pubmed&amp;amp;id=21811402&amp;amp;retmode=ref&amp;amp;cmd=prlinks&lt;/url&gt;&lt;type&gt;400&lt;/type&gt;&lt;title&gt;Treatment outcomes and cost-effectiveness of shifting management of stable ART patients to nurses in South Africa: an observational cohort.&lt;/title&gt;&lt;location&gt;&amp;lt;html&amp;gt;&amp;lt;head&amp;gt;&amp;lt;meta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Home&amp;lt;/a&amp;gt;&amp;lt;/div&amp;gt;&amp;lt;/body&amp;gt;&amp;lt;/html&amp;gt;&lt;/location&gt;&lt;submission_date&gt;99201101141200000000222000&lt;/submission_date&gt;&lt;number&gt;7&lt;/number&gt;&lt;institution&gt;Health Economics and Epidemiology Research Office, Wits Health Consortium, Johannesburg, South Africa. llong@heroza.org&lt;/institution&gt;&lt;subtype&gt;400&lt;/subtype&gt;&lt;bundle&gt;&lt;publication&gt;&lt;title&gt;PLoS Medicine&lt;/title&gt;&lt;type&gt;-100&lt;/type&gt;&lt;subtype&gt;-100&lt;/subtype&gt;&lt;uuid&gt;032F8D8E-8579-48D1-833A-A61EDCB35F0F&lt;/uuid&gt;&lt;/publication&gt;&lt;/bundle&gt;&lt;authors&gt;&lt;author&gt;&lt;firstName&gt;Lawrence&lt;/firstName&gt;&lt;lastName&gt;Long&lt;/lastName&gt;&lt;/author&gt;&lt;author&gt;&lt;firstName&gt;Alana&lt;/firstName&gt;&lt;middleNames&gt;T&lt;/middleNames&gt;&lt;lastName&gt;Brennan&lt;/lastName&gt;&lt;/author&gt;&lt;author&gt;&lt;firstName&gt;Matthew&lt;/firstName&gt;&lt;middleNames&gt;P&lt;/middleNames&gt;&lt;lastName&gt;Fox&lt;/lastName&gt;&lt;/author&gt;&lt;author&gt;&lt;firstName&gt;Buyiswa&lt;/firstName&gt;&lt;lastName&gt;Ndibongo&lt;/lastName&gt;&lt;/author&gt;&lt;author&gt;&lt;firstName&gt;Imogen&lt;/firstName&gt;&lt;lastName&gt;Jaffray&lt;/lastName&gt;&lt;/author&gt;&lt;author&gt;&lt;firstName&gt;Ian&lt;/firstName&gt;&lt;middleNames&gt;M&lt;/middleNames&gt;&lt;lastName&gt;Sanne&lt;/lastName&gt;&lt;/author&gt;&lt;author&gt;&lt;firstName&gt;Sydney&lt;/firstName&gt;&lt;lastName&gt;Rosen&lt;/lastName&gt;&lt;/author&gt;&lt;/authors&gt;&lt;/publication&gt;&lt;/publications&gt;&lt;cites&gt;&lt;/cites&gt;&lt;/citation&gt;</w:instrText>
      </w:r>
      <w:r w:rsidR="00F07DCD">
        <w:fldChar w:fldCharType="separate"/>
      </w:r>
      <w:r w:rsidR="00F07DCD">
        <w:rPr>
          <w:lang w:val="en-US"/>
        </w:rPr>
        <w:t>{Long:2011cx}</w:t>
      </w:r>
      <w:r w:rsidR="00F07DCD">
        <w:fldChar w:fldCharType="end"/>
      </w:r>
      <w:r w:rsidR="00CE7ECB">
        <w:t>.</w:t>
      </w:r>
      <w:r w:rsidR="00C90B09">
        <w:t xml:space="preserve"> </w:t>
      </w:r>
      <w:commentRangeStart w:id="7"/>
      <w:r w:rsidR="00F07DCD">
        <w:t>Although, some interventions have had less success</w:t>
      </w:r>
      <w:r w:rsidR="000930CF">
        <w:t xml:space="preserve"> such as </w:t>
      </w:r>
      <w:r w:rsidR="00197F58">
        <w:t>the addition of one-on-one motivational sessions to group counselling in South Africa that had no significant difference in adherence or loss to follow up during nine months of followup</w:t>
      </w:r>
      <w:r w:rsidR="00C90B09">
        <w:fldChar w:fldCharType="begin"/>
      </w:r>
      <w:r w:rsidR="00883D49">
        <w:instrText xml:space="preserve"> ADDIN PAPERS2_CITATIONS &lt;citation&gt;&lt;uuid&gt;2FE36CAB-5C15-4CFD-9DE8-02C703BA0403&lt;/uuid&gt;&lt;priority&gt;10&lt;/priority&gt;&lt;publications&gt;&lt;publication&gt;&lt;type&gt;300&lt;/type&gt;&lt;publication_date&gt;99201000001200000000200000&lt;/publication_date&gt;&lt;title&gt;Group counseling achieves high adherence to antiretroviral therapy: results of the CAPRISA 058 randomized controlled trial comparing group versus individualized adherence counseling strategies in Durban, South Africa&lt;/title&gt;&lt;url&gt;http://www.iapac.org/AdherenceConference/Downloads-ADC10/Adherence2010_Program_and_Abstracts%20book_051310.pdf&lt;/url&gt;&lt;subtype&gt;314&lt;/subtype&gt;&lt;uuid&gt;DA1E873D-47CF-47D0-872A-7A522BC6D3BF&lt;/uuid&gt;&lt;bundle&gt;&lt;publication&gt;&lt;title&gt;IAPAC 2010&lt;/title&gt;&lt;type&gt;-200&lt;/type&gt;&lt;subtype&gt;-200&lt;/subtype&gt;&lt;uuid&gt;D15CB196-4478-47D4-A6C7-7EDA0F56BFA7&lt;/uuid&gt;&lt;/publication&gt;&lt;/bundle&gt;&lt;authors&gt;&lt;author&gt;&lt;nonDroppingParticle&gt;van&lt;/nonDroppingParticle&gt;&lt;firstName&gt;Francois&lt;/firstName&gt;&lt;lastName&gt;Loggerenberg&lt;/lastName&gt;&lt;/author&gt;&lt;author&gt;&lt;firstName&gt;Alison&lt;/firstName&gt;&lt;lastName&gt;Grant&lt;/lastName&gt;&lt;/author&gt;&lt;author&gt;&lt;firstName&gt;Kogieleum&lt;/firstName&gt;&lt;lastName&gt;Naidoo&lt;/lastName&gt;&lt;/author&gt;&lt;author&gt;&lt;firstName&gt;Marita&lt;/firstName&gt;&lt;lastName&gt;Murrman&lt;/lastName&gt;&lt;/author&gt;&lt;author&gt;&lt;firstName&gt;Santhanalakshmi&lt;/firstName&gt;&lt;lastName&gt;Gengiah&lt;/lastName&gt;&lt;/author&gt;&lt;author&gt;&lt;firstName&gt;Tanuja&lt;/firstName&gt;&lt;lastName&gt;Gengiah&lt;/lastName&gt;&lt;/author&gt;&lt;author&gt;&lt;firstName&gt;Salim&lt;/firstName&gt;&lt;middleNames&gt;Abdool&lt;/middleNames&gt;&lt;lastName&gt;Karim&lt;/lastName&gt;&lt;/author&gt;&lt;/authors&gt;&lt;/publication&gt;&lt;/publications&gt;&lt;cites&gt;&lt;/cites&gt;&lt;/citation&gt;</w:instrText>
      </w:r>
      <w:r w:rsidR="00C90B09">
        <w:fldChar w:fldCharType="separate"/>
      </w:r>
      <w:r w:rsidR="00C90B09">
        <w:rPr>
          <w:lang w:val="en-US"/>
        </w:rPr>
        <w:t>{Groupcounselingach:2010vo}</w:t>
      </w:r>
      <w:r w:rsidR="00C90B09">
        <w:fldChar w:fldCharType="end"/>
      </w:r>
      <w:r w:rsidR="00197F58">
        <w:t>.</w:t>
      </w:r>
      <w:commentRangeEnd w:id="7"/>
      <w:r w:rsidR="00C90B09">
        <w:rPr>
          <w:rStyle w:val="CommentReference"/>
        </w:rPr>
        <w:commentReference w:id="7"/>
      </w:r>
      <w:r w:rsidR="00C90B09">
        <w:t xml:space="preserve"> </w:t>
      </w:r>
      <w:r w:rsidR="002F7DE8">
        <w:t>However, these trials seldom measured the gains accrued in population health</w:t>
      </w:r>
      <w:r w:rsidR="00B64C08">
        <w:t xml:space="preserve"> (e.g. longer-term effects, and knock-on effects to persons not directly reached with an intervention)</w:t>
      </w:r>
      <w:r w:rsidR="002F7DE8">
        <w:t xml:space="preserve"> and have had to largely focus on examining the impact of</w:t>
      </w:r>
      <w:r w:rsidR="007105E8">
        <w:t xml:space="preserve"> a</w:t>
      </w:r>
      <w:r w:rsidR="002F7DE8">
        <w:t xml:space="preserve"> new intervention at </w:t>
      </w:r>
      <w:r w:rsidR="007105E8">
        <w:t>a single point in time</w:t>
      </w:r>
      <w:r w:rsidR="002F7DE8">
        <w:t>, and have not been able to measure the combined impact of interventions as different part of the cascade.</w:t>
      </w:r>
    </w:p>
    <w:p w14:paraId="5EFE853B" w14:textId="77777777" w:rsidR="00D90E05" w:rsidRDefault="00D90E05" w:rsidP="00EB2C4C">
      <w:pPr>
        <w:pStyle w:val="normal0"/>
        <w:ind w:firstLine="720"/>
        <w:contextualSpacing w:val="0"/>
      </w:pPr>
    </w:p>
    <w:p w14:paraId="4881739F" w14:textId="77777777" w:rsidR="004B4A15" w:rsidRDefault="00B123B8" w:rsidP="00EB2C4C">
      <w:pPr>
        <w:pStyle w:val="normal0"/>
        <w:ind w:firstLine="720"/>
        <w:contextualSpacing w:val="0"/>
      </w:pPr>
      <w:r>
        <w:t xml:space="preserve">At the same, there has been a push to continue the rapid expansion of treatment, including expanding the eligibility criteria for treatment (to potentially all HIV-infected persons) and </w:t>
      </w:r>
      <w:r w:rsidR="00B31A7A">
        <w:t xml:space="preserve">to increase </w:t>
      </w:r>
      <w:r w:rsidR="00B31A7A">
        <w:lastRenderedPageBreak/>
        <w:t>active out-reach to populations for testing (i.e. ‘Universal Test and Treat’)</w:t>
      </w:r>
      <w:r w:rsidR="004B4A15">
        <w:fldChar w:fldCharType="begin"/>
      </w:r>
      <w:r w:rsidR="004B4A15">
        <w:instrText xml:space="preserve"> ADDIN PAPERS2_CITATIONS &lt;citation&gt;&lt;uuid&gt;94BEFF51-4EDB-4942-A621-BA1A8B08F03F&lt;/uuid&gt;&lt;priority&gt;0&lt;/priority&gt;&lt;publications&gt;&lt;publication&gt;&lt;publication_date&gt;99201312091200000000222000&lt;/publication_date&gt;&lt;startpage&gt;1&lt;/startpage&gt;&lt;doi&gt;10.1016/S2214-109X(13)70172-4&lt;/doi&gt;&lt;title&gt;Health benefits, costs, and cost-effectiveness of earlier eligibility for adult antiretroviral therapy and expanded treatment coverage: a combined analysis of 12 mathematical models</w:instrText>
      </w:r>
    </w:p>
    <w:p w14:paraId="5D884C85" w14:textId="77777777" w:rsidR="00883D49" w:rsidRDefault="004B4A15" w:rsidP="00EB2C4C">
      <w:pPr>
        <w:pStyle w:val="normal0"/>
        <w:ind w:firstLine="720"/>
        <w:contextualSpacing w:val="0"/>
      </w:pPr>
      <w:r>
        <w:instrText>&lt;/title&gt;&lt;uuid&gt;7CBD1B2D-9EB0-489D-B4E9-BBA8019000AB&lt;/uuid&gt;&lt;subtype&gt;400&lt;/subtype&gt;&lt;publisher&gt;Eaton et al. Open Access article distributed under the terms of CC BY&lt;/publisher&gt;&lt;type&gt;400&lt;/type&gt;&lt;endpage&gt;12&lt;/endpage&gt;&lt;url&gt;http://dx.doi.org/10.1016/S2214-109X(13)70172-4&lt;/url&gt;&lt;bundle&gt;&lt;publication&gt;&lt;title&gt;The Lancet Global Health&lt;/title&gt;&lt;type&gt;-100&lt;/type&gt;&lt;subtype&gt;-100&lt;/subtype&gt;&lt;uuid&gt;77A81810-6839-455F-BC07-876B5B0C3B42&lt;/uuid&gt;&lt;/publication&gt;&lt;/bundle&gt;&lt;authors&gt;&lt;author&gt;&lt;firstName&gt;Jeffrey&lt;/firstName&gt;&lt;middleNames&gt;W&lt;/middleNames&gt;&lt;lastName&gt;Eaton&lt;/lastName&gt;&lt;/author&gt;&lt;author&gt;&lt;firstName&gt;Nicolas&lt;/firstName&gt;&lt;middleNames&gt;A&lt;/middleNames&gt;&lt;lastName&gt;Menzies&lt;/lastName&gt;&lt;/author&gt;&lt;author&gt;&lt;firstName&gt;John&lt;/firstName&gt;&lt;lastName&gt;Stover&lt;/lastName&gt;&lt;/author&gt;&lt;author&gt;&lt;firstName&gt;Valentina&lt;/firstName&gt;&lt;lastName&gt;Cambiano&lt;/lastName&gt;&lt;/author&gt;&lt;author&gt;&lt;firstName&gt;Leonid&lt;/firstName&gt;&lt;lastName&gt;Chindelevitch&lt;/lastName&gt;&lt;/author&gt;&lt;author&gt;&lt;firstName&gt;Anne&lt;/firstName&gt;&lt;lastName&gt;Cori&lt;/lastName&gt;&lt;/author&gt;&lt;author&gt;&lt;firstName&gt;Jan&lt;/firstName&gt;&lt;middleNames&gt;A C&lt;/middleNames&gt;&lt;lastName&gt;Hontelez&lt;/lastName&gt;&lt;/author&gt;&lt;author&gt;&lt;firstName&gt;Salal&lt;/firstName&gt;&lt;lastName&gt;Humair&lt;/lastName&gt;&lt;/author&gt;&lt;author&gt;&lt;firstName&gt;Cliff&lt;/firstName&gt;&lt;middleNames&gt;C&lt;/middleNames&gt;&lt;lastName&gt;Kerr&lt;/lastName&gt;&lt;/author&gt;&lt;author&gt;&lt;firstName&gt;Daniel&lt;/firstName&gt;&lt;middleNames&gt;J&lt;/middleNames&gt;&lt;lastName&gt;Klein&lt;/lastName&gt;&lt;/author&gt;&lt;author&gt;&lt;firstName&gt;Sharmistha&lt;/firstName&gt;&lt;lastName&gt;Mishra&lt;/lastName&gt;&lt;/author&gt;&lt;author&gt;&lt;firstName&gt;Kate&lt;/firstName&gt;&lt;middleNames&gt;M&lt;/middleNames&gt;&lt;lastName&gt;Mitchell&lt;/lastName&gt;&lt;/author&gt;&lt;author&gt;&lt;firstName&gt;Brooke&lt;/firstName&gt;&lt;middleNames&gt;E&lt;/middleNames&gt;&lt;lastName&gt;Nichols&lt;/lastName&gt;&lt;/author&gt;&lt;author&gt;&lt;firstName&gt;Peter&lt;/firstName&gt;&lt;lastName&gt;Vickerman&lt;/lastName&gt;&lt;/author&gt;&lt;author&gt;&lt;firstName&gt;Roel&lt;/firstName&gt;&lt;lastName&gt;Bakker&lt;/lastName&gt;&lt;/author&gt;&lt;author&gt;&lt;firstName&gt;Till&lt;/firstName&gt;&lt;middleNames&gt;W&lt;/middleNames&gt;&lt;lastName&gt;Bärnighausen&lt;/lastName&gt;&lt;/author&gt;&lt;author&gt;&lt;firstName&gt;Anna&lt;/firstName&gt;&lt;lastName&gt;Bershteyn&lt;/lastName&gt;&lt;/author&gt;&lt;author&gt;&lt;firstName&gt;David&lt;/firstName&gt;&lt;middleNames&gt;E&lt;/middleNames&gt;&lt;lastName&gt;Bloom&lt;/lastName&gt;&lt;/author&gt;&lt;author&gt;&lt;firstName&gt;Marie-Claude&lt;/firstName&gt;&lt;lastName&gt;Boily&lt;/lastName&gt;&lt;/author&gt;&lt;author&gt;&lt;firstName&gt;Stewart&lt;/firstName&gt;&lt;middleNames&gt;T&lt;/middleNames&gt;&lt;lastName&gt;Chang&lt;/lastName&gt;&lt;/author&gt;&lt;author&gt;&lt;firstName&gt;Ted&lt;/firstName&gt;&lt;lastName&gt;Cohen&lt;/lastName&gt;&lt;/author&gt;&lt;author&gt;&lt;firstName&gt;Peter&lt;/firstName&gt;&lt;middleNames&gt;J&lt;/middleNames&gt;&lt;lastName&gt;Dodd&lt;/lastName&gt;&lt;/author&gt;&lt;author&gt;&lt;firstName&gt;Christophe&lt;/firstName&gt;&lt;lastName&gt;Fraser&lt;/lastName&gt;&lt;/author&gt;&lt;author&gt;&lt;firstName&gt;Chaitra&lt;/firstName&gt;&lt;lastName&gt;Gopalappa&lt;/lastName&gt;&lt;/author&gt;&lt;author&gt;&lt;firstName&gt;Jens&lt;/firstName&gt;&lt;middleNames&gt;D&lt;/middleNames&gt;&lt;lastName&gt;Lundgren&lt;/lastName&gt;&lt;/author&gt;&lt;author&gt;&lt;firstName&gt;Natasha&lt;/firstName&gt;&lt;middleNames&gt;K&lt;/middleNames&gt;&lt;lastName&gt;Martin&lt;/lastName&gt;&lt;/author&gt;&lt;author&gt;&lt;firstName&gt;Evelinn&lt;/firstName&gt;&lt;lastName&gt;Mikkelsen&lt;/lastName&gt;&lt;/author&gt;&lt;author&gt;&lt;firstName&gt;Elisa&lt;/firstName&gt;&lt;lastName&gt;Mountain&lt;/lastName&gt;&lt;/author&gt;&lt;author&gt;&lt;firstName&gt;Quang&lt;/firstName&gt;&lt;middleNames&gt;D&lt;/middleNames&gt;&lt;lastName&gt;Pham&lt;/lastName&gt;&lt;/author&gt;&lt;author&gt;&lt;firstName&gt;Michael&lt;/firstName&gt;&lt;lastName&gt;Pickles&lt;/lastName&gt;&lt;/author&gt;&lt;author&gt;&lt;firstName&gt;Andrew&lt;/firstName&gt;&lt;middleNames&gt;N&lt;/middleNames&gt;&lt;lastName&gt;Phillips&lt;/lastName&gt;&lt;/author&gt;&lt;author&gt;&lt;firstName&gt;Lucy&lt;/firstName&gt;&lt;lastName&gt;Platt&lt;/lastName&gt;&lt;/author&gt;&lt;author&gt;&lt;firstName&gt;Carel&lt;/firstName&gt;&lt;lastName&gt;Pretorius&lt;/lastName&gt;&lt;/author&gt;&lt;author&gt;&lt;firstName&gt;Holly&lt;/firstName&gt;&lt;middleNames&gt;J&lt;/middleNames&gt;&lt;lastName&gt;Prudden&lt;/lastName&gt;&lt;/author&gt;&lt;author&gt;&lt;firstName&gt;Joshua&lt;/firstName&gt;&lt;middleNames&gt;A&lt;/middleNames&gt;&lt;lastName&gt;Salomon&lt;/lastName&gt;&lt;/author&gt;&lt;author&gt;&lt;lastName&gt;Vijver PhD&lt;/lastName&gt;&lt;nonDroppingParticle&gt;van de&lt;/nonDroppingParticle&gt;&lt;firstName&gt;David&lt;/firstName&gt;&lt;middleNames&gt;A M C&lt;/middleNames&gt;&lt;/author&gt;&lt;author&gt;&lt;lastName&gt;Vlas PhD&lt;/lastName&gt;&lt;nonDroppingParticle&gt;de&lt;/nonDroppingParticle&gt;&lt;firstName&gt;Sake&lt;/firstName&gt;&lt;middleNames&gt;J&lt;/middleNames&gt;&lt;/author&gt;&lt;author&gt;&lt;firstName&gt;Bradley&lt;/firstName&gt;&lt;middleNames&gt;G&lt;/middleNames&gt;&lt;lastName&gt;Wagner&lt;/lastName&gt;&lt;/author&gt;&lt;author&gt;&lt;firstName&gt;Richard&lt;/firstName&gt;&lt;middleNames&gt;G&lt;/middleNames&gt;&lt;lastName&gt;White&lt;/lastName&gt;&lt;/author&gt;&lt;author&gt;&lt;firstName&gt;David&lt;/firstName&gt;&lt;middleNames&gt;P&lt;/middleNames&gt;&lt;lastName&gt;Wilson&lt;/lastName&gt;&lt;/author&gt;&lt;author&gt;&lt;firstName&gt;Lei&lt;/firstName&gt;&lt;lastName&gt;Zhang&lt;/lastName&gt;&lt;/author&gt;&lt;author&gt;&lt;firstName&gt;John&lt;/firstName&gt;&lt;middleNames&gt;M&lt;/middleNames&gt;&lt;lastName&gt;Blandford&lt;/lastName&gt;&lt;/author&gt;&lt;author&gt;&lt;firstName&gt;Gesine&lt;/firstName&gt;&lt;lastName&gt;Meyer-Rath&lt;/lastName&gt;&lt;/author&gt;&lt;author&gt;&lt;firstName&gt;Michelle&lt;/firstName&gt;&lt;lastName&gt;Remme&lt;/lastName&gt;&lt;/author&gt;&lt;author&gt;&lt;firstName&gt;Paul&lt;/firstName&gt;&lt;lastName&gt;Revill&lt;/lastName&gt;&lt;/author&gt;&lt;author&gt;&lt;firstName&gt;Nalinee&lt;/firstName&gt;&lt;lastName&gt;Sangrujee&lt;/lastName&gt;&lt;/author&gt;&lt;author&gt;&lt;firstName&gt;Fern&lt;/firstName&gt;&lt;lastName&gt;Terris-Prestholt&lt;/lastName&gt;&lt;/author&gt;&lt;author&gt;&lt;firstName&gt;Meg&lt;/firstName&gt;&lt;lastName&gt;Doherty&lt;/lastName&gt;&lt;/author&gt;&lt;author&gt;&lt;firstName&gt;Nathan&lt;/firstName&gt;&lt;lastName&gt;Shaffer&lt;/lastName&gt;&lt;/author&gt;&lt;author&gt;&lt;firstName&gt;Philippa&lt;/firstName&gt;&lt;middleNames&gt;J&lt;/middleNames&gt;&lt;lastName&gt;Easterbrook&lt;/lastName&gt;&lt;/author&gt;&lt;author&gt;&lt;firstName&gt;Gottfried&lt;/firstName&gt;&lt;lastName&gt;Hirnschall&lt;/lastName&gt;&lt;/author&gt;&lt;author&gt;&lt;firstName&gt;Timothy&lt;/firstName&gt;&lt;middleNames&gt;B&lt;/middleNames&gt;&lt;lastName&gt;Hallett&lt;/lastName&gt;&lt;/author&gt;&lt;/authors&gt;&lt;/publication&gt;&lt;/publications&gt;&lt;cites&gt;&lt;/cites&gt;&lt;/citation&gt;</w:instrText>
      </w:r>
      <w:r>
        <w:fldChar w:fldCharType="separate"/>
      </w:r>
      <w:r>
        <w:rPr>
          <w:lang w:val="en-US"/>
        </w:rPr>
        <w:t>{Eaton:2013bv,</w:t>
      </w:r>
      <w:r>
        <w:fldChar w:fldCharType="end"/>
      </w:r>
      <w:r>
        <w:fldChar w:fldCharType="begin"/>
      </w:r>
      <w:r>
        <w:instrText xml:space="preserve"> ADDIN PAPERS2_CITATIONS &lt;citation&gt;&lt;uuid&gt;E638C43C-6621-4CBF-9128-FB22B9656CFE&lt;/uuid&gt;&lt;priority&gt;0&lt;/priority&gt;&lt;publications&gt;&lt;publication&gt;&lt;uuid&gt;D9B5AA14-D94C-4F70-9BDC-5DF7370CDEBC&lt;/uuid&gt;&lt;volume&gt;373&lt;/volume&gt;&lt;doi&gt;10.1016/S0140-6736(08)61697-9&lt;/doi&gt;&lt;startpage&gt;48&lt;/startpage&gt;&lt;publication_date&gt;99200901031200000000222000&lt;/publication_date&gt;&lt;url&gt;http://dx.doi.org/10.1016/S0140-6736(08)61697-9&lt;/url&gt;&lt;type&gt;400&lt;/type&gt;&lt;title&gt;Universal voluntary HIV testing with immediate antiretroviral therapy as a strategy for elimination of HIV transmission: a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HIV/AIDS, WHO, Geneva, Switzerland.&lt;/institution&gt;&lt;number&gt;9657&lt;/number&gt;&lt;subtype&gt;400&lt;/subtype&gt;&lt;endpage&gt;57&lt;/endpage&gt;&lt;bundle&gt;&lt;publication&gt;&lt;publisher&gt;Elsevier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Reuben&lt;/firstName&gt;&lt;middleNames&gt;M&lt;/middleNames&gt;&lt;lastName&gt;Granich&lt;/lastName&gt;&lt;/author&gt;&lt;author&gt;&lt;firstName&gt;Charles&lt;/firstName&gt;&lt;middleNames&gt;F&lt;/middleNames&gt;&lt;lastName&gt;Gilks&lt;/lastName&gt;&lt;/author&gt;&lt;author&gt;&lt;firstName&gt;Christopher&lt;/firstName&gt;&lt;lastName&gt;Dye&lt;/lastName&gt;&lt;/author&gt;&lt;author&gt;&lt;lastName&gt;Cock&lt;/lastName&gt;&lt;nonDroppingParticle&gt;De&lt;/nonDroppingParticle&gt;&lt;firstName&gt;Kevin&lt;/firstName&gt;&lt;middleNames&gt;M&lt;/middleNames&gt;&lt;/author&gt;&lt;author&gt;&lt;firstName&gt;Brian&lt;/firstName&gt;&lt;middleNames&gt;G&lt;/middleNames&gt;&lt;lastName&gt;Williams&lt;/lastName&gt;&lt;/author&gt;&lt;/authors&gt;&lt;/publication&gt;&lt;/publications&gt;&lt;cites&gt;&lt;/cites&gt;&lt;/citation&gt;</w:instrText>
      </w:r>
      <w:r>
        <w:fldChar w:fldCharType="separate"/>
      </w:r>
      <w:r>
        <w:rPr>
          <w:lang w:val="en-US"/>
        </w:rPr>
        <w:t>Granich:2009hv}</w:t>
      </w:r>
      <w:r>
        <w:fldChar w:fldCharType="end"/>
      </w:r>
      <w:r w:rsidR="00B31A7A">
        <w:t xml:space="preserve">. </w:t>
      </w:r>
      <w:r w:rsidR="00F826AE">
        <w:t xml:space="preserve">This can be thought of as </w:t>
      </w:r>
      <w:r w:rsidR="006D081F">
        <w:t>an</w:t>
      </w:r>
      <w:r w:rsidR="00F826AE">
        <w:t xml:space="preserve"> alternative, transformational, intervention in the care cascade. </w:t>
      </w:r>
      <w:r w:rsidR="00B31A7A">
        <w:t xml:space="preserve">In hypothetical idealised </w:t>
      </w:r>
      <w:r w:rsidR="00B86568">
        <w:t>programmes</w:t>
      </w:r>
      <w:r w:rsidR="00B31A7A">
        <w:t>, there are persuasive arguments in favour of such an approach</w:t>
      </w:r>
      <w:r w:rsidR="001D0685">
        <w:fldChar w:fldCharType="begin"/>
      </w:r>
      <w:r w:rsidR="00883D49">
        <w:instrText xml:space="preserve"> ADDIN PAPERS2_CITATIONS &lt;citation&gt;&lt;uuid&gt;46780E81-9314-47AD-83CC-315CF175E9E2&lt;/uuid&gt;&lt;priority&gt;12&lt;/priority&gt;&lt;publications&gt;&lt;publication&gt;&lt;publication_date&gt;99201312091200000000222000&lt;/publication_date&gt;&lt;startpage&gt;1&lt;/startpage&gt;&lt;doi&gt;10.1016/S2214-109X(13)70172-4&lt;/doi&gt;&lt;title&gt;Health benefits, costs, and cost-effectiveness of earlier eligibility for adult antiretroviral therapy and expanded treatment coverage: a combined analysis of 12 mathematical models</w:instrText>
      </w:r>
    </w:p>
    <w:p w14:paraId="654A0BF0" w14:textId="5717741E" w:rsidR="00D90E05" w:rsidRDefault="00883D49" w:rsidP="00EB2C4C">
      <w:pPr>
        <w:pStyle w:val="normal0"/>
        <w:ind w:firstLine="720"/>
        <w:contextualSpacing w:val="0"/>
      </w:pPr>
      <w:r>
        <w:instrText>&lt;/title&gt;&lt;uuid&gt;7CBD1B2D-9EB0-489D-B4E9-BBA8019000AB&lt;/uuid&gt;&lt;subtype&gt;400&lt;/subtype&gt;&lt;publisher&gt;Eaton et al. Open Access article distributed under the terms of CC BY&lt;/publisher&gt;&lt;type&gt;400&lt;/type&gt;&lt;endpage&gt;12&lt;/endpage&gt;&lt;url&gt;http://dx.doi.org/10.1016/S2214-109X(13)70172-4&lt;/url&gt;&lt;bundle&gt;&lt;publication&gt;&lt;title&gt;The Lancet Global Health&lt;/title&gt;&lt;type&gt;-100&lt;/type&gt;&lt;subtype&gt;-100&lt;/subtype&gt;&lt;uuid&gt;77A81810-6839-455F-BC07-876B5B0C3B42&lt;/uuid&gt;&lt;/publication&gt;&lt;/bundle&gt;&lt;authors&gt;&lt;author&gt;&lt;firstName&gt;Jeffrey&lt;/firstName&gt;&lt;middleNames&gt;W&lt;/middleNames&gt;&lt;lastName&gt;Eaton&lt;/lastName&gt;&lt;/author&gt;&lt;author&gt;&lt;firstName&gt;Nicolas&lt;/firstName&gt;&lt;middleNames&gt;A&lt;/middleNames&gt;&lt;lastName&gt;Menzies&lt;/lastName&gt;&lt;/author&gt;&lt;author&gt;&lt;firstName&gt;John&lt;/firstName&gt;&lt;lastName&gt;Stover&lt;/lastName&gt;&lt;/author&gt;&lt;author&gt;&lt;firstName&gt;Valentina&lt;/firstName&gt;&lt;lastName&gt;Cambiano&lt;/lastName&gt;&lt;/author&gt;&lt;author&gt;&lt;firstName&gt;Leonid&lt;/firstName&gt;&lt;lastName&gt;Chindelevitch&lt;/lastName&gt;&lt;/author&gt;&lt;author&gt;&lt;firstName&gt;Anne&lt;/firstName&gt;&lt;lastName&gt;Cori&lt;/lastName&gt;&lt;/author&gt;&lt;author&gt;&lt;firstName&gt;Jan&lt;/firstName&gt;&lt;middleNames&gt;A C&lt;/middleNames&gt;&lt;lastName&gt;Hontelez&lt;/lastName&gt;&lt;/author&gt;&lt;author&gt;&lt;firstName&gt;Salal&lt;/firstName&gt;&lt;lastName&gt;Humair&lt;/lastName&gt;&lt;/author&gt;&lt;author&gt;&lt;firstName&gt;Cliff&lt;/firstName&gt;&lt;middleNames&gt;C&lt;/middleNames&gt;&lt;lastName&gt;Kerr&lt;/lastName&gt;&lt;/author&gt;&lt;author&gt;&lt;firstName&gt;Daniel&lt;/firstName&gt;&lt;middleNames&gt;J&lt;/middleNames&gt;&lt;lastName&gt;Klein&lt;/lastName&gt;&lt;/author&gt;&lt;author&gt;&lt;firstName&gt;Sharmistha&lt;/firstName&gt;&lt;lastName&gt;Mishra&lt;/lastName&gt;&lt;/author&gt;&lt;author&gt;&lt;firstName&gt;Kate&lt;/firstName&gt;&lt;middleNames&gt;M&lt;/middleNames&gt;&lt;lastName&gt;Mitchell&lt;/lastName&gt;&lt;/author&gt;&lt;author&gt;&lt;firstName&gt;Brooke&lt;/firstName&gt;&lt;middleNames&gt;E&lt;/middleNames&gt;&lt;lastName&gt;Nichols&lt;/lastName&gt;&lt;/author&gt;&lt;author&gt;&lt;firstName&gt;Peter&lt;/firstName&gt;&lt;lastName&gt;Vickerman&lt;/lastName&gt;&lt;/author&gt;&lt;author&gt;&lt;firstName&gt;Roel&lt;/firstName&gt;&lt;lastName&gt;Bakker&lt;/lastName&gt;&lt;/author&gt;&lt;author&gt;&lt;firstName&gt;Till&lt;/firstName&gt;&lt;middleNames&gt;W&lt;/middleNames&gt;&lt;lastName&gt;Bärnighausen&lt;/lastName&gt;&lt;/author&gt;&lt;author&gt;&lt;firstName&gt;Anna&lt;/firstName&gt;&lt;lastName&gt;Bershteyn&lt;/lastName&gt;&lt;/author&gt;&lt;author&gt;&lt;firstName&gt;David&lt;/firstName&gt;&lt;middleNames&gt;E&lt;/middleNames&gt;&lt;lastName&gt;Bloom&lt;/lastName&gt;&lt;/author&gt;&lt;author&gt;&lt;firstName&gt;Marie-Claude&lt;/firstName&gt;&lt;lastName&gt;Boily&lt;/lastName&gt;&lt;/author&gt;&lt;author&gt;&lt;firstName&gt;Stewart&lt;/firstName&gt;&lt;middleNames&gt;T&lt;/middleNames&gt;&lt;lastName&gt;Chang&lt;/lastName&gt;&lt;/author&gt;&lt;author&gt;&lt;firstName&gt;Ted&lt;/firstName&gt;&lt;lastName&gt;Cohen&lt;/lastName&gt;&lt;/author&gt;&lt;author&gt;&lt;firstName&gt;Peter&lt;/firstName&gt;&lt;middleNames&gt;J&lt;/middleNames&gt;&lt;lastName&gt;Dodd&lt;/lastName&gt;&lt;/author&gt;&lt;author&gt;&lt;firstName&gt;Christophe&lt;/firstName&gt;&lt;lastName&gt;Fraser&lt;/lastName&gt;&lt;/author&gt;&lt;author&gt;&lt;firstName&gt;Chaitra&lt;/firstName&gt;&lt;lastName&gt;Gopalappa&lt;/lastName&gt;&lt;/author&gt;&lt;author&gt;&lt;firstName&gt;Jens&lt;/firstName&gt;&lt;middleNames&gt;D&lt;/middleNames&gt;&lt;lastName&gt;Lundgren&lt;/lastName&gt;&lt;/author&gt;&lt;author&gt;&lt;firstName&gt;Natasha&lt;/firstName&gt;&lt;middleNames&gt;K&lt;/middleNames&gt;&lt;lastName&gt;Martin&lt;/lastName&gt;&lt;/author&gt;&lt;author&gt;&lt;firstName&gt;Evelinn&lt;/firstName&gt;&lt;lastName&gt;Mikkelsen&lt;/lastName&gt;&lt;/author&gt;&lt;author&gt;&lt;firstName&gt;Elisa&lt;/firstName&gt;&lt;lastName&gt;Mountain&lt;/lastName&gt;&lt;/author&gt;&lt;author&gt;&lt;firstName&gt;Quang&lt;/firstName&gt;&lt;middleNames&gt;D&lt;/middleNames&gt;&lt;lastName&gt;Pham&lt;/lastName&gt;&lt;/author&gt;&lt;author&gt;&lt;firstName&gt;Michael&lt;/firstName&gt;&lt;lastName&gt;Pickles&lt;/lastName&gt;&lt;/author&gt;&lt;author&gt;&lt;firstName&gt;Andrew&lt;/firstName&gt;&lt;middleNames&gt;N&lt;/middleNames&gt;&lt;lastName&gt;Phillips&lt;/lastName&gt;&lt;/author&gt;&lt;author&gt;&lt;firstName&gt;Lucy&lt;/firstName&gt;&lt;lastName&gt;Platt&lt;/lastName&gt;&lt;/author&gt;&lt;author&gt;&lt;firstName&gt;Carel&lt;/firstName&gt;&lt;lastName&gt;Pretorius&lt;/lastName&gt;&lt;/author&gt;&lt;author&gt;&lt;firstName&gt;Holly&lt;/firstName&gt;&lt;middleNames&gt;J&lt;/middleNames&gt;&lt;lastName&gt;Prudden&lt;/lastName&gt;&lt;/author&gt;&lt;author&gt;&lt;firstName&gt;Joshua&lt;/firstName&gt;&lt;middleNames&gt;A&lt;/middleNames&gt;&lt;lastName&gt;Salomon&lt;/lastName&gt;&lt;/author&gt;&lt;author&gt;&lt;lastName&gt;Vijver PhD&lt;/lastName&gt;&lt;nonDroppingParticle&gt;van de&lt;/nonDroppingParticle&gt;&lt;firstName&gt;David&lt;/firstName&gt;&lt;middleNames&gt;A M C&lt;/middleNames&gt;&lt;/author&gt;&lt;author&gt;&lt;lastName&gt;Vlas PhD&lt;/lastName&gt;&lt;nonDroppingParticle&gt;de&lt;/nonDroppingParticle&gt;&lt;firstName&gt;Sake&lt;/firstName&gt;&lt;middleNames&gt;J&lt;/middleNames&gt;&lt;/author&gt;&lt;author&gt;&lt;firstName&gt;Bradley&lt;/firstName&gt;&lt;middleNames&gt;G&lt;/middleNames&gt;&lt;lastName&gt;Wagner&lt;/lastName&gt;&lt;/author&gt;&lt;author&gt;&lt;firstName&gt;Richard&lt;/firstName&gt;&lt;middleNames&gt;G&lt;/middleNames&gt;&lt;lastName&gt;White&lt;/lastName&gt;&lt;/author&gt;&lt;author&gt;&lt;firstName&gt;David&lt;/firstName&gt;&lt;middleNames&gt;P&lt;/middleNames&gt;&lt;lastName&gt;Wilson&lt;/lastName&gt;&lt;/author&gt;&lt;author&gt;&lt;firstName&gt;Lei&lt;/firstName&gt;&lt;lastName&gt;Zhang&lt;/lastName&gt;&lt;/author&gt;&lt;author&gt;&lt;firstName&gt;John&lt;/firstName&gt;&lt;middleNames&gt;M&lt;/middleNames&gt;&lt;lastName&gt;Blandford&lt;/lastName&gt;&lt;/author&gt;&lt;author&gt;&lt;firstName&gt;Gesine&lt;/firstName&gt;&lt;lastName&gt;Meyer-Rath&lt;/lastName&gt;&lt;/author&gt;&lt;author&gt;&lt;firstName&gt;Michelle&lt;/firstName&gt;&lt;lastName&gt;Remme&lt;/lastName&gt;&lt;/author&gt;&lt;author&gt;&lt;firstName&gt;Paul&lt;/firstName&gt;&lt;lastName&gt;Revill&lt;/lastName&gt;&lt;/author&gt;&lt;author&gt;&lt;firstName&gt;Nalinee&lt;/firstName&gt;&lt;lastName&gt;Sangrujee&lt;/lastName&gt;&lt;/author&gt;&lt;author&gt;&lt;firstName&gt;Fern&lt;/firstName&gt;&lt;lastName&gt;Terris-Prestholt&lt;/lastName&gt;&lt;/author&gt;&lt;author&gt;&lt;firstName&gt;Meg&lt;/firstName&gt;&lt;lastName&gt;Doherty&lt;/lastName&gt;&lt;/author&gt;&lt;author&gt;&lt;firstName&gt;Nathan&lt;/firstName&gt;&lt;lastName&gt;Shaffer&lt;/lastName&gt;&lt;/author&gt;&lt;author&gt;&lt;firstName&gt;Philippa&lt;/firstName&gt;&lt;middleNames&gt;J&lt;/middleNames&gt;&lt;lastName&gt;Easterbrook&lt;/lastName&gt;&lt;/author&gt;&lt;author&gt;&lt;firstName&gt;Gottfried&lt;/firstName&gt;&lt;lastName&gt;Hirnschall&lt;/lastName&gt;&lt;/author&gt;&lt;author&gt;&lt;firstName&gt;Timothy&lt;/firstName&gt;&lt;middleNames&gt;B&lt;/middleNames&gt;&lt;lastName&gt;Hallett&lt;/lastName&gt;&lt;/author&gt;&lt;/authors&gt;&lt;/publication&gt;&lt;/publications&gt;&lt;cites&gt;&lt;/cites&gt;&lt;/citation&gt;</w:instrText>
      </w:r>
      <w:r w:rsidR="001D0685">
        <w:fldChar w:fldCharType="separate"/>
      </w:r>
      <w:r w:rsidR="001D0685">
        <w:rPr>
          <w:lang w:val="en-US"/>
        </w:rPr>
        <w:t>{Eaton:2013bv}</w:t>
      </w:r>
      <w:r w:rsidR="001D0685">
        <w:fldChar w:fldCharType="end"/>
      </w:r>
      <w:r w:rsidR="00B31A7A">
        <w:t xml:space="preserve"> but the extent to which that is the right approach given the apparent fragility of some c</w:t>
      </w:r>
      <w:r w:rsidR="006D081F">
        <w:t>urrent systems has been unclear and source of concern with respect to the equality of health benefits to patients.</w:t>
      </w:r>
    </w:p>
    <w:p w14:paraId="64B8D86B" w14:textId="77777777" w:rsidR="00D90E05" w:rsidRDefault="00D90E05" w:rsidP="00EB2C4C">
      <w:pPr>
        <w:pStyle w:val="normal0"/>
        <w:ind w:firstLine="720"/>
        <w:contextualSpacing w:val="0"/>
      </w:pPr>
    </w:p>
    <w:p w14:paraId="22535FBC" w14:textId="7B095BDD" w:rsidR="00D90E05" w:rsidRDefault="002F7DE8" w:rsidP="00EB2C4C">
      <w:pPr>
        <w:pStyle w:val="normal0"/>
        <w:ind w:firstLine="720"/>
        <w:contextualSpacing w:val="0"/>
      </w:pPr>
      <w:r>
        <w:t xml:space="preserve">As a result, </w:t>
      </w:r>
      <w:r w:rsidR="00DB5092">
        <w:t>programme</w:t>
      </w:r>
      <w:r w:rsidR="00F826AE">
        <w:t xml:space="preserve"> managers fac</w:t>
      </w:r>
      <w:r>
        <w:t>ing</w:t>
      </w:r>
      <w:r w:rsidR="00F826AE">
        <w:t xml:space="preserve"> the question of understanding the drivers of AIDS mortality in the populations they serve, </w:t>
      </w:r>
      <w:r>
        <w:t xml:space="preserve">and having to decide </w:t>
      </w:r>
      <w:r w:rsidR="00F826AE">
        <w:t>which of the potential ‘care cascade’ interventions should be prioritised in order to generate the greatest gains in population health for the a</w:t>
      </w:r>
      <w:r w:rsidR="006D081F">
        <w:t xml:space="preserve">vailable resources have </w:t>
      </w:r>
      <w:r>
        <w:t xml:space="preserve">had little </w:t>
      </w:r>
      <w:r w:rsidR="00A573DB">
        <w:t>data</w:t>
      </w:r>
      <w:r>
        <w:t xml:space="preserve"> </w:t>
      </w:r>
      <w:r w:rsidR="006D081F">
        <w:t>to guide them</w:t>
      </w:r>
      <w:r>
        <w:t xml:space="preserve">. </w:t>
      </w:r>
    </w:p>
    <w:p w14:paraId="738C611F" w14:textId="77777777" w:rsidR="002F7DE8" w:rsidRDefault="002F7DE8" w:rsidP="00EB2C4C">
      <w:pPr>
        <w:pStyle w:val="normal0"/>
        <w:ind w:firstLine="720"/>
        <w:contextualSpacing w:val="0"/>
      </w:pPr>
    </w:p>
    <w:p w14:paraId="3D14B401" w14:textId="6CBD6E80" w:rsidR="00EF72B4" w:rsidRDefault="002F7DE8" w:rsidP="00C35F0E">
      <w:pPr>
        <w:pStyle w:val="normal0"/>
        <w:ind w:firstLine="720"/>
        <w:contextualSpacing w:val="0"/>
      </w:pPr>
      <w:r>
        <w:t xml:space="preserve">However, </w:t>
      </w:r>
      <w:r w:rsidR="00445954">
        <w:t xml:space="preserve">mathematical models combined with longitudinal data from real </w:t>
      </w:r>
      <w:r w:rsidR="00DB5092">
        <w:t>programmes</w:t>
      </w:r>
      <w:r w:rsidR="00445954">
        <w:t xml:space="preserve"> can offer a way to </w:t>
      </w:r>
      <w:r w:rsidR="00DB5092">
        <w:t>draw</w:t>
      </w:r>
      <w:r w:rsidR="00445954">
        <w:t xml:space="preserve"> conclusions </w:t>
      </w:r>
      <w:r w:rsidR="00DB5092">
        <w:t>around</w:t>
      </w:r>
      <w:r w:rsidR="00445954">
        <w:t xml:space="preserve"> the way in which </w:t>
      </w:r>
      <w:r w:rsidR="00DB5092">
        <w:t xml:space="preserve">programmes </w:t>
      </w:r>
      <w:r w:rsidR="00445954">
        <w:t xml:space="preserve">should develop. The AMPATH </w:t>
      </w:r>
      <w:r w:rsidR="00DB5092">
        <w:t xml:space="preserve">programme </w:t>
      </w:r>
      <w:r w:rsidR="00445954">
        <w:t>furnishes unique data of th</w:t>
      </w:r>
      <w:r w:rsidR="00817B46">
        <w:t xml:space="preserve">e care cascade in Western Kenya including information on persons out of care, prior to testing, through an integrated household-based testing survey and intervention. </w:t>
      </w:r>
      <w:r w:rsidR="00AF15BF">
        <w:t xml:space="preserve">We have used these data to calibrate an individual-based mathematical model that represents the HIV epidemic in western Kenya and the experiences of care for the HIV-infected patients. </w:t>
      </w:r>
      <w:r w:rsidR="00B64C08">
        <w:t xml:space="preserve">With this, we produce the first estimates of the drivers of AIDS mortality in a population benefitting from a mature ART </w:t>
      </w:r>
      <w:r w:rsidR="00946D0B">
        <w:t>programme</w:t>
      </w:r>
      <w:r w:rsidR="00B64C08">
        <w:t>. We are then able to use the model to estimate the cost and and impact of possible intervention</w:t>
      </w:r>
      <w:r w:rsidR="009E09A3">
        <w:t>s</w:t>
      </w:r>
      <w:r w:rsidR="00B64C08">
        <w:t xml:space="preserve">, in isolation and in combination, examining </w:t>
      </w:r>
      <w:r w:rsidR="00946D0B">
        <w:t xml:space="preserve">the </w:t>
      </w:r>
      <w:r w:rsidR="00B64C08">
        <w:t>impact</w:t>
      </w:r>
      <w:r w:rsidR="00946D0B">
        <w:t>s</w:t>
      </w:r>
      <w:r w:rsidR="00B64C08">
        <w:t xml:space="preserve"> on patient health and downstream benefits simultaneously.</w:t>
      </w:r>
      <w:r w:rsidR="006A0974">
        <w:t xml:space="preserve"> In this way, we are able to come to broad recommendations about how </w:t>
      </w:r>
      <w:r w:rsidR="00946D0B">
        <w:t xml:space="preserve">programme </w:t>
      </w:r>
      <w:r w:rsidR="006A0974">
        <w:t xml:space="preserve">managers can modify their </w:t>
      </w:r>
      <w:r w:rsidR="00946D0B">
        <w:t xml:space="preserve">progammes </w:t>
      </w:r>
      <w:r w:rsidR="006A0974">
        <w:t>to maximise the health generated.</w:t>
      </w:r>
    </w:p>
    <w:p w14:paraId="5E4A4C26" w14:textId="77777777" w:rsidR="00C07325" w:rsidRDefault="0004446E">
      <w:pPr>
        <w:pStyle w:val="Heading1"/>
        <w:contextualSpacing w:val="0"/>
      </w:pPr>
      <w:bookmarkStart w:id="8" w:name="h.kidv94ib4qwh" w:colFirst="0" w:colLast="0"/>
      <w:bookmarkEnd w:id="8"/>
      <w:r>
        <w:t>Methods</w:t>
      </w:r>
    </w:p>
    <w:p w14:paraId="63583A13" w14:textId="77777777" w:rsidR="00C07325" w:rsidRDefault="0004446E">
      <w:pPr>
        <w:pStyle w:val="normal0"/>
        <w:contextualSpacing w:val="0"/>
      </w:pPr>
      <w:r>
        <w:rPr>
          <w:i/>
          <w:sz w:val="22"/>
        </w:rPr>
        <w:t>Overview</w:t>
      </w:r>
    </w:p>
    <w:p w14:paraId="2071C0DB" w14:textId="77777777" w:rsidR="0031542D" w:rsidRDefault="0004446E" w:rsidP="002423B1">
      <w:pPr>
        <w:pStyle w:val="normal0"/>
        <w:ind w:firstLine="720"/>
        <w:contextualSpacing w:val="0"/>
      </w:pPr>
      <w:r>
        <w:t>We constructed an individual-based micro-simulation</w:t>
      </w:r>
      <w:r w:rsidR="002423B1">
        <w:t xml:space="preserve"> model</w:t>
      </w:r>
      <w:r w:rsidR="00ED5B0A">
        <w:t xml:space="preserve"> </w:t>
      </w:r>
      <w:r w:rsidR="002423B1">
        <w:t xml:space="preserve">representing the HIV epidemic in western Kenya and capturing </w:t>
      </w:r>
      <w:r>
        <w:t xml:space="preserve">the </w:t>
      </w:r>
      <w:r w:rsidR="00AC4055">
        <w:t xml:space="preserve">care </w:t>
      </w:r>
      <w:r>
        <w:t xml:space="preserve">experience of individuals as they </w:t>
      </w:r>
      <w:r w:rsidR="00AC4055">
        <w:t>progress through an ART programme</w:t>
      </w:r>
      <w:r>
        <w:t xml:space="preserve">. </w:t>
      </w:r>
      <w:r w:rsidR="002423B1">
        <w:t xml:space="preserve">We reviewed </w:t>
      </w:r>
      <w:r w:rsidR="00A23F0E">
        <w:t>literature</w:t>
      </w:r>
      <w:r w:rsidR="002423B1">
        <w:t xml:space="preserve"> on </w:t>
      </w:r>
      <w:r w:rsidR="0031542D">
        <w:t xml:space="preserve">how </w:t>
      </w:r>
      <w:r w:rsidR="002423B1">
        <w:t>interventions can be used to improve elements of the care cascade and simulated their effects in the model.</w:t>
      </w:r>
    </w:p>
    <w:p w14:paraId="4AB8D6CC" w14:textId="470056F1" w:rsidR="002423B1" w:rsidRDefault="002423B1" w:rsidP="002423B1">
      <w:pPr>
        <w:pStyle w:val="normal0"/>
        <w:ind w:firstLine="720"/>
        <w:contextualSpacing w:val="0"/>
      </w:pPr>
      <w:r>
        <w:t xml:space="preserve"> </w:t>
      </w:r>
    </w:p>
    <w:p w14:paraId="30153F87" w14:textId="77777777" w:rsidR="002423B1" w:rsidRDefault="002423B1" w:rsidP="002423B1">
      <w:pPr>
        <w:pStyle w:val="normal0"/>
        <w:ind w:firstLine="720"/>
        <w:contextualSpacing w:val="0"/>
      </w:pPr>
      <w:r>
        <w:t>The model is briefly described below in three sections:</w:t>
      </w:r>
      <w:r w:rsidR="00A23F0E">
        <w:t xml:space="preserve"> (i) Epidemic and natural history assumption; (ii) Representation of the care cascade at baseline; and (iii) Interventions on the care cascade</w:t>
      </w:r>
      <w:r w:rsidR="00DE5773">
        <w:t>.</w:t>
      </w:r>
      <w:r>
        <w:t xml:space="preserve"> Further details are presented in Text S1.</w:t>
      </w:r>
    </w:p>
    <w:p w14:paraId="50EF042D" w14:textId="77777777" w:rsidR="00A23F0E" w:rsidRDefault="00A23F0E" w:rsidP="00D51A6F">
      <w:pPr>
        <w:pStyle w:val="normal0"/>
        <w:contextualSpacing w:val="0"/>
      </w:pPr>
    </w:p>
    <w:p w14:paraId="5A4E9D5B" w14:textId="6AEDD115" w:rsidR="00A23F0E" w:rsidRDefault="00A23F0E" w:rsidP="00B73B3D">
      <w:pPr>
        <w:pStyle w:val="normal0"/>
        <w:numPr>
          <w:ilvl w:val="0"/>
          <w:numId w:val="26"/>
        </w:numPr>
        <w:contextualSpacing w:val="0"/>
        <w:rPr>
          <w:b/>
          <w:i/>
        </w:rPr>
      </w:pPr>
      <w:r w:rsidRPr="00D51A6F">
        <w:rPr>
          <w:b/>
          <w:i/>
        </w:rPr>
        <w:t>Epidemic</w:t>
      </w:r>
      <w:r w:rsidR="00D51A6F" w:rsidRPr="00D51A6F">
        <w:rPr>
          <w:b/>
          <w:i/>
        </w:rPr>
        <w:t xml:space="preserve"> and natural history assumption</w:t>
      </w:r>
    </w:p>
    <w:p w14:paraId="76DD98D6" w14:textId="77777777" w:rsidR="00D51A6F" w:rsidRPr="00D51A6F" w:rsidRDefault="00D51A6F" w:rsidP="00D51A6F">
      <w:pPr>
        <w:pStyle w:val="normal0"/>
        <w:ind w:left="1440"/>
        <w:contextualSpacing w:val="0"/>
        <w:rPr>
          <w:b/>
          <w:i/>
        </w:rPr>
      </w:pPr>
    </w:p>
    <w:p w14:paraId="14F7841A" w14:textId="0A1174E5" w:rsidR="00DE5773" w:rsidRDefault="00DE5773" w:rsidP="002423B1">
      <w:pPr>
        <w:pStyle w:val="normal0"/>
        <w:ind w:firstLine="720"/>
        <w:contextualSpacing w:val="0"/>
      </w:pPr>
      <w:r>
        <w:t xml:space="preserve">The microsimulaton model represents births, ageing and death among the population of western Kenya, using data from </w:t>
      </w:r>
      <w:r w:rsidR="007E5075">
        <w:t>United Nations Population Division</w:t>
      </w:r>
      <w:r>
        <w:t>. The risk of HIV incidence, for persons of a particular age and sex at a particular time, is equal to the es</w:t>
      </w:r>
      <w:r w:rsidR="007E5075">
        <w:t xml:space="preserve">timates published by UNAIDS </w:t>
      </w:r>
      <w:r>
        <w:t>for the years 1980-</w:t>
      </w:r>
      <w:r w:rsidR="00FF3D99">
        <w:t>2001</w:t>
      </w:r>
      <w:r>
        <w:t xml:space="preserve">. </w:t>
      </w:r>
      <w:r w:rsidR="00FF3D99">
        <w:t>For the years following 2001</w:t>
      </w:r>
      <w:r w:rsidR="00B30876">
        <w:t>,</w:t>
      </w:r>
      <w:r>
        <w:t xml:space="preserve"> the incidence rate in the model is </w:t>
      </w:r>
      <w:r w:rsidR="00B30876">
        <w:t xml:space="preserve">re-calculated to reflect the growing number of persons on ART and to enable there to be the feedback between a successful ART </w:t>
      </w:r>
      <w:r w:rsidR="00D51A6F">
        <w:t>programme</w:t>
      </w:r>
      <w:r w:rsidR="00B30876">
        <w:t xml:space="preserve"> reducing the number of new HIV infections.</w:t>
      </w:r>
    </w:p>
    <w:p w14:paraId="76939D54" w14:textId="77777777" w:rsidR="00B30876" w:rsidRDefault="00B30876" w:rsidP="002423B1">
      <w:pPr>
        <w:pStyle w:val="normal0"/>
        <w:ind w:firstLine="720"/>
        <w:contextualSpacing w:val="0"/>
      </w:pPr>
    </w:p>
    <w:p w14:paraId="18078F16" w14:textId="5B7E31B1" w:rsidR="00F5470E" w:rsidRDefault="00F5470E" w:rsidP="00B30876">
      <w:pPr>
        <w:pStyle w:val="normal0"/>
        <w:ind w:firstLine="720"/>
        <w:contextualSpacing w:val="0"/>
      </w:pPr>
      <w:r>
        <w:t>Upon infection, disease</w:t>
      </w:r>
      <w:r w:rsidR="00B30876">
        <w:t xml:space="preserve"> progression </w:t>
      </w:r>
      <w:r>
        <w:t xml:space="preserve">is modelled by an individual falling to states of lower CD4 cell count category </w:t>
      </w:r>
      <w:r w:rsidR="00FD6BAE">
        <w:t>(</w:t>
      </w:r>
      <w:r w:rsidR="009D42F3">
        <w:t>&gt;5</w:t>
      </w:r>
      <w:r w:rsidR="00FD6BAE">
        <w:t xml:space="preserve">00, </w:t>
      </w:r>
      <w:r w:rsidR="009D42F3">
        <w:t>350-500</w:t>
      </w:r>
      <w:r w:rsidR="00FD6BAE">
        <w:t xml:space="preserve">, </w:t>
      </w:r>
      <w:r w:rsidR="009D42F3">
        <w:t xml:space="preserve">200-350 </w:t>
      </w:r>
      <w:r w:rsidR="00FD6BAE">
        <w:t xml:space="preserve">and </w:t>
      </w:r>
      <w:r w:rsidR="009D42F3">
        <w:t>&lt;200</w:t>
      </w:r>
      <w:r w:rsidR="00FD6BAE">
        <w:t xml:space="preserve"> cells</w:t>
      </w:r>
      <w:r w:rsidR="009D42F3">
        <w:t>/µl</w:t>
      </w:r>
      <w:r w:rsidR="00FD6BAE">
        <w:t xml:space="preserve">) </w:t>
      </w:r>
      <w:r>
        <w:t>and states of greater disease severity</w:t>
      </w:r>
      <w:r w:rsidR="00FD6BAE">
        <w:t xml:space="preserve"> (WHO stages I, II, III and IV)</w:t>
      </w:r>
      <w:r>
        <w:t xml:space="preserve">. An individual’s CD4 cell count and disease state are both tracked as they have independent predictive effects on the risk of mortality, and the latter is assumed to also predict the propensity to seek care. Rates of transitioning through these stages </w:t>
      </w:r>
      <w:r>
        <w:lastRenderedPageBreak/>
        <w:t>were inferred through fitting the model to all available</w:t>
      </w:r>
      <w:r w:rsidR="00C57BAD">
        <w:t xml:space="preserve"> </w:t>
      </w:r>
      <w:r>
        <w:t>data on HIV/AIDS natural history.</w:t>
      </w:r>
    </w:p>
    <w:p w14:paraId="610BEAC7" w14:textId="77777777" w:rsidR="00C57BAD" w:rsidRDefault="00C57BAD" w:rsidP="00B30876">
      <w:pPr>
        <w:pStyle w:val="normal0"/>
        <w:ind w:firstLine="720"/>
        <w:contextualSpacing w:val="0"/>
      </w:pPr>
    </w:p>
    <w:p w14:paraId="7509044C" w14:textId="39CDD2E4" w:rsidR="00F5470E" w:rsidRDefault="00FD6BAE" w:rsidP="00B30876">
      <w:pPr>
        <w:pStyle w:val="normal0"/>
        <w:ind w:firstLine="720"/>
        <w:contextualSpacing w:val="0"/>
      </w:pPr>
      <w:r>
        <w:t xml:space="preserve">When an individual has a suppressed viral load on ART, they can transition to </w:t>
      </w:r>
      <w:r w:rsidR="00D652D1">
        <w:t xml:space="preserve">a </w:t>
      </w:r>
      <w:r>
        <w:t>higher CD4 cell count and lower disease severity</w:t>
      </w:r>
      <w:r w:rsidR="00D652D1">
        <w:t xml:space="preserve"> category</w:t>
      </w:r>
      <w:r>
        <w:t xml:space="preserve">. The rates of transitioning are informed through fitting the model to </w:t>
      </w:r>
      <w:r w:rsidR="00B73B3D">
        <w:t xml:space="preserve">surveillance data on CD4 reconstituation </w:t>
      </w:r>
      <w:r w:rsidR="00CD4CA2">
        <w:t>rates</w:t>
      </w:r>
      <w:r w:rsidR="0011631F">
        <w:fldChar w:fldCharType="begin"/>
      </w:r>
      <w:r w:rsidR="00883D49">
        <w:instrText xml:space="preserve"> ADDIN PAPERS2_CITATIONS &lt;citation&gt;&lt;uuid&gt;D35BBD99-A482-4796-B0EF-88EC73FDF011&lt;/uuid&gt;&lt;priority&gt;13&lt;/priority&gt;&lt;publications&gt;&lt;publication&gt;&lt;uuid&gt;430ED706-6EC8-4664-8EAC-BD3A35EBE9D5&lt;/uuid&gt;&lt;volume&gt;6&lt;/volume&gt;&lt;accepted_date&gt;99200603211200000000222000&lt;/accepted_date&gt;&lt;doi&gt;10.1186/1471-2334-6-59&lt;/doi&gt;&lt;startpage&gt;59&lt;/startpage&gt;&lt;publication_date&gt;99200600001200000000200000&lt;/publication_date&gt;&lt;url&gt;http://eutils.ncbi.nlm.nih.gov/entrez/eutils/elink.fcgi?dbfrom=pubmed&amp;amp;id=16551345&amp;amp;retmode=ref&amp;amp;cmd=prlinks&lt;/url&gt;&lt;type&gt;400&lt;/type&gt;&lt;title&gt;CD4 cell count recovery among HIV-infected patients with very advanced immunodeficiency commencing antiretroviral treatment in sub-Saharan Africa.&lt;/title&gt;&lt;location&gt;200,9,-33.9577988,18.4615809&lt;/location&gt;&lt;submission_date&gt;99200601271200000000222000&lt;/submission_date&gt;&lt;institution&gt;The Desmond Tutu HIV Centre, Institute for Infectious Disease and Molecular Medicine, Faculty of Health Sciences, University of Cape Town, Cape Town, South Africa. stevelawn@yahoo.co.uk&lt;/institution&gt;&lt;subtype&gt;400&lt;/subtype&gt;&lt;bundle&gt;&lt;publication&gt;&lt;title&gt;BMC Infectious Diseases&lt;/title&gt;&lt;type&gt;-100&lt;/type&gt;&lt;subtype&gt;-100&lt;/subtype&gt;&lt;uuid&gt;806D9960-0034-4B23-9993-34FA6B283DF7&lt;/uuid&gt;&lt;/publication&gt;&lt;/bundle&gt;&lt;authors&gt;&lt;author&gt;&lt;firstName&gt;Stephen&lt;/firstName&gt;&lt;middleNames&gt;D&lt;/middleNames&gt;&lt;lastName&gt;Lawn&lt;/lastName&gt;&lt;/author&gt;&lt;author&gt;&lt;firstName&gt;Landon&lt;/firstName&gt;&lt;lastName&gt;Myer&lt;/lastName&gt;&lt;/author&gt;&lt;author&gt;&lt;firstName&gt;Linda-Gail&lt;/firstName&gt;&lt;lastName&gt;Bekker&lt;/lastName&gt;&lt;/author&gt;&lt;author&gt;&lt;firstName&gt;Robin&lt;/firstName&gt;&lt;lastName&gt;Wood&lt;/lastName&gt;&lt;/author&gt;&lt;/authors&gt;&lt;/publication&gt;&lt;/publications&gt;&lt;cites&gt;&lt;/cites&gt;&lt;/citation&gt;</w:instrText>
      </w:r>
      <w:r w:rsidR="0011631F">
        <w:fldChar w:fldCharType="separate"/>
      </w:r>
      <w:r w:rsidR="0011631F">
        <w:rPr>
          <w:lang w:val="en-US"/>
        </w:rPr>
        <w:t>{Lawn:2006ht}</w:t>
      </w:r>
      <w:r w:rsidR="0011631F">
        <w:fldChar w:fldCharType="end"/>
      </w:r>
      <w:r w:rsidR="007D5D94">
        <w:t xml:space="preserve"> together with </w:t>
      </w:r>
      <w:r w:rsidR="00CD4CA2">
        <w:t xml:space="preserve">mortality rates stratified by CD4 count and WHO stage from the IeDEA </w:t>
      </w:r>
      <w:r w:rsidR="007D5D94">
        <w:t>Southern Africa</w:t>
      </w:r>
      <w:r w:rsidR="0011631F">
        <w:fldChar w:fldCharType="begin"/>
      </w:r>
      <w:r w:rsidR="00883D49">
        <w:instrText xml:space="preserve"> ADDIN PAPERS2_CITATIONS &lt;citation&gt;&lt;uuid&gt;86A0C1C4-27C9-4F48-BD76-2F60F1B0D92A&lt;/uuid&gt;&lt;priority&gt;14&lt;/priority&gt;&lt;publications&gt;&lt;publication&gt;&lt;uuid&gt;73705A89-5F19-4976-BCA1-48C5ECF6653D&lt;/uuid&gt;&lt;volume&gt;376&lt;/volume&gt;&lt;doi&gt;10.1016/S0140-6736(10)60666-6&lt;/doi&gt;&lt;startpage&gt;449&lt;/startpage&gt;&lt;publication_date&gt;99201008071200000000222000&lt;/publication_date&gt;&lt;url&gt;http://dx.doi.org/10.1016/S0140-6736(10)60666-6&lt;/url&gt;&lt;type&gt;400&lt;/type&gt;&lt;title&gt;Prognosis of patients with HIV-1 infection starting antiretroviral therapy in sub-Saharan Africa: a collaborative analysis of scale-up programmes.&lt;/title&gt;&lt;location&gt;200,9,51.4579714,-2.6014743&lt;/location&gt;&lt;institution&gt;Department of Social Medicine, University of Bristol, Bristol, UK.&lt;/institution&gt;&lt;number&gt;9739&lt;/number&gt;&lt;subtype&gt;400&lt;/subtype&gt;&lt;endpage&gt;457&lt;/endpage&gt;&lt;bundle&gt;&lt;publication&gt;&lt;publisher&gt;Elsevier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Margaret&lt;/firstName&gt;&lt;lastName&gt;May&lt;/lastName&gt;&lt;/author&gt;&lt;author&gt;&lt;firstName&gt;Andrew&lt;/firstName&gt;&lt;middleNames&gt;M&lt;/middleNames&gt;&lt;lastName&gt;Boulle&lt;/lastName&gt;&lt;/author&gt;&lt;author&gt;&lt;firstName&gt;Sam&lt;/firstName&gt;&lt;lastName&gt;Phiri&lt;/lastName&gt;&lt;/author&gt;&lt;author&gt;&lt;firstName&gt;Eugene&lt;/firstName&gt;&lt;lastName&gt;Messou&lt;/lastName&gt;&lt;/author&gt;&lt;author&gt;&lt;firstName&gt;Landon&lt;/firstName&gt;&lt;lastName&gt;Myer&lt;/lastName&gt;&lt;/author&gt;&lt;author&gt;&lt;firstName&gt;Robin&lt;/firstName&gt;&lt;lastName&gt;Wood&lt;/lastName&gt;&lt;/author&gt;&lt;author&gt;&lt;firstName&gt;Olivia&lt;/firstName&gt;&lt;lastName&gt;Keiser&lt;/lastName&gt;&lt;/author&gt;&lt;author&gt;&lt;firstName&gt;Jonathan&lt;/firstName&gt;&lt;middleNames&gt;AC&lt;/middleNames&gt;&lt;lastName&gt;Sterne&lt;/lastName&gt;&lt;/author&gt;&lt;author&gt;&lt;firstName&gt;Francois&lt;/firstName&gt;&lt;lastName&gt;Dabis&lt;/lastName&gt;&lt;/author&gt;&lt;author&gt;&lt;firstName&gt;Matthias&lt;/firstName&gt;&lt;lastName&gt;Egger&lt;/lastName&gt;&lt;/author&gt;&lt;author&gt;&lt;firstName&gt;for&lt;/firstName&gt;&lt;middleNames&gt;IeDEA Southern Africa and West&lt;/middleNames&gt;&lt;lastName&gt;Africa&lt;/lastName&gt;&lt;/author&gt;&lt;/authors&gt;&lt;/publication&gt;&lt;/publications&gt;&lt;cites&gt;&lt;/cites&gt;&lt;/citation&gt;</w:instrText>
      </w:r>
      <w:r w:rsidR="0011631F">
        <w:fldChar w:fldCharType="separate"/>
      </w:r>
      <w:r w:rsidR="0011631F">
        <w:rPr>
          <w:lang w:val="en-US"/>
        </w:rPr>
        <w:t>{May:2010ee}</w:t>
      </w:r>
      <w:r w:rsidR="0011631F">
        <w:fldChar w:fldCharType="end"/>
      </w:r>
      <w:r>
        <w:t xml:space="preserve">. If an individual ceases ART, following a period of successful viral suppression, they will again </w:t>
      </w:r>
      <w:r w:rsidR="00955B6E">
        <w:t xml:space="preserve">progress to lower CD4 cell counts and higher disease states, </w:t>
      </w:r>
      <w:commentRangeStart w:id="9"/>
      <w:r w:rsidR="00955B6E">
        <w:t>but at a greater rate than ART-naïve patients</w:t>
      </w:r>
      <w:commentRangeEnd w:id="9"/>
      <w:r w:rsidR="009F2D5B">
        <w:rPr>
          <w:rStyle w:val="CommentReference"/>
        </w:rPr>
        <w:commentReference w:id="9"/>
      </w:r>
      <w:r w:rsidR="00955B6E">
        <w:t>.</w:t>
      </w:r>
    </w:p>
    <w:p w14:paraId="75F6D87C" w14:textId="77777777" w:rsidR="00F5470E" w:rsidRDefault="00F5470E" w:rsidP="00B73B3D">
      <w:pPr>
        <w:pStyle w:val="normal0"/>
        <w:contextualSpacing w:val="0"/>
      </w:pPr>
    </w:p>
    <w:p w14:paraId="68D1141E" w14:textId="746200A7" w:rsidR="00485C99" w:rsidRDefault="00485C99" w:rsidP="00505EA7">
      <w:pPr>
        <w:pStyle w:val="normal0"/>
        <w:ind w:firstLine="720"/>
        <w:contextualSpacing w:val="0"/>
      </w:pPr>
      <w:r>
        <w:t xml:space="preserve">Relevant model outputs were then compared to UNIADS national estimates of HIV prevalence, incidence, AIDS-related deaths and ART coverage. Further comparisons were also made to national and provincial estimates of HIV prevalence from KAIS 2007 and 2012 before being compared to HIV prevalence estimates from AMPATH itself. </w:t>
      </w:r>
      <w:r w:rsidR="00B2491B">
        <w:t>A summary of model assumptions and data sources is shown in Table 1 with f</w:t>
      </w:r>
      <w:r>
        <w:t>urther details presented in Text S1.</w:t>
      </w:r>
    </w:p>
    <w:p w14:paraId="79B2B450" w14:textId="03677D9D" w:rsidR="00DE5773" w:rsidRDefault="00DE5773" w:rsidP="00485C99">
      <w:pPr>
        <w:pStyle w:val="normal0"/>
        <w:contextualSpacing w:val="0"/>
      </w:pPr>
    </w:p>
    <w:p w14:paraId="34FF3D66" w14:textId="0E3ADDDF" w:rsidR="00F24045" w:rsidRDefault="00DE5773" w:rsidP="00C10848">
      <w:pPr>
        <w:pStyle w:val="normal0"/>
        <w:numPr>
          <w:ilvl w:val="0"/>
          <w:numId w:val="26"/>
        </w:numPr>
        <w:contextualSpacing w:val="0"/>
        <w:rPr>
          <w:b/>
          <w:i/>
        </w:rPr>
      </w:pPr>
      <w:r w:rsidRPr="003127C8">
        <w:rPr>
          <w:b/>
          <w:i/>
        </w:rPr>
        <w:t>Representation of the care cascade at baseline</w:t>
      </w:r>
      <w:bookmarkStart w:id="10" w:name="h.qp08777c4239" w:colFirst="0" w:colLast="0"/>
      <w:bookmarkEnd w:id="10"/>
    </w:p>
    <w:p w14:paraId="76213C15" w14:textId="77777777" w:rsidR="00C10848" w:rsidRPr="000A32D1" w:rsidRDefault="00C10848" w:rsidP="000A32D1">
      <w:pPr>
        <w:pStyle w:val="normal0"/>
        <w:contextualSpacing w:val="0"/>
      </w:pPr>
    </w:p>
    <w:p w14:paraId="145A87D2" w14:textId="7BF242EA" w:rsidR="00D3021A" w:rsidRDefault="00AD5751" w:rsidP="00AD5751">
      <w:pPr>
        <w:pStyle w:val="normal0"/>
      </w:pPr>
      <w:r>
        <w:rPr>
          <w:noProof/>
          <w:lang w:val="en-US"/>
        </w:rPr>
        <mc:AlternateContent>
          <mc:Choice Requires="wpg">
            <w:drawing>
              <wp:anchor distT="0" distB="0" distL="114300" distR="114300" simplePos="0" relativeHeight="251688960" behindDoc="0" locked="0" layoutInCell="1" allowOverlap="1" wp14:anchorId="087A6813" wp14:editId="0456A909">
                <wp:simplePos x="0" y="0"/>
                <wp:positionH relativeFrom="column">
                  <wp:posOffset>-114300</wp:posOffset>
                </wp:positionH>
                <wp:positionV relativeFrom="paragraph">
                  <wp:posOffset>2580005</wp:posOffset>
                </wp:positionV>
                <wp:extent cx="5715000" cy="3771900"/>
                <wp:effectExtent l="0" t="25400" r="0" b="12700"/>
                <wp:wrapTopAndBottom/>
                <wp:docPr id="3" name="Group 3"/>
                <wp:cNvGraphicFramePr/>
                <a:graphic xmlns:a="http://schemas.openxmlformats.org/drawingml/2006/main">
                  <a:graphicData uri="http://schemas.microsoft.com/office/word/2010/wordprocessingGroup">
                    <wpg:wgp>
                      <wpg:cNvGrpSpPr/>
                      <wpg:grpSpPr>
                        <a:xfrm>
                          <a:off x="0" y="0"/>
                          <a:ext cx="5715000" cy="3771900"/>
                          <a:chOff x="0" y="0"/>
                          <a:chExt cx="5829300" cy="3849172"/>
                        </a:xfrm>
                      </wpg:grpSpPr>
                      <wps:wsp>
                        <wps:cNvPr id="13" name="Text Box 13"/>
                        <wps:cNvSpPr txBox="1"/>
                        <wps:spPr>
                          <a:xfrm>
                            <a:off x="0" y="3275330"/>
                            <a:ext cx="5829300" cy="5738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97E8F8" w14:textId="2EE473D0" w:rsidR="00EA52C6" w:rsidRDefault="00EA52C6" w:rsidP="00B7495C">
                              <w:pPr>
                                <w:pStyle w:val="Subtitle"/>
                                <w:contextualSpacing w:val="0"/>
                              </w:pPr>
                              <w:r>
                                <w:t>Figure 1. Flow diagram representing the operational steps involved in navigating an ART-programme. Blue arrows denote ‘linkage’ step that is successful upon a patient being seen by a clinician where blood is taken for a CD4-test. Dashed arrow denotes ART re-initiation after loss from ART care (does not occur at baseline).</w:t>
                              </w:r>
                            </w:p>
                            <w:p w14:paraId="7FD13E38" w14:textId="77777777" w:rsidR="00EA52C6" w:rsidRPr="00B7495C" w:rsidRDefault="00EA52C6" w:rsidP="00B7495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descr="Macintosh HD:Users:jack:Dropbox:DIDE - HIVMC:Treatment Cascade:Wiring_Diagram:v2:wiringDiagramBlue.pdf"/>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25400" y="0"/>
                            <a:ext cx="5734050" cy="3221990"/>
                          </a:xfrm>
                          <a:prstGeom prst="rect">
                            <a:avLst/>
                          </a:prstGeom>
                          <a:noFill/>
                          <a:ln w="12700" cmpd="sng">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id="Group 3" o:spid="_x0000_s1026" style="position:absolute;left:0;text-align:left;margin-left:-8.95pt;margin-top:203.15pt;width:450pt;height:297pt;z-index:251688960;mso-width-relative:margin;mso-height-relative:margin" coordsize="5829300,384917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">
                <v:shapetype id="_x0000_t202" coordsize="21600,21600" o:spt="202" path="m0,0l0,21600,21600,21600,21600,0xe">
                  <v:stroke joinstyle="miter"/>
                  <v:path gradientshapeok="t" o:connecttype="rect"/>
                </v:shapetype>
                <v:shape id="Text Box 13" o:spid="_x0000_s1027" type="#_x0000_t202" style="position:absolute;top:3275330;width:5829300;height:5738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1597E8F8" w14:textId="2EE473D0" w:rsidR="005075C0" w:rsidRDefault="005075C0" w:rsidP="00B7495C">
                        <w:pPr>
                          <w:pStyle w:val="Subtitle"/>
                          <w:contextualSpacing w:val="0"/>
                        </w:pPr>
                        <w:r>
                          <w:t>Figure 1. Flow diagram representing the operational steps involved in navigating an ART-programme. Blue arrows denote ‘linkage’ step that is successful upon a patient being seen by a clinician where blood is taken for a CD4-test. Dashed arrow denotes ART re-initiation after loss from ART care (does not occur at baseline).</w:t>
                        </w:r>
                      </w:p>
                      <w:p w14:paraId="7FD13E38" w14:textId="77777777" w:rsidR="005075C0" w:rsidRPr="00B7495C" w:rsidRDefault="005075C0" w:rsidP="00B7495C">
                        <w:pPr>
                          <w:rPr>
                            <w:rFonts w:ascii="Trebuchet MS" w:hAnsi="Trebuchet MS"/>
                            <w:sz w:val="16"/>
                            <w:szCs w:val="16"/>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Macintosh HD:Users:jack:Dropbox:DIDE - HIVMC:Treatment Cascade:Wiring_Diagram:v2:wiringDiagramBlue.pdf" style="position:absolute;left:25400;width:5734050;height:32219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c+&#10;h2vBAAAA2gAAAA8AAABkcnMvZG93bnJldi54bWxEj0+LwjAQxe8L+x3CLOxtTfWwrNUoIip6XP/g&#10;dWjGprSZlCa21U9vBMHTMLz3e/NmOu9tJVpqfOFYwXCQgCDOnC44V3A8rH/+QPiArLFyTApu5GE+&#10;+/yYYqpdx//U7kMuYgj7FBWYEOpUSp8ZsugHriaO2sU1FkNcm1zqBrsYbis5SpJfabHgeMFgTUtD&#10;Wbm/2lhju7j2RncbV652p2p8L9tzkSj1/dUvJiAC9eFtftFbHTl4vvKccvY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Oc+h2vBAAAA2gAAAA8AAAAAAAAAAAAAAAAAnAIAAGRy&#10;cy9kb3ducmV2LnhtbFBLBQYAAAAABAAEAPcAAACKAwAAAAA=&#10;" stroked="t" strokecolor="black [3213]" strokeweight="1pt">
                  <v:imagedata r:id="rId11" o:title="wiringDiagramBlue.pdf"/>
                  <v:path arrowok="t"/>
                </v:shape>
                <w10:wrap type="topAndBottom"/>
              </v:group>
            </w:pict>
          </mc:Fallback>
        </mc:AlternateContent>
      </w:r>
      <w:r w:rsidR="00660A72">
        <w:tab/>
      </w:r>
      <w:r w:rsidR="00616568">
        <w:t xml:space="preserve">The model </w:t>
      </w:r>
      <w:r w:rsidR="0004446E">
        <w:t xml:space="preserve">describes </w:t>
      </w:r>
      <w:r w:rsidR="00616568">
        <w:t xml:space="preserve">the </w:t>
      </w:r>
      <w:r w:rsidR="00883152">
        <w:t>pathway</w:t>
      </w:r>
      <w:r w:rsidR="00616568">
        <w:t xml:space="preserve"> </w:t>
      </w:r>
      <w:r w:rsidR="00883152">
        <w:t>through</w:t>
      </w:r>
      <w:r w:rsidR="00616568">
        <w:t xml:space="preserve"> for each HIV-infected person</w:t>
      </w:r>
      <w:r w:rsidR="00781129">
        <w:t xml:space="preserve"> (</w:t>
      </w:r>
      <w:r w:rsidR="004C326F">
        <w:t>figure</w:t>
      </w:r>
      <w:r w:rsidR="00781129">
        <w:t xml:space="preserve"> 1)</w:t>
      </w:r>
      <w:r w:rsidR="00E34FC2">
        <w:t xml:space="preserve">. </w:t>
      </w:r>
      <w:r w:rsidR="009B5221">
        <w:t xml:space="preserve">Care begins with the identification of HIV-positive individuals through HIV-testing. This involves seeking care voluntarily at a voluntary counselling and testing clinic (VCT), or in a healthcare setting through provider-initiated counselling and testing (PICT). Alternatively, the patient may be sought and diagnosed at home by a home-based counselling and testing team (HBCT). Diagnosis is followed by linkage to care, whereby an individual is seen by a clinician in an HIV clinic to be bled for a CD4 test in order to determine their eligibility for ART (critically ill new patients are able to fast-track care and initiate treatment immediately if they are exhibiting WHO Stage III/IV symptoms). Patients then return after a month to receive their CD4 test results and learn of </w:t>
      </w:r>
      <w:r w:rsidR="00396BFC">
        <w:t>their</w:t>
      </w:r>
      <w:r w:rsidR="009B5221">
        <w:t xml:space="preserve"> eligibility for treatment. If a patient is not eligible for treatment, they return in one year for a follow-up CD4 test and are held in pre-ART care until they become eligible. Once eligible, patients undergo counselling before initiating ART, which can either result in patients adhering and becoming virally suppressed or failing to adhere. At </w:t>
      </w:r>
      <w:r w:rsidR="00317BD5">
        <w:t xml:space="preserve">each </w:t>
      </w:r>
      <w:r w:rsidR="009B5221">
        <w:t>point in care, patients can disengage and become lost but have the opportunity to</w:t>
      </w:r>
      <w:r w:rsidR="00F42244">
        <w:t xml:space="preserve"> re-engage at a subsequent date depending upon previous health care experience and current health state.</w:t>
      </w:r>
      <w:bookmarkStart w:id="11" w:name="h.iogg3anz8zdv" w:colFirst="0" w:colLast="0"/>
      <w:bookmarkStart w:id="12" w:name="h.hslqb1xxus50" w:colFirst="0" w:colLast="0"/>
      <w:bookmarkEnd w:id="11"/>
      <w:bookmarkEnd w:id="12"/>
    </w:p>
    <w:p w14:paraId="05428430" w14:textId="6171AF3A" w:rsidR="00D10AB5" w:rsidRDefault="006A7F50" w:rsidP="00660A72">
      <w:pPr>
        <w:pStyle w:val="normal0"/>
        <w:ind w:firstLine="720"/>
        <w:contextualSpacing w:val="0"/>
      </w:pPr>
      <w:r>
        <w:lastRenderedPageBreak/>
        <w:t xml:space="preserve">The </w:t>
      </w:r>
      <w:r w:rsidR="00804528">
        <w:t xml:space="preserve">model was parameterised using data from AMPATH. </w:t>
      </w:r>
      <w:r w:rsidR="000E7B35">
        <w:t>T</w:t>
      </w:r>
      <w:r w:rsidR="00F24045">
        <w:t>he AMPATH Medical Record System (AMRS) has been collecting individual-level data on the AMPATH AIDS-control system</w:t>
      </w:r>
      <w:r w:rsidR="0027485B">
        <w:t xml:space="preserve"> since 2007</w:t>
      </w:r>
      <w:r w:rsidR="00F24045">
        <w:t xml:space="preserve">{Einterz:2007js, Tierney:2007th}. Service delivery occurs through public sector hospitals and </w:t>
      </w:r>
      <w:r w:rsidR="006141FF">
        <w:t xml:space="preserve">65 </w:t>
      </w:r>
      <w:r w:rsidR="00F24045">
        <w:t xml:space="preserve">health </w:t>
      </w:r>
      <w:r w:rsidR="006141FF">
        <w:t xml:space="preserve">facilities </w:t>
      </w:r>
      <w:r w:rsidR="00F24045">
        <w:t xml:space="preserve">run by </w:t>
      </w:r>
      <w:r w:rsidR="00ED5B03">
        <w:t xml:space="preserve">Kenya’s </w:t>
      </w:r>
      <w:r w:rsidR="00F24045">
        <w:t>Ministry of Health</w:t>
      </w:r>
      <w:r w:rsidR="006141FF">
        <w:t>{Wachira:2013dc}</w:t>
      </w:r>
      <w:r w:rsidR="00F24045">
        <w:t xml:space="preserve">. </w:t>
      </w:r>
      <w:r w:rsidR="005D6B13">
        <w:t xml:space="preserve">Building on well established VCT and PICT programmes, the use of HBCT was </w:t>
      </w:r>
      <w:r w:rsidR="00481592">
        <w:t>trialled</w:t>
      </w:r>
      <w:r w:rsidR="005D6B13">
        <w:t xml:space="preserve"> in</w:t>
      </w:r>
      <w:r w:rsidR="006141FF">
        <w:t xml:space="preserve"> eight catchment areas in 2007 </w:t>
      </w:r>
      <w:r w:rsidR="005D6B13">
        <w:t>before becoming</w:t>
      </w:r>
      <w:r w:rsidR="00FB69AF">
        <w:t xml:space="preserve"> </w:t>
      </w:r>
      <w:r w:rsidR="0027485B">
        <w:t xml:space="preserve">a permanent </w:t>
      </w:r>
      <w:r w:rsidR="00660A72">
        <w:t xml:space="preserve">AMPATH-wide </w:t>
      </w:r>
      <w:r w:rsidR="0027485B">
        <w:t>intervention in 201</w:t>
      </w:r>
      <w:r w:rsidR="006141FF">
        <w:t>0</w:t>
      </w:r>
      <w:r w:rsidR="00FB69AF">
        <w:t>{Wachira:2013dc}.</w:t>
      </w:r>
    </w:p>
    <w:p w14:paraId="2E2EA9C8" w14:textId="77777777" w:rsidR="00660A72" w:rsidRDefault="00660A72" w:rsidP="00AD5751">
      <w:pPr>
        <w:pStyle w:val="normal0"/>
        <w:contextualSpacing w:val="0"/>
      </w:pPr>
    </w:p>
    <w:p w14:paraId="6D2D7A93" w14:textId="45A1464F" w:rsidR="00804528" w:rsidRDefault="00F07DE8" w:rsidP="00660A72">
      <w:pPr>
        <w:pStyle w:val="normal0"/>
        <w:ind w:firstLine="720"/>
        <w:contextualSpacing w:val="0"/>
      </w:pPr>
      <w:r>
        <w:t>In this setting</w:t>
      </w:r>
      <w:r w:rsidR="00A672DF">
        <w:t xml:space="preserve"> of Port Victoria</w:t>
      </w:r>
      <w:r>
        <w:t xml:space="preserve">, </w:t>
      </w:r>
      <w:r w:rsidR="00371B21">
        <w:t xml:space="preserve">an AMPATH facility opened in 2006 providing care through VCT and PICT. </w:t>
      </w:r>
      <w:commentRangeStart w:id="13"/>
      <w:r>
        <w:t xml:space="preserve">In the area of Bunyala, there have additionally been multiple rounds of household-based testing campaigns </w:t>
      </w:r>
      <w:r w:rsidR="00D000F2">
        <w:t>since 2010</w:t>
      </w:r>
      <w:commentRangeEnd w:id="13"/>
      <w:r w:rsidR="00D000F2">
        <w:rPr>
          <w:rStyle w:val="CommentReference"/>
        </w:rPr>
        <w:commentReference w:id="13"/>
      </w:r>
      <w:r>
        <w:t>. We used these data to fully</w:t>
      </w:r>
      <w:r w:rsidR="0093097C">
        <w:t xml:space="preserve"> charactersize the care cascade and then used these as input parameters to th</w:t>
      </w:r>
      <w:r w:rsidR="00A03FAA">
        <w:t>e model, or otherwise adjusted</w:t>
      </w:r>
      <w:r w:rsidR="0093097C">
        <w:t xml:space="preserve"> </w:t>
      </w:r>
      <w:r w:rsidR="00A03FAA">
        <w:t>parameters</w:t>
      </w:r>
      <w:r w:rsidR="0093097C">
        <w:t xml:space="preserve"> in the model that </w:t>
      </w:r>
      <w:r w:rsidR="00A03FAA">
        <w:t>were</w:t>
      </w:r>
      <w:r w:rsidR="0093097C">
        <w:t xml:space="preserve"> not directly observed in order to induce an agreement between the model and data</w:t>
      </w:r>
      <w:r w:rsidR="003D30D0">
        <w:t xml:space="preserve"> (Table 2</w:t>
      </w:r>
      <w:r w:rsidR="00BC08A9">
        <w:t>)</w:t>
      </w:r>
      <w:r w:rsidR="0093097C">
        <w:t>.</w:t>
      </w:r>
      <w:r w:rsidR="00AA59F4">
        <w:t xml:space="preserve"> The baseline scenario of the a</w:t>
      </w:r>
      <w:r w:rsidR="0075421A">
        <w:t xml:space="preserve">nalysis represents the </w:t>
      </w:r>
      <w:r w:rsidR="00A03FAA">
        <w:t>programme</w:t>
      </w:r>
      <w:r w:rsidR="0075421A">
        <w:t xml:space="preserve"> just prior the implementation of </w:t>
      </w:r>
      <w:r w:rsidR="00A03FAA">
        <w:t>HBCT</w:t>
      </w:r>
      <w:r w:rsidR="0075421A">
        <w:t xml:space="preserve"> in this population.</w:t>
      </w:r>
    </w:p>
    <w:p w14:paraId="04C44F6B" w14:textId="77777777" w:rsidR="00804528" w:rsidRDefault="00804528" w:rsidP="00227824">
      <w:pPr>
        <w:pStyle w:val="normal0"/>
        <w:ind w:firstLine="720"/>
        <w:contextualSpacing w:val="0"/>
      </w:pPr>
    </w:p>
    <w:p w14:paraId="1FF23CE6" w14:textId="44753254" w:rsidR="0095084A" w:rsidRDefault="0093097C" w:rsidP="00B27764">
      <w:pPr>
        <w:pStyle w:val="normal0"/>
        <w:ind w:firstLine="720"/>
        <w:contextualSpacing w:val="0"/>
      </w:pPr>
      <w:r w:rsidRPr="00027CF8">
        <w:t xml:space="preserve">The cost of the ART </w:t>
      </w:r>
      <w:r w:rsidR="00496A39">
        <w:t>programme</w:t>
      </w:r>
      <w:r w:rsidRPr="00027CF8">
        <w:t xml:space="preserve"> at baseline is estimated</w:t>
      </w:r>
      <w:r w:rsidR="00D42EC2" w:rsidRPr="00027CF8">
        <w:t xml:space="preserve"> from </w:t>
      </w:r>
      <w:r w:rsidR="007342E9" w:rsidRPr="00027CF8">
        <w:t xml:space="preserve">the </w:t>
      </w:r>
      <w:r w:rsidR="007342E9">
        <w:t>perspective of a health care provider</w:t>
      </w:r>
      <w:r w:rsidR="00D42EC2">
        <w:t>, based on the recent CHAI MATCH study of ART facilities,</w:t>
      </w:r>
      <w:r w:rsidR="007F2149">
        <w:t xml:space="preserve"> </w:t>
      </w:r>
      <w:r w:rsidR="00D42EC2">
        <w:t>and assumed to be comprised of cost of ART care, the cost of pre-ART clinic visits and CD4 lab-based tests</w:t>
      </w:r>
      <w:r w:rsidR="00D42EC2">
        <w:fldChar w:fldCharType="begin"/>
      </w:r>
      <w:r w:rsidR="00883D49">
        <w:instrText xml:space="preserve"> ADDIN PAPERS2_CITATIONS &lt;citation&gt;&lt;uuid&gt;16ED0DAA-DA8A-4423-9F34-82C678F67C63&lt;/uuid&gt;&lt;priority&gt;15&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D42EC2">
        <w:fldChar w:fldCharType="separate"/>
      </w:r>
      <w:r w:rsidR="00D42EC2">
        <w:rPr>
          <w:lang w:val="en-US"/>
        </w:rPr>
        <w:t>{Tagar:GTMxY-pi}</w:t>
      </w:r>
      <w:r w:rsidR="00D42EC2">
        <w:fldChar w:fldCharType="end"/>
      </w:r>
      <w:r w:rsidR="00D42EC2">
        <w:t xml:space="preserve">. </w:t>
      </w:r>
      <w:bookmarkStart w:id="14" w:name="h.wvtuqq7mpsy1" w:colFirst="0" w:colLast="0"/>
      <w:bookmarkStart w:id="15" w:name="h.zedl01pfmy8z" w:colFirst="0" w:colLast="0"/>
      <w:bookmarkStart w:id="16" w:name="h.rl97lz7j3hfn" w:colFirst="0" w:colLast="0"/>
      <w:bookmarkEnd w:id="14"/>
      <w:bookmarkEnd w:id="15"/>
      <w:bookmarkEnd w:id="16"/>
    </w:p>
    <w:p w14:paraId="256D55D6" w14:textId="77777777" w:rsidR="00B27764" w:rsidRDefault="00B27764" w:rsidP="00B27764">
      <w:pPr>
        <w:pStyle w:val="normal0"/>
        <w:ind w:firstLine="720"/>
        <w:contextualSpacing w:val="0"/>
      </w:pPr>
    </w:p>
    <w:p w14:paraId="2B17171A" w14:textId="2893DB8A" w:rsidR="00766C6C" w:rsidRPr="006E0775" w:rsidRDefault="00DE5773" w:rsidP="006E0775">
      <w:pPr>
        <w:pStyle w:val="normal0"/>
        <w:numPr>
          <w:ilvl w:val="0"/>
          <w:numId w:val="26"/>
        </w:numPr>
        <w:contextualSpacing w:val="0"/>
        <w:rPr>
          <w:b/>
          <w:i/>
          <w:noProof/>
          <w:lang w:val="en-US"/>
        </w:rPr>
      </w:pPr>
      <w:r w:rsidRPr="006E0775">
        <w:rPr>
          <w:b/>
          <w:i/>
        </w:rPr>
        <w:t>Interventions on the care cascade</w:t>
      </w:r>
    </w:p>
    <w:p w14:paraId="24A7F0C7" w14:textId="77777777" w:rsidR="00B27764" w:rsidRDefault="00B27764" w:rsidP="00766C6C">
      <w:pPr>
        <w:pStyle w:val="normal0"/>
        <w:contextualSpacing w:val="0"/>
      </w:pPr>
    </w:p>
    <w:p w14:paraId="73EE735B" w14:textId="02BAF24C" w:rsidR="00FB00B3" w:rsidRDefault="00FB00B3" w:rsidP="00B27764">
      <w:pPr>
        <w:pStyle w:val="normal0"/>
        <w:ind w:firstLine="720"/>
        <w:contextualSpacing w:val="0"/>
      </w:pPr>
      <w:r>
        <w:t xml:space="preserve">Interventions in the care cascade can be divided into those that </w:t>
      </w:r>
      <w:r w:rsidR="007F33D1">
        <w:t>aim to increase testing, linkage and</w:t>
      </w:r>
      <w:r>
        <w:t xml:space="preserve"> retention in pre-ART care or retention and suppression for patients on ART. We reviewed the literature to identify realist</w:t>
      </w:r>
      <w:r w:rsidR="00D7101E">
        <w:t>ic assumptions for the efficacy</w:t>
      </w:r>
      <w:r>
        <w:t xml:space="preserve"> and cost of representative interventions in each of these categori</w:t>
      </w:r>
      <w:r w:rsidR="0051143C">
        <w:t>es</w:t>
      </w:r>
      <w:r w:rsidR="001E181A">
        <w:t xml:space="preserve"> (Table 3</w:t>
      </w:r>
      <w:r w:rsidR="00D7101E">
        <w:t>)</w:t>
      </w:r>
      <w:r w:rsidR="0051143C">
        <w:t>. As t</w:t>
      </w:r>
      <w:r>
        <w:t>he effect size measured in different trials, and that which would arguably be attainable,</w:t>
      </w:r>
      <w:r w:rsidR="00CD4136">
        <w:t xml:space="preserve"> differed</w:t>
      </w:r>
      <w:r>
        <w:t xml:space="preserve"> </w:t>
      </w:r>
      <w:r w:rsidR="0051143C">
        <w:t>two assumptions for the effect size (a ‘maximum’ and a ‘realistic’) are used.</w:t>
      </w:r>
    </w:p>
    <w:p w14:paraId="45604629" w14:textId="77777777" w:rsidR="00FB00B3" w:rsidRDefault="00FB00B3" w:rsidP="00766C6C">
      <w:pPr>
        <w:pStyle w:val="normal0"/>
        <w:contextualSpacing w:val="0"/>
      </w:pPr>
    </w:p>
    <w:tbl>
      <w:tblPr>
        <w:tblStyle w:val="MediumShading1"/>
        <w:tblpPr w:leftFromText="180" w:rightFromText="180" w:vertAnchor="text" w:horzAnchor="page" w:tblpX="1369" w:tblpY="1502"/>
        <w:tblW w:w="9242" w:type="dxa"/>
        <w:tblLook w:val="04A0" w:firstRow="1" w:lastRow="0" w:firstColumn="1" w:lastColumn="0" w:noHBand="0" w:noVBand="1"/>
      </w:tblPr>
      <w:tblGrid>
        <w:gridCol w:w="4621"/>
        <w:gridCol w:w="4621"/>
      </w:tblGrid>
      <w:tr w:rsidR="00CE743E" w14:paraId="70C0ACE5" w14:textId="77777777" w:rsidTr="00CE74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8690D66" w14:textId="77777777" w:rsidR="00CE743E" w:rsidRPr="000045D8" w:rsidRDefault="00CE743E" w:rsidP="00CE743E">
            <w:pPr>
              <w:pStyle w:val="normal0"/>
              <w:contextualSpacing w:val="0"/>
              <w:jc w:val="left"/>
            </w:pPr>
            <w:r w:rsidRPr="000045D8">
              <w:t>Key Assumptions</w:t>
            </w:r>
          </w:p>
        </w:tc>
        <w:tc>
          <w:tcPr>
            <w:tcW w:w="4621" w:type="dxa"/>
          </w:tcPr>
          <w:p w14:paraId="7133F165" w14:textId="77777777" w:rsidR="00CE743E" w:rsidRPr="000045D8" w:rsidRDefault="00CE743E" w:rsidP="00CE743E">
            <w:pPr>
              <w:pStyle w:val="normal0"/>
              <w:contextualSpacing w:val="0"/>
              <w:jc w:val="left"/>
              <w:cnfStyle w:val="100000000000" w:firstRow="1" w:lastRow="0" w:firstColumn="0" w:lastColumn="0" w:oddVBand="0" w:evenVBand="0" w:oddHBand="0" w:evenHBand="0" w:firstRowFirstColumn="0" w:firstRowLastColumn="0" w:lastRowFirstColumn="0" w:lastRowLastColumn="0"/>
            </w:pPr>
            <w:r w:rsidRPr="000045D8">
              <w:t>Data Sources</w:t>
            </w:r>
          </w:p>
        </w:tc>
      </w:tr>
      <w:tr w:rsidR="00CE743E" w14:paraId="2D83AB53" w14:textId="77777777" w:rsidTr="00CE743E">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621" w:type="dxa"/>
          </w:tcPr>
          <w:p w14:paraId="2AB5BB1D"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For a given health state, the mortality rate on ART is less than the mortality rate off ART.</w:t>
            </w:r>
          </w:p>
          <w:p w14:paraId="18D80CFF" w14:textId="77777777" w:rsidR="00CE743E" w:rsidRPr="00072B60" w:rsidRDefault="00CE743E" w:rsidP="00CE743E">
            <w:pPr>
              <w:pStyle w:val="normal0"/>
              <w:ind w:left="360"/>
              <w:contextualSpacing w:val="0"/>
              <w:jc w:val="left"/>
              <w:rPr>
                <w:rFonts w:ascii="Calibri" w:hAnsi="Calibri"/>
                <w:b w:val="0"/>
              </w:rPr>
            </w:pPr>
          </w:p>
        </w:tc>
        <w:tc>
          <w:tcPr>
            <w:tcW w:w="4621" w:type="dxa"/>
          </w:tcPr>
          <w:p w14:paraId="337754B9" w14:textId="77777777" w:rsidR="00CE743E" w:rsidRPr="00072B60" w:rsidRDefault="00CE743E" w:rsidP="00CE743E">
            <w:pPr>
              <w:pStyle w:val="normal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r w:rsidRPr="00072B60">
              <w:rPr>
                <w:rFonts w:ascii="Calibri" w:hAnsi="Calibri"/>
              </w:rPr>
              <w:t>Natural history calibrated fr</w:t>
            </w:r>
            <w:r>
              <w:rPr>
                <w:rFonts w:ascii="Calibri" w:hAnsi="Calibri"/>
              </w:rPr>
              <w:t>om clinical surveillance data</w:t>
            </w:r>
            <w:r w:rsidRPr="00072B60">
              <w:rPr>
                <w:rFonts w:ascii="Calibri" w:hAnsi="Calibri"/>
              </w:rPr>
              <w:t>.</w:t>
            </w:r>
          </w:p>
          <w:p w14:paraId="03FA1EFE" w14:textId="77777777" w:rsidR="00CE743E" w:rsidRPr="00072B60" w:rsidRDefault="00CE743E" w:rsidP="00CE743E">
            <w:pPr>
              <w:pStyle w:val="normal0"/>
              <w:ind w:left="72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E743E" w14:paraId="44E0209C" w14:textId="77777777" w:rsidTr="00CE743E">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2F5059B5"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Declining health drives care-seeking behaviour.</w:t>
            </w:r>
          </w:p>
        </w:tc>
        <w:tc>
          <w:tcPr>
            <w:tcW w:w="4621" w:type="dxa"/>
          </w:tcPr>
          <w:p w14:paraId="388E4454" w14:textId="77777777" w:rsidR="00CE743E" w:rsidRPr="00072B60" w:rsidRDefault="00CE743E" w:rsidP="00CE743E">
            <w:pPr>
              <w:pStyle w:val="normal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r w:rsidRPr="00072B60">
              <w:rPr>
                <w:rFonts w:ascii="Calibri" w:hAnsi="Calibri"/>
              </w:rPr>
              <w:t>Calibration of events that make up HIV care from longitudinal dataset from AMPATH.</w:t>
            </w:r>
          </w:p>
        </w:tc>
      </w:tr>
      <w:tr w:rsidR="00CE743E" w14:paraId="7F68898A" w14:textId="77777777" w:rsidTr="00CE743E">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654FCF32"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Individuals are exposed to a background rate of testing through VCT in addition to a rate of testing through PICT (dependant upon previous health care experience and health).</w:t>
            </w:r>
          </w:p>
        </w:tc>
        <w:tc>
          <w:tcPr>
            <w:tcW w:w="4621" w:type="dxa"/>
          </w:tcPr>
          <w:p w14:paraId="41CC98CA" w14:textId="3598944C" w:rsidR="00CE743E" w:rsidRPr="00072B60" w:rsidRDefault="00CE743E" w:rsidP="00CE743E">
            <w:pPr>
              <w:pStyle w:val="normal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r w:rsidRPr="00072B60">
              <w:rPr>
                <w:rFonts w:ascii="Calibri" w:hAnsi="Calibri"/>
              </w:rPr>
              <w:t>Disability weights sourced from the Global Burden of Disease Study 2010</w:t>
            </w:r>
            <w:r w:rsidRPr="00072B60">
              <w:rPr>
                <w:rFonts w:ascii="Calibri" w:hAnsi="Calibri"/>
              </w:rPr>
              <w:fldChar w:fldCharType="begin"/>
            </w:r>
            <w:r w:rsidR="00883D49">
              <w:rPr>
                <w:rFonts w:ascii="Calibri" w:hAnsi="Calibri"/>
              </w:rPr>
              <w:instrText xml:space="preserve"> ADDIN PAPERS2_CITATIONS &lt;citation&gt;&lt;uuid&gt;6146849F-BBEB-4A78-B323-CD61AFE6D033&lt;/uuid&gt;&lt;priority&gt;16&lt;/priority&gt;&lt;publications&gt;&lt;publication&gt;&lt;uuid&gt;83E3A85A-AF0E-4689-AD76-CF40829540ED&lt;/uuid&gt;&lt;volume&gt;380&lt;/volume&gt;&lt;doi&gt;10.1016/S0140-6736(12)61680-8&lt;/doi&gt;&lt;startpage&gt;2129&lt;/startpage&gt;&lt;publication_date&gt;99201212151200000000222000&lt;/publication_date&gt;&lt;url&gt;http://eutils.ncbi.nlm.nih.gov/entrez/eutils/elink.fcgi?dbfrom=pubmed&amp;amp;id=23245605&amp;amp;retmode=ref&amp;amp;cmd=prlinks&lt;/url&gt;&lt;type&gt;400&lt;/type&gt;&lt;title&gt;Common values in assessing health outcomes from disease and injury: disability weights measurement study for the Global Burden of Disease Study 2010.&lt;/title&gt;&lt;location&gt;&amp;lt;html&amp;gt;&amp;lt;head&amp;gt;&amp;lt;meta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Home&amp;lt;/a&amp;gt;&amp;lt;/div&amp;gt;&amp;lt;/body&amp;gt;&amp;lt;/html&amp;gt;&lt;/location&gt;&lt;institution&gt;Harvard School of Public Health, MA, USA. jsalomon@hsph.harvard.edu&lt;/institution&gt;&lt;number&gt;9859&lt;/number&gt;&lt;subtype&gt;400&lt;/subtype&gt;&lt;endpage&gt;2143&lt;/endpage&gt;&lt;bundle&gt;&lt;publication&gt;&lt;publisher&gt;Elsevier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Joshua&lt;/firstName&gt;&lt;middleNames&gt;A&lt;/middleNames&gt;&lt;lastName&gt;Salomon&lt;/lastName&gt;&lt;/author&gt;&lt;author&gt;&lt;firstName&gt;Theo&lt;/firstName&gt;&lt;lastName&gt;Vos&lt;/lastName&gt;&lt;/author&gt;&lt;author&gt;&lt;firstName&gt;Daniel&lt;/firstName&gt;&lt;middleNames&gt;R&lt;/middleNames&gt;&lt;lastName&gt;Hogan&lt;/lastName&gt;&lt;/author&gt;&lt;author&gt;&lt;firstName&gt;Michael&lt;/firstName&gt;&lt;lastName&gt;Gagnon&lt;/lastName&gt;&lt;/author&gt;&lt;author&gt;&lt;firstName&gt;Mohsen&lt;/firstName&gt;&lt;lastName&gt;Naghavi&lt;/lastName&gt;&lt;/author&gt;&lt;author&gt;&lt;firstName&gt;Ali&lt;/firstName&gt;&lt;lastName&gt;Mokdad&lt;/lastName&gt;&lt;/author&gt;&lt;author&gt;&lt;firstName&gt;Nazma&lt;/firstName&gt;&lt;lastName&gt;Begum&lt;/lastName&gt;&lt;/author&gt;&lt;author&gt;&lt;firstName&gt;Razibuzzaman&lt;/firstName&gt;&lt;lastName&gt;Shah&lt;/lastName&gt;&lt;/author&gt;&lt;author&gt;&lt;firstName&gt;Muhammad&lt;/firstName&gt;&lt;lastName&gt;Karyana&lt;/lastName&gt;&lt;/author&gt;&lt;author&gt;&lt;firstName&gt;Soewarta&lt;/firstName&gt;&lt;lastName&gt;Kosen&lt;/lastName&gt;&lt;/author&gt;&lt;author&gt;&lt;firstName&gt;Mario&lt;/firstName&gt;&lt;middleNames&gt;Reyna&lt;/middleNames&gt;&lt;lastName&gt;Farje&lt;/lastName&gt;&lt;/author&gt;&lt;author&gt;&lt;firstName&gt;Gilberto&lt;/firstName&gt;&lt;lastName&gt;Moncada&lt;/lastName&gt;&lt;/author&gt;&lt;author&gt;&lt;firstName&gt;Arup&lt;/firstName&gt;&lt;lastName&gt;Dutta&lt;/lastName&gt;&lt;/author&gt;&lt;author&gt;&lt;firstName&gt;Sunil&lt;/firstName&gt;&lt;lastName&gt;Sazawal&lt;/lastName&gt;&lt;/author&gt;&lt;author&gt;&lt;firstName&gt;Andrew&lt;/firstName&gt;&lt;lastName&gt;Dyer&lt;/lastName&gt;&lt;/author&gt;&lt;author&gt;&lt;firstName&gt;Jason&lt;/firstName&gt;&lt;lastName&gt;Seiler&lt;/lastName&gt;&lt;/author&gt;&lt;author&gt;&lt;firstName&gt;Victor&lt;/firstName&gt;&lt;lastName&gt;Aboyans&lt;/lastName&gt;&lt;/author&gt;&lt;author&gt;&lt;firstName&gt;Lesley&lt;/firstName&gt;&lt;lastName&gt;Baker&lt;/lastName&gt;&lt;/author&gt;&lt;author&gt;&lt;firstName&gt;Amanda&lt;/firstName&gt;&lt;lastName&gt;Baxter&lt;/lastName&gt;&lt;/author&gt;&lt;author&gt;&lt;firstName&gt;Emelia&lt;/firstName&gt;&lt;middleNames&gt;J&lt;/middleNames&gt;&lt;lastName&gt;Benjamin&lt;/lastName&gt;&lt;/author&gt;&lt;author&gt;&lt;firstName&gt;Kavi&lt;/firstName&gt;&lt;lastName&gt;Bhalla&lt;/lastName&gt;&lt;/author&gt;&lt;author&gt;&lt;nonDroppingParticle&gt;Bin&lt;/nonDroppingParticle&gt;&lt;firstName&gt;Aref&lt;/firstName&gt;&lt;lastName&gt;Abdulhak&lt;/lastName&gt;&lt;/author&gt;&lt;author&gt;&lt;firstName&gt;Fiona&lt;/firstName&gt;&lt;lastName&gt;Blyth&lt;/lastName&gt;&lt;/author&gt;&lt;author&gt;&lt;firstName&gt;Rupert&lt;/firstName&gt;&lt;lastName&gt;Bourne&lt;/lastName&gt;&lt;/author&gt;&lt;author&gt;&lt;firstName&gt;Tasanee&lt;/firstName&gt;&lt;lastName&gt;Braithwaite&lt;/lastName&gt;&lt;/author&gt;&lt;author&gt;&lt;firstName&gt;Peter&lt;/firstName&gt;&lt;lastName&gt;Brooks&lt;/lastName&gt;&lt;/author&gt;&lt;author&gt;&lt;firstName&gt;Traolach&lt;/firstName&gt;&lt;middleNames&gt;S&lt;/middleNames&gt;&lt;lastName&gt;Brugha&lt;/lastName&gt;&lt;/author&gt;&lt;author&gt;&lt;firstName&gt;Claire&lt;/firstName&gt;&lt;lastName&gt;Bryan-Hancock&lt;/lastName&gt;&lt;/author&gt;&lt;author&gt;&lt;firstName&gt;Rachelle&lt;/firstName&gt;&lt;lastName&gt;Buchbinder&lt;/lastName&gt;&lt;/author&gt;&lt;author&gt;&lt;firstName&gt;Peter&lt;/firstName&gt;&lt;lastName&gt;Burney&lt;/lastName&gt;&lt;/author&gt;&lt;author&gt;&lt;firstName&gt;Bianca&lt;/firstName&gt;&lt;lastName&gt;Calabria&lt;/lastName&gt;&lt;/author&gt;&lt;author&gt;&lt;firstName&gt;Honglei&lt;/firstName&gt;&lt;lastName&gt;Chen&lt;/lastName&gt;&lt;/author&gt;&lt;author&gt;&lt;firstName&gt;Sumeet&lt;/firstName&gt;&lt;middleNames&gt;S&lt;/middleNames&gt;&lt;lastName&gt;Chugh&lt;/lastName&gt;&lt;/author&gt;&lt;author&gt;&lt;firstName&gt;Rebecca&lt;/firstName&gt;&lt;lastName&gt;Cooley&lt;/lastName&gt;&lt;/author&gt;&lt;author&gt;&lt;firstName&gt;Michael&lt;/firstName&gt;&lt;middleNames&gt;H&lt;/middleNames&gt;&lt;lastName&gt;Criqui&lt;/lastName&gt;&lt;/author&gt;&lt;author&gt;&lt;firstName&gt;Marita&lt;/firstName&gt;&lt;lastName&gt;Cross&lt;/lastName&gt;&lt;/author&gt;&lt;author&gt;&lt;firstName&gt;Kaustubh&lt;/firstName&gt;&lt;middleNames&gt;C&lt;/middleNames&gt;&lt;lastName&gt;Dabhadkar&lt;/lastName&gt;&lt;/author&gt;&lt;author&gt;&lt;firstName&gt;Nabila&lt;/firstName&gt;&lt;lastName&gt;Dahodwala&lt;/lastName&gt;&lt;/author&gt;&lt;author&gt;&lt;firstName&gt;Adrian&lt;/firstName&gt;&lt;lastName&gt;Davis&lt;/lastName&gt;&lt;/author&gt;&lt;author&gt;&lt;firstName&gt;Louisa&lt;/firstName&gt;&lt;lastName&gt;Degenhardt&lt;/lastName&gt;&lt;/author&gt;&lt;author&gt;&lt;firstName&gt;Cesar&lt;/firstName&gt;&lt;lastName&gt;Díaz-Torné&lt;/lastName&gt;&lt;/author&gt;&lt;author&gt;&lt;firstName&gt;E&lt;/firstName&gt;&lt;middleNames&gt;Ray&lt;/middleNames&gt;&lt;lastName&gt;Dorsey&lt;/lastName&gt;&lt;/author&gt;&lt;author&gt;&lt;firstName&gt;Tim&lt;/firstName&gt;&lt;lastName&gt;Driscoll&lt;/lastName&gt;&lt;/author&gt;&lt;author&gt;&lt;firstName&gt;Karen&lt;/firstName&gt;&lt;lastName&gt;Edmond&lt;/lastName&gt;&lt;/author&gt;&lt;author&gt;&lt;firstName&gt;Alexis&lt;/firstName&gt;&lt;lastName&gt;Elbaz&lt;/lastName&gt;&lt;/author&gt;&lt;author&gt;&lt;firstName&gt;Majid&lt;/firstName&gt;&lt;lastName&gt;Ezzati&lt;/lastName&gt;&lt;/author&gt;&lt;author&gt;&lt;firstName&gt;Valery&lt;/firstName&gt;&lt;lastName&gt;Feigin&lt;/lastName&gt;&lt;/author&gt;&lt;author&gt;&lt;firstName&gt;Cleusa&lt;/firstName&gt;&lt;middleNames&gt;P&lt;/middleNames&gt;&lt;lastName&gt;Ferri&lt;/lastName&gt;&lt;/author&gt;&lt;author&gt;&lt;firstName&gt;Abraham&lt;/firstName&gt;&lt;middleNames&gt;D&lt;/middleNames&gt;&lt;lastName&gt;Flaxman&lt;/lastName&gt;&lt;/author&gt;&lt;author&gt;&lt;firstName&gt;Louise&lt;/firstName&gt;&lt;lastName&gt;Flood&lt;/lastName&gt;&lt;/author&gt;&lt;author&gt;&lt;firstName&gt;Marlene&lt;/firstName&gt;&lt;lastName&gt;Fransen&lt;/lastName&gt;&lt;/author&gt;&lt;author&gt;&lt;firstName&gt;Kana&lt;/firstName&gt;&lt;lastName&gt;Fuse&lt;/lastName&gt;&lt;/author&gt;&lt;author&gt;&lt;firstName&gt;Belinda&lt;/firstName&gt;&lt;middleNames&gt;J&lt;/middleNames&gt;&lt;lastName&gt;Gabbe&lt;/lastName&gt;&lt;/author&gt;&lt;author&gt;&lt;firstName&gt;Richard&lt;/firstName&gt;&lt;middleNames&gt;F&lt;/middleNames&gt;&lt;lastName&gt;Gillum&lt;/lastName&gt;&lt;/author&gt;&lt;author&gt;&lt;firstName&gt;Juanita&lt;/firstName&gt;&lt;lastName&gt;Haagsma&lt;/lastName&gt;&lt;/author&gt;&lt;author&gt;&lt;firstName&gt;James&lt;/firstName&gt;&lt;middleNames&gt;E&lt;/middleNames&gt;&lt;lastName&gt;Harrison&lt;/lastName&gt;&lt;/author&gt;&lt;author&gt;&lt;firstName&gt;Rasmus&lt;/firstName&gt;&lt;lastName&gt;Havmoeller&lt;/lastName&gt;&lt;/author&gt;&lt;author&gt;&lt;firstName&gt;Roderick&lt;/firstName&gt;&lt;middleNames&gt;J&lt;/middleNames&gt;&lt;lastName&gt;Hay&lt;/lastName&gt;&lt;/author&gt;&lt;author&gt;&lt;firstName&gt;Abdullah&lt;/firstName&gt;&lt;lastName&gt;Hel-Baqui&lt;/lastName&gt;&lt;/author&gt;&lt;author&gt;&lt;firstName&gt;Hans&lt;/firstName&gt;&lt;middleNames&gt;W&lt;/middleNames&gt;&lt;lastName&gt;Hoek&lt;/lastName&gt;&lt;/author&gt;&lt;author&gt;&lt;firstName&gt;Howard&lt;/firstName&gt;&lt;lastName&gt;Hoffman&lt;/lastName&gt;&lt;/author&gt;&lt;author&gt;&lt;firstName&gt;Emily&lt;/firstName&gt;&lt;lastName&gt;Hogeland&lt;/lastName&gt;&lt;/author&gt;&lt;author&gt;&lt;firstName&gt;Damian&lt;/firstName&gt;&lt;lastName&gt;Hoy&lt;/lastName&gt;&lt;/author&gt;&lt;author&gt;&lt;firstName&gt;Deborah&lt;/firstName&gt;&lt;lastName&gt;Jarvis&lt;/lastName&gt;&lt;/author&gt;&lt;author&gt;&lt;firstName&gt;Ganesan&lt;/firstName&gt;&lt;lastName&gt;Karthikeyan&lt;/lastName&gt;&lt;/author&gt;&lt;author&gt;&lt;firstName&gt;Lisa&lt;/firstName&gt;&lt;middleNames&gt;Marie&lt;/middleNames&gt;&lt;lastName&gt;Knowlton&lt;/lastName&gt;&lt;/author&gt;&lt;author&gt;&lt;firstName&gt;Tim&lt;/firstName&gt;&lt;lastName&gt;Lathlean&lt;/lastName&gt;&lt;/author&gt;&lt;author&gt;&lt;firstName&gt;Janet&lt;/firstName&gt;&lt;middleNames&gt;L&lt;/middleNames&gt;&lt;lastName&gt;Leasher&lt;/lastName&gt;&lt;/author&gt;&lt;author&gt;&lt;firstName&gt;Stephen&lt;/firstName&gt;&lt;middleNames&gt;S&lt;/middleNames&gt;&lt;lastName&gt;Lim&lt;/lastName&gt;&lt;/author&gt;&lt;author&gt;&lt;firstName&gt;Steven&lt;/firstName&gt;&lt;middleNames&gt;E&lt;/middleNames&gt;&lt;lastName&gt;Lipshultz&lt;/lastName&gt;&lt;/author&gt;&lt;author&gt;&lt;firstName&gt;Alan&lt;/firstName&gt;&lt;middleNames&gt;D&lt;/middleNames&gt;&lt;lastName&gt;Lopez&lt;/lastName&gt;&lt;/author&gt;&lt;author&gt;&lt;firstName&gt;Rafael&lt;/firstName&gt;&lt;lastName&gt;Lozano&lt;/lastName&gt;&lt;/author&gt;&lt;author&gt;&lt;firstName&gt;Ronan&lt;/firstName&gt;&lt;lastName&gt;Lyons&lt;/lastName&gt;&lt;/author&gt;&lt;author&gt;&lt;firstName&gt;Reza&lt;/firstName&gt;&lt;lastName&gt;Malekzadeh&lt;/lastName&gt;&lt;/author&gt;&lt;author&gt;&lt;firstName&gt;Wagner&lt;/firstName&gt;&lt;lastName&gt;Marcenes&lt;/lastName&gt;&lt;/author&gt;&lt;author&gt;&lt;firstName&gt;Lyn&lt;/firstName&gt;&lt;lastName&gt;March&lt;/lastName&gt;&lt;/author&gt;&lt;author&gt;&lt;firstName&gt;David&lt;/firstName&gt;&lt;middleNames&gt;J&lt;/middleNames&gt;&lt;lastName&gt;Margolis&lt;/lastName&gt;&lt;/author&gt;&lt;author&gt;&lt;firstName&gt;Neil&lt;/firstName&gt;&lt;lastName&gt;McGill&lt;/lastName&gt;&lt;/author&gt;&lt;author&gt;&lt;firstName&gt;John&lt;/firstName&gt;&lt;lastName&gt;McGrath&lt;/lastName&gt;&lt;/author&gt;&lt;author&gt;&lt;firstName&gt;George&lt;/firstName&gt;&lt;middleNames&gt;A&lt;/middleNames&gt;&lt;lastName&gt;Mensah&lt;/lastName&gt;&lt;/author&gt;&lt;author&gt;&lt;firstName&gt;Ana-Claire&lt;/firstName&gt;&lt;lastName&gt;Meyer&lt;/lastName&gt;&lt;/author&gt;&lt;author&gt;&lt;firstName&gt;Catherine&lt;/firstName&gt;&lt;lastName&gt;Michaud&lt;/lastName&gt;&lt;/author&gt;&lt;author&gt;&lt;firstName&gt;Andrew&lt;/firstName&gt;&lt;lastName&gt;Moran&lt;/lastName&gt;&lt;/author&gt;&lt;author&gt;&lt;firstName&gt;Rintaro&lt;/firstName&gt;&lt;lastName&gt;Mori&lt;/lastName&gt;&lt;/author&gt;&lt;author&gt;&lt;firstName&gt;Michele&lt;/firstName&gt;&lt;middleNames&gt;E&lt;/middleNames&gt;&lt;lastName&gt;Murdoch&lt;/lastName&gt;&lt;/author&gt;&lt;author&gt;&lt;firstName&gt;Luigi&lt;/firstName&gt;&lt;lastName&gt;Naldi&lt;/lastName&gt;&lt;/author&gt;&lt;author&gt;&lt;firstName&gt;Charles&lt;/firstName&gt;&lt;middleNames&gt;R&lt;/middleNames&gt;&lt;lastName&gt;Newton&lt;/lastName&gt;&lt;/author&gt;&lt;author&gt;&lt;firstName&gt;Rosana&lt;/firstName&gt;&lt;lastName&gt;Norman&lt;/lastName&gt;&lt;/author&gt;&lt;author&gt;&lt;firstName&gt;Saad&lt;/firstName&gt;&lt;middleNames&gt;B&lt;/middleNames&gt;&lt;lastName&gt;Omer&lt;/lastName&gt;&lt;/author&gt;&lt;author&gt;&lt;firstName&gt;Richard&lt;/firstName&gt;&lt;lastName&gt;Osborne&lt;/lastName&gt;&lt;/author&gt;&lt;author&gt;&lt;firstName&gt;Neil&lt;/firstName&gt;&lt;lastName&gt;Pearce&lt;/lastName&gt;&lt;/author&gt;&lt;author&gt;&lt;firstName&gt;Fernando&lt;/firstName&gt;&lt;lastName&gt;Perez-Ruiz&lt;/lastName&gt;&lt;/author&gt;&lt;author&gt;&lt;firstName&gt;Norberto&lt;/firstName&gt;&lt;lastName&gt;Perico&lt;/lastName&gt;&lt;/author&gt;&lt;author&gt;&lt;firstName&gt;Konrad&lt;/firstName&gt;&lt;lastName&gt;Pesudovs&lt;/lastName&gt;&lt;/author&gt;&lt;author&gt;&lt;firstName&gt;David&lt;/firstName&gt;&lt;lastName&gt;Phillips&lt;/lastName&gt;&lt;/author&gt;&lt;author&gt;&lt;firstName&gt;Farshad&lt;/firstName&gt;&lt;lastName&gt;Pourmalek&lt;/lastName&gt;&lt;/author&gt;&lt;author&gt;&lt;firstName&gt;Martin&lt;/firstName&gt;&lt;lastName&gt;Prince&lt;/lastName&gt;&lt;/author&gt;&lt;author&gt;&lt;firstName&gt;Jürgen&lt;/firstName&gt;&lt;middleNames&gt;T&lt;/middleNames&gt;&lt;lastName&gt;Rehm&lt;/lastName&gt;&lt;/author&gt;&lt;author&gt;&lt;firstName&gt;Guiseppe&lt;/firstName&gt;&lt;lastName&gt;Remuzzi&lt;/lastName&gt;&lt;/author&gt;&lt;author&gt;&lt;firstName&gt;Kathryn&lt;/firstName&gt;&lt;lastName&gt;Richardson&lt;/lastName&gt;&lt;/author&gt;&lt;author&gt;&lt;firstName&gt;Robin&lt;/firstName&gt;&lt;lastName&gt;Room&lt;/lastName&gt;&lt;/author&gt;&lt;author&gt;&lt;firstName&gt;Sukanta&lt;/firstName&gt;&lt;lastName&gt;Saha&lt;/lastName&gt;&lt;/author&gt;&lt;author&gt;&lt;firstName&gt;Uchechukwu&lt;/firstName&gt;&lt;lastName&gt;Sampson&lt;/lastName&gt;&lt;/author&gt;&lt;author&gt;&lt;firstName&gt;Lidia&lt;/firstName&gt;&lt;lastName&gt;Sanchez-Riera&lt;/lastName&gt;&lt;/author&gt;&lt;author&gt;&lt;firstName&gt;Maria&lt;/firstName&gt;&lt;lastName&gt;Segui-Gomez&lt;/lastName&gt;&lt;/author&gt;&lt;author&gt;&lt;firstName&gt;Saeid&lt;/firstName&gt;&lt;lastName&gt;Shahraz&lt;/lastName&gt;&lt;/author&gt;&lt;author&gt;&lt;firstName&gt;Kenji&lt;/firstName&gt;&lt;lastName&gt;Shibuya&lt;/lastName&gt;&lt;/author&gt;&lt;author&gt;&lt;firstName&gt;David&lt;/firstName&gt;&lt;lastName&gt;Singh&lt;/lastName&gt;&lt;/author&gt;&lt;author&gt;&lt;firstName&gt;Karen&lt;/firstName&gt;&lt;lastName&gt;Sliwa&lt;/lastName&gt;&lt;/author&gt;&lt;author&gt;&lt;firstName&gt;Emma&lt;/firstName&gt;&lt;lastName&gt;Smith&lt;/lastName&gt;&lt;/author&gt;&lt;author&gt;&lt;firstName&gt;Isabelle&lt;/firstName&gt;&lt;lastName&gt;Soerjomataram&lt;/lastName&gt;&lt;/author&gt;&lt;author&gt;&lt;firstName&gt;Timothy&lt;/firstName&gt;&lt;lastName&gt;Steiner&lt;/lastName&gt;&lt;/author&gt;&lt;author&gt;&lt;firstName&gt;Wilma&lt;/firstName&gt;&lt;middleNames&gt;A&lt;/middleNames&gt;&lt;lastName&gt;Stolk&lt;/lastName&gt;&lt;/author&gt;&lt;author&gt;&lt;firstName&gt;Lars&lt;/firstName&gt;&lt;middleNames&gt;Jacob&lt;/middleNames&gt;&lt;lastName&gt;Stovner&lt;/lastName&gt;&lt;/author&gt;&lt;author&gt;&lt;firstName&gt;Christopher&lt;/firstName&gt;&lt;lastName&gt;Sudfeld&lt;/lastName&gt;&lt;/author&gt;&lt;author&gt;&lt;firstName&gt;Hugh&lt;/firstName&gt;&lt;middleNames&gt;R&lt;/middleNames&gt;&lt;lastName&gt;Taylor&lt;/lastName&gt;&lt;/author&gt;&lt;author&gt;&lt;firstName&gt;Imad&lt;/firstName&gt;&lt;middleNames&gt;M&lt;/middleNames&gt;&lt;lastName&gt;Tleyjeh&lt;/lastName&gt;&lt;/author&gt;&lt;author&gt;&lt;lastName&gt;Werf&lt;/lastName&gt;&lt;nonDroppingParticle&gt;van der&lt;/nonDroppingParticle&gt;&lt;firstName&gt;Marieke&lt;/firstName&gt;&lt;middleNames&gt;J&lt;/middleNames&gt;&lt;/author&gt;&lt;author&gt;&lt;firstName&gt;Wendy&lt;/firstName&gt;&lt;middleNames&gt;L&lt;/middleNames&gt;&lt;lastName&gt;Watson&lt;/lastName&gt;&lt;/author&gt;&lt;author&gt;&lt;firstName&gt;David&lt;/firstName&gt;&lt;middleNames&gt;J&lt;/middleNames&gt;&lt;lastName&gt;Weatherall&lt;/lastName&gt;&lt;/author&gt;&lt;author&gt;&lt;firstName&gt;Robert&lt;/firstName&gt;&lt;lastName&gt;Weintraub&lt;/lastName&gt;&lt;/author&gt;&lt;author&gt;&lt;firstName&gt;Marc&lt;/firstName&gt;&lt;middleNames&gt;G&lt;/middleNames&gt;&lt;lastName&gt;Weisskopf&lt;/lastName&gt;&lt;/author&gt;&lt;author&gt;&lt;firstName&gt;Harvey&lt;/firstName&gt;&lt;lastName&gt;Whiteford&lt;/lastName&gt;&lt;/author&gt;&lt;author&gt;&lt;firstName&gt;James&lt;/firstName&gt;&lt;middleNames&gt;D&lt;/middleNames&gt;&lt;lastName&gt;Wilkinson&lt;/lastName&gt;&lt;/author&gt;&lt;author&gt;&lt;firstName&gt;Anthony&lt;/firstName&gt;&lt;middleNames&gt;D&lt;/middleNames&gt;&lt;lastName&gt;Woolf&lt;/lastName&gt;&lt;/author&gt;&lt;author&gt;&lt;firstName&gt;Zhi-Jie&lt;/firstName&gt;&lt;lastName&gt;Zheng&lt;/lastName&gt;&lt;/author&gt;&lt;author&gt;&lt;firstName&gt;Christopher&lt;/firstName&gt;&lt;middleNames&gt;J L&lt;/middleNames&gt;&lt;lastName&gt;Murray&lt;/lastName&gt;&lt;/author&gt;&lt;author&gt;&lt;firstName&gt;Jost&lt;/firstName&gt;&lt;middleNames&gt;B&lt;/middleNames&gt;&lt;lastName&gt;Jonas&lt;/lastName&gt;&lt;/author&gt;&lt;/authors&gt;&lt;/publication&gt;&lt;/publications&gt;&lt;cites&gt;&lt;/cites&gt;&lt;/citation&gt;</w:instrText>
            </w:r>
            <w:r w:rsidRPr="00072B60">
              <w:rPr>
                <w:rFonts w:ascii="Calibri" w:hAnsi="Calibri"/>
              </w:rPr>
              <w:instrText xml:space="preserve">T </w:instrText>
            </w:r>
            <w:r w:rsidRPr="00072B60">
              <w:rPr>
                <w:rFonts w:ascii="Calibri" w:hAnsi="Calibri"/>
              </w:rPr>
              <w:fldChar w:fldCharType="separate"/>
            </w:r>
            <w:r w:rsidRPr="00072B60">
              <w:rPr>
                <w:rFonts w:ascii="Calibri" w:hAnsi="Calibri"/>
                <w:lang w:val="en-US"/>
              </w:rPr>
              <w:t>{Salomon:2012ib}</w:t>
            </w:r>
            <w:r w:rsidRPr="00072B60">
              <w:rPr>
                <w:rFonts w:ascii="Calibri" w:hAnsi="Calibri"/>
              </w:rPr>
              <w:fldChar w:fldCharType="end"/>
            </w:r>
            <w:r w:rsidRPr="00072B60">
              <w:rPr>
                <w:rFonts w:ascii="Calibri" w:hAnsi="Calibri"/>
              </w:rPr>
              <w:t>.</w:t>
            </w:r>
          </w:p>
          <w:p w14:paraId="610E5F3D" w14:textId="77777777" w:rsidR="00CE743E" w:rsidRPr="00072B60" w:rsidRDefault="00CE743E" w:rsidP="00CE743E">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E743E" w14:paraId="42FB77B7" w14:textId="77777777" w:rsidTr="00CE743E">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68715FED"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Patients have the propensity to be lost from care at any stage.</w:t>
            </w:r>
          </w:p>
        </w:tc>
        <w:tc>
          <w:tcPr>
            <w:tcW w:w="4621" w:type="dxa"/>
          </w:tcPr>
          <w:p w14:paraId="6079FD68" w14:textId="62AE18B7" w:rsidR="00CE743E" w:rsidRPr="00072B60" w:rsidRDefault="00CE743E" w:rsidP="00CE743E">
            <w:pPr>
              <w:pStyle w:val="normal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r w:rsidRPr="00072B60">
              <w:rPr>
                <w:rFonts w:ascii="Calibri" w:hAnsi="Calibri"/>
              </w:rPr>
              <w:t>Majority of costing data derived from the CHAI MATCH Study</w:t>
            </w:r>
            <w:r w:rsidRPr="00072B60">
              <w:rPr>
                <w:rFonts w:ascii="Calibri" w:hAnsi="Calibri"/>
              </w:rPr>
              <w:fldChar w:fldCharType="begin"/>
            </w:r>
            <w:r w:rsidR="00883D49">
              <w:rPr>
                <w:rFonts w:ascii="Calibri" w:hAnsi="Calibri"/>
              </w:rPr>
              <w:instrText xml:space="preserve"> ADDIN PAPERS2_CITATIONS &lt;citation&gt;&lt;uuid&gt;6C8007C7-A3DE-45FC-A661-477042C09F82&lt;/uuid&gt;&lt;priority&gt;17&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Pr="00072B60">
              <w:rPr>
                <w:rFonts w:ascii="Calibri" w:hAnsi="Calibri"/>
              </w:rPr>
              <w:instrText xml:space="preserve">T </w:instrText>
            </w:r>
            <w:r w:rsidRPr="00072B60">
              <w:rPr>
                <w:rFonts w:ascii="Calibri" w:hAnsi="Calibri"/>
              </w:rPr>
              <w:fldChar w:fldCharType="separate"/>
            </w:r>
            <w:r w:rsidRPr="00072B60">
              <w:rPr>
                <w:rFonts w:ascii="Calibri" w:hAnsi="Calibri"/>
                <w:lang w:val="en-US"/>
              </w:rPr>
              <w:t>{Tagar:GTMxY-pi}</w:t>
            </w:r>
            <w:r w:rsidRPr="00072B60">
              <w:rPr>
                <w:rFonts w:ascii="Calibri" w:hAnsi="Calibri"/>
              </w:rPr>
              <w:fldChar w:fldCharType="end"/>
            </w:r>
            <w:r w:rsidRPr="00072B60">
              <w:rPr>
                <w:rFonts w:ascii="Calibri" w:hAnsi="Calibri"/>
              </w:rPr>
              <w:t>.</w:t>
            </w:r>
          </w:p>
        </w:tc>
      </w:tr>
      <w:tr w:rsidR="00CE743E" w14:paraId="5A1532DA" w14:textId="77777777" w:rsidTr="00CE743E">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442C87C3"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If lost from pre-ART care, patients can re-engage at a later date.</w:t>
            </w:r>
          </w:p>
        </w:tc>
        <w:tc>
          <w:tcPr>
            <w:tcW w:w="4621" w:type="dxa"/>
          </w:tcPr>
          <w:p w14:paraId="7B612D56" w14:textId="77777777" w:rsidR="00CE743E" w:rsidRPr="00072B60" w:rsidRDefault="00CE743E" w:rsidP="00CE743E">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E743E" w14:paraId="21E4C9EA" w14:textId="77777777" w:rsidTr="00CE743E">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7A4CC3B6"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If lost from ART care, patients will not re-engage with care (unless identified through an ART Outreach but patients can only re-initiate ART once).</w:t>
            </w:r>
          </w:p>
        </w:tc>
        <w:tc>
          <w:tcPr>
            <w:tcW w:w="4621" w:type="dxa"/>
          </w:tcPr>
          <w:p w14:paraId="6DFD1A3F" w14:textId="77777777" w:rsidR="00CE743E" w:rsidRPr="00072B60" w:rsidRDefault="00CE743E" w:rsidP="00CE743E">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p>
        </w:tc>
      </w:tr>
    </w:tbl>
    <w:p w14:paraId="63510598" w14:textId="53B3AADA" w:rsidR="00BE303D" w:rsidRDefault="00CE743E" w:rsidP="00BE303D">
      <w:pPr>
        <w:pStyle w:val="normal0"/>
        <w:ind w:firstLine="720"/>
        <w:contextualSpacing w:val="0"/>
      </w:pPr>
      <w:r>
        <w:rPr>
          <w:noProof/>
          <w:lang w:val="en-US"/>
        </w:rPr>
        <mc:AlternateContent>
          <mc:Choice Requires="wps">
            <w:drawing>
              <wp:anchor distT="0" distB="0" distL="114300" distR="114300" simplePos="0" relativeHeight="251691008" behindDoc="0" locked="0" layoutInCell="1" allowOverlap="1" wp14:anchorId="1FD67A62" wp14:editId="7069249C">
                <wp:simplePos x="0" y="0"/>
                <wp:positionH relativeFrom="column">
                  <wp:posOffset>-114300</wp:posOffset>
                </wp:positionH>
                <wp:positionV relativeFrom="paragraph">
                  <wp:posOffset>3695700</wp:posOffset>
                </wp:positionV>
                <wp:extent cx="5829300" cy="228600"/>
                <wp:effectExtent l="0" t="0" r="0" b="0"/>
                <wp:wrapThrough wrapText="bothSides">
                  <wp:wrapPolygon edited="0">
                    <wp:start x="94" y="0"/>
                    <wp:lineTo x="94" y="19200"/>
                    <wp:lineTo x="21365" y="19200"/>
                    <wp:lineTo x="21365" y="0"/>
                    <wp:lineTo x="94" y="0"/>
                  </wp:wrapPolygon>
                </wp:wrapThrough>
                <wp:docPr id="2" name="Text Box 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F4AEC0" w14:textId="07701B5B" w:rsidR="00EA52C6" w:rsidRPr="00B7495C" w:rsidRDefault="00EA52C6" w:rsidP="002707B2">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1</w:t>
                            </w:r>
                            <w:r w:rsidRPr="00B7495C">
                              <w:rPr>
                                <w:rFonts w:ascii="Trebuchet MS" w:hAnsi="Trebuchet MS"/>
                                <w:sz w:val="16"/>
                                <w:szCs w:val="16"/>
                              </w:rPr>
                              <w:t xml:space="preserve">. </w:t>
                            </w:r>
                            <w:r>
                              <w:rPr>
                                <w:rFonts w:ascii="Trebuchet MS" w:hAnsi="Trebuchet MS"/>
                                <w:sz w:val="16"/>
                                <w:szCs w:val="16"/>
                              </w:rPr>
                              <w:t>Key model assumptions and 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 o:spid="_x0000_s1029" type="#_x0000_t202" style="position:absolute;left:0;text-align:left;margin-left:-8.95pt;margin-top:291pt;width:459pt;height:18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" filled="f" stroked="f">
                <v:textbox>
                  <w:txbxContent>
                    <w:p w14:paraId="2BF4AEC0" w14:textId="07701B5B" w:rsidR="005075C0" w:rsidRPr="00B7495C" w:rsidRDefault="005075C0" w:rsidP="002707B2">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1</w:t>
                      </w:r>
                      <w:r w:rsidRPr="00B7495C">
                        <w:rPr>
                          <w:rFonts w:ascii="Trebuchet MS" w:hAnsi="Trebuchet MS"/>
                          <w:sz w:val="16"/>
                          <w:szCs w:val="16"/>
                        </w:rPr>
                        <w:t xml:space="preserve">. </w:t>
                      </w:r>
                      <w:r>
                        <w:rPr>
                          <w:rFonts w:ascii="Trebuchet MS" w:hAnsi="Trebuchet MS"/>
                          <w:sz w:val="16"/>
                          <w:szCs w:val="16"/>
                        </w:rPr>
                        <w:t>Key model assumptions and data sources.</w:t>
                      </w:r>
                    </w:p>
                  </w:txbxContent>
                </v:textbox>
                <w10:wrap type="through"/>
              </v:shape>
            </w:pict>
          </mc:Fallback>
        </mc:AlternateContent>
      </w:r>
      <w:r w:rsidR="00766C6C">
        <w:t>To assess the impact of individual interventions, each intervention was implemented in turn from 2010 onwards and the impact on patient outcomes compared to the baseline scenario</w:t>
      </w:r>
      <w:r w:rsidR="0051143C">
        <w:t xml:space="preserve">. The impact of the </w:t>
      </w:r>
      <w:r w:rsidR="00FD1119">
        <w:t>programme</w:t>
      </w:r>
      <w:r w:rsidR="0051143C">
        <w:t xml:space="preserve"> is quantified in terms of DALY</w:t>
      </w:r>
      <w:r w:rsidR="00FD1119">
        <w:t>s</w:t>
      </w:r>
      <w:r w:rsidR="0051143C">
        <w:t xml:space="preserve"> averted and</w:t>
      </w:r>
      <w:r w:rsidR="00FD1119">
        <w:t xml:space="preserve"> HIV-related</w:t>
      </w:r>
      <w:r w:rsidR="0051143C">
        <w:t xml:space="preserve"> deaths averted, both with respect to a baseline in which a </w:t>
      </w:r>
      <w:r w:rsidR="00FD1119">
        <w:t>programme</w:t>
      </w:r>
      <w:r w:rsidR="0051143C">
        <w:t xml:space="preserve"> similar to AMPATH before the launch </w:t>
      </w:r>
      <w:r w:rsidR="00FD1119">
        <w:t>househld</w:t>
      </w:r>
      <w:r w:rsidR="0051143C">
        <w:t xml:space="preserve"> testing </w:t>
      </w:r>
      <w:r w:rsidR="00FD1119">
        <w:t>programme</w:t>
      </w:r>
      <w:r w:rsidR="0051143C">
        <w:t>, is maintained indefinitely</w:t>
      </w:r>
      <w:r w:rsidR="00FD1119">
        <w:t>.</w:t>
      </w:r>
    </w:p>
    <w:p w14:paraId="23CACFED" w14:textId="77777777" w:rsidR="00CE743E" w:rsidRDefault="00CE743E">
      <w:pPr>
        <w:sectPr w:rsidR="00CE743E">
          <w:footerReference w:type="default" r:id="rId12"/>
          <w:pgSz w:w="11906" w:h="16838"/>
          <w:pgMar w:top="1440" w:right="1440" w:bottom="1440" w:left="1440" w:header="720" w:footer="720" w:gutter="0"/>
          <w:cols w:space="720"/>
        </w:sectPr>
      </w:pPr>
    </w:p>
    <w:p w14:paraId="03EC30F7" w14:textId="171F3898" w:rsidR="00CE743E" w:rsidRDefault="00CE743E"/>
    <w:tbl>
      <w:tblPr>
        <w:tblStyle w:val="MediumList2"/>
        <w:tblpPr w:leftFromText="180" w:rightFromText="180" w:vertAnchor="text" w:horzAnchor="page" w:tblpX="829" w:tblpY="2342"/>
        <w:tblW w:w="14283" w:type="dxa"/>
        <w:tblLayout w:type="fixed"/>
        <w:tblLook w:val="04A0" w:firstRow="1" w:lastRow="0" w:firstColumn="1" w:lastColumn="0" w:noHBand="0" w:noVBand="1"/>
      </w:tblPr>
      <w:tblGrid>
        <w:gridCol w:w="1242"/>
        <w:gridCol w:w="3119"/>
        <w:gridCol w:w="2268"/>
        <w:gridCol w:w="1276"/>
        <w:gridCol w:w="1275"/>
        <w:gridCol w:w="1276"/>
        <w:gridCol w:w="1276"/>
        <w:gridCol w:w="1276"/>
        <w:gridCol w:w="1275"/>
      </w:tblGrid>
      <w:tr w:rsidR="00CE743E" w:rsidRPr="003C7A6E" w14:paraId="465EBC32" w14:textId="77777777" w:rsidTr="00CE743E">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361" w:type="dxa"/>
            <w:gridSpan w:val="2"/>
            <w:noWrap/>
            <w:vAlign w:val="center"/>
            <w:hideMark/>
          </w:tcPr>
          <w:p w14:paraId="6BE1EDB6" w14:textId="77777777" w:rsidR="00CE743E" w:rsidRPr="003C7A6E" w:rsidRDefault="00CE743E" w:rsidP="00CE743E">
            <w:pPr>
              <w:jc w:val="center"/>
              <w:rPr>
                <w:rFonts w:ascii="Calibri" w:eastAsia="Times New Roman" w:hAnsi="Calibri" w:cs="Times New Roman"/>
                <w:b/>
                <w:color w:val="auto"/>
                <w:sz w:val="20"/>
                <w:szCs w:val="20"/>
              </w:rPr>
            </w:pPr>
            <w:r w:rsidRPr="003C7A6E">
              <w:rPr>
                <w:rFonts w:ascii="Calibri" w:eastAsia="Times New Roman" w:hAnsi="Calibri" w:cs="Times New Roman"/>
                <w:b/>
                <w:color w:val="auto"/>
                <w:sz w:val="20"/>
                <w:szCs w:val="20"/>
              </w:rPr>
              <w:t>Description</w:t>
            </w:r>
          </w:p>
        </w:tc>
        <w:tc>
          <w:tcPr>
            <w:tcW w:w="2268" w:type="dxa"/>
            <w:noWrap/>
            <w:vAlign w:val="center"/>
            <w:hideMark/>
          </w:tcPr>
          <w:p w14:paraId="5569573A" w14:textId="77777777" w:rsidR="00CE743E" w:rsidRPr="003C7A6E"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3C7A6E">
              <w:rPr>
                <w:rFonts w:ascii="Calibri" w:eastAsia="Times New Roman" w:hAnsi="Calibri" w:cs="Times New Roman"/>
                <w:b/>
                <w:color w:val="auto"/>
                <w:sz w:val="20"/>
                <w:szCs w:val="20"/>
              </w:rPr>
              <w:t>Route of entry to care</w:t>
            </w:r>
          </w:p>
        </w:tc>
        <w:tc>
          <w:tcPr>
            <w:tcW w:w="3827" w:type="dxa"/>
            <w:gridSpan w:val="3"/>
            <w:noWrap/>
            <w:vAlign w:val="center"/>
            <w:hideMark/>
          </w:tcPr>
          <w:p w14:paraId="45442C81" w14:textId="784555E8" w:rsidR="00CE743E" w:rsidRPr="003C7A6E"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3C7A6E">
              <w:rPr>
                <w:rFonts w:ascii="Calibri" w:eastAsia="Times New Roman" w:hAnsi="Calibri" w:cs="Times New Roman"/>
                <w:b/>
                <w:color w:val="auto"/>
                <w:sz w:val="20"/>
                <w:szCs w:val="20"/>
              </w:rPr>
              <w:t>AMPATH</w:t>
            </w:r>
            <w:r w:rsidR="00BC08A9">
              <w:rPr>
                <w:rFonts w:ascii="Calibri" w:eastAsia="Times New Roman" w:hAnsi="Calibri" w:cs="Times New Roman"/>
                <w:b/>
                <w:color w:val="auto"/>
                <w:sz w:val="20"/>
                <w:szCs w:val="20"/>
              </w:rPr>
              <w:t xml:space="preserve"> Data</w:t>
            </w:r>
          </w:p>
        </w:tc>
        <w:tc>
          <w:tcPr>
            <w:tcW w:w="3827" w:type="dxa"/>
            <w:gridSpan w:val="3"/>
            <w:noWrap/>
            <w:vAlign w:val="center"/>
            <w:hideMark/>
          </w:tcPr>
          <w:p w14:paraId="636C21EF" w14:textId="77777777" w:rsidR="00CE743E" w:rsidRPr="003C7A6E"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3C7A6E">
              <w:rPr>
                <w:rFonts w:ascii="Calibri" w:eastAsia="Times New Roman" w:hAnsi="Calibri" w:cs="Times New Roman"/>
                <w:b/>
                <w:color w:val="auto"/>
                <w:sz w:val="20"/>
                <w:szCs w:val="20"/>
              </w:rPr>
              <w:t>Model</w:t>
            </w:r>
          </w:p>
        </w:tc>
      </w:tr>
      <w:tr w:rsidR="00CE743E" w:rsidRPr="003C7A6E" w14:paraId="42D3322B"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val="restart"/>
            <w:tcBorders>
              <w:right w:val="single" w:sz="4" w:space="0" w:color="auto"/>
            </w:tcBorders>
            <w:noWrap/>
            <w:hideMark/>
          </w:tcPr>
          <w:p w14:paraId="3B6692FF" w14:textId="77777777" w:rsidR="00CE743E" w:rsidRPr="003C7A6E" w:rsidRDefault="00CE743E" w:rsidP="00CE743E">
            <w:pPr>
              <w:rPr>
                <w:rFonts w:ascii="Calibri" w:eastAsia="Times New Roman" w:hAnsi="Calibri" w:cs="Times New Roman"/>
                <w:color w:val="auto"/>
              </w:rPr>
            </w:pPr>
            <w:r w:rsidRPr="003C7A6E">
              <w:rPr>
                <w:rFonts w:ascii="Calibri" w:eastAsia="Times New Roman" w:hAnsi="Calibri" w:cs="Times New Roman"/>
                <w:color w:val="auto"/>
              </w:rPr>
              <w:t>Input Parameters</w:t>
            </w:r>
          </w:p>
        </w:tc>
        <w:tc>
          <w:tcPr>
            <w:tcW w:w="3119" w:type="dxa"/>
            <w:vMerge w:val="restart"/>
            <w:tcBorders>
              <w:top w:val="single" w:sz="4" w:space="0" w:color="auto"/>
              <w:left w:val="single" w:sz="4" w:space="0" w:color="auto"/>
              <w:bottom w:val="single" w:sz="4" w:space="0" w:color="auto"/>
              <w:right w:val="single" w:sz="4" w:space="0" w:color="auto"/>
            </w:tcBorders>
            <w:noWrap/>
            <w:hideMark/>
          </w:tcPr>
          <w:p w14:paraId="69220964"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 xml:space="preserve">Proportion of individuals who received </w:t>
            </w:r>
            <w:r>
              <w:rPr>
                <w:rFonts w:ascii="Calibri" w:eastAsia="Times New Roman" w:hAnsi="Calibri" w:cs="Times New Roman"/>
              </w:rPr>
              <w:t>initial CD4-</w:t>
            </w:r>
            <w:r w:rsidRPr="003C7A6E">
              <w:rPr>
                <w:rFonts w:ascii="Calibri" w:eastAsia="Times New Roman" w:hAnsi="Calibri" w:cs="Times New Roman"/>
                <w:color w:val="auto"/>
              </w:rPr>
              <w:t>test returning for test results within one month</w:t>
            </w:r>
          </w:p>
        </w:tc>
        <w:tc>
          <w:tcPr>
            <w:tcW w:w="2268" w:type="dxa"/>
            <w:tcBorders>
              <w:top w:val="single" w:sz="4" w:space="0" w:color="auto"/>
              <w:left w:val="single" w:sz="4" w:space="0" w:color="auto"/>
              <w:bottom w:val="single" w:sz="4" w:space="0" w:color="auto"/>
              <w:right w:val="single" w:sz="4" w:space="0" w:color="auto"/>
            </w:tcBorders>
            <w:noWrap/>
            <w:hideMark/>
          </w:tcPr>
          <w:p w14:paraId="59CF297A"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HCT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7B771997"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62%</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31DA1C1"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62%</w:t>
            </w:r>
          </w:p>
        </w:tc>
      </w:tr>
      <w:tr w:rsidR="00CE743E" w:rsidRPr="003C7A6E" w14:paraId="61343B6E"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3B387948"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00919AF3"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6CF1FCF2"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VCT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A81B140"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53%</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7C79A177"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53%</w:t>
            </w:r>
          </w:p>
        </w:tc>
      </w:tr>
      <w:tr w:rsidR="00CE743E" w:rsidRPr="003C7A6E" w14:paraId="5AB1D5AA"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2BD8C5B3"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36253C98"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4D926185"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PICT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03B3FE0B"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54%</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B258D7E"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54%</w:t>
            </w:r>
          </w:p>
        </w:tc>
      </w:tr>
      <w:tr w:rsidR="00CE743E" w:rsidRPr="003C7A6E" w14:paraId="3F0A7BCA"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735ED21E" w14:textId="77777777" w:rsidR="00CE743E" w:rsidRPr="003C7A6E"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noWrap/>
            <w:hideMark/>
          </w:tcPr>
          <w:p w14:paraId="17AFB04D"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Proportion that ever return for secondary CD4 tests</w:t>
            </w:r>
          </w:p>
        </w:tc>
        <w:tc>
          <w:tcPr>
            <w:tcW w:w="2268" w:type="dxa"/>
            <w:tcBorders>
              <w:top w:val="single" w:sz="4" w:space="0" w:color="auto"/>
              <w:left w:val="single" w:sz="4" w:space="0" w:color="auto"/>
              <w:bottom w:val="single" w:sz="4" w:space="0" w:color="auto"/>
              <w:right w:val="single" w:sz="4" w:space="0" w:color="auto"/>
            </w:tcBorders>
            <w:noWrap/>
            <w:hideMark/>
          </w:tcPr>
          <w:p w14:paraId="4A0B46EC"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HCT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DACBA7B"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43%</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567AC5FE"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43%</w:t>
            </w:r>
          </w:p>
        </w:tc>
      </w:tr>
      <w:tr w:rsidR="00CE743E" w:rsidRPr="003C7A6E" w14:paraId="3DAC5F78"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03BB80C"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5E1058A8"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4261CFE"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VCT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35330EB2"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31%</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02C79504"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31%</w:t>
            </w:r>
          </w:p>
        </w:tc>
      </w:tr>
      <w:tr w:rsidR="00CE743E" w:rsidRPr="003C7A6E" w14:paraId="37DE8CF6"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8D74E19"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24" w:space="0" w:color="auto"/>
              <w:right w:val="single" w:sz="4" w:space="0" w:color="auto"/>
            </w:tcBorders>
            <w:hideMark/>
          </w:tcPr>
          <w:p w14:paraId="16DBD4D9"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24" w:space="0" w:color="auto"/>
              <w:right w:val="single" w:sz="4" w:space="0" w:color="auto"/>
            </w:tcBorders>
            <w:noWrap/>
            <w:hideMark/>
          </w:tcPr>
          <w:p w14:paraId="0A81526A"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PICT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E436E39"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31%</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BE83FA6"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31%</w:t>
            </w:r>
          </w:p>
        </w:tc>
      </w:tr>
      <w:tr w:rsidR="00CE743E" w:rsidRPr="003C7A6E" w14:paraId="09E531C4" w14:textId="77777777" w:rsidTr="009F513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42" w:type="dxa"/>
            <w:vMerge w:val="restart"/>
            <w:tcBorders>
              <w:right w:val="single" w:sz="4" w:space="0" w:color="auto"/>
            </w:tcBorders>
            <w:noWrap/>
            <w:hideMark/>
          </w:tcPr>
          <w:p w14:paraId="6FD2820C" w14:textId="77777777" w:rsidR="00CE743E" w:rsidRPr="003C7A6E" w:rsidRDefault="00CE743E" w:rsidP="00CE743E">
            <w:pPr>
              <w:rPr>
                <w:rFonts w:ascii="Calibri" w:eastAsia="Times New Roman" w:hAnsi="Calibri" w:cs="Times New Roman"/>
                <w:color w:val="auto"/>
              </w:rPr>
            </w:pPr>
            <w:r w:rsidRPr="003C7A6E">
              <w:rPr>
                <w:rFonts w:ascii="Calibri" w:eastAsia="Times New Roman" w:hAnsi="Calibri" w:cs="Times New Roman"/>
                <w:color w:val="auto"/>
              </w:rPr>
              <w:t>Calibration Points</w:t>
            </w:r>
          </w:p>
        </w:tc>
        <w:tc>
          <w:tcPr>
            <w:tcW w:w="3119" w:type="dxa"/>
            <w:vMerge w:val="restart"/>
            <w:tcBorders>
              <w:top w:val="single" w:sz="24" w:space="0" w:color="auto"/>
              <w:left w:val="single" w:sz="4" w:space="0" w:color="auto"/>
              <w:bottom w:val="single" w:sz="4" w:space="0" w:color="auto"/>
              <w:right w:val="single" w:sz="4" w:space="0" w:color="auto"/>
            </w:tcBorders>
            <w:noWrap/>
            <w:hideMark/>
          </w:tcPr>
          <w:p w14:paraId="79D3E78A"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Proportion of individuals that ever enter care</w:t>
            </w:r>
          </w:p>
        </w:tc>
        <w:tc>
          <w:tcPr>
            <w:tcW w:w="2268" w:type="dxa"/>
            <w:tcBorders>
              <w:top w:val="single" w:sz="24" w:space="0" w:color="auto"/>
              <w:left w:val="single" w:sz="4" w:space="0" w:color="auto"/>
              <w:bottom w:val="single" w:sz="4" w:space="0" w:color="auto"/>
              <w:right w:val="single" w:sz="4" w:space="0" w:color="auto"/>
            </w:tcBorders>
            <w:noWrap/>
            <w:hideMark/>
          </w:tcPr>
          <w:p w14:paraId="51668999"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Date</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65B9A525"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2007 - 2010</w:t>
            </w:r>
          </w:p>
        </w:tc>
        <w:tc>
          <w:tcPr>
            <w:tcW w:w="1275" w:type="dxa"/>
            <w:tcBorders>
              <w:top w:val="single" w:sz="24" w:space="0" w:color="auto"/>
              <w:left w:val="single" w:sz="4" w:space="0" w:color="auto"/>
              <w:bottom w:val="single" w:sz="12" w:space="0" w:color="auto"/>
              <w:right w:val="single" w:sz="4" w:space="0" w:color="auto"/>
            </w:tcBorders>
            <w:noWrap/>
            <w:vAlign w:val="center"/>
            <w:hideMark/>
          </w:tcPr>
          <w:p w14:paraId="1E01723B"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2010 - 2011</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38880997"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2011 - 2014</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55E4BC9F"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2007 - 2010</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432506A3"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2010 - 2011</w:t>
            </w:r>
          </w:p>
        </w:tc>
        <w:tc>
          <w:tcPr>
            <w:tcW w:w="1275" w:type="dxa"/>
            <w:tcBorders>
              <w:top w:val="single" w:sz="24" w:space="0" w:color="auto"/>
              <w:left w:val="single" w:sz="4" w:space="0" w:color="auto"/>
              <w:bottom w:val="single" w:sz="12" w:space="0" w:color="auto"/>
              <w:right w:val="single" w:sz="4" w:space="0" w:color="auto"/>
            </w:tcBorders>
            <w:noWrap/>
            <w:vAlign w:val="center"/>
            <w:hideMark/>
          </w:tcPr>
          <w:p w14:paraId="7E7C841C"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2011 - 2014</w:t>
            </w:r>
          </w:p>
        </w:tc>
      </w:tr>
      <w:tr w:rsidR="00CE743E" w:rsidRPr="003C7A6E" w14:paraId="4265CD9F" w14:textId="77777777" w:rsidTr="009F5137">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38B2EEF7"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43864D80"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12580430"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HCT</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55A5735D"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w:t>
            </w:r>
          </w:p>
        </w:tc>
        <w:tc>
          <w:tcPr>
            <w:tcW w:w="1275" w:type="dxa"/>
            <w:tcBorders>
              <w:top w:val="single" w:sz="12" w:space="0" w:color="auto"/>
              <w:left w:val="single" w:sz="4" w:space="0" w:color="auto"/>
              <w:bottom w:val="single" w:sz="4" w:space="0" w:color="auto"/>
              <w:right w:val="single" w:sz="4" w:space="0" w:color="auto"/>
            </w:tcBorders>
            <w:noWrap/>
            <w:vAlign w:val="center"/>
            <w:hideMark/>
          </w:tcPr>
          <w:p w14:paraId="47478D07"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7%</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1EFA2202"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60%</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7CF75FBE"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392104FE"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38%</w:t>
            </w:r>
          </w:p>
        </w:tc>
        <w:tc>
          <w:tcPr>
            <w:tcW w:w="1275" w:type="dxa"/>
            <w:tcBorders>
              <w:top w:val="single" w:sz="12" w:space="0" w:color="auto"/>
              <w:left w:val="single" w:sz="4" w:space="0" w:color="auto"/>
              <w:bottom w:val="single" w:sz="4" w:space="0" w:color="auto"/>
              <w:right w:val="single" w:sz="4" w:space="0" w:color="auto"/>
            </w:tcBorders>
            <w:noWrap/>
            <w:vAlign w:val="center"/>
            <w:hideMark/>
          </w:tcPr>
          <w:p w14:paraId="42C95F9C"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57%</w:t>
            </w:r>
          </w:p>
        </w:tc>
      </w:tr>
      <w:tr w:rsidR="00CE743E" w:rsidRPr="003C7A6E" w14:paraId="422EDEA1"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568E2075"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257FFE39"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A48A2C1"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VCT</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F989BFC"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66%</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6CA4CC2A"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47%</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9395B40"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786E609E"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3D7D7A58"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33%</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1CB6002"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24%</w:t>
            </w:r>
          </w:p>
        </w:tc>
      </w:tr>
      <w:tr w:rsidR="00CE743E" w:rsidRPr="003C7A6E" w14:paraId="1AF92668" w14:textId="77777777" w:rsidTr="009F5137">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B1F9F48"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272E4A00"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5D9A85C"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PICT</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7A1C9A66"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34%</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365C381C"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46%</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AE16A29"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4B24E29"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39%</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476D3543"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28%</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43A13849"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19%</w:t>
            </w:r>
          </w:p>
        </w:tc>
      </w:tr>
      <w:tr w:rsidR="00CE743E" w:rsidRPr="003C7A6E" w14:paraId="57E47CE7" w14:textId="77777777" w:rsidTr="009F513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63432E1C" w14:textId="77777777" w:rsidR="00CE743E" w:rsidRPr="003C7A6E"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34CC935"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Proportion in each CD4 category at ART initiation</w:t>
            </w:r>
          </w:p>
        </w:tc>
        <w:tc>
          <w:tcPr>
            <w:tcW w:w="2268" w:type="dxa"/>
            <w:tcBorders>
              <w:top w:val="single" w:sz="4" w:space="0" w:color="auto"/>
              <w:left w:val="single" w:sz="4" w:space="0" w:color="auto"/>
              <w:bottom w:val="single" w:sz="4" w:space="0" w:color="auto"/>
              <w:right w:val="single" w:sz="4" w:space="0" w:color="auto"/>
            </w:tcBorders>
            <w:noWrap/>
            <w:hideMark/>
          </w:tcPr>
          <w:p w14:paraId="53CFB258"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CD4 &gt;500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61F9CDBB"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9%</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47567120"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14%</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A3EAB92"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19%</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3148DCCD"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34B795E"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0%</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17BDD46"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0%</w:t>
            </w:r>
          </w:p>
        </w:tc>
      </w:tr>
      <w:tr w:rsidR="00CE743E" w:rsidRPr="003C7A6E" w14:paraId="6DE61829"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739885C7"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3D5117A8"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6B056551"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CD4 350-500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490CB3BC"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7%</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07580EF0"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8%</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841C648"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18%</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6E60A1BA"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C295A27"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29744E21"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w:t>
            </w:r>
          </w:p>
        </w:tc>
      </w:tr>
      <w:tr w:rsidR="00CE743E" w:rsidRPr="003C7A6E" w14:paraId="2A7F561C"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2F39C45F"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562F4481"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6E63FA74"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CD4 200-350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C8C1C12"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18%</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761D8F9D"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671B7943"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407E9AA"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E9BEEEE"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F2A07F0"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32%</w:t>
            </w:r>
          </w:p>
        </w:tc>
      </w:tr>
      <w:tr w:rsidR="00CE743E" w:rsidRPr="003C7A6E" w14:paraId="4CBE5139" w14:textId="77777777" w:rsidTr="009F5137">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7217346E"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7F434C01"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53C7BFDE"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CD4 &lt;200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31188B14"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66%</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59C5988"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57%</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A237306"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22%</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D0084FF"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96%</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7FAFFFC"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96%</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433B15C0"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67%</w:t>
            </w:r>
          </w:p>
        </w:tc>
      </w:tr>
      <w:tr w:rsidR="00CE743E" w:rsidRPr="003C7A6E" w14:paraId="5D53A948" w14:textId="77777777" w:rsidTr="009F513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3C3ED5D1" w14:textId="77777777" w:rsidR="00CE743E" w:rsidRPr="003C7A6E"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hideMark/>
          </w:tcPr>
          <w:p w14:paraId="519D9229"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On 1st January 2010</w:t>
            </w:r>
          </w:p>
        </w:tc>
        <w:tc>
          <w:tcPr>
            <w:tcW w:w="2268" w:type="dxa"/>
            <w:tcBorders>
              <w:top w:val="single" w:sz="4" w:space="0" w:color="auto"/>
              <w:left w:val="single" w:sz="4" w:space="0" w:color="auto"/>
              <w:bottom w:val="single" w:sz="4" w:space="0" w:color="auto"/>
              <w:right w:val="single" w:sz="4" w:space="0" w:color="auto"/>
            </w:tcBorders>
            <w:hideMark/>
          </w:tcPr>
          <w:p w14:paraId="24FD0391"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Proportion</w:t>
            </w:r>
            <w:r>
              <w:rPr>
                <w:rFonts w:ascii="Calibri" w:eastAsia="Times New Roman" w:hAnsi="Calibri" w:cs="Times New Roman"/>
                <w:i/>
                <w:color w:val="auto"/>
              </w:rPr>
              <w:t xml:space="preserve"> of PLWHIV</w:t>
            </w:r>
            <w:r w:rsidRPr="00A34ED3">
              <w:rPr>
                <w:rFonts w:ascii="Calibri" w:eastAsia="Times New Roman" w:hAnsi="Calibri" w:cs="Times New Roman"/>
                <w:i/>
                <w:color w:val="auto"/>
              </w:rPr>
              <w:t xml:space="preserve"> diagnosed</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97E8EE5"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62%</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73CAA07"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62%</w:t>
            </w:r>
          </w:p>
        </w:tc>
      </w:tr>
      <w:tr w:rsidR="00CE743E" w:rsidRPr="003C7A6E" w14:paraId="1CFD6BE0" w14:textId="77777777" w:rsidTr="009F5137">
        <w:trPr>
          <w:trHeight w:val="708"/>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6D9207B8"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163F1283" w14:textId="77777777" w:rsidR="00CE743E" w:rsidRPr="003C7A6E"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hideMark/>
          </w:tcPr>
          <w:p w14:paraId="0CB5D807"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Proportion diagnosed through VCT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372D2D01"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66%</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5B245C7F"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66%</w:t>
            </w:r>
          </w:p>
        </w:tc>
      </w:tr>
      <w:tr w:rsidR="00CE743E" w:rsidRPr="003C7A6E" w14:paraId="602A0307" w14:textId="77777777" w:rsidTr="009F5137">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41202DE4"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0A8D628B" w14:textId="77777777" w:rsidR="00CE743E" w:rsidRPr="003C7A6E"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hideMark/>
          </w:tcPr>
          <w:p w14:paraId="6D0A1262"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Proportion diagnosed through PICT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36703A08"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33%</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0A6F0546"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34%</w:t>
            </w:r>
          </w:p>
        </w:tc>
      </w:tr>
    </w:tbl>
    <w:p w14:paraId="65446B09" w14:textId="510C2860" w:rsidR="0095084A" w:rsidRDefault="00CE743E" w:rsidP="00B91ED6">
      <w:r>
        <w:rPr>
          <w:noProof/>
          <w:lang w:val="en-US"/>
        </w:rPr>
        <mc:AlternateContent>
          <mc:Choice Requires="wps">
            <w:drawing>
              <wp:anchor distT="0" distB="0" distL="114300" distR="114300" simplePos="0" relativeHeight="251693056" behindDoc="0" locked="0" layoutInCell="1" allowOverlap="1" wp14:anchorId="736F8215" wp14:editId="0CAE654B">
                <wp:simplePos x="0" y="0"/>
                <wp:positionH relativeFrom="column">
                  <wp:posOffset>-228600</wp:posOffset>
                </wp:positionH>
                <wp:positionV relativeFrom="paragraph">
                  <wp:posOffset>5883910</wp:posOffset>
                </wp:positionV>
                <wp:extent cx="5829300" cy="228600"/>
                <wp:effectExtent l="0" t="0" r="0" b="0"/>
                <wp:wrapThrough wrapText="bothSides">
                  <wp:wrapPolygon edited="0">
                    <wp:start x="94" y="0"/>
                    <wp:lineTo x="94" y="19200"/>
                    <wp:lineTo x="21365" y="19200"/>
                    <wp:lineTo x="21365" y="0"/>
                    <wp:lineTo x="94" y="0"/>
                  </wp:wrapPolygon>
                </wp:wrapThrough>
                <wp:docPr id="4" name="Text Box 4"/>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E40F49" w14:textId="781928F6" w:rsidR="00EA52C6" w:rsidRPr="00B7495C" w:rsidRDefault="00EA52C6" w:rsidP="00CE743E">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2</w:t>
                            </w:r>
                            <w:r w:rsidRPr="00B7495C">
                              <w:rPr>
                                <w:rFonts w:ascii="Trebuchet MS" w:hAnsi="Trebuchet MS"/>
                                <w:sz w:val="16"/>
                                <w:szCs w:val="16"/>
                              </w:rPr>
                              <w:t xml:space="preserve">. </w:t>
                            </w:r>
                            <w:r>
                              <w:rPr>
                                <w:rFonts w:ascii="Trebuchet MS" w:hAnsi="Trebuchet MS"/>
                                <w:sz w:val="16"/>
                                <w:szCs w:val="16"/>
                              </w:rPr>
                              <w:t>Summary of agreement between AMPATH data and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 o:spid="_x0000_s1030" type="#_x0000_t202" style="position:absolute;left:0;text-align:left;margin-left:-17.95pt;margin-top:463.3pt;width:459pt;height:18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" filled="f" stroked="f">
                <v:textbox>
                  <w:txbxContent>
                    <w:p w14:paraId="35E40F49" w14:textId="781928F6" w:rsidR="005075C0" w:rsidRPr="00B7495C" w:rsidRDefault="005075C0" w:rsidP="00CE743E">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2</w:t>
                      </w:r>
                      <w:r w:rsidRPr="00B7495C">
                        <w:rPr>
                          <w:rFonts w:ascii="Trebuchet MS" w:hAnsi="Trebuchet MS"/>
                          <w:sz w:val="16"/>
                          <w:szCs w:val="16"/>
                        </w:rPr>
                        <w:t xml:space="preserve">. </w:t>
                      </w:r>
                      <w:r>
                        <w:rPr>
                          <w:rFonts w:ascii="Trebuchet MS" w:hAnsi="Trebuchet MS"/>
                          <w:sz w:val="16"/>
                          <w:szCs w:val="16"/>
                        </w:rPr>
                        <w:t>Summary of agreement between AMPATH data and the model.</w:t>
                      </w:r>
                    </w:p>
                  </w:txbxContent>
                </v:textbox>
                <w10:wrap type="through"/>
              </v:shape>
            </w:pict>
          </mc:Fallback>
        </mc:AlternateContent>
      </w:r>
      <w:r w:rsidR="005C3FB9">
        <w:br w:type="page"/>
      </w:r>
    </w:p>
    <w:tbl>
      <w:tblPr>
        <w:tblW w:w="14884" w:type="dxa"/>
        <w:tblInd w:w="-10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2"/>
        <w:gridCol w:w="1134"/>
        <w:gridCol w:w="1418"/>
        <w:gridCol w:w="3118"/>
        <w:gridCol w:w="3544"/>
        <w:gridCol w:w="2268"/>
      </w:tblGrid>
      <w:tr w:rsidR="00260E0F" w14:paraId="7868D029" w14:textId="77777777" w:rsidTr="000E21C0">
        <w:tc>
          <w:tcPr>
            <w:tcW w:w="3402" w:type="dxa"/>
            <w:tcBorders>
              <w:top w:val="nil"/>
              <w:left w:val="nil"/>
              <w:bottom w:val="single" w:sz="18" w:space="0" w:color="auto"/>
              <w:right w:val="single" w:sz="12" w:space="0" w:color="FFFFFF" w:themeColor="background1"/>
            </w:tcBorders>
            <w:shd w:val="clear" w:color="auto" w:fill="FFFFFF" w:themeFill="background1"/>
            <w:tcMar>
              <w:top w:w="100" w:type="dxa"/>
              <w:left w:w="100" w:type="dxa"/>
              <w:bottom w:w="100" w:type="dxa"/>
              <w:right w:w="100" w:type="dxa"/>
            </w:tcMar>
            <w:vAlign w:val="bottom"/>
          </w:tcPr>
          <w:p w14:paraId="0CCB139C" w14:textId="77777777" w:rsidR="00260E0F" w:rsidRPr="000E21C0" w:rsidRDefault="00260E0F" w:rsidP="000E21C0">
            <w:pPr>
              <w:pStyle w:val="normal0"/>
              <w:spacing w:line="240" w:lineRule="auto"/>
              <w:contextualSpacing w:val="0"/>
              <w:jc w:val="center"/>
              <w:rPr>
                <w:rFonts w:ascii="Calibri" w:hAnsi="Calibri"/>
                <w:color w:val="auto"/>
              </w:rPr>
            </w:pPr>
            <w:bookmarkStart w:id="17" w:name="h.dos6ozntvgnl" w:colFirst="0" w:colLast="0"/>
            <w:bookmarkEnd w:id="17"/>
            <w:r w:rsidRPr="000E21C0">
              <w:rPr>
                <w:rFonts w:ascii="Calibri" w:hAnsi="Calibri"/>
                <w:b/>
                <w:color w:val="auto"/>
              </w:rPr>
              <w:lastRenderedPageBreak/>
              <w:t>Aspect of care to be addressed</w:t>
            </w:r>
          </w:p>
        </w:tc>
        <w:tc>
          <w:tcPr>
            <w:tcW w:w="1134" w:type="dxa"/>
            <w:tcBorders>
              <w:top w:val="nil"/>
              <w:left w:val="single" w:sz="12" w:space="0" w:color="FFFFFF" w:themeColor="background1"/>
              <w:bottom w:val="single" w:sz="18" w:space="0" w:color="auto"/>
              <w:right w:val="single" w:sz="12" w:space="0" w:color="FFFFFF" w:themeColor="background1"/>
            </w:tcBorders>
            <w:shd w:val="clear" w:color="auto" w:fill="FFFFFF" w:themeFill="background1"/>
            <w:vAlign w:val="bottom"/>
          </w:tcPr>
          <w:p w14:paraId="65BC0B41" w14:textId="77777777" w:rsidR="00260E0F" w:rsidRPr="000E21C0" w:rsidRDefault="00260E0F" w:rsidP="000E21C0">
            <w:pPr>
              <w:pStyle w:val="normal0"/>
              <w:spacing w:line="240" w:lineRule="auto"/>
              <w:contextualSpacing w:val="0"/>
              <w:jc w:val="center"/>
              <w:rPr>
                <w:rFonts w:ascii="Calibri" w:hAnsi="Calibri"/>
                <w:color w:val="auto"/>
                <w:sz w:val="16"/>
                <w:szCs w:val="16"/>
              </w:rPr>
            </w:pPr>
            <w:r w:rsidRPr="000E21C0">
              <w:rPr>
                <w:rFonts w:ascii="Calibri" w:hAnsi="Calibri"/>
                <w:b/>
                <w:color w:val="auto"/>
                <w:sz w:val="16"/>
                <w:szCs w:val="16"/>
              </w:rPr>
              <w:t>Intervention type</w:t>
            </w:r>
          </w:p>
        </w:tc>
        <w:tc>
          <w:tcPr>
            <w:tcW w:w="1418" w:type="dxa"/>
            <w:tcBorders>
              <w:top w:val="nil"/>
              <w:left w:val="single" w:sz="12" w:space="0" w:color="FFFFFF" w:themeColor="background1"/>
              <w:bottom w:val="single" w:sz="18" w:space="0" w:color="auto"/>
              <w:right w:val="single" w:sz="12" w:space="0" w:color="FFFFFF" w:themeColor="background1"/>
            </w:tcBorders>
            <w:shd w:val="clear" w:color="auto" w:fill="FFFFFF" w:themeFill="background1"/>
            <w:tcMar>
              <w:top w:w="100" w:type="dxa"/>
              <w:left w:w="100" w:type="dxa"/>
              <w:bottom w:w="100" w:type="dxa"/>
              <w:right w:w="100" w:type="dxa"/>
            </w:tcMar>
            <w:vAlign w:val="bottom"/>
          </w:tcPr>
          <w:p w14:paraId="7A08B6AB" w14:textId="77777777" w:rsidR="00260E0F" w:rsidRPr="000E21C0" w:rsidRDefault="00260E0F" w:rsidP="000E21C0">
            <w:pPr>
              <w:pStyle w:val="normal0"/>
              <w:spacing w:line="240" w:lineRule="auto"/>
              <w:contextualSpacing w:val="0"/>
              <w:jc w:val="center"/>
              <w:rPr>
                <w:rFonts w:ascii="Calibri" w:hAnsi="Calibri"/>
                <w:color w:val="auto"/>
              </w:rPr>
            </w:pPr>
            <w:r w:rsidRPr="000E21C0">
              <w:rPr>
                <w:rFonts w:ascii="Calibri" w:hAnsi="Calibri"/>
                <w:b/>
                <w:color w:val="auto"/>
              </w:rPr>
              <w:t>Intervention</w:t>
            </w:r>
          </w:p>
        </w:tc>
        <w:tc>
          <w:tcPr>
            <w:tcW w:w="3118" w:type="dxa"/>
            <w:tcBorders>
              <w:top w:val="nil"/>
              <w:left w:val="single" w:sz="12" w:space="0" w:color="FFFFFF" w:themeColor="background1"/>
              <w:bottom w:val="single" w:sz="18" w:space="0" w:color="auto"/>
              <w:right w:val="single" w:sz="12" w:space="0" w:color="FFFFFF" w:themeColor="background1"/>
            </w:tcBorders>
            <w:shd w:val="clear" w:color="auto" w:fill="FFFFFF" w:themeFill="background1"/>
            <w:tcMar>
              <w:top w:w="100" w:type="dxa"/>
              <w:left w:w="100" w:type="dxa"/>
              <w:bottom w:w="100" w:type="dxa"/>
              <w:right w:w="100" w:type="dxa"/>
            </w:tcMar>
            <w:vAlign w:val="bottom"/>
          </w:tcPr>
          <w:p w14:paraId="3B54BA34" w14:textId="77777777" w:rsidR="00260E0F" w:rsidRPr="000E21C0" w:rsidRDefault="00260E0F" w:rsidP="000E21C0">
            <w:pPr>
              <w:pStyle w:val="normal0"/>
              <w:spacing w:line="240" w:lineRule="auto"/>
              <w:contextualSpacing w:val="0"/>
              <w:jc w:val="center"/>
              <w:rPr>
                <w:rFonts w:ascii="Calibri" w:hAnsi="Calibri"/>
                <w:color w:val="auto"/>
              </w:rPr>
            </w:pPr>
            <w:r w:rsidRPr="000E21C0">
              <w:rPr>
                <w:rFonts w:ascii="Calibri" w:hAnsi="Calibri"/>
                <w:b/>
                <w:color w:val="auto"/>
              </w:rPr>
              <w:t>Maximum Impact</w:t>
            </w:r>
          </w:p>
        </w:tc>
        <w:tc>
          <w:tcPr>
            <w:tcW w:w="3544" w:type="dxa"/>
            <w:tcBorders>
              <w:top w:val="nil"/>
              <w:left w:val="single" w:sz="12" w:space="0" w:color="FFFFFF" w:themeColor="background1"/>
              <w:bottom w:val="single" w:sz="18" w:space="0" w:color="auto"/>
              <w:right w:val="single" w:sz="12" w:space="0" w:color="FFFFFF" w:themeColor="background1"/>
            </w:tcBorders>
            <w:shd w:val="clear" w:color="auto" w:fill="FFFFFF" w:themeFill="background1"/>
            <w:tcMar>
              <w:top w:w="100" w:type="dxa"/>
              <w:left w:w="100" w:type="dxa"/>
              <w:bottom w:w="100" w:type="dxa"/>
              <w:right w:w="100" w:type="dxa"/>
            </w:tcMar>
            <w:vAlign w:val="bottom"/>
          </w:tcPr>
          <w:p w14:paraId="3C782EF0" w14:textId="77777777" w:rsidR="00260E0F" w:rsidRPr="000E21C0" w:rsidRDefault="00260E0F" w:rsidP="000E21C0">
            <w:pPr>
              <w:pStyle w:val="normal0"/>
              <w:spacing w:line="240" w:lineRule="auto"/>
              <w:contextualSpacing w:val="0"/>
              <w:jc w:val="center"/>
              <w:rPr>
                <w:rFonts w:ascii="Calibri" w:hAnsi="Calibri"/>
                <w:color w:val="auto"/>
              </w:rPr>
            </w:pPr>
            <w:r w:rsidRPr="000E21C0">
              <w:rPr>
                <w:rFonts w:ascii="Calibri" w:hAnsi="Calibri"/>
                <w:b/>
                <w:color w:val="auto"/>
              </w:rPr>
              <w:t>Realistic Impact</w:t>
            </w:r>
          </w:p>
        </w:tc>
        <w:tc>
          <w:tcPr>
            <w:tcW w:w="2268" w:type="dxa"/>
            <w:tcBorders>
              <w:top w:val="nil"/>
              <w:left w:val="single" w:sz="12" w:space="0" w:color="FFFFFF" w:themeColor="background1"/>
              <w:bottom w:val="single" w:sz="18" w:space="0" w:color="auto"/>
              <w:right w:val="nil"/>
            </w:tcBorders>
            <w:shd w:val="clear" w:color="auto" w:fill="FFFFFF" w:themeFill="background1"/>
            <w:tcMar>
              <w:top w:w="100" w:type="dxa"/>
              <w:left w:w="100" w:type="dxa"/>
              <w:bottom w:w="100" w:type="dxa"/>
              <w:right w:w="100" w:type="dxa"/>
            </w:tcMar>
            <w:vAlign w:val="bottom"/>
          </w:tcPr>
          <w:p w14:paraId="69AD830E" w14:textId="27E0DA0A" w:rsidR="00260E0F" w:rsidRPr="000E21C0" w:rsidRDefault="00260E0F" w:rsidP="000E21C0">
            <w:pPr>
              <w:pStyle w:val="normal0"/>
              <w:spacing w:line="240" w:lineRule="auto"/>
              <w:contextualSpacing w:val="0"/>
              <w:jc w:val="center"/>
              <w:rPr>
                <w:rFonts w:ascii="Calibri" w:hAnsi="Calibri"/>
                <w:color w:val="auto"/>
              </w:rPr>
            </w:pPr>
            <w:r w:rsidRPr="000E21C0">
              <w:rPr>
                <w:rFonts w:ascii="Calibri" w:hAnsi="Calibri"/>
                <w:b/>
                <w:color w:val="auto"/>
              </w:rPr>
              <w:t>Cost</w:t>
            </w:r>
          </w:p>
          <w:p w14:paraId="40899012" w14:textId="77777777" w:rsidR="00260E0F" w:rsidRPr="000E21C0" w:rsidRDefault="00260E0F" w:rsidP="000E21C0">
            <w:pPr>
              <w:pStyle w:val="normal0"/>
              <w:spacing w:line="240" w:lineRule="auto"/>
              <w:contextualSpacing w:val="0"/>
              <w:jc w:val="center"/>
              <w:rPr>
                <w:rFonts w:ascii="Calibri" w:hAnsi="Calibri"/>
                <w:color w:val="auto"/>
              </w:rPr>
            </w:pPr>
            <w:r w:rsidRPr="000E21C0">
              <w:rPr>
                <w:rFonts w:ascii="Calibri" w:hAnsi="Calibri"/>
                <w:b/>
                <w:color w:val="auto"/>
              </w:rPr>
              <w:t>(2013 USD)</w:t>
            </w:r>
          </w:p>
        </w:tc>
      </w:tr>
      <w:tr w:rsidR="00260E0F" w14:paraId="4D7758CE" w14:textId="77777777" w:rsidTr="000E21C0">
        <w:trPr>
          <w:trHeight w:val="600"/>
        </w:trPr>
        <w:tc>
          <w:tcPr>
            <w:tcW w:w="3402" w:type="dxa"/>
            <w:vMerge w:val="restart"/>
            <w:tcBorders>
              <w:top w:val="single" w:sz="18" w:space="0" w:color="auto"/>
            </w:tcBorders>
            <w:shd w:val="clear" w:color="auto" w:fill="auto"/>
            <w:tcMar>
              <w:top w:w="100" w:type="dxa"/>
              <w:left w:w="100" w:type="dxa"/>
              <w:bottom w:w="100" w:type="dxa"/>
              <w:right w:w="100" w:type="dxa"/>
            </w:tcMar>
          </w:tcPr>
          <w:p w14:paraId="6806BBFD" w14:textId="3DAEA844" w:rsidR="00260E0F" w:rsidRPr="008D305E" w:rsidRDefault="00260E0F" w:rsidP="00823189">
            <w:pPr>
              <w:pStyle w:val="normal0"/>
              <w:spacing w:line="240" w:lineRule="auto"/>
              <w:contextualSpacing w:val="0"/>
              <w:jc w:val="left"/>
              <w:rPr>
                <w:sz w:val="16"/>
                <w:szCs w:val="16"/>
              </w:rPr>
            </w:pPr>
            <w:r>
              <w:rPr>
                <w:sz w:val="16"/>
                <w:szCs w:val="16"/>
              </w:rPr>
              <w:t>Individuals are</w:t>
            </w:r>
            <w:r w:rsidR="00823189">
              <w:rPr>
                <w:sz w:val="16"/>
                <w:szCs w:val="16"/>
              </w:rPr>
              <w:t xml:space="preserve"> initially</w:t>
            </w:r>
            <w:r>
              <w:rPr>
                <w:sz w:val="16"/>
                <w:szCs w:val="16"/>
              </w:rPr>
              <w:t xml:space="preserve"> unaware of their HIV </w:t>
            </w:r>
            <w:r w:rsidR="00823189">
              <w:rPr>
                <w:sz w:val="16"/>
                <w:szCs w:val="16"/>
              </w:rPr>
              <w:t>infection</w:t>
            </w:r>
            <w:r>
              <w:rPr>
                <w:sz w:val="16"/>
                <w:szCs w:val="16"/>
              </w:rPr>
              <w:t xml:space="preserve">. At baseline, the mean time for an individual to test through VCT is 7.2 years. Additionally individuals may test through PICT, </w:t>
            </w:r>
            <w:r w:rsidR="00823189">
              <w:rPr>
                <w:sz w:val="16"/>
                <w:szCs w:val="16"/>
              </w:rPr>
              <w:t xml:space="preserve">and </w:t>
            </w:r>
            <w:r>
              <w:rPr>
                <w:sz w:val="16"/>
                <w:szCs w:val="16"/>
              </w:rPr>
              <w:t xml:space="preserve">the time to test varies depending on </w:t>
            </w:r>
            <w:r w:rsidR="00823189">
              <w:rPr>
                <w:sz w:val="16"/>
                <w:szCs w:val="16"/>
              </w:rPr>
              <w:t xml:space="preserve">prior </w:t>
            </w:r>
            <w:r>
              <w:rPr>
                <w:sz w:val="16"/>
                <w:szCs w:val="16"/>
              </w:rPr>
              <w:t>health care experience and symptoms</w:t>
            </w:r>
            <w:r w:rsidR="00823189">
              <w:rPr>
                <w:sz w:val="16"/>
                <w:szCs w:val="16"/>
              </w:rPr>
              <w:t xml:space="preserve">: </w:t>
            </w:r>
            <w:r>
              <w:rPr>
                <w:sz w:val="16"/>
                <w:szCs w:val="16"/>
              </w:rPr>
              <w:t>Asymptomatic and no previous care experience = 15.6 years. Asymptomatic and diagnosed = 11 years. Asymptomatic and aware of CD4 count = 5 years. Symptomatic = 1.5 years.</w:t>
            </w:r>
          </w:p>
        </w:tc>
        <w:tc>
          <w:tcPr>
            <w:tcW w:w="1134" w:type="dxa"/>
            <w:vMerge w:val="restart"/>
            <w:tcBorders>
              <w:top w:val="single" w:sz="18" w:space="0" w:color="auto"/>
            </w:tcBorders>
            <w:shd w:val="clear" w:color="auto" w:fill="auto"/>
          </w:tcPr>
          <w:p w14:paraId="6566C5EE"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Testing</w:t>
            </w:r>
          </w:p>
        </w:tc>
        <w:tc>
          <w:tcPr>
            <w:tcW w:w="1418" w:type="dxa"/>
            <w:tcBorders>
              <w:top w:val="single" w:sz="18" w:space="0" w:color="auto"/>
            </w:tcBorders>
            <w:shd w:val="clear" w:color="auto" w:fill="CC4125"/>
            <w:tcMar>
              <w:top w:w="100" w:type="dxa"/>
              <w:left w:w="100" w:type="dxa"/>
              <w:bottom w:w="100" w:type="dxa"/>
              <w:right w:w="100" w:type="dxa"/>
            </w:tcMar>
          </w:tcPr>
          <w:p w14:paraId="32C42051"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HBCT</w:t>
            </w:r>
          </w:p>
        </w:tc>
        <w:tc>
          <w:tcPr>
            <w:tcW w:w="3118" w:type="dxa"/>
            <w:tcBorders>
              <w:top w:val="single" w:sz="18" w:space="0" w:color="auto"/>
            </w:tcBorders>
            <w:shd w:val="clear" w:color="auto" w:fill="auto"/>
            <w:tcMar>
              <w:top w:w="100" w:type="dxa"/>
              <w:left w:w="100" w:type="dxa"/>
              <w:bottom w:w="100" w:type="dxa"/>
              <w:right w:w="100" w:type="dxa"/>
            </w:tcMar>
          </w:tcPr>
          <w:p w14:paraId="291889A3"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of population. 100% linked to care.</w:t>
            </w:r>
          </w:p>
        </w:tc>
        <w:tc>
          <w:tcPr>
            <w:tcW w:w="3544" w:type="dxa"/>
            <w:tcBorders>
              <w:top w:val="single" w:sz="18" w:space="0" w:color="auto"/>
            </w:tcBorders>
            <w:shd w:val="clear" w:color="auto" w:fill="auto"/>
            <w:tcMar>
              <w:top w:w="100" w:type="dxa"/>
              <w:left w:w="100" w:type="dxa"/>
              <w:bottom w:w="100" w:type="dxa"/>
              <w:right w:w="100" w:type="dxa"/>
            </w:tcMar>
          </w:tcPr>
          <w:p w14:paraId="2D64ED43" w14:textId="599D8E7E" w:rsidR="00260E0F" w:rsidRPr="008D305E" w:rsidRDefault="00260E0F" w:rsidP="00B119AB">
            <w:pPr>
              <w:pStyle w:val="normal0"/>
              <w:spacing w:line="240" w:lineRule="auto"/>
              <w:contextualSpacing w:val="0"/>
              <w:jc w:val="left"/>
              <w:rPr>
                <w:sz w:val="16"/>
                <w:szCs w:val="16"/>
              </w:rPr>
            </w:pPr>
            <w:r w:rsidRPr="008D305E">
              <w:rPr>
                <w:sz w:val="16"/>
                <w:szCs w:val="16"/>
              </w:rPr>
              <w:t xml:space="preserve">Every four years, 90% coverage. 5% linked if </w:t>
            </w:r>
            <w:r>
              <w:rPr>
                <w:sz w:val="16"/>
                <w:szCs w:val="16"/>
              </w:rPr>
              <w:t xml:space="preserve">had not previously been </w:t>
            </w:r>
            <w:r w:rsidRPr="008D305E">
              <w:rPr>
                <w:sz w:val="16"/>
                <w:szCs w:val="16"/>
              </w:rPr>
              <w:t>diagnosed, else 25%.</w:t>
            </w:r>
          </w:p>
        </w:tc>
        <w:tc>
          <w:tcPr>
            <w:tcW w:w="2268" w:type="dxa"/>
            <w:tcBorders>
              <w:top w:val="single" w:sz="18" w:space="0" w:color="auto"/>
            </w:tcBorders>
            <w:shd w:val="clear" w:color="auto" w:fill="auto"/>
            <w:tcMar>
              <w:top w:w="100" w:type="dxa"/>
              <w:left w:w="100" w:type="dxa"/>
              <w:bottom w:w="100" w:type="dxa"/>
              <w:right w:w="100" w:type="dxa"/>
            </w:tcMar>
          </w:tcPr>
          <w:p w14:paraId="13EEDBEA" w14:textId="37AB0E94" w:rsidR="00260E0F" w:rsidRPr="00EE6BE4" w:rsidRDefault="00260E0F" w:rsidP="00B119AB">
            <w:pPr>
              <w:pStyle w:val="normal0"/>
              <w:spacing w:line="240" w:lineRule="auto"/>
              <w:contextualSpacing w:val="0"/>
              <w:jc w:val="left"/>
              <w:rPr>
                <w:sz w:val="12"/>
                <w:szCs w:val="12"/>
              </w:rPr>
            </w:pPr>
            <w:r w:rsidRPr="00EE6BE4">
              <w:rPr>
                <w:sz w:val="12"/>
                <w:szCs w:val="12"/>
              </w:rPr>
              <w:t>$18 per HBCT person tested</w:t>
            </w:r>
            <w:r w:rsidR="00873E21" w:rsidRPr="00EE6BE4">
              <w:rPr>
                <w:sz w:val="12"/>
                <w:szCs w:val="12"/>
              </w:rPr>
              <w:t xml:space="preserve"> ($8 home-visit [</w:t>
            </w:r>
            <w:r w:rsidR="00873E21" w:rsidRPr="00EE6BE4">
              <w:rPr>
                <w:i/>
                <w:sz w:val="12"/>
                <w:szCs w:val="12"/>
              </w:rPr>
              <w:t>Barnabas unpublished</w:t>
            </w:r>
            <w:r w:rsidR="00873E21" w:rsidRPr="00EE6BE4">
              <w:rPr>
                <w:sz w:val="12"/>
                <w:szCs w:val="12"/>
              </w:rPr>
              <w:t>] + $10 rapid HIV-test</w:t>
            </w:r>
            <w:r w:rsidR="00873E21" w:rsidRPr="00EE6BE4">
              <w:rPr>
                <w:sz w:val="12"/>
                <w:szCs w:val="12"/>
              </w:rPr>
              <w:fldChar w:fldCharType="begin"/>
            </w:r>
            <w:r w:rsidR="00883D49">
              <w:rPr>
                <w:sz w:val="12"/>
                <w:szCs w:val="12"/>
              </w:rPr>
              <w:instrText xml:space="preserve"> ADDIN PAPERS2_CITATIONS &lt;citation&gt;&lt;uuid&gt;14973B8F-936E-440E-9ACB-D061A6387288&lt;/uuid&gt;&lt;priority&gt;18&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873E21" w:rsidRPr="00EE6BE4">
              <w:rPr>
                <w:sz w:val="12"/>
                <w:szCs w:val="12"/>
              </w:rPr>
              <w:fldChar w:fldCharType="separate"/>
            </w:r>
            <w:r w:rsidR="00873E21" w:rsidRPr="00EE6BE4">
              <w:rPr>
                <w:sz w:val="12"/>
                <w:szCs w:val="12"/>
                <w:lang w:val="en-US"/>
              </w:rPr>
              <w:t>{Wright:2004jd}</w:t>
            </w:r>
            <w:r w:rsidR="00873E21" w:rsidRPr="00EE6BE4">
              <w:rPr>
                <w:sz w:val="12"/>
                <w:szCs w:val="12"/>
              </w:rPr>
              <w:fldChar w:fldCharType="end"/>
            </w:r>
            <w:r w:rsidR="00873E21" w:rsidRPr="00EE6BE4">
              <w:rPr>
                <w:sz w:val="12"/>
                <w:szCs w:val="12"/>
              </w:rPr>
              <w:t>).</w:t>
            </w:r>
          </w:p>
        </w:tc>
      </w:tr>
      <w:tr w:rsidR="00260E0F" w14:paraId="72D6401E" w14:textId="77777777" w:rsidTr="00021165">
        <w:tc>
          <w:tcPr>
            <w:tcW w:w="3402" w:type="dxa"/>
            <w:vMerge/>
            <w:shd w:val="clear" w:color="auto" w:fill="auto"/>
            <w:tcMar>
              <w:top w:w="100" w:type="dxa"/>
              <w:left w:w="100" w:type="dxa"/>
              <w:bottom w:w="100" w:type="dxa"/>
              <w:right w:w="100" w:type="dxa"/>
            </w:tcMar>
          </w:tcPr>
          <w:p w14:paraId="7696A489"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0C330379"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E06666"/>
            <w:tcMar>
              <w:top w:w="100" w:type="dxa"/>
              <w:left w:w="100" w:type="dxa"/>
              <w:bottom w:w="100" w:type="dxa"/>
              <w:right w:w="100" w:type="dxa"/>
            </w:tcMar>
          </w:tcPr>
          <w:p w14:paraId="1C18FB6C"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Enhanced VCT</w:t>
            </w:r>
          </w:p>
        </w:tc>
        <w:tc>
          <w:tcPr>
            <w:tcW w:w="3118" w:type="dxa"/>
            <w:shd w:val="clear" w:color="auto" w:fill="auto"/>
            <w:tcMar>
              <w:top w:w="100" w:type="dxa"/>
              <w:left w:w="100" w:type="dxa"/>
              <w:bottom w:w="100" w:type="dxa"/>
              <w:right w:w="100" w:type="dxa"/>
            </w:tcMar>
          </w:tcPr>
          <w:p w14:paraId="05721623"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rate of HIV testing is twice that of baseline.</w:t>
            </w:r>
          </w:p>
        </w:tc>
        <w:tc>
          <w:tcPr>
            <w:tcW w:w="3544" w:type="dxa"/>
            <w:shd w:val="clear" w:color="auto" w:fill="auto"/>
            <w:tcMar>
              <w:top w:w="100" w:type="dxa"/>
              <w:left w:w="100" w:type="dxa"/>
              <w:bottom w:w="100" w:type="dxa"/>
              <w:right w:w="100" w:type="dxa"/>
            </w:tcMar>
          </w:tcPr>
          <w:p w14:paraId="04C7DD2A"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rate of HIV testing is 125% that of baseline.</w:t>
            </w:r>
          </w:p>
        </w:tc>
        <w:tc>
          <w:tcPr>
            <w:tcW w:w="2268" w:type="dxa"/>
            <w:shd w:val="clear" w:color="auto" w:fill="auto"/>
            <w:tcMar>
              <w:top w:w="100" w:type="dxa"/>
              <w:left w:w="100" w:type="dxa"/>
              <w:bottom w:w="100" w:type="dxa"/>
              <w:right w:w="100" w:type="dxa"/>
            </w:tcMar>
          </w:tcPr>
          <w:p w14:paraId="027C3A53" w14:textId="504204FD" w:rsidR="00260E0F" w:rsidRPr="00EE6BE4" w:rsidRDefault="00873E21" w:rsidP="00873E21">
            <w:pPr>
              <w:pStyle w:val="normal0"/>
              <w:spacing w:line="240" w:lineRule="auto"/>
              <w:contextualSpacing w:val="0"/>
              <w:jc w:val="left"/>
              <w:rPr>
                <w:sz w:val="12"/>
                <w:szCs w:val="12"/>
              </w:rPr>
            </w:pPr>
            <w:r w:rsidRPr="00EE6BE4">
              <w:rPr>
                <w:sz w:val="12"/>
                <w:szCs w:val="12"/>
              </w:rPr>
              <w:t>$50 per person tested (</w:t>
            </w:r>
            <w:r w:rsidR="00EE6BE4" w:rsidRPr="00EE6BE4">
              <w:rPr>
                <w:sz w:val="12"/>
                <w:szCs w:val="12"/>
              </w:rPr>
              <w:t>$28 clinic visit</w:t>
            </w:r>
            <w:r w:rsidR="00EE6BE4">
              <w:rPr>
                <w:sz w:val="12"/>
                <w:szCs w:val="12"/>
              </w:rPr>
              <w:fldChar w:fldCharType="begin"/>
            </w:r>
            <w:r w:rsidR="00883D49">
              <w:rPr>
                <w:sz w:val="12"/>
                <w:szCs w:val="12"/>
              </w:rPr>
              <w:instrText xml:space="preserve"> ADDIN PAPERS2_CITATIONS &lt;citation&gt;&lt;uuid&gt;70253850-2729-4602-988C-2DA7B43F6241&lt;/uuid&gt;&lt;priority&gt;19&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EE6BE4">
              <w:rPr>
                <w:sz w:val="12"/>
                <w:szCs w:val="12"/>
              </w:rPr>
              <w:fldChar w:fldCharType="separate"/>
            </w:r>
            <w:r w:rsidR="00EE6BE4">
              <w:rPr>
                <w:sz w:val="12"/>
                <w:szCs w:val="12"/>
                <w:lang w:val="en-US"/>
              </w:rPr>
              <w:t>{Tagar:GTMxY-pi}</w:t>
            </w:r>
            <w:r w:rsidR="00EE6BE4">
              <w:rPr>
                <w:sz w:val="12"/>
                <w:szCs w:val="12"/>
              </w:rPr>
              <w:fldChar w:fldCharType="end"/>
            </w:r>
            <w:r w:rsidR="00EE6BE4" w:rsidRPr="00EE6BE4">
              <w:rPr>
                <w:sz w:val="12"/>
                <w:szCs w:val="12"/>
              </w:rPr>
              <w:t xml:space="preserve"> + $10 rapid HIV-test </w:t>
            </w:r>
            <w:r w:rsidR="00EE6BE4" w:rsidRPr="00EE6BE4">
              <w:rPr>
                <w:sz w:val="12"/>
                <w:szCs w:val="12"/>
              </w:rPr>
              <w:fldChar w:fldCharType="begin"/>
            </w:r>
            <w:r w:rsidR="00883D49">
              <w:rPr>
                <w:sz w:val="12"/>
                <w:szCs w:val="12"/>
              </w:rPr>
              <w:instrText xml:space="preserve"> ADDIN PAPERS2_CITATIONS &lt;citation&gt;&lt;uuid&gt;C74E2C1B-4459-404F-A899-DE8712317065&lt;/uuid&gt;&lt;priority&gt;20&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EE6BE4" w:rsidRPr="00EE6BE4">
              <w:rPr>
                <w:sz w:val="12"/>
                <w:szCs w:val="12"/>
              </w:rPr>
              <w:fldChar w:fldCharType="separate"/>
            </w:r>
            <w:r w:rsidR="00EE6BE4" w:rsidRPr="00EE6BE4">
              <w:rPr>
                <w:sz w:val="12"/>
                <w:szCs w:val="12"/>
                <w:lang w:val="en-US"/>
              </w:rPr>
              <w:t>{Wright:2004jd}</w:t>
            </w:r>
            <w:r w:rsidR="00EE6BE4" w:rsidRPr="00EE6BE4">
              <w:rPr>
                <w:sz w:val="12"/>
                <w:szCs w:val="12"/>
              </w:rPr>
              <w:fldChar w:fldCharType="end"/>
            </w:r>
            <w:r w:rsidR="00AA1724">
              <w:rPr>
                <w:sz w:val="12"/>
                <w:szCs w:val="12"/>
              </w:rPr>
              <w:t xml:space="preserve"> </w:t>
            </w:r>
            <w:r w:rsidR="00EE6BE4" w:rsidRPr="00EE6BE4">
              <w:rPr>
                <w:sz w:val="12"/>
                <w:szCs w:val="12"/>
              </w:rPr>
              <w:t>+ $12 CD4 lab test</w:t>
            </w:r>
            <w:r w:rsidR="00EE6BE4">
              <w:rPr>
                <w:sz w:val="12"/>
                <w:szCs w:val="12"/>
              </w:rPr>
              <w:fldChar w:fldCharType="begin"/>
            </w:r>
            <w:r w:rsidR="00883D49">
              <w:rPr>
                <w:sz w:val="12"/>
                <w:szCs w:val="12"/>
              </w:rPr>
              <w:instrText xml:space="preserve"> ADDIN PAPERS2_CITATIONS &lt;citation&gt;&lt;uuid&gt;3A79E841-288D-49F4-BCB9-9EC77AF794C7&lt;/uuid&gt;&lt;priority&gt;21&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EE6BE4">
              <w:rPr>
                <w:sz w:val="12"/>
                <w:szCs w:val="12"/>
              </w:rPr>
              <w:fldChar w:fldCharType="separate"/>
            </w:r>
            <w:r w:rsidR="00EE6BE4">
              <w:rPr>
                <w:sz w:val="12"/>
                <w:szCs w:val="12"/>
                <w:lang w:val="en-US"/>
              </w:rPr>
              <w:t>{Tagar:GTMxY-pi}</w:t>
            </w:r>
            <w:r w:rsidR="00EE6BE4">
              <w:rPr>
                <w:sz w:val="12"/>
                <w:szCs w:val="12"/>
              </w:rPr>
              <w:fldChar w:fldCharType="end"/>
            </w:r>
            <w:r w:rsidRPr="00EE6BE4">
              <w:rPr>
                <w:sz w:val="12"/>
                <w:szCs w:val="12"/>
              </w:rPr>
              <w:t>).</w:t>
            </w:r>
          </w:p>
        </w:tc>
      </w:tr>
      <w:tr w:rsidR="00260E0F" w14:paraId="0F739CCC" w14:textId="77777777" w:rsidTr="00021165">
        <w:tc>
          <w:tcPr>
            <w:tcW w:w="3402" w:type="dxa"/>
            <w:vMerge/>
            <w:shd w:val="clear" w:color="auto" w:fill="auto"/>
            <w:tcMar>
              <w:top w:w="100" w:type="dxa"/>
              <w:left w:w="100" w:type="dxa"/>
              <w:bottom w:w="100" w:type="dxa"/>
              <w:right w:w="100" w:type="dxa"/>
            </w:tcMar>
          </w:tcPr>
          <w:p w14:paraId="2066A10F" w14:textId="77777777" w:rsidR="00260E0F" w:rsidRPr="008D305E" w:rsidRDefault="00260E0F" w:rsidP="00B119AB">
            <w:pPr>
              <w:pStyle w:val="normal0"/>
              <w:spacing w:line="240" w:lineRule="auto"/>
              <w:contextualSpacing w:val="0"/>
              <w:jc w:val="left"/>
              <w:rPr>
                <w:sz w:val="16"/>
                <w:szCs w:val="16"/>
              </w:rPr>
            </w:pPr>
          </w:p>
        </w:tc>
        <w:tc>
          <w:tcPr>
            <w:tcW w:w="1134" w:type="dxa"/>
            <w:shd w:val="clear" w:color="auto" w:fill="auto"/>
          </w:tcPr>
          <w:p w14:paraId="1C3D850F" w14:textId="77777777" w:rsidR="00260E0F" w:rsidRPr="008D305E" w:rsidRDefault="00260E0F" w:rsidP="00B119AB">
            <w:pPr>
              <w:pStyle w:val="normal0"/>
              <w:spacing w:line="240" w:lineRule="auto"/>
              <w:contextualSpacing w:val="0"/>
              <w:jc w:val="left"/>
              <w:rPr>
                <w:sz w:val="16"/>
                <w:szCs w:val="16"/>
              </w:rPr>
            </w:pPr>
            <w:r>
              <w:rPr>
                <w:i/>
                <w:sz w:val="16"/>
                <w:szCs w:val="16"/>
              </w:rPr>
              <w:t>Testing &amp; Linkage</w:t>
            </w:r>
          </w:p>
        </w:tc>
        <w:tc>
          <w:tcPr>
            <w:tcW w:w="1418" w:type="dxa"/>
            <w:shd w:val="clear" w:color="auto" w:fill="E69138"/>
            <w:tcMar>
              <w:top w:w="100" w:type="dxa"/>
              <w:left w:w="100" w:type="dxa"/>
              <w:bottom w:w="100" w:type="dxa"/>
              <w:right w:w="100" w:type="dxa"/>
            </w:tcMar>
          </w:tcPr>
          <w:p w14:paraId="7F26444C"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HBCT (with POC)</w:t>
            </w:r>
          </w:p>
        </w:tc>
        <w:tc>
          <w:tcPr>
            <w:tcW w:w="3118" w:type="dxa"/>
            <w:shd w:val="clear" w:color="auto" w:fill="auto"/>
            <w:tcMar>
              <w:top w:w="100" w:type="dxa"/>
              <w:left w:w="100" w:type="dxa"/>
              <w:bottom w:w="100" w:type="dxa"/>
              <w:right w:w="100" w:type="dxa"/>
            </w:tcMar>
          </w:tcPr>
          <w:p w14:paraId="7A170C1F"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 four years, 90% coverage of population. POC CD4 reduces risk of not linked to 0%.</w:t>
            </w:r>
          </w:p>
        </w:tc>
        <w:tc>
          <w:tcPr>
            <w:tcW w:w="3544" w:type="dxa"/>
            <w:shd w:val="clear" w:color="auto" w:fill="auto"/>
            <w:tcMar>
              <w:top w:w="100" w:type="dxa"/>
              <w:left w:w="100" w:type="dxa"/>
              <w:bottom w:w="100" w:type="dxa"/>
              <w:right w:w="100" w:type="dxa"/>
            </w:tcMar>
          </w:tcPr>
          <w:p w14:paraId="6138EC7B"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of population. POC CD4 reduces risk of not linked by 50%.</w:t>
            </w:r>
          </w:p>
        </w:tc>
        <w:tc>
          <w:tcPr>
            <w:tcW w:w="2268" w:type="dxa"/>
            <w:shd w:val="clear" w:color="auto" w:fill="auto"/>
            <w:tcMar>
              <w:top w:w="100" w:type="dxa"/>
              <w:left w:w="100" w:type="dxa"/>
              <w:bottom w:w="100" w:type="dxa"/>
              <w:right w:w="100" w:type="dxa"/>
            </w:tcMar>
          </w:tcPr>
          <w:p w14:paraId="5FD52830" w14:textId="7C1A8DF2" w:rsidR="00260E0F" w:rsidRPr="00EE6BE4" w:rsidRDefault="00EE6BE4" w:rsidP="00B119AB">
            <w:pPr>
              <w:pStyle w:val="normal0"/>
              <w:spacing w:line="240" w:lineRule="auto"/>
              <w:contextualSpacing w:val="0"/>
              <w:jc w:val="left"/>
              <w:rPr>
                <w:sz w:val="12"/>
                <w:szCs w:val="12"/>
              </w:rPr>
            </w:pPr>
            <w:r>
              <w:rPr>
                <w:sz w:val="12"/>
                <w:szCs w:val="12"/>
              </w:rPr>
              <w:t xml:space="preserve">$60 per HBCT person tested </w:t>
            </w:r>
            <w:r w:rsidRPr="00EE6BE4">
              <w:rPr>
                <w:sz w:val="12"/>
                <w:szCs w:val="12"/>
              </w:rPr>
              <w:t>($8 home-visit [</w:t>
            </w:r>
            <w:r w:rsidRPr="00EE6BE4">
              <w:rPr>
                <w:i/>
                <w:sz w:val="12"/>
                <w:szCs w:val="12"/>
              </w:rPr>
              <w:t>Barnabas unpublished</w:t>
            </w:r>
            <w:r w:rsidRPr="00EE6BE4">
              <w:rPr>
                <w:sz w:val="12"/>
                <w:szCs w:val="12"/>
              </w:rPr>
              <w:t>] + $10 rapid HIV-test</w:t>
            </w:r>
            <w:r w:rsidRPr="00EE6BE4">
              <w:rPr>
                <w:sz w:val="12"/>
                <w:szCs w:val="12"/>
              </w:rPr>
              <w:fldChar w:fldCharType="begin"/>
            </w:r>
            <w:r w:rsidR="00883D49">
              <w:rPr>
                <w:sz w:val="12"/>
                <w:szCs w:val="12"/>
              </w:rPr>
              <w:instrText xml:space="preserve"> ADDIN PAPERS2_CITATIONS &lt;citation&gt;&lt;uuid&gt;DDDED47E-B0D3-485C-9171-26C0543172AB&lt;/uuid&gt;&lt;priority&gt;22&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EE6BE4">
              <w:rPr>
                <w:sz w:val="12"/>
                <w:szCs w:val="12"/>
              </w:rPr>
              <w:fldChar w:fldCharType="separate"/>
            </w:r>
            <w:r w:rsidRPr="00EE6BE4">
              <w:rPr>
                <w:sz w:val="12"/>
                <w:szCs w:val="12"/>
                <w:lang w:val="en-US"/>
              </w:rPr>
              <w:t>{Wright:2004jd}</w:t>
            </w:r>
            <w:r w:rsidRPr="00EE6BE4">
              <w:rPr>
                <w:sz w:val="12"/>
                <w:szCs w:val="12"/>
              </w:rPr>
              <w:fldChar w:fldCharType="end"/>
            </w:r>
            <w:r>
              <w:rPr>
                <w:sz w:val="12"/>
                <w:szCs w:val="12"/>
              </w:rPr>
              <w:t xml:space="preserve"> + $42 POC-CD4 test</w:t>
            </w:r>
            <w:r>
              <w:rPr>
                <w:sz w:val="12"/>
                <w:szCs w:val="12"/>
              </w:rPr>
              <w:fldChar w:fldCharType="begin"/>
            </w:r>
            <w:r w:rsidR="00883D49">
              <w:rPr>
                <w:sz w:val="12"/>
                <w:szCs w:val="12"/>
              </w:rPr>
              <w:instrText xml:space="preserve"> ADDIN PAPERS2_CITATIONS &lt;citation&gt;&lt;uuid&gt;823DD128-6E44-4D99-A404-EA8FE8823D53&lt;/uuid&gt;&lt;priority&gt;23&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Pr>
                <w:sz w:val="12"/>
                <w:szCs w:val="12"/>
              </w:rPr>
              <w:fldChar w:fldCharType="separate"/>
            </w:r>
            <w:r>
              <w:rPr>
                <w:sz w:val="12"/>
                <w:szCs w:val="12"/>
                <w:lang w:val="en-US"/>
              </w:rPr>
              <w:t>{Larson:2012dq}</w:t>
            </w:r>
            <w:r>
              <w:rPr>
                <w:sz w:val="12"/>
                <w:szCs w:val="12"/>
              </w:rPr>
              <w:fldChar w:fldCharType="end"/>
            </w:r>
            <w:r w:rsidRPr="00EE6BE4">
              <w:rPr>
                <w:sz w:val="12"/>
                <w:szCs w:val="12"/>
              </w:rPr>
              <w:t>)</w:t>
            </w:r>
            <w:r>
              <w:rPr>
                <w:sz w:val="12"/>
                <w:szCs w:val="12"/>
              </w:rPr>
              <w:t>.</w:t>
            </w:r>
          </w:p>
        </w:tc>
      </w:tr>
      <w:tr w:rsidR="00260E0F" w14:paraId="0824F478" w14:textId="77777777" w:rsidTr="00021165">
        <w:tc>
          <w:tcPr>
            <w:tcW w:w="3402" w:type="dxa"/>
            <w:vMerge w:val="restart"/>
            <w:shd w:val="clear" w:color="auto" w:fill="auto"/>
            <w:tcMar>
              <w:top w:w="100" w:type="dxa"/>
              <w:left w:w="100" w:type="dxa"/>
              <w:bottom w:w="100" w:type="dxa"/>
              <w:right w:w="100" w:type="dxa"/>
            </w:tcMar>
          </w:tcPr>
          <w:p w14:paraId="6152EC0A" w14:textId="15099F88" w:rsidR="00260E0F" w:rsidRPr="008D305E" w:rsidRDefault="00260E0F" w:rsidP="00B119AB">
            <w:pPr>
              <w:pStyle w:val="normal0"/>
              <w:spacing w:line="240" w:lineRule="auto"/>
              <w:contextualSpacing w:val="0"/>
              <w:jc w:val="left"/>
              <w:rPr>
                <w:sz w:val="16"/>
                <w:szCs w:val="16"/>
              </w:rPr>
            </w:pPr>
            <w:r>
              <w:rPr>
                <w:sz w:val="16"/>
                <w:szCs w:val="16"/>
              </w:rPr>
              <w:t>I</w:t>
            </w:r>
            <w:r w:rsidR="00823189">
              <w:rPr>
                <w:sz w:val="16"/>
                <w:szCs w:val="16"/>
              </w:rPr>
              <w:t>n some cases, i</w:t>
            </w:r>
            <w:r>
              <w:rPr>
                <w:sz w:val="16"/>
                <w:szCs w:val="16"/>
              </w:rPr>
              <w:t xml:space="preserve">ndividuals are not connecting to care </w:t>
            </w:r>
            <w:r w:rsidR="00823189">
              <w:rPr>
                <w:sz w:val="16"/>
                <w:szCs w:val="16"/>
              </w:rPr>
              <w:t xml:space="preserve">following diagnosis </w:t>
            </w:r>
            <w:r>
              <w:rPr>
                <w:sz w:val="16"/>
                <w:szCs w:val="16"/>
              </w:rPr>
              <w:t>in timely manner. At baseline, 60% of patients tested through VCT or PICT successfully link to care</w:t>
            </w:r>
            <w:r w:rsidR="000F1B57">
              <w:rPr>
                <w:sz w:val="16"/>
                <w:szCs w:val="16"/>
              </w:rPr>
              <w:t xml:space="preserve"> immediately</w:t>
            </w:r>
            <w:r>
              <w:rPr>
                <w:sz w:val="16"/>
                <w:szCs w:val="16"/>
              </w:rPr>
              <w:t>.</w:t>
            </w:r>
          </w:p>
        </w:tc>
        <w:tc>
          <w:tcPr>
            <w:tcW w:w="1134" w:type="dxa"/>
            <w:vMerge w:val="restart"/>
            <w:shd w:val="clear" w:color="auto" w:fill="auto"/>
          </w:tcPr>
          <w:p w14:paraId="453622BC"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Linkage</w:t>
            </w:r>
          </w:p>
        </w:tc>
        <w:tc>
          <w:tcPr>
            <w:tcW w:w="1418" w:type="dxa"/>
            <w:shd w:val="clear" w:color="auto" w:fill="F6B26B"/>
            <w:tcMar>
              <w:top w:w="100" w:type="dxa"/>
              <w:left w:w="100" w:type="dxa"/>
              <w:bottom w:w="100" w:type="dxa"/>
              <w:right w:w="100" w:type="dxa"/>
            </w:tcMar>
          </w:tcPr>
          <w:p w14:paraId="48DF5DBD"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Facilitated Linkage</w:t>
            </w:r>
          </w:p>
        </w:tc>
        <w:tc>
          <w:tcPr>
            <w:tcW w:w="3118" w:type="dxa"/>
            <w:shd w:val="clear" w:color="auto" w:fill="auto"/>
            <w:tcMar>
              <w:top w:w="100" w:type="dxa"/>
              <w:left w:w="100" w:type="dxa"/>
              <w:bottom w:w="100" w:type="dxa"/>
              <w:right w:w="100" w:type="dxa"/>
            </w:tcMar>
          </w:tcPr>
          <w:p w14:paraId="3C1BF487"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failure-to-link is reduced to 0%</w:t>
            </w:r>
          </w:p>
        </w:tc>
        <w:tc>
          <w:tcPr>
            <w:tcW w:w="3544" w:type="dxa"/>
            <w:shd w:val="clear" w:color="auto" w:fill="auto"/>
            <w:tcMar>
              <w:top w:w="100" w:type="dxa"/>
              <w:left w:w="100" w:type="dxa"/>
              <w:bottom w:w="100" w:type="dxa"/>
              <w:right w:w="100" w:type="dxa"/>
            </w:tcMar>
          </w:tcPr>
          <w:p w14:paraId="1780A2DB"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failure-to-link is reduced by 50%.</w:t>
            </w:r>
          </w:p>
        </w:tc>
        <w:tc>
          <w:tcPr>
            <w:tcW w:w="2268" w:type="dxa"/>
            <w:shd w:val="clear" w:color="auto" w:fill="auto"/>
            <w:tcMar>
              <w:top w:w="100" w:type="dxa"/>
              <w:left w:w="100" w:type="dxa"/>
              <w:bottom w:w="100" w:type="dxa"/>
              <w:right w:w="100" w:type="dxa"/>
            </w:tcMar>
          </w:tcPr>
          <w:p w14:paraId="3CF46DCC" w14:textId="77777777" w:rsidR="00260E0F" w:rsidRPr="00EE6BE4" w:rsidRDefault="00260E0F" w:rsidP="00B119AB">
            <w:pPr>
              <w:jc w:val="left"/>
              <w:rPr>
                <w:sz w:val="12"/>
                <w:szCs w:val="12"/>
              </w:rPr>
            </w:pPr>
            <w:commentRangeStart w:id="18"/>
            <w:commentRangeStart w:id="19"/>
            <w:r w:rsidRPr="00EE6BE4">
              <w:rPr>
                <w:sz w:val="12"/>
                <w:szCs w:val="12"/>
              </w:rPr>
              <w:t>No additional costs applied.</w:t>
            </w:r>
            <w:commentRangeEnd w:id="18"/>
            <w:r w:rsidRPr="00EE6BE4">
              <w:rPr>
                <w:rStyle w:val="CommentReference"/>
                <w:sz w:val="12"/>
                <w:szCs w:val="12"/>
              </w:rPr>
              <w:commentReference w:id="18"/>
            </w:r>
            <w:commentRangeEnd w:id="19"/>
            <w:r w:rsidR="007D5486">
              <w:rPr>
                <w:rStyle w:val="CommentReference"/>
              </w:rPr>
              <w:commentReference w:id="19"/>
            </w:r>
          </w:p>
        </w:tc>
      </w:tr>
      <w:tr w:rsidR="00260E0F" w14:paraId="7BDFD1FE" w14:textId="77777777" w:rsidTr="00021165">
        <w:tc>
          <w:tcPr>
            <w:tcW w:w="3402" w:type="dxa"/>
            <w:vMerge/>
            <w:shd w:val="clear" w:color="auto" w:fill="auto"/>
            <w:tcMar>
              <w:top w:w="100" w:type="dxa"/>
              <w:left w:w="100" w:type="dxa"/>
              <w:bottom w:w="100" w:type="dxa"/>
              <w:right w:w="100" w:type="dxa"/>
            </w:tcMar>
          </w:tcPr>
          <w:p w14:paraId="0CC34C68"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3B56D6B9"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F9CB9C"/>
            <w:tcMar>
              <w:top w:w="100" w:type="dxa"/>
              <w:left w:w="100" w:type="dxa"/>
              <w:bottom w:w="100" w:type="dxa"/>
              <w:right w:w="100" w:type="dxa"/>
            </w:tcMar>
          </w:tcPr>
          <w:p w14:paraId="0D783FBE" w14:textId="62EAE4EE" w:rsidR="00260E0F" w:rsidRPr="009C6BD8" w:rsidRDefault="00260E0F" w:rsidP="00B119AB">
            <w:pPr>
              <w:pStyle w:val="normal0"/>
              <w:spacing w:line="240" w:lineRule="auto"/>
              <w:contextualSpacing w:val="0"/>
              <w:jc w:val="left"/>
              <w:rPr>
                <w:sz w:val="16"/>
                <w:szCs w:val="16"/>
              </w:rPr>
            </w:pPr>
            <w:r w:rsidRPr="009C6BD8">
              <w:rPr>
                <w:b/>
                <w:i/>
                <w:sz w:val="16"/>
                <w:szCs w:val="16"/>
              </w:rPr>
              <w:t>VCT POC</w:t>
            </w:r>
            <w:r w:rsidR="009E5FD3">
              <w:rPr>
                <w:b/>
                <w:i/>
                <w:sz w:val="16"/>
                <w:szCs w:val="16"/>
              </w:rPr>
              <w:t xml:space="preserve"> CD4</w:t>
            </w:r>
          </w:p>
        </w:tc>
        <w:tc>
          <w:tcPr>
            <w:tcW w:w="6662" w:type="dxa"/>
            <w:gridSpan w:val="2"/>
            <w:shd w:val="clear" w:color="auto" w:fill="auto"/>
            <w:tcMar>
              <w:top w:w="100" w:type="dxa"/>
              <w:left w:w="100" w:type="dxa"/>
              <w:bottom w:w="100" w:type="dxa"/>
              <w:right w:w="100" w:type="dxa"/>
            </w:tcMar>
          </w:tcPr>
          <w:p w14:paraId="593208E7" w14:textId="77777777" w:rsidR="00260E0F" w:rsidRPr="008D305E" w:rsidRDefault="00260E0F" w:rsidP="00B119AB">
            <w:pPr>
              <w:rPr>
                <w:sz w:val="16"/>
                <w:szCs w:val="16"/>
              </w:rPr>
            </w:pPr>
            <w:r w:rsidRPr="008D305E">
              <w:rPr>
                <w:sz w:val="16"/>
                <w:szCs w:val="16"/>
              </w:rPr>
              <w:t>At VCT testing, a POC CD4 test is given to patients reducing the risk of not linking to 0%.</w:t>
            </w:r>
          </w:p>
        </w:tc>
        <w:tc>
          <w:tcPr>
            <w:tcW w:w="2268" w:type="dxa"/>
            <w:shd w:val="clear" w:color="auto" w:fill="auto"/>
            <w:tcMar>
              <w:top w:w="100" w:type="dxa"/>
              <w:left w:w="100" w:type="dxa"/>
              <w:bottom w:w="100" w:type="dxa"/>
              <w:right w:w="100" w:type="dxa"/>
            </w:tcMar>
          </w:tcPr>
          <w:p w14:paraId="6F8C7E8D" w14:textId="51AF13D9" w:rsidR="00260E0F" w:rsidRPr="00EE6BE4" w:rsidRDefault="00260E0F" w:rsidP="00B119AB">
            <w:pPr>
              <w:pStyle w:val="normal0"/>
              <w:spacing w:line="240" w:lineRule="auto"/>
              <w:contextualSpacing w:val="0"/>
              <w:jc w:val="left"/>
              <w:rPr>
                <w:sz w:val="12"/>
                <w:szCs w:val="12"/>
              </w:rPr>
            </w:pPr>
            <w:r w:rsidRPr="00EE6BE4">
              <w:rPr>
                <w:sz w:val="12"/>
                <w:szCs w:val="12"/>
              </w:rPr>
              <w:t>$80 per POC CD4 test</w:t>
            </w:r>
            <w:r w:rsidR="00AA1724">
              <w:rPr>
                <w:sz w:val="12"/>
                <w:szCs w:val="12"/>
              </w:rPr>
              <w:t xml:space="preserve"> </w:t>
            </w:r>
            <w:r w:rsidR="00AA1724" w:rsidRPr="00EE6BE4">
              <w:rPr>
                <w:sz w:val="12"/>
                <w:szCs w:val="12"/>
              </w:rPr>
              <w:t>($28 clinic visit</w:t>
            </w:r>
            <w:r w:rsidR="00AA1724">
              <w:rPr>
                <w:sz w:val="12"/>
                <w:szCs w:val="12"/>
              </w:rPr>
              <w:fldChar w:fldCharType="begin"/>
            </w:r>
            <w:r w:rsidR="00883D49">
              <w:rPr>
                <w:sz w:val="12"/>
                <w:szCs w:val="12"/>
              </w:rPr>
              <w:instrText xml:space="preserve"> ADDIN PAPERS2_CITATIONS &lt;citation&gt;&lt;uuid&gt;F02BE603-A7EF-4580-8366-0DE57F5E4F4E&lt;/uuid&gt;&lt;priority&gt;24&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AA1724">
              <w:rPr>
                <w:sz w:val="12"/>
                <w:szCs w:val="12"/>
              </w:rPr>
              <w:fldChar w:fldCharType="separate"/>
            </w:r>
            <w:r w:rsidR="00AA1724">
              <w:rPr>
                <w:sz w:val="12"/>
                <w:szCs w:val="12"/>
                <w:lang w:val="en-US"/>
              </w:rPr>
              <w:t>{Tagar:GTMxY-pi}</w:t>
            </w:r>
            <w:r w:rsidR="00AA1724">
              <w:rPr>
                <w:sz w:val="12"/>
                <w:szCs w:val="12"/>
              </w:rPr>
              <w:fldChar w:fldCharType="end"/>
            </w:r>
            <w:r w:rsidR="00AA1724" w:rsidRPr="00EE6BE4">
              <w:rPr>
                <w:sz w:val="12"/>
                <w:szCs w:val="12"/>
              </w:rPr>
              <w:t xml:space="preserve"> + $10 rapid HIV-test </w:t>
            </w:r>
            <w:r w:rsidR="00AA1724" w:rsidRPr="00EE6BE4">
              <w:rPr>
                <w:sz w:val="12"/>
                <w:szCs w:val="12"/>
              </w:rPr>
              <w:fldChar w:fldCharType="begin"/>
            </w:r>
            <w:r w:rsidR="00883D49">
              <w:rPr>
                <w:sz w:val="12"/>
                <w:szCs w:val="12"/>
              </w:rPr>
              <w:instrText xml:space="preserve"> ADDIN PAPERS2_CITATIONS &lt;citation&gt;&lt;uuid&gt;FCCD05BC-08DB-44DC-9253-39F956DD065A&lt;/uuid&gt;&lt;priority&gt;25&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AA1724" w:rsidRPr="00EE6BE4">
              <w:rPr>
                <w:sz w:val="12"/>
                <w:szCs w:val="12"/>
              </w:rPr>
              <w:fldChar w:fldCharType="separate"/>
            </w:r>
            <w:r w:rsidR="00AA1724" w:rsidRPr="00EE6BE4">
              <w:rPr>
                <w:sz w:val="12"/>
                <w:szCs w:val="12"/>
                <w:lang w:val="en-US"/>
              </w:rPr>
              <w:t>{Wright:2004jd}</w:t>
            </w:r>
            <w:r w:rsidR="00AA1724" w:rsidRPr="00EE6BE4">
              <w:rPr>
                <w:sz w:val="12"/>
                <w:szCs w:val="12"/>
              </w:rPr>
              <w:fldChar w:fldCharType="end"/>
            </w:r>
            <w:r w:rsidR="00AA1724">
              <w:rPr>
                <w:sz w:val="12"/>
                <w:szCs w:val="12"/>
              </w:rPr>
              <w:t xml:space="preserve"> + $42 POC-CD4 test</w:t>
            </w:r>
            <w:r w:rsidR="00AA1724">
              <w:rPr>
                <w:sz w:val="12"/>
                <w:szCs w:val="12"/>
              </w:rPr>
              <w:fldChar w:fldCharType="begin"/>
            </w:r>
            <w:r w:rsidR="00883D49">
              <w:rPr>
                <w:sz w:val="12"/>
                <w:szCs w:val="12"/>
              </w:rPr>
              <w:instrText xml:space="preserve"> ADDIN PAPERS2_CITATIONS &lt;citation&gt;&lt;uuid&gt;DCA1584A-1BA4-4D68-BFF4-3ADB3C81BDAA&lt;/uuid&gt;&lt;priority&gt;26&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00AA1724">
              <w:rPr>
                <w:sz w:val="12"/>
                <w:szCs w:val="12"/>
              </w:rPr>
              <w:fldChar w:fldCharType="separate"/>
            </w:r>
            <w:r w:rsidR="00AA1724">
              <w:rPr>
                <w:sz w:val="12"/>
                <w:szCs w:val="12"/>
                <w:lang w:val="en-US"/>
              </w:rPr>
              <w:t>{Larson:2012dq}</w:t>
            </w:r>
            <w:r w:rsidR="00AA1724">
              <w:rPr>
                <w:sz w:val="12"/>
                <w:szCs w:val="12"/>
              </w:rPr>
              <w:fldChar w:fldCharType="end"/>
            </w:r>
            <w:r w:rsidR="00AA1724">
              <w:rPr>
                <w:sz w:val="12"/>
                <w:szCs w:val="12"/>
              </w:rPr>
              <w:t>)</w:t>
            </w:r>
            <w:r w:rsidRPr="00EE6BE4">
              <w:rPr>
                <w:sz w:val="12"/>
                <w:szCs w:val="12"/>
              </w:rPr>
              <w:t>.</w:t>
            </w:r>
          </w:p>
        </w:tc>
      </w:tr>
      <w:tr w:rsidR="00260E0F" w14:paraId="2F309F67" w14:textId="77777777" w:rsidTr="00021165">
        <w:tc>
          <w:tcPr>
            <w:tcW w:w="3402" w:type="dxa"/>
            <w:vMerge w:val="restart"/>
            <w:shd w:val="clear" w:color="auto" w:fill="auto"/>
            <w:tcMar>
              <w:top w:w="100" w:type="dxa"/>
              <w:left w:w="100" w:type="dxa"/>
              <w:bottom w:w="100" w:type="dxa"/>
              <w:right w:w="100" w:type="dxa"/>
            </w:tcMar>
          </w:tcPr>
          <w:p w14:paraId="5487F755" w14:textId="1EEE4732" w:rsidR="00260E0F" w:rsidRPr="008D305E" w:rsidRDefault="00260E0F" w:rsidP="00623179">
            <w:pPr>
              <w:pStyle w:val="normal0"/>
              <w:spacing w:line="240" w:lineRule="auto"/>
              <w:contextualSpacing w:val="0"/>
              <w:jc w:val="left"/>
              <w:rPr>
                <w:sz w:val="16"/>
                <w:szCs w:val="16"/>
              </w:rPr>
            </w:pPr>
            <w:r>
              <w:rPr>
                <w:sz w:val="16"/>
                <w:szCs w:val="16"/>
              </w:rPr>
              <w:t xml:space="preserve">Individuals </w:t>
            </w:r>
            <w:r w:rsidR="00623179">
              <w:rPr>
                <w:sz w:val="16"/>
                <w:szCs w:val="16"/>
              </w:rPr>
              <w:t xml:space="preserve">that have linked to </w:t>
            </w:r>
            <w:r>
              <w:rPr>
                <w:sz w:val="16"/>
                <w:szCs w:val="16"/>
              </w:rPr>
              <w:t xml:space="preserve">care </w:t>
            </w:r>
            <w:r w:rsidR="00623179">
              <w:rPr>
                <w:sz w:val="16"/>
                <w:szCs w:val="16"/>
              </w:rPr>
              <w:t>can sometimes</w:t>
            </w:r>
            <w:r>
              <w:rPr>
                <w:sz w:val="16"/>
                <w:szCs w:val="16"/>
              </w:rPr>
              <w:t xml:space="preserve"> subsequently </w:t>
            </w:r>
            <w:r w:rsidR="00623179">
              <w:rPr>
                <w:sz w:val="16"/>
                <w:szCs w:val="16"/>
              </w:rPr>
              <w:t xml:space="preserve">disengage </w:t>
            </w:r>
            <w:r>
              <w:rPr>
                <w:sz w:val="16"/>
                <w:szCs w:val="16"/>
              </w:rPr>
              <w:t xml:space="preserve">prior to starting treatment. On average at baseline, for every CD4 test 56% of patients </w:t>
            </w:r>
            <w:r w:rsidR="00623179">
              <w:rPr>
                <w:sz w:val="16"/>
                <w:szCs w:val="16"/>
              </w:rPr>
              <w:t>disengage</w:t>
            </w:r>
            <w:r>
              <w:rPr>
                <w:sz w:val="16"/>
                <w:szCs w:val="16"/>
              </w:rPr>
              <w:t xml:space="preserve"> from care before receiving their results. On the day of a CD4 test result appointment, 20% of patients </w:t>
            </w:r>
            <w:r w:rsidR="00623179">
              <w:rPr>
                <w:sz w:val="16"/>
                <w:szCs w:val="16"/>
              </w:rPr>
              <w:t>do not</w:t>
            </w:r>
            <w:r>
              <w:rPr>
                <w:sz w:val="16"/>
                <w:szCs w:val="16"/>
              </w:rPr>
              <w:t xml:space="preserve"> attend and are also lost from care. After receiving the results of a CD4 test, on average 35% of patients fail to return for a subsequent CD4 test in a years time.</w:t>
            </w:r>
          </w:p>
        </w:tc>
        <w:tc>
          <w:tcPr>
            <w:tcW w:w="1134" w:type="dxa"/>
            <w:vMerge w:val="restart"/>
            <w:shd w:val="clear" w:color="auto" w:fill="auto"/>
          </w:tcPr>
          <w:p w14:paraId="7F284DAB"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Pre-ART Retention</w:t>
            </w:r>
          </w:p>
        </w:tc>
        <w:tc>
          <w:tcPr>
            <w:tcW w:w="1418" w:type="dxa"/>
            <w:shd w:val="clear" w:color="auto" w:fill="6AA84F"/>
            <w:tcMar>
              <w:top w:w="100" w:type="dxa"/>
              <w:left w:w="100" w:type="dxa"/>
              <w:bottom w:w="100" w:type="dxa"/>
              <w:right w:w="100" w:type="dxa"/>
            </w:tcMar>
          </w:tcPr>
          <w:p w14:paraId="48389880"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Pre-ART Outreach</w:t>
            </w:r>
          </w:p>
        </w:tc>
        <w:tc>
          <w:tcPr>
            <w:tcW w:w="3118" w:type="dxa"/>
            <w:shd w:val="clear" w:color="auto" w:fill="auto"/>
            <w:tcMar>
              <w:top w:w="100" w:type="dxa"/>
              <w:left w:w="100" w:type="dxa"/>
              <w:bottom w:w="100" w:type="dxa"/>
              <w:right w:w="100" w:type="dxa"/>
            </w:tcMar>
          </w:tcPr>
          <w:p w14:paraId="3E3F383F"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100% of tested individuals lost from care are returned.</w:t>
            </w:r>
          </w:p>
        </w:tc>
        <w:tc>
          <w:tcPr>
            <w:tcW w:w="3544" w:type="dxa"/>
            <w:shd w:val="clear" w:color="auto" w:fill="auto"/>
            <w:tcMar>
              <w:top w:w="100" w:type="dxa"/>
              <w:left w:w="100" w:type="dxa"/>
              <w:bottom w:w="100" w:type="dxa"/>
              <w:right w:w="100" w:type="dxa"/>
            </w:tcMar>
          </w:tcPr>
          <w:p w14:paraId="1A5DA93F"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20% of tested individuals lost from care are returned.</w:t>
            </w:r>
          </w:p>
        </w:tc>
        <w:tc>
          <w:tcPr>
            <w:tcW w:w="2268" w:type="dxa"/>
            <w:shd w:val="clear" w:color="auto" w:fill="auto"/>
            <w:tcMar>
              <w:top w:w="100" w:type="dxa"/>
              <w:left w:w="100" w:type="dxa"/>
              <w:bottom w:w="100" w:type="dxa"/>
              <w:right w:w="100" w:type="dxa"/>
            </w:tcMar>
          </w:tcPr>
          <w:p w14:paraId="16329FFE" w14:textId="704E180B" w:rsidR="00260E0F" w:rsidRPr="00EE6BE4" w:rsidRDefault="00260E0F" w:rsidP="00B119AB">
            <w:pPr>
              <w:pStyle w:val="normal0"/>
              <w:spacing w:line="240" w:lineRule="auto"/>
              <w:contextualSpacing w:val="0"/>
              <w:jc w:val="left"/>
              <w:rPr>
                <w:sz w:val="12"/>
                <w:szCs w:val="12"/>
              </w:rPr>
            </w:pPr>
            <w:r w:rsidRPr="00EE6BE4">
              <w:rPr>
                <w:sz w:val="12"/>
                <w:szCs w:val="12"/>
              </w:rPr>
              <w:t>$19.55 per patient sought</w:t>
            </w:r>
            <w:r w:rsidR="00306FCC" w:rsidRPr="00EE6BE4">
              <w:rPr>
                <w:sz w:val="12"/>
                <w:szCs w:val="12"/>
              </w:rPr>
              <w:fldChar w:fldCharType="begin"/>
            </w:r>
            <w:r w:rsidR="00883D49">
              <w:rPr>
                <w:sz w:val="12"/>
                <w:szCs w:val="12"/>
              </w:rPr>
              <w:instrText xml:space="preserve"> ADDIN PAPERS2_CITATIONS &lt;citation&gt;&lt;uuid&gt;FF1A0C5E-38B1-4A07-90CE-C4B6D242DB33&lt;/uuid&gt;&lt;priority&gt;27&lt;/priority&gt;&lt;publications&gt;&lt;publication&gt;&lt;uuid&gt;4A882BF9-DB3B-4DCE-8BE7-D1CA4B2C940B&lt;/uuid&gt;&lt;volume&gt;15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00306FCC" w:rsidRPr="00EE6BE4">
              <w:rPr>
                <w:sz w:val="12"/>
                <w:szCs w:val="12"/>
              </w:rPr>
              <w:fldChar w:fldCharType="separate"/>
            </w:r>
            <w:r w:rsidR="00306FCC" w:rsidRPr="00EE6BE4">
              <w:rPr>
                <w:sz w:val="12"/>
                <w:szCs w:val="12"/>
                <w:lang w:val="en-US"/>
              </w:rPr>
              <w:t>{Rosen:2010ca}</w:t>
            </w:r>
            <w:r w:rsidR="00306FCC" w:rsidRPr="00EE6BE4">
              <w:rPr>
                <w:sz w:val="12"/>
                <w:szCs w:val="12"/>
              </w:rPr>
              <w:fldChar w:fldCharType="end"/>
            </w:r>
            <w:r w:rsidRPr="00EE6BE4">
              <w:rPr>
                <w:sz w:val="12"/>
                <w:szCs w:val="12"/>
              </w:rPr>
              <w:t>.</w:t>
            </w:r>
          </w:p>
        </w:tc>
      </w:tr>
      <w:tr w:rsidR="00260E0F" w14:paraId="33743987" w14:textId="77777777" w:rsidTr="00021165">
        <w:tc>
          <w:tcPr>
            <w:tcW w:w="3402" w:type="dxa"/>
            <w:vMerge/>
            <w:shd w:val="clear" w:color="auto" w:fill="auto"/>
            <w:tcMar>
              <w:top w:w="100" w:type="dxa"/>
              <w:left w:w="100" w:type="dxa"/>
              <w:bottom w:w="100" w:type="dxa"/>
              <w:right w:w="100" w:type="dxa"/>
            </w:tcMar>
          </w:tcPr>
          <w:p w14:paraId="775FFADF"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38282FA7"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93C47D"/>
            <w:tcMar>
              <w:top w:w="100" w:type="dxa"/>
              <w:left w:w="100" w:type="dxa"/>
              <w:bottom w:w="100" w:type="dxa"/>
              <w:right w:w="100" w:type="dxa"/>
            </w:tcMar>
          </w:tcPr>
          <w:p w14:paraId="78B8F035"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Improved Care</w:t>
            </w:r>
          </w:p>
        </w:tc>
        <w:tc>
          <w:tcPr>
            <w:tcW w:w="3118" w:type="dxa"/>
            <w:shd w:val="clear" w:color="auto" w:fill="auto"/>
            <w:tcMar>
              <w:top w:w="100" w:type="dxa"/>
              <w:left w:w="100" w:type="dxa"/>
              <w:bottom w:w="100" w:type="dxa"/>
              <w:right w:w="100" w:type="dxa"/>
            </w:tcMar>
          </w:tcPr>
          <w:p w14:paraId="69E41996"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a patient missing an appointment is reduced to 0%.</w:t>
            </w:r>
          </w:p>
        </w:tc>
        <w:tc>
          <w:tcPr>
            <w:tcW w:w="3544" w:type="dxa"/>
            <w:shd w:val="clear" w:color="auto" w:fill="auto"/>
            <w:tcMar>
              <w:top w:w="100" w:type="dxa"/>
              <w:left w:w="100" w:type="dxa"/>
              <w:bottom w:w="100" w:type="dxa"/>
              <w:right w:w="100" w:type="dxa"/>
            </w:tcMar>
          </w:tcPr>
          <w:p w14:paraId="6EB684E7"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a patient missing an appointment is reduced by 50%.</w:t>
            </w:r>
          </w:p>
        </w:tc>
        <w:tc>
          <w:tcPr>
            <w:tcW w:w="2268" w:type="dxa"/>
            <w:shd w:val="clear" w:color="auto" w:fill="auto"/>
            <w:tcMar>
              <w:top w:w="100" w:type="dxa"/>
              <w:left w:w="100" w:type="dxa"/>
              <w:bottom w:w="100" w:type="dxa"/>
              <w:right w:w="100" w:type="dxa"/>
            </w:tcMar>
          </w:tcPr>
          <w:p w14:paraId="6B1583F5" w14:textId="77777777" w:rsidR="00260E0F" w:rsidRPr="00EE6BE4" w:rsidRDefault="00260E0F" w:rsidP="00B119AB">
            <w:pPr>
              <w:pStyle w:val="normal0"/>
              <w:spacing w:line="240" w:lineRule="auto"/>
              <w:contextualSpacing w:val="0"/>
              <w:jc w:val="left"/>
              <w:rPr>
                <w:sz w:val="12"/>
                <w:szCs w:val="12"/>
              </w:rPr>
            </w:pPr>
            <w:r w:rsidRPr="00EE6BE4">
              <w:rPr>
                <w:sz w:val="12"/>
                <w:szCs w:val="12"/>
              </w:rPr>
              <w:t>No additional costs applied.</w:t>
            </w:r>
          </w:p>
        </w:tc>
      </w:tr>
      <w:tr w:rsidR="00260E0F" w14:paraId="2549D3B3" w14:textId="77777777" w:rsidTr="00021165">
        <w:tc>
          <w:tcPr>
            <w:tcW w:w="3402" w:type="dxa"/>
            <w:vMerge/>
            <w:shd w:val="clear" w:color="auto" w:fill="auto"/>
            <w:tcMar>
              <w:top w:w="100" w:type="dxa"/>
              <w:left w:w="100" w:type="dxa"/>
              <w:bottom w:w="100" w:type="dxa"/>
              <w:right w:w="100" w:type="dxa"/>
            </w:tcMar>
          </w:tcPr>
          <w:p w14:paraId="0CCFBCB3"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1886CB8A"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B6D7A8"/>
            <w:tcMar>
              <w:top w:w="100" w:type="dxa"/>
              <w:left w:w="100" w:type="dxa"/>
              <w:bottom w:w="100" w:type="dxa"/>
              <w:right w:w="100" w:type="dxa"/>
            </w:tcMar>
          </w:tcPr>
          <w:p w14:paraId="063B1C91" w14:textId="1DB1C983" w:rsidR="00260E0F" w:rsidRPr="009C6BD8" w:rsidRDefault="00260E0F" w:rsidP="00082814">
            <w:pPr>
              <w:pStyle w:val="normal0"/>
              <w:spacing w:line="240" w:lineRule="auto"/>
              <w:contextualSpacing w:val="0"/>
              <w:jc w:val="left"/>
              <w:rPr>
                <w:sz w:val="16"/>
                <w:szCs w:val="16"/>
              </w:rPr>
            </w:pPr>
            <w:r w:rsidRPr="009C6BD8">
              <w:rPr>
                <w:b/>
                <w:i/>
                <w:sz w:val="16"/>
                <w:szCs w:val="16"/>
              </w:rPr>
              <w:t>POC</w:t>
            </w:r>
            <w:r w:rsidR="009E5FD3">
              <w:rPr>
                <w:b/>
                <w:i/>
                <w:sz w:val="16"/>
                <w:szCs w:val="16"/>
              </w:rPr>
              <w:t xml:space="preserve"> </w:t>
            </w:r>
            <w:r w:rsidR="00082814">
              <w:rPr>
                <w:b/>
                <w:i/>
                <w:sz w:val="16"/>
                <w:szCs w:val="16"/>
              </w:rPr>
              <w:t>CD4</w:t>
            </w:r>
          </w:p>
        </w:tc>
        <w:tc>
          <w:tcPr>
            <w:tcW w:w="6662" w:type="dxa"/>
            <w:gridSpan w:val="2"/>
            <w:shd w:val="clear" w:color="auto" w:fill="auto"/>
            <w:tcMar>
              <w:top w:w="100" w:type="dxa"/>
              <w:left w:w="100" w:type="dxa"/>
              <w:bottom w:w="100" w:type="dxa"/>
              <w:right w:w="100" w:type="dxa"/>
            </w:tcMar>
          </w:tcPr>
          <w:p w14:paraId="24C39954" w14:textId="77777777" w:rsidR="00260E0F" w:rsidRPr="008D305E" w:rsidRDefault="00260E0F" w:rsidP="00B119AB">
            <w:pPr>
              <w:pStyle w:val="normal0"/>
              <w:spacing w:line="240" w:lineRule="auto"/>
              <w:contextualSpacing w:val="0"/>
              <w:jc w:val="left"/>
              <w:rPr>
                <w:sz w:val="16"/>
                <w:szCs w:val="16"/>
              </w:rPr>
            </w:pPr>
            <w:r w:rsidRPr="008D305E">
              <w:rPr>
                <w:sz w:val="16"/>
                <w:szCs w:val="16"/>
              </w:rPr>
              <w:t>A POC CD4 test reduces loss from care between CD4 test and result by 100%, as result</w:t>
            </w:r>
            <w:r>
              <w:rPr>
                <w:sz w:val="16"/>
                <w:szCs w:val="16"/>
              </w:rPr>
              <w:t>s</w:t>
            </w:r>
            <w:r w:rsidRPr="008D305E">
              <w:rPr>
                <w:sz w:val="16"/>
                <w:szCs w:val="16"/>
              </w:rPr>
              <w:t xml:space="preserve"> </w:t>
            </w:r>
            <w:r>
              <w:rPr>
                <w:sz w:val="16"/>
                <w:szCs w:val="16"/>
              </w:rPr>
              <w:t xml:space="preserve">are available </w:t>
            </w:r>
            <w:r w:rsidRPr="008D305E">
              <w:rPr>
                <w:sz w:val="16"/>
                <w:szCs w:val="16"/>
              </w:rPr>
              <w:t>instantaneous</w:t>
            </w:r>
            <w:r>
              <w:rPr>
                <w:sz w:val="16"/>
                <w:szCs w:val="16"/>
              </w:rPr>
              <w:t>ly</w:t>
            </w:r>
            <w:r w:rsidRPr="008D305E">
              <w:rPr>
                <w:sz w:val="16"/>
                <w:szCs w:val="16"/>
              </w:rPr>
              <w:t>.</w:t>
            </w:r>
            <w:r>
              <w:rPr>
                <w:sz w:val="16"/>
                <w:szCs w:val="16"/>
              </w:rPr>
              <w:t xml:space="preserve"> (The risk of loss to follow-up between appointments is unchanged).</w:t>
            </w:r>
          </w:p>
        </w:tc>
        <w:tc>
          <w:tcPr>
            <w:tcW w:w="2268" w:type="dxa"/>
            <w:shd w:val="clear" w:color="auto" w:fill="auto"/>
            <w:tcMar>
              <w:top w:w="100" w:type="dxa"/>
              <w:left w:w="100" w:type="dxa"/>
              <w:bottom w:w="100" w:type="dxa"/>
              <w:right w:w="100" w:type="dxa"/>
            </w:tcMar>
          </w:tcPr>
          <w:p w14:paraId="7EDDFD42" w14:textId="7A157A67" w:rsidR="00260E0F" w:rsidRPr="00EE6BE4" w:rsidRDefault="00260E0F" w:rsidP="00DB26C3">
            <w:pPr>
              <w:pStyle w:val="normal0"/>
              <w:spacing w:line="240" w:lineRule="auto"/>
              <w:contextualSpacing w:val="0"/>
              <w:jc w:val="left"/>
              <w:rPr>
                <w:sz w:val="12"/>
                <w:szCs w:val="12"/>
              </w:rPr>
            </w:pPr>
            <w:r w:rsidRPr="00EE6BE4">
              <w:rPr>
                <w:sz w:val="12"/>
                <w:szCs w:val="12"/>
              </w:rPr>
              <w:t>$70 per POC CD4 test</w:t>
            </w:r>
            <w:r w:rsidR="00DB26C3">
              <w:rPr>
                <w:sz w:val="12"/>
                <w:szCs w:val="12"/>
              </w:rPr>
              <w:t xml:space="preserve"> </w:t>
            </w:r>
            <w:r w:rsidR="00DB26C3" w:rsidRPr="00EE6BE4">
              <w:rPr>
                <w:sz w:val="12"/>
                <w:szCs w:val="12"/>
              </w:rPr>
              <w:t>($28 clinic visit</w:t>
            </w:r>
            <w:r w:rsidR="00DB26C3">
              <w:rPr>
                <w:sz w:val="12"/>
                <w:szCs w:val="12"/>
              </w:rPr>
              <w:fldChar w:fldCharType="begin"/>
            </w:r>
            <w:r w:rsidR="00883D49">
              <w:rPr>
                <w:sz w:val="12"/>
                <w:szCs w:val="12"/>
              </w:rPr>
              <w:instrText xml:space="preserve"> ADDIN PAPERS2_CITATIONS &lt;citation&gt;&lt;uuid&gt;F4552EE2-57E0-4FC0-B7FD-694CC754CABE&lt;/uuid&gt;&lt;priority&gt;28&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DB26C3">
              <w:rPr>
                <w:sz w:val="12"/>
                <w:szCs w:val="12"/>
              </w:rPr>
              <w:fldChar w:fldCharType="separate"/>
            </w:r>
            <w:r w:rsidR="00DB26C3">
              <w:rPr>
                <w:sz w:val="12"/>
                <w:szCs w:val="12"/>
                <w:lang w:val="en-US"/>
              </w:rPr>
              <w:t>{Tagar:GTMxY-pi}</w:t>
            </w:r>
            <w:r w:rsidR="00DB26C3">
              <w:rPr>
                <w:sz w:val="12"/>
                <w:szCs w:val="12"/>
              </w:rPr>
              <w:fldChar w:fldCharType="end"/>
            </w:r>
            <w:r w:rsidR="00DB26C3">
              <w:rPr>
                <w:sz w:val="12"/>
                <w:szCs w:val="12"/>
              </w:rPr>
              <w:t xml:space="preserve"> + $42 POC-CD4 test</w:t>
            </w:r>
            <w:r w:rsidR="00DB26C3">
              <w:rPr>
                <w:sz w:val="12"/>
                <w:szCs w:val="12"/>
              </w:rPr>
              <w:fldChar w:fldCharType="begin"/>
            </w:r>
            <w:r w:rsidR="00883D49">
              <w:rPr>
                <w:sz w:val="12"/>
                <w:szCs w:val="12"/>
              </w:rPr>
              <w:instrText xml:space="preserve"> ADDIN PAPERS2_CITATIONS &lt;citation&gt;&lt;uuid&gt;8643BB79-4D40-4B86-841F-A3D5403826BB&lt;/uuid&gt;&lt;priority&gt;29&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00DB26C3">
              <w:rPr>
                <w:sz w:val="12"/>
                <w:szCs w:val="12"/>
              </w:rPr>
              <w:fldChar w:fldCharType="separate"/>
            </w:r>
            <w:r w:rsidR="00DB26C3">
              <w:rPr>
                <w:sz w:val="12"/>
                <w:szCs w:val="12"/>
                <w:lang w:val="en-US"/>
              </w:rPr>
              <w:t>{Larson:2012dq}</w:t>
            </w:r>
            <w:r w:rsidR="00DB26C3">
              <w:rPr>
                <w:sz w:val="12"/>
                <w:szCs w:val="12"/>
              </w:rPr>
              <w:fldChar w:fldCharType="end"/>
            </w:r>
            <w:r w:rsidR="00DB26C3">
              <w:rPr>
                <w:sz w:val="12"/>
                <w:szCs w:val="12"/>
              </w:rPr>
              <w:t>)</w:t>
            </w:r>
            <w:r w:rsidRPr="00EE6BE4">
              <w:rPr>
                <w:sz w:val="12"/>
                <w:szCs w:val="12"/>
              </w:rPr>
              <w:t>.</w:t>
            </w:r>
          </w:p>
        </w:tc>
      </w:tr>
      <w:tr w:rsidR="00260E0F" w14:paraId="1CCC78CD" w14:textId="77777777" w:rsidTr="00021165">
        <w:tc>
          <w:tcPr>
            <w:tcW w:w="3402" w:type="dxa"/>
            <w:shd w:val="clear" w:color="auto" w:fill="auto"/>
            <w:tcMar>
              <w:top w:w="100" w:type="dxa"/>
              <w:left w:w="100" w:type="dxa"/>
              <w:bottom w:w="100" w:type="dxa"/>
              <w:right w:w="100" w:type="dxa"/>
            </w:tcMar>
          </w:tcPr>
          <w:p w14:paraId="1C4B4449" w14:textId="362E0EEC" w:rsidR="00260E0F" w:rsidRPr="008D305E" w:rsidRDefault="00260E0F" w:rsidP="00623179">
            <w:pPr>
              <w:pStyle w:val="normal0"/>
              <w:spacing w:line="240" w:lineRule="auto"/>
              <w:contextualSpacing w:val="0"/>
              <w:jc w:val="left"/>
              <w:rPr>
                <w:sz w:val="16"/>
                <w:szCs w:val="16"/>
              </w:rPr>
            </w:pPr>
            <w:r>
              <w:rPr>
                <w:sz w:val="16"/>
                <w:szCs w:val="16"/>
              </w:rPr>
              <w:t xml:space="preserve">Individuals initiate ART but subsequently </w:t>
            </w:r>
            <w:r w:rsidR="00623179">
              <w:rPr>
                <w:sz w:val="16"/>
                <w:szCs w:val="16"/>
              </w:rPr>
              <w:t>disengage from</w:t>
            </w:r>
            <w:r>
              <w:rPr>
                <w:sz w:val="16"/>
                <w:szCs w:val="16"/>
              </w:rPr>
              <w:t xml:space="preserve"> care. At baseline, 8% dropout in the first year of ART and 5% thereafter.</w:t>
            </w:r>
          </w:p>
        </w:tc>
        <w:tc>
          <w:tcPr>
            <w:tcW w:w="1134" w:type="dxa"/>
            <w:vMerge w:val="restart"/>
            <w:shd w:val="clear" w:color="auto" w:fill="auto"/>
          </w:tcPr>
          <w:p w14:paraId="0E875839"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On-ART Retention</w:t>
            </w:r>
          </w:p>
        </w:tc>
        <w:tc>
          <w:tcPr>
            <w:tcW w:w="1418" w:type="dxa"/>
            <w:shd w:val="clear" w:color="auto" w:fill="3C78D8"/>
            <w:tcMar>
              <w:top w:w="100" w:type="dxa"/>
              <w:left w:w="100" w:type="dxa"/>
              <w:bottom w:w="100" w:type="dxa"/>
              <w:right w:w="100" w:type="dxa"/>
            </w:tcMar>
          </w:tcPr>
          <w:p w14:paraId="795042EB"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On-ART Outreach</w:t>
            </w:r>
          </w:p>
        </w:tc>
        <w:tc>
          <w:tcPr>
            <w:tcW w:w="3118" w:type="dxa"/>
            <w:shd w:val="clear" w:color="auto" w:fill="auto"/>
            <w:tcMar>
              <w:top w:w="100" w:type="dxa"/>
              <w:left w:w="100" w:type="dxa"/>
              <w:bottom w:w="100" w:type="dxa"/>
              <w:right w:w="100" w:type="dxa"/>
            </w:tcMar>
          </w:tcPr>
          <w:p w14:paraId="172424C3"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100% of patients who have initiated ART and been lost from care are returned.</w:t>
            </w:r>
          </w:p>
        </w:tc>
        <w:tc>
          <w:tcPr>
            <w:tcW w:w="3544" w:type="dxa"/>
            <w:shd w:val="clear" w:color="auto" w:fill="auto"/>
            <w:tcMar>
              <w:top w:w="100" w:type="dxa"/>
              <w:left w:w="100" w:type="dxa"/>
              <w:bottom w:w="100" w:type="dxa"/>
              <w:right w:w="100" w:type="dxa"/>
            </w:tcMar>
          </w:tcPr>
          <w:p w14:paraId="60A31C30"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40% of patients who have initiated ART and been lost from care are returned.</w:t>
            </w:r>
          </w:p>
        </w:tc>
        <w:tc>
          <w:tcPr>
            <w:tcW w:w="2268" w:type="dxa"/>
            <w:shd w:val="clear" w:color="auto" w:fill="auto"/>
            <w:tcMar>
              <w:top w:w="100" w:type="dxa"/>
              <w:left w:w="100" w:type="dxa"/>
              <w:bottom w:w="100" w:type="dxa"/>
              <w:right w:w="100" w:type="dxa"/>
            </w:tcMar>
          </w:tcPr>
          <w:p w14:paraId="6C7D44FC" w14:textId="2218C1A0" w:rsidR="00260E0F" w:rsidRPr="00EE6BE4" w:rsidRDefault="00260E0F" w:rsidP="00B119AB">
            <w:pPr>
              <w:pStyle w:val="normal0"/>
              <w:spacing w:line="240" w:lineRule="auto"/>
              <w:contextualSpacing w:val="0"/>
              <w:jc w:val="left"/>
              <w:rPr>
                <w:sz w:val="12"/>
                <w:szCs w:val="12"/>
              </w:rPr>
            </w:pPr>
            <w:r w:rsidRPr="00EE6BE4">
              <w:rPr>
                <w:sz w:val="12"/>
                <w:szCs w:val="12"/>
              </w:rPr>
              <w:t>$19.55 per patient sought</w:t>
            </w:r>
            <w:r w:rsidR="00306FCC" w:rsidRPr="00EE6BE4">
              <w:rPr>
                <w:sz w:val="12"/>
                <w:szCs w:val="12"/>
              </w:rPr>
              <w:fldChar w:fldCharType="begin"/>
            </w:r>
            <w:r w:rsidR="00883D49">
              <w:rPr>
                <w:sz w:val="12"/>
                <w:szCs w:val="12"/>
              </w:rPr>
              <w:instrText xml:space="preserve"> ADDIN PAPERS2_CITATIONS &lt;citation&gt;&lt;uuid&gt;033E632F-ADDC-44B6-A55B-B67CF0C0F225&lt;/uuid&gt;&lt;priority&gt;30&lt;/priority&gt;&lt;publications&gt;&lt;publication&gt;&lt;uuid&gt;4A882BF9-DB3B-4DCE-8BE7-D1CA4B2C940B&lt;/uuid&gt;&lt;volume&gt;15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00306FCC" w:rsidRPr="00EE6BE4">
              <w:rPr>
                <w:sz w:val="12"/>
                <w:szCs w:val="12"/>
              </w:rPr>
              <w:fldChar w:fldCharType="separate"/>
            </w:r>
            <w:r w:rsidR="00306FCC" w:rsidRPr="00EE6BE4">
              <w:rPr>
                <w:sz w:val="12"/>
                <w:szCs w:val="12"/>
                <w:lang w:val="en-US"/>
              </w:rPr>
              <w:t>{Rosen:2010ca}</w:t>
            </w:r>
            <w:r w:rsidR="00306FCC" w:rsidRPr="00EE6BE4">
              <w:rPr>
                <w:sz w:val="12"/>
                <w:szCs w:val="12"/>
              </w:rPr>
              <w:fldChar w:fldCharType="end"/>
            </w:r>
            <w:r w:rsidRPr="00EE6BE4">
              <w:rPr>
                <w:sz w:val="12"/>
                <w:szCs w:val="12"/>
              </w:rPr>
              <w:t>.</w:t>
            </w:r>
          </w:p>
        </w:tc>
      </w:tr>
      <w:tr w:rsidR="00260E0F" w14:paraId="62274903" w14:textId="77777777" w:rsidTr="00021165">
        <w:tc>
          <w:tcPr>
            <w:tcW w:w="3402" w:type="dxa"/>
            <w:shd w:val="clear" w:color="auto" w:fill="auto"/>
            <w:tcMar>
              <w:top w:w="100" w:type="dxa"/>
              <w:left w:w="100" w:type="dxa"/>
              <w:bottom w:w="100" w:type="dxa"/>
              <w:right w:w="100" w:type="dxa"/>
            </w:tcMar>
          </w:tcPr>
          <w:p w14:paraId="6B4310AF" w14:textId="7A2F9872" w:rsidR="00260E0F" w:rsidRPr="008D305E" w:rsidRDefault="00623179" w:rsidP="00B119AB">
            <w:pPr>
              <w:pStyle w:val="normal0"/>
              <w:spacing w:line="240" w:lineRule="auto"/>
              <w:contextualSpacing w:val="0"/>
              <w:jc w:val="left"/>
              <w:rPr>
                <w:sz w:val="16"/>
                <w:szCs w:val="16"/>
              </w:rPr>
            </w:pPr>
            <w:r>
              <w:rPr>
                <w:sz w:val="16"/>
                <w:szCs w:val="16"/>
              </w:rPr>
              <w:t>Some individuals on ART do not adhere sufficiently to fully benefit from effects of ART.</w:t>
            </w:r>
          </w:p>
        </w:tc>
        <w:tc>
          <w:tcPr>
            <w:tcW w:w="1134" w:type="dxa"/>
            <w:vMerge/>
            <w:shd w:val="clear" w:color="auto" w:fill="auto"/>
          </w:tcPr>
          <w:p w14:paraId="06E3FCF8"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6D9EEB"/>
            <w:tcMar>
              <w:top w:w="100" w:type="dxa"/>
              <w:left w:w="100" w:type="dxa"/>
              <w:bottom w:w="100" w:type="dxa"/>
              <w:right w:w="100" w:type="dxa"/>
            </w:tcMar>
          </w:tcPr>
          <w:p w14:paraId="736C5F14"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Adherence</w:t>
            </w:r>
          </w:p>
        </w:tc>
        <w:tc>
          <w:tcPr>
            <w:tcW w:w="3118" w:type="dxa"/>
            <w:shd w:val="clear" w:color="auto" w:fill="auto"/>
            <w:tcMar>
              <w:top w:w="100" w:type="dxa"/>
              <w:left w:w="100" w:type="dxa"/>
              <w:bottom w:w="100" w:type="dxa"/>
              <w:right w:w="100" w:type="dxa"/>
            </w:tcMar>
          </w:tcPr>
          <w:p w14:paraId="1F8869D2" w14:textId="77777777" w:rsidR="00260E0F" w:rsidRPr="008D305E" w:rsidRDefault="00260E0F" w:rsidP="00B119AB">
            <w:pPr>
              <w:pStyle w:val="normal0"/>
              <w:spacing w:line="240" w:lineRule="auto"/>
              <w:contextualSpacing w:val="0"/>
              <w:jc w:val="left"/>
              <w:rPr>
                <w:sz w:val="16"/>
                <w:szCs w:val="16"/>
              </w:rPr>
            </w:pPr>
            <w:r w:rsidRPr="008D305E">
              <w:rPr>
                <w:sz w:val="16"/>
                <w:szCs w:val="16"/>
              </w:rPr>
              <w:t>At ART initiation, all individuals adhere to ART and become virally suppressed.</w:t>
            </w:r>
          </w:p>
        </w:tc>
        <w:tc>
          <w:tcPr>
            <w:tcW w:w="3544" w:type="dxa"/>
            <w:shd w:val="clear" w:color="auto" w:fill="auto"/>
            <w:tcMar>
              <w:top w:w="100" w:type="dxa"/>
              <w:left w:w="100" w:type="dxa"/>
              <w:bottom w:w="100" w:type="dxa"/>
              <w:right w:w="100" w:type="dxa"/>
            </w:tcMar>
          </w:tcPr>
          <w:p w14:paraId="4F5051F7" w14:textId="77777777" w:rsidR="00260E0F" w:rsidRPr="008D305E" w:rsidRDefault="00260E0F" w:rsidP="00B119AB">
            <w:pPr>
              <w:pStyle w:val="normal0"/>
              <w:spacing w:line="240" w:lineRule="auto"/>
              <w:contextualSpacing w:val="0"/>
              <w:jc w:val="left"/>
              <w:rPr>
                <w:sz w:val="16"/>
                <w:szCs w:val="16"/>
              </w:rPr>
            </w:pPr>
            <w:r w:rsidRPr="008D305E">
              <w:rPr>
                <w:sz w:val="16"/>
                <w:szCs w:val="16"/>
              </w:rPr>
              <w:t>At ART initiation, 87.5% of individuals adhere to ART and become virally suppressed.</w:t>
            </w:r>
          </w:p>
        </w:tc>
        <w:tc>
          <w:tcPr>
            <w:tcW w:w="2268" w:type="dxa"/>
            <w:shd w:val="clear" w:color="auto" w:fill="auto"/>
            <w:tcMar>
              <w:top w:w="100" w:type="dxa"/>
              <w:left w:w="100" w:type="dxa"/>
              <w:bottom w:w="100" w:type="dxa"/>
              <w:right w:w="100" w:type="dxa"/>
            </w:tcMar>
          </w:tcPr>
          <w:p w14:paraId="57653ECE" w14:textId="52252728" w:rsidR="00260E0F" w:rsidRPr="00EE6BE4" w:rsidRDefault="00260E0F" w:rsidP="00B119AB">
            <w:pPr>
              <w:pStyle w:val="normal0"/>
              <w:spacing w:line="240" w:lineRule="auto"/>
              <w:contextualSpacing w:val="0"/>
              <w:jc w:val="left"/>
              <w:rPr>
                <w:sz w:val="12"/>
                <w:szCs w:val="12"/>
              </w:rPr>
            </w:pPr>
            <w:r w:rsidRPr="00EE6BE4">
              <w:rPr>
                <w:sz w:val="12"/>
                <w:szCs w:val="12"/>
              </w:rPr>
              <w:t>$33.54 per person per year</w:t>
            </w:r>
            <w:r w:rsidR="00F97CD8" w:rsidRPr="00EE6BE4">
              <w:rPr>
                <w:sz w:val="12"/>
                <w:szCs w:val="12"/>
              </w:rPr>
              <w:fldChar w:fldCharType="begin"/>
            </w:r>
            <w:r w:rsidR="00883D49">
              <w:rPr>
                <w:sz w:val="12"/>
                <w:szCs w:val="12"/>
              </w:rPr>
              <w:instrText xml:space="preserve"> ADDIN PAPERS2_CITATIONS &lt;citation&gt;&lt;uuid&gt;4A344AE6-241F-4227-A269-CA87FD0D7F96&lt;/uuid&gt;&lt;priority&gt;31&lt;/priority&gt;&lt;publications&gt;&lt;publication&gt;&lt;volume&gt;48&lt;/volume&gt;&lt;publication_date&gt;99200800001200000000200000&lt;/publication_date&gt;&lt;number&gt;5&lt;/number&gt;&lt;startpage&gt;611&lt;/startpage&gt;&lt;title&gt;Short-and long-term efficacy of modified directly observed antiretroviral treatment in Mombasa, Kenya: a randomized trial&lt;/title&gt;&lt;uuid&gt;18EEC1AA-C4C3-4D08-A88C-27AD2EF508F0&lt;/uuid&gt;&lt;subtype&gt;400&lt;/subtype&gt;&lt;publisher&gt;LWW&lt;/publisher&gt;&lt;type&gt;400&lt;/type&gt;&lt;endpage&gt;619&lt;/endpage&gt;&lt;url&gt;http://journals.lww.com/jaids/Abstract/2008/08150/Short__and_Long_Term_Efficacy_of_Modified_Directly.15.aspx&lt;/url&gt;&lt;bundle&gt;&lt;publication&gt;&lt;title&gt;Journal of Acquired Immune Deficiency Syndromes&lt;/title&gt;&lt;type&gt;-100&lt;/type&gt;&lt;subtype&gt;-100&lt;/subtype&gt;&lt;uuid&gt;C88F0AA4-6709-4E22-92D5-FC6DF6CD4F27&lt;/uuid&gt;&lt;/publication&gt;&lt;/bundle&gt;&lt;authors&gt;&lt;author&gt;&lt;firstName&gt;Avina&lt;/firstName&gt;&lt;lastName&gt;Sarna&lt;/lastName&gt;&lt;/author&gt;&lt;author&gt;&lt;firstName&gt;Stanley&lt;/firstName&gt;&lt;lastName&gt;Luchters&lt;/lastName&gt;&lt;/author&gt;&lt;author&gt;&lt;firstName&gt;Scott&lt;/firstName&gt;&lt;lastName&gt;Geibel&lt;/lastName&gt;&lt;/author&gt;&lt;author&gt;&lt;firstName&gt;Matthew&lt;/firstName&gt;&lt;middleNames&gt;F&lt;/middleNames&gt;&lt;lastName&gt;Chersich&lt;/lastName&gt;&lt;/author&gt;&lt;author&gt;&lt;firstName&gt;Paul&lt;/firstName&gt;&lt;lastName&gt;Munyao&lt;/lastName&gt;&lt;/author&gt;&lt;author&gt;&lt;firstName&gt;Susan&lt;/firstName&gt;&lt;lastName&gt;Kaai&lt;/lastName&gt;&lt;/author&gt;&lt;author&gt;&lt;firstName&gt;Kishorchandra&lt;/firstName&gt;&lt;middleNames&gt;N&lt;/middleNames&gt;&lt;lastName&gt;Mandaliya&lt;/lastName&gt;&lt;/author&gt;&lt;author&gt;&lt;firstName&gt;Khadija&lt;/firstName&gt;&lt;middleNames&gt;S&lt;/middleNames&gt;&lt;lastName&gt;Shikely&lt;/lastName&gt;&lt;/author&gt;&lt;author&gt;&lt;firstName&gt;Marleen&lt;/firstName&gt;&lt;lastName&gt;Temmerman&lt;/lastName&gt;&lt;/author&gt;&lt;author&gt;&lt;firstName&gt;Naomi&lt;/firstName&gt;&lt;lastName&gt;Rutenberg&lt;/lastName&gt;&lt;/author&gt;&lt;/authors&gt;&lt;/publication&gt;&lt;/publications&gt;&lt;cites&gt;&lt;/cites&gt;&lt;/citation&gt;</w:instrText>
            </w:r>
            <w:r w:rsidR="00F97CD8" w:rsidRPr="00EE6BE4">
              <w:rPr>
                <w:sz w:val="12"/>
                <w:szCs w:val="12"/>
              </w:rPr>
              <w:fldChar w:fldCharType="separate"/>
            </w:r>
            <w:r w:rsidR="00F97CD8" w:rsidRPr="00EE6BE4">
              <w:rPr>
                <w:sz w:val="12"/>
                <w:szCs w:val="12"/>
                <w:lang w:val="en-US"/>
              </w:rPr>
              <w:t>{Sarna:2008tb}</w:t>
            </w:r>
            <w:r w:rsidR="00F97CD8" w:rsidRPr="00EE6BE4">
              <w:rPr>
                <w:sz w:val="12"/>
                <w:szCs w:val="12"/>
              </w:rPr>
              <w:fldChar w:fldCharType="end"/>
            </w:r>
            <w:r w:rsidRPr="00EE6BE4">
              <w:rPr>
                <w:sz w:val="12"/>
                <w:szCs w:val="12"/>
              </w:rPr>
              <w:t>.</w:t>
            </w:r>
          </w:p>
        </w:tc>
      </w:tr>
      <w:tr w:rsidR="00260E0F" w14:paraId="4635001B" w14:textId="77777777" w:rsidTr="00021165">
        <w:tc>
          <w:tcPr>
            <w:tcW w:w="3402" w:type="dxa"/>
            <w:vMerge w:val="restart"/>
            <w:shd w:val="clear" w:color="auto" w:fill="auto"/>
            <w:tcMar>
              <w:top w:w="100" w:type="dxa"/>
              <w:left w:w="100" w:type="dxa"/>
              <w:bottom w:w="100" w:type="dxa"/>
              <w:right w:w="100" w:type="dxa"/>
            </w:tcMar>
          </w:tcPr>
          <w:p w14:paraId="1828F2AD" w14:textId="532117C8" w:rsidR="00260E0F" w:rsidRPr="008D305E" w:rsidRDefault="00260E0F" w:rsidP="00B119AB">
            <w:pPr>
              <w:pStyle w:val="normal0"/>
              <w:spacing w:line="240" w:lineRule="auto"/>
              <w:contextualSpacing w:val="0"/>
              <w:jc w:val="left"/>
              <w:rPr>
                <w:sz w:val="16"/>
                <w:szCs w:val="16"/>
              </w:rPr>
            </w:pPr>
            <w:r>
              <w:rPr>
                <w:sz w:val="16"/>
                <w:szCs w:val="16"/>
              </w:rPr>
              <w:t>Pre-ART care as a whole.</w:t>
            </w:r>
          </w:p>
        </w:tc>
        <w:tc>
          <w:tcPr>
            <w:tcW w:w="1134" w:type="dxa"/>
            <w:vMerge w:val="restart"/>
            <w:shd w:val="clear" w:color="auto" w:fill="auto"/>
          </w:tcPr>
          <w:p w14:paraId="75F2909D"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Sweeping Changes</w:t>
            </w:r>
          </w:p>
        </w:tc>
        <w:tc>
          <w:tcPr>
            <w:tcW w:w="1418" w:type="dxa"/>
            <w:shd w:val="clear" w:color="auto" w:fill="674EA7"/>
            <w:tcMar>
              <w:top w:w="100" w:type="dxa"/>
              <w:left w:w="100" w:type="dxa"/>
              <w:bottom w:w="100" w:type="dxa"/>
              <w:right w:w="100" w:type="dxa"/>
            </w:tcMar>
          </w:tcPr>
          <w:p w14:paraId="75A2D8F5"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Immediate ART</w:t>
            </w:r>
          </w:p>
        </w:tc>
        <w:tc>
          <w:tcPr>
            <w:tcW w:w="6662" w:type="dxa"/>
            <w:gridSpan w:val="2"/>
            <w:shd w:val="clear" w:color="auto" w:fill="auto"/>
            <w:tcMar>
              <w:top w:w="100" w:type="dxa"/>
              <w:left w:w="100" w:type="dxa"/>
              <w:bottom w:w="100" w:type="dxa"/>
              <w:right w:w="100" w:type="dxa"/>
            </w:tcMar>
          </w:tcPr>
          <w:p w14:paraId="036A2E03" w14:textId="77777777" w:rsidR="00260E0F" w:rsidRPr="008D305E" w:rsidRDefault="00260E0F" w:rsidP="00B119AB">
            <w:pPr>
              <w:pStyle w:val="normal0"/>
              <w:spacing w:line="240" w:lineRule="auto"/>
              <w:contextualSpacing w:val="0"/>
              <w:jc w:val="left"/>
              <w:rPr>
                <w:sz w:val="16"/>
                <w:szCs w:val="16"/>
              </w:rPr>
            </w:pPr>
            <w:r w:rsidRPr="008D305E">
              <w:rPr>
                <w:sz w:val="16"/>
                <w:szCs w:val="16"/>
              </w:rPr>
              <w:t>No pre-ART care, all individuals who enter care are treated immediately.</w:t>
            </w:r>
          </w:p>
        </w:tc>
        <w:tc>
          <w:tcPr>
            <w:tcW w:w="2268" w:type="dxa"/>
            <w:shd w:val="clear" w:color="auto" w:fill="auto"/>
            <w:tcMar>
              <w:top w:w="100" w:type="dxa"/>
              <w:left w:w="100" w:type="dxa"/>
              <w:bottom w:w="100" w:type="dxa"/>
              <w:right w:w="100" w:type="dxa"/>
            </w:tcMar>
          </w:tcPr>
          <w:p w14:paraId="1B73D813" w14:textId="77777777" w:rsidR="00260E0F" w:rsidRPr="00EE6BE4" w:rsidRDefault="00260E0F" w:rsidP="00B119AB">
            <w:pPr>
              <w:pStyle w:val="normal0"/>
              <w:spacing w:line="240" w:lineRule="auto"/>
              <w:contextualSpacing w:val="0"/>
              <w:jc w:val="left"/>
              <w:rPr>
                <w:sz w:val="12"/>
                <w:szCs w:val="12"/>
              </w:rPr>
            </w:pPr>
            <w:r w:rsidRPr="00EE6BE4">
              <w:rPr>
                <w:sz w:val="12"/>
                <w:szCs w:val="12"/>
              </w:rPr>
              <w:t>Only additional costs due to increased usage of ART.</w:t>
            </w:r>
          </w:p>
        </w:tc>
      </w:tr>
      <w:tr w:rsidR="00260E0F" w14:paraId="7BA5F7BE" w14:textId="77777777" w:rsidTr="00021165">
        <w:tc>
          <w:tcPr>
            <w:tcW w:w="3402" w:type="dxa"/>
            <w:vMerge/>
            <w:shd w:val="clear" w:color="auto" w:fill="auto"/>
            <w:tcMar>
              <w:top w:w="100" w:type="dxa"/>
              <w:left w:w="100" w:type="dxa"/>
              <w:bottom w:w="100" w:type="dxa"/>
              <w:right w:w="100" w:type="dxa"/>
            </w:tcMar>
          </w:tcPr>
          <w:p w14:paraId="7A51F647" w14:textId="77777777" w:rsidR="00260E0F" w:rsidRDefault="00260E0F" w:rsidP="00B119AB">
            <w:pPr>
              <w:pStyle w:val="normal0"/>
              <w:spacing w:line="240" w:lineRule="auto"/>
              <w:contextualSpacing w:val="0"/>
              <w:jc w:val="left"/>
            </w:pPr>
          </w:p>
        </w:tc>
        <w:tc>
          <w:tcPr>
            <w:tcW w:w="1134" w:type="dxa"/>
            <w:vMerge/>
            <w:shd w:val="clear" w:color="auto" w:fill="auto"/>
          </w:tcPr>
          <w:p w14:paraId="35620644" w14:textId="77777777" w:rsidR="00260E0F" w:rsidRDefault="00260E0F" w:rsidP="00B119AB">
            <w:pPr>
              <w:pStyle w:val="normal0"/>
              <w:spacing w:line="240" w:lineRule="auto"/>
              <w:contextualSpacing w:val="0"/>
              <w:jc w:val="left"/>
            </w:pPr>
          </w:p>
        </w:tc>
        <w:tc>
          <w:tcPr>
            <w:tcW w:w="1418" w:type="dxa"/>
            <w:shd w:val="clear" w:color="auto" w:fill="8E7CC3"/>
            <w:tcMar>
              <w:top w:w="100" w:type="dxa"/>
              <w:left w:w="100" w:type="dxa"/>
              <w:bottom w:w="100" w:type="dxa"/>
              <w:right w:w="100" w:type="dxa"/>
            </w:tcMar>
          </w:tcPr>
          <w:p w14:paraId="0C973DF1"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Universal Test &amp; Treat</w:t>
            </w:r>
          </w:p>
        </w:tc>
        <w:tc>
          <w:tcPr>
            <w:tcW w:w="3118" w:type="dxa"/>
            <w:shd w:val="clear" w:color="auto" w:fill="auto"/>
            <w:tcMar>
              <w:top w:w="100" w:type="dxa"/>
              <w:left w:w="100" w:type="dxa"/>
              <w:bottom w:w="100" w:type="dxa"/>
              <w:right w:w="100" w:type="dxa"/>
            </w:tcMar>
          </w:tcPr>
          <w:p w14:paraId="212FF4DC" w14:textId="440EB3DD" w:rsidR="00260E0F" w:rsidRPr="008D305E" w:rsidRDefault="00260E0F" w:rsidP="005D6B7C">
            <w:pPr>
              <w:pStyle w:val="normal0"/>
              <w:spacing w:line="240" w:lineRule="auto"/>
              <w:contextualSpacing w:val="0"/>
              <w:jc w:val="left"/>
              <w:rPr>
                <w:sz w:val="16"/>
                <w:szCs w:val="16"/>
              </w:rPr>
            </w:pPr>
            <w:commentRangeStart w:id="20"/>
            <w:r w:rsidRPr="008D305E">
              <w:rPr>
                <w:sz w:val="16"/>
                <w:szCs w:val="16"/>
              </w:rPr>
              <w:t>Immediate ART &amp; HBCT</w:t>
            </w:r>
            <w:r w:rsidR="008403D4">
              <w:rPr>
                <w:sz w:val="16"/>
                <w:szCs w:val="16"/>
              </w:rPr>
              <w:t xml:space="preserve"> (every four years, 90% coverage. </w:t>
            </w:r>
            <w:r w:rsidR="005D6B7C">
              <w:rPr>
                <w:sz w:val="16"/>
                <w:szCs w:val="16"/>
              </w:rPr>
              <w:t>100% linked to care)</w:t>
            </w:r>
            <w:commentRangeEnd w:id="20"/>
            <w:r w:rsidR="00E80580">
              <w:rPr>
                <w:rStyle w:val="CommentReference"/>
              </w:rPr>
              <w:commentReference w:id="20"/>
            </w:r>
          </w:p>
        </w:tc>
        <w:tc>
          <w:tcPr>
            <w:tcW w:w="3544" w:type="dxa"/>
            <w:shd w:val="clear" w:color="auto" w:fill="auto"/>
            <w:tcMar>
              <w:top w:w="100" w:type="dxa"/>
              <w:left w:w="100" w:type="dxa"/>
              <w:bottom w:w="100" w:type="dxa"/>
              <w:right w:w="100" w:type="dxa"/>
            </w:tcMar>
          </w:tcPr>
          <w:p w14:paraId="47D15923" w14:textId="1F7B21FA" w:rsidR="00260E0F" w:rsidRPr="008D305E" w:rsidRDefault="00260E0F" w:rsidP="00B30B10">
            <w:pPr>
              <w:pStyle w:val="normal0"/>
              <w:spacing w:line="240" w:lineRule="auto"/>
              <w:contextualSpacing w:val="0"/>
              <w:jc w:val="left"/>
              <w:rPr>
                <w:sz w:val="16"/>
                <w:szCs w:val="16"/>
              </w:rPr>
            </w:pPr>
            <w:commentRangeStart w:id="21"/>
            <w:r w:rsidRPr="008D305E">
              <w:rPr>
                <w:sz w:val="16"/>
                <w:szCs w:val="16"/>
              </w:rPr>
              <w:t>Immediate ART &amp; HBCT</w:t>
            </w:r>
            <w:r w:rsidR="0063026B">
              <w:rPr>
                <w:sz w:val="16"/>
                <w:szCs w:val="16"/>
              </w:rPr>
              <w:t xml:space="preserve"> </w:t>
            </w:r>
            <w:r w:rsidRPr="008D305E">
              <w:rPr>
                <w:sz w:val="16"/>
                <w:szCs w:val="16"/>
              </w:rPr>
              <w:t>but</w:t>
            </w:r>
            <w:ins w:id="22" w:author="Tim Hallett" w:date="2015-01-28T08:40:00Z">
              <w:r w:rsidR="00E53362">
                <w:rPr>
                  <w:sz w:val="16"/>
                  <w:szCs w:val="16"/>
                </w:rPr>
                <w:t xml:space="preserve"> 20% </w:t>
              </w:r>
            </w:ins>
            <w:r w:rsidR="006604E0">
              <w:rPr>
                <w:sz w:val="16"/>
                <w:szCs w:val="16"/>
              </w:rPr>
              <w:t>fail to start ART immediately and</w:t>
            </w:r>
            <w:r w:rsidR="00170342">
              <w:rPr>
                <w:sz w:val="16"/>
                <w:szCs w:val="16"/>
              </w:rPr>
              <w:t xml:space="preserve"> a further </w:t>
            </w:r>
            <w:ins w:id="23" w:author="Tim Hallett" w:date="2015-01-28T08:40:00Z">
              <w:r w:rsidR="000D0A61">
                <w:rPr>
                  <w:sz w:val="16"/>
                  <w:szCs w:val="16"/>
                </w:rPr>
                <w:t xml:space="preserve">20% </w:t>
              </w:r>
            </w:ins>
            <w:r w:rsidR="006604E0">
              <w:rPr>
                <w:sz w:val="16"/>
                <w:szCs w:val="16"/>
              </w:rPr>
              <w:t xml:space="preserve">refuse ART, </w:t>
            </w:r>
            <w:r w:rsidR="00B30B10">
              <w:rPr>
                <w:sz w:val="16"/>
                <w:szCs w:val="16"/>
              </w:rPr>
              <w:t>and are lost from care.</w:t>
            </w:r>
            <w:commentRangeEnd w:id="21"/>
            <w:r w:rsidR="0061056F">
              <w:rPr>
                <w:rStyle w:val="CommentReference"/>
              </w:rPr>
              <w:commentReference w:id="21"/>
            </w:r>
          </w:p>
        </w:tc>
        <w:tc>
          <w:tcPr>
            <w:tcW w:w="2268" w:type="dxa"/>
            <w:shd w:val="clear" w:color="auto" w:fill="auto"/>
            <w:tcMar>
              <w:top w:w="100" w:type="dxa"/>
              <w:left w:w="100" w:type="dxa"/>
              <w:bottom w:w="100" w:type="dxa"/>
              <w:right w:w="100" w:type="dxa"/>
            </w:tcMar>
          </w:tcPr>
          <w:p w14:paraId="45557CEA" w14:textId="45A46735" w:rsidR="00260E0F" w:rsidRPr="00EE6BE4" w:rsidRDefault="005561CF" w:rsidP="00B119AB">
            <w:pPr>
              <w:pStyle w:val="normal0"/>
              <w:spacing w:line="240" w:lineRule="auto"/>
              <w:contextualSpacing w:val="0"/>
              <w:jc w:val="left"/>
              <w:rPr>
                <w:sz w:val="12"/>
                <w:szCs w:val="12"/>
              </w:rPr>
            </w:pPr>
            <w:r w:rsidRPr="00EE6BE4">
              <w:rPr>
                <w:sz w:val="12"/>
                <w:szCs w:val="12"/>
              </w:rPr>
              <w:t>$18 per HBCT person tested ($8 home-visit [</w:t>
            </w:r>
            <w:r w:rsidRPr="00EE6BE4">
              <w:rPr>
                <w:i/>
                <w:sz w:val="12"/>
                <w:szCs w:val="12"/>
              </w:rPr>
              <w:t>Barnabas unpublished</w:t>
            </w:r>
            <w:r w:rsidRPr="00EE6BE4">
              <w:rPr>
                <w:sz w:val="12"/>
                <w:szCs w:val="12"/>
              </w:rPr>
              <w:t>] + $10 rapid HIV-test</w:t>
            </w:r>
            <w:r w:rsidRPr="00EE6BE4">
              <w:rPr>
                <w:sz w:val="12"/>
                <w:szCs w:val="12"/>
              </w:rPr>
              <w:fldChar w:fldCharType="begin"/>
            </w:r>
            <w:r w:rsidR="00883D49">
              <w:rPr>
                <w:sz w:val="12"/>
                <w:szCs w:val="12"/>
              </w:rPr>
              <w:instrText xml:space="preserve"> ADDIN PAPERS2_CITATIONS &lt;citation&gt;&lt;uuid&gt;A10717BB-45EB-4016-8FFD-911C84ACC5D2&lt;/uuid&gt;&lt;priority&gt;32&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EE6BE4">
              <w:rPr>
                <w:sz w:val="12"/>
                <w:szCs w:val="12"/>
              </w:rPr>
              <w:fldChar w:fldCharType="separate"/>
            </w:r>
            <w:r w:rsidRPr="00EE6BE4">
              <w:rPr>
                <w:sz w:val="12"/>
                <w:szCs w:val="12"/>
                <w:lang w:val="en-US"/>
              </w:rPr>
              <w:t>{Wright:2004jd}</w:t>
            </w:r>
            <w:r w:rsidRPr="00EE6BE4">
              <w:rPr>
                <w:sz w:val="12"/>
                <w:szCs w:val="12"/>
              </w:rPr>
              <w:fldChar w:fldCharType="end"/>
            </w:r>
            <w:r w:rsidRPr="00EE6BE4">
              <w:rPr>
                <w:sz w:val="12"/>
                <w:szCs w:val="12"/>
              </w:rPr>
              <w:t>).</w:t>
            </w:r>
          </w:p>
        </w:tc>
      </w:tr>
    </w:tbl>
    <w:p w14:paraId="291E32F4" w14:textId="379A3583" w:rsidR="00C07325" w:rsidRDefault="00B91ED6">
      <w:pPr>
        <w:pStyle w:val="Subtitle"/>
        <w:contextualSpacing w:val="0"/>
      </w:pPr>
      <w:r>
        <w:rPr>
          <w:noProof/>
          <w:lang w:val="en-US"/>
        </w:rPr>
        <mc:AlternateContent>
          <mc:Choice Requires="wps">
            <w:drawing>
              <wp:anchor distT="0" distB="0" distL="114300" distR="114300" simplePos="0" relativeHeight="251656192" behindDoc="0" locked="0" layoutInCell="1" allowOverlap="1" wp14:anchorId="1DF853A5" wp14:editId="38084496">
                <wp:simplePos x="0" y="0"/>
                <wp:positionH relativeFrom="column">
                  <wp:posOffset>-685800</wp:posOffset>
                </wp:positionH>
                <wp:positionV relativeFrom="paragraph">
                  <wp:posOffset>183515</wp:posOffset>
                </wp:positionV>
                <wp:extent cx="5829300" cy="228600"/>
                <wp:effectExtent l="0" t="0" r="0" b="0"/>
                <wp:wrapThrough wrapText="bothSides">
                  <wp:wrapPolygon edited="0">
                    <wp:start x="94" y="0"/>
                    <wp:lineTo x="94" y="19200"/>
                    <wp:lineTo x="21365" y="19200"/>
                    <wp:lineTo x="21365" y="0"/>
                    <wp:lineTo x="94" y="0"/>
                  </wp:wrapPolygon>
                </wp:wrapThrough>
                <wp:docPr id="12" name="Text Box 1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874196" w14:textId="6BACE84D" w:rsidR="00EA52C6" w:rsidRPr="00B7495C" w:rsidRDefault="00EA52C6" w:rsidP="00B7495C">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3</w:t>
                            </w:r>
                            <w:r w:rsidRPr="00B7495C">
                              <w:rPr>
                                <w:rFonts w:ascii="Trebuchet MS" w:hAnsi="Trebuchet MS"/>
                                <w:sz w:val="16"/>
                                <w:szCs w:val="16"/>
                              </w:rPr>
                              <w:t xml:space="preserve">. Summary of </w:t>
                            </w:r>
                            <w:r>
                              <w:rPr>
                                <w:rFonts w:ascii="Trebuchet MS" w:hAnsi="Trebuchet MS"/>
                                <w:sz w:val="16"/>
                                <w:szCs w:val="16"/>
                              </w:rPr>
                              <w:t xml:space="preserve">individual </w:t>
                            </w:r>
                            <w:r w:rsidRPr="00B7495C">
                              <w:rPr>
                                <w:rFonts w:ascii="Trebuchet MS" w:hAnsi="Trebuchet MS"/>
                                <w:sz w:val="16"/>
                                <w:szCs w:val="16"/>
                              </w:rPr>
                              <w:t xml:space="preserve">interventions </w:t>
                            </w:r>
                            <w:r>
                              <w:rPr>
                                <w:rFonts w:ascii="Trebuchet MS" w:hAnsi="Trebuchet MS"/>
                                <w:sz w:val="16"/>
                                <w:szCs w:val="16"/>
                              </w:rPr>
                              <w:t>designed to target various aspects of care.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12" o:spid="_x0000_s1031" type="#_x0000_t202" style="position:absolute;left:0;text-align:left;margin-left:-53.95pt;margin-top:14.45pt;width:459pt;height:18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" filled="f" stroked="f">
                <v:textbox>
                  <w:txbxContent>
                    <w:p w14:paraId="73874196" w14:textId="6BACE84D" w:rsidR="00EA52C6" w:rsidRPr="00B7495C" w:rsidRDefault="00EA52C6" w:rsidP="00B7495C">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3</w:t>
                      </w:r>
                      <w:r w:rsidRPr="00B7495C">
                        <w:rPr>
                          <w:rFonts w:ascii="Trebuchet MS" w:hAnsi="Trebuchet MS"/>
                          <w:sz w:val="16"/>
                          <w:szCs w:val="16"/>
                        </w:rPr>
                        <w:t xml:space="preserve">. Summary of </w:t>
                      </w:r>
                      <w:r>
                        <w:rPr>
                          <w:rFonts w:ascii="Trebuchet MS" w:hAnsi="Trebuchet MS"/>
                          <w:sz w:val="16"/>
                          <w:szCs w:val="16"/>
                        </w:rPr>
                        <w:t xml:space="preserve">individual </w:t>
                      </w:r>
                      <w:r w:rsidRPr="00B7495C">
                        <w:rPr>
                          <w:rFonts w:ascii="Trebuchet MS" w:hAnsi="Trebuchet MS"/>
                          <w:sz w:val="16"/>
                          <w:szCs w:val="16"/>
                        </w:rPr>
                        <w:t xml:space="preserve">interventions </w:t>
                      </w:r>
                      <w:r>
                        <w:rPr>
                          <w:rFonts w:ascii="Trebuchet MS" w:hAnsi="Trebuchet MS"/>
                          <w:sz w:val="16"/>
                          <w:szCs w:val="16"/>
                        </w:rPr>
                        <w:t>designed to target various aspects of care.</w:t>
                      </w:r>
                    </w:p>
                  </w:txbxContent>
                </v:textbox>
                <w10:wrap type="through"/>
              </v:shape>
            </w:pict>
          </mc:Fallback>
        </mc:AlternateContent>
      </w:r>
    </w:p>
    <w:p w14:paraId="06958918" w14:textId="77777777" w:rsidR="00260E0F" w:rsidRDefault="00260E0F">
      <w:pPr>
        <w:sectPr w:rsidR="00260E0F" w:rsidSect="00F40A60">
          <w:pgSz w:w="16838" w:h="11906" w:orient="landscape"/>
          <w:pgMar w:top="284" w:right="1440" w:bottom="284" w:left="1440" w:header="720" w:footer="720" w:gutter="0"/>
          <w:cols w:space="720"/>
        </w:sectPr>
      </w:pPr>
      <w:bookmarkStart w:id="24" w:name="h.y4wfwt853tej" w:colFirst="0" w:colLast="0"/>
      <w:bookmarkStart w:id="25" w:name="h.t1c7wugpot58" w:colFirst="0" w:colLast="0"/>
      <w:bookmarkEnd w:id="24"/>
      <w:bookmarkEnd w:id="25"/>
    </w:p>
    <w:p w14:paraId="31B91804" w14:textId="77777777" w:rsidR="00181EEC" w:rsidRPr="0098759A" w:rsidRDefault="0004446E" w:rsidP="0098759A">
      <w:pPr>
        <w:pStyle w:val="Heading1"/>
        <w:contextualSpacing w:val="0"/>
        <w:rPr>
          <w:i/>
        </w:rPr>
      </w:pPr>
      <w:r>
        <w:lastRenderedPageBreak/>
        <w:t>Results</w:t>
      </w:r>
    </w:p>
    <w:p w14:paraId="24DB1112" w14:textId="77777777" w:rsidR="0098759A" w:rsidRDefault="0098759A" w:rsidP="0098759A">
      <w:pPr>
        <w:pStyle w:val="Heading2"/>
        <w:contextualSpacing w:val="0"/>
      </w:pPr>
      <w:r>
        <w:t>Current Sources of Health Losses</w:t>
      </w:r>
    </w:p>
    <w:p w14:paraId="14902408" w14:textId="7C3FDB1B" w:rsidR="001D6EB6" w:rsidRDefault="00FA46DC" w:rsidP="00CD1135">
      <w:pPr>
        <w:pStyle w:val="normal0"/>
        <w:ind w:firstLine="720"/>
      </w:pPr>
      <w:r>
        <w:t xml:space="preserve">We first projected the </w:t>
      </w:r>
      <w:r w:rsidR="00480FDA">
        <w:t>‘status quo’</w:t>
      </w:r>
      <w:r>
        <w:t xml:space="preserve"> model to 2030 and analysed the drivers of AIDS deaths in the period 2010-2030</w:t>
      </w:r>
      <w:r w:rsidR="00F37011">
        <w:t xml:space="preserve"> (Figure 2)</w:t>
      </w:r>
      <w:r>
        <w:t>. T</w:t>
      </w:r>
      <w:r w:rsidR="00DF58DC">
        <w:t>he model finds</w:t>
      </w:r>
      <w:r w:rsidR="005E1B0C">
        <w:t xml:space="preserve"> that among all HIV-related deaths</w:t>
      </w:r>
      <w:r w:rsidR="00DF58DC">
        <w:t>,</w:t>
      </w:r>
      <w:r w:rsidR="005E1B0C">
        <w:t xml:space="preserve"> the majority (57%) occur in individuals who were diagnosed </w:t>
      </w:r>
      <w:r w:rsidR="00DF58DC">
        <w:t xml:space="preserve">with HIV </w:t>
      </w:r>
      <w:r w:rsidR="005E1B0C">
        <w:t>but</w:t>
      </w:r>
      <w:r w:rsidR="00DF58DC">
        <w:t xml:space="preserve"> who</w:t>
      </w:r>
      <w:r w:rsidR="005E1B0C">
        <w:t xml:space="preserve"> </w:t>
      </w:r>
      <w:r w:rsidR="00DF58DC">
        <w:t>did not ever</w:t>
      </w:r>
      <w:r w:rsidR="005E1B0C">
        <w:t xml:space="preserve"> start treatment</w:t>
      </w:r>
      <w:r w:rsidR="00F37011">
        <w:t xml:space="preserve"> (Figure 2(a))</w:t>
      </w:r>
      <w:r w:rsidR="00DF58DC">
        <w:t>. A further</w:t>
      </w:r>
      <w:r w:rsidR="005E1B0C">
        <w:t xml:space="preserve"> 19% of</w:t>
      </w:r>
      <w:r w:rsidR="00DF58DC">
        <w:t xml:space="preserve"> </w:t>
      </w:r>
      <w:r>
        <w:t xml:space="preserve">AIDS deaths are among persons who </w:t>
      </w:r>
      <w:r w:rsidR="005E1B0C">
        <w:t xml:space="preserve">never engaged with care prior to death. </w:t>
      </w:r>
      <w:r w:rsidR="00585EA9">
        <w:t>With t</w:t>
      </w:r>
      <w:r>
        <w:t>he remainder of AIDS deaths were among those who started ART</w:t>
      </w:r>
      <w:r w:rsidR="008E009C">
        <w:t>.</w:t>
      </w:r>
    </w:p>
    <w:p w14:paraId="78C30519" w14:textId="77777777" w:rsidR="008E009C" w:rsidRDefault="008E009C" w:rsidP="00CD1135">
      <w:pPr>
        <w:pStyle w:val="normal0"/>
      </w:pPr>
      <w:r>
        <w:tab/>
      </w:r>
    </w:p>
    <w:p w14:paraId="6FAB1C7A" w14:textId="56F804C9" w:rsidR="001D6EB6" w:rsidRDefault="008E009C" w:rsidP="003A4CF6">
      <w:pPr>
        <w:pStyle w:val="normal0"/>
        <w:ind w:firstLine="720"/>
      </w:pPr>
      <w:r>
        <w:t xml:space="preserve">Most data systems, however, do not benefit from such a holistic view of the population </w:t>
      </w:r>
      <w:r w:rsidR="00353E5D">
        <w:t xml:space="preserve">and </w:t>
      </w:r>
      <w:r>
        <w:t>are instead based upon only those who attend a clinic at least once</w:t>
      </w:r>
      <w:r w:rsidR="003D1B96">
        <w:t xml:space="preserve"> (Figure 2(b))</w:t>
      </w:r>
      <w:r>
        <w:t>.</w:t>
      </w:r>
      <w:r w:rsidR="003D1B96">
        <w:t xml:space="preserve"> </w:t>
      </w:r>
      <w:r w:rsidR="00977CEA">
        <w:t xml:space="preserve">In that case, </w:t>
      </w:r>
      <w:commentRangeStart w:id="26"/>
      <w:r w:rsidR="003D1B96">
        <w:t>33</w:t>
      </w:r>
      <w:r w:rsidR="00E20D19">
        <w:t>%</w:t>
      </w:r>
      <w:commentRangeEnd w:id="26"/>
      <w:r w:rsidR="00882B34">
        <w:rPr>
          <w:rStyle w:val="CommentReference"/>
        </w:rPr>
        <w:commentReference w:id="26"/>
      </w:r>
      <w:r w:rsidR="00E20D19">
        <w:t xml:space="preserve"> of all AIDS deaths would be not apparent </w:t>
      </w:r>
      <w:r w:rsidR="004B3F81">
        <w:t xml:space="preserve">due to patients </w:t>
      </w:r>
      <w:r w:rsidR="003D1B96">
        <w:t xml:space="preserve">never testing or </w:t>
      </w:r>
      <w:r w:rsidR="004B3F81">
        <w:t xml:space="preserve">failing to attend the clinic following </w:t>
      </w:r>
      <w:r w:rsidR="004906B6">
        <w:t>testing</w:t>
      </w:r>
      <w:r w:rsidR="009A349B">
        <w:t xml:space="preserve">. It is therefore crucial that better systems of surveillance are developed that can include outcomes of patients who </w:t>
      </w:r>
      <w:r w:rsidR="004906B6">
        <w:t>never test or do not link to care at all.</w:t>
      </w:r>
    </w:p>
    <w:commentRangeStart w:id="27"/>
    <w:commentRangeStart w:id="28"/>
    <w:commentRangeStart w:id="29"/>
    <w:commentRangeStart w:id="30"/>
    <w:commentRangeStart w:id="31"/>
    <w:p w14:paraId="3CA4A965" w14:textId="7865E077" w:rsidR="009A349B" w:rsidRDefault="00190836" w:rsidP="003A4CF6">
      <w:pPr>
        <w:pStyle w:val="normal0"/>
      </w:pPr>
      <w:r>
        <w:rPr>
          <w:noProof/>
          <w:lang w:val="en-US"/>
        </w:rPr>
        <mc:AlternateContent>
          <mc:Choice Requires="wpg">
            <w:drawing>
              <wp:anchor distT="0" distB="0" distL="114300" distR="114300" simplePos="0" relativeHeight="251677696" behindDoc="0" locked="0" layoutInCell="1" allowOverlap="1" wp14:anchorId="51379220" wp14:editId="303BEF9B">
                <wp:simplePos x="0" y="0"/>
                <wp:positionH relativeFrom="column">
                  <wp:posOffset>-114300</wp:posOffset>
                </wp:positionH>
                <wp:positionV relativeFrom="paragraph">
                  <wp:posOffset>202565</wp:posOffset>
                </wp:positionV>
                <wp:extent cx="5829300" cy="2971800"/>
                <wp:effectExtent l="25400" t="25400" r="0" b="0"/>
                <wp:wrapTopAndBottom/>
                <wp:docPr id="7" name="Group 7"/>
                <wp:cNvGraphicFramePr/>
                <a:graphic xmlns:a="http://schemas.openxmlformats.org/drawingml/2006/main">
                  <a:graphicData uri="http://schemas.microsoft.com/office/word/2010/wordprocessingGroup">
                    <wpg:wgp>
                      <wpg:cNvGrpSpPr/>
                      <wpg:grpSpPr>
                        <a:xfrm>
                          <a:off x="0" y="0"/>
                          <a:ext cx="5829300" cy="2971800"/>
                          <a:chOff x="0" y="0"/>
                          <a:chExt cx="5829300" cy="2971800"/>
                        </a:xfrm>
                      </wpg:grpSpPr>
                      <wps:wsp>
                        <wps:cNvPr id="8" name="Text Box 8"/>
                        <wps:cNvSpPr txBox="1"/>
                        <wps:spPr>
                          <a:xfrm>
                            <a:off x="0" y="27432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3BCF10" w14:textId="77777777" w:rsidR="00EA52C6" w:rsidRPr="00BF66CB" w:rsidRDefault="00EA52C6" w:rsidP="00E80833">
                              <w:pPr>
                                <w:pStyle w:val="Subtitle"/>
                                <w:contextualSpacing w:val="0"/>
                              </w:pPr>
                              <w:r>
                                <w:t>Figure 2. Care experience of patients suffering HIV-related deaths between 2010 and 2030.</w:t>
                              </w:r>
                            </w:p>
                            <w:p w14:paraId="508388C1" w14:textId="77777777" w:rsidR="00EA52C6" w:rsidRDefault="00EA52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 name="Picture 5" descr="Macintosh HD:Users:jack:Dropbox:DIDE - HIVMC:Treatment Cascade:Paper:Figures:Figure2:alternative:new:Figure2AltNew.pdf"/>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795" cy="2734945"/>
                          </a:xfrm>
                          <a:prstGeom prst="rect">
                            <a:avLst/>
                          </a:prstGeom>
                          <a:noFill/>
                          <a:ln w="12700" cmpd="sng">
                            <a:solidFill>
                              <a:schemeClr val="tx1"/>
                            </a:solidFill>
                          </a:ln>
                        </pic:spPr>
                      </pic:pic>
                    </wpg:wgp>
                  </a:graphicData>
                </a:graphic>
              </wp:anchor>
            </w:drawing>
          </mc:Choice>
          <mc:Fallback>
            <w:pict>
              <v:group id="Group 7" o:spid="_x0000_s1032" style="position:absolute;left:0;text-align:left;margin-left:-8.95pt;margin-top:15.95pt;width:459pt;height:234pt;z-index:251677696" coordsize="5829300,2971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">
                <v:shape id="Text Box 8" o:spid="_x0000_s1033" type="#_x0000_t202" style="position:absolute;top:27432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4B3BCF10" w14:textId="77777777" w:rsidR="00EA52C6" w:rsidRPr="00BF66CB" w:rsidRDefault="00EA52C6" w:rsidP="00E80833">
                        <w:pPr>
                          <w:pStyle w:val="Subtitle"/>
                          <w:contextualSpacing w:val="0"/>
                        </w:pPr>
                        <w:r>
                          <w:t>Figure 2. Care experience of patients suffering HIV-related deaths between 2010 and 2030.</w:t>
                        </w:r>
                      </w:p>
                      <w:p w14:paraId="508388C1" w14:textId="77777777" w:rsidR="00EA52C6" w:rsidRDefault="00EA52C6"/>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4" type="#_x0000_t75" alt="Macintosh HD:Users:jack:Dropbox:DIDE - HIVMC:Treatment Cascade:Paper:Figures:Figure2:alternative:new:Figure2AltNew.pdf" style="position:absolute;width:5725795;height:27349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8w&#10;7ILCAAAA2gAAAA8AAABkcnMvZG93bnJldi54bWxEj09rAjEUxO9Cv0N4hV5EkxYUWY0ithXpzT8H&#10;j4/kubu4eVmSVLd+elMQPA4z8xtmtuhcIy4UYu1Zw/tQgSA23tZcajjsvwcTEDEhW2w8k4Y/irCY&#10;v/RmWFh/5S1ddqkUGcKxQA1VSm0hZTQVOYxD3xJn7+SDw5RlKKUNeM1w18gPpcbSYc15ocKWVhWZ&#10;8+7XaTBnUv2vUzA/n0tp1WrtJ7fRUeu31245BZGoS8/wo72xGkbwfyXfADm/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MOyCwgAAANoAAAAPAAAAAAAAAAAAAAAAAJwCAABk&#10;cnMvZG93bnJldi54bWxQSwUGAAAAAAQABAD3AAAAiwMAAAAA&#10;" stroked="t" strokecolor="black [3213]" strokeweight="1pt">
                  <v:imagedata r:id="rId14" o:title="Figure2AltNew.pdf"/>
                  <v:path arrowok="t"/>
                </v:shape>
                <w10:wrap type="topAndBottom"/>
              </v:group>
            </w:pict>
          </mc:Fallback>
        </mc:AlternateContent>
      </w:r>
      <w:commentRangeEnd w:id="27"/>
      <w:commentRangeEnd w:id="28"/>
      <w:commentRangeEnd w:id="30"/>
      <w:r w:rsidR="00353E5D">
        <w:rPr>
          <w:rStyle w:val="CommentReference"/>
        </w:rPr>
        <w:commentReference w:id="27"/>
      </w:r>
      <w:r w:rsidR="00BB5BF0">
        <w:rPr>
          <w:rStyle w:val="CommentReference"/>
        </w:rPr>
        <w:commentReference w:id="28"/>
      </w:r>
      <w:commentRangeEnd w:id="29"/>
      <w:r w:rsidR="00FD676C">
        <w:rPr>
          <w:rStyle w:val="CommentReference"/>
        </w:rPr>
        <w:commentReference w:id="29"/>
      </w:r>
      <w:r w:rsidR="00156166">
        <w:rPr>
          <w:rStyle w:val="CommentReference"/>
        </w:rPr>
        <w:commentReference w:id="30"/>
      </w:r>
      <w:commentRangeEnd w:id="31"/>
      <w:r w:rsidR="004F32FB">
        <w:rPr>
          <w:rStyle w:val="CommentReference"/>
        </w:rPr>
        <w:commentReference w:id="31"/>
      </w:r>
    </w:p>
    <w:p w14:paraId="61C9E42E" w14:textId="40721FA3" w:rsidR="006B3430" w:rsidRDefault="0056081D" w:rsidP="003A4CF6">
      <w:pPr>
        <w:pStyle w:val="Heading2"/>
        <w:contextualSpacing w:val="0"/>
      </w:pPr>
      <w:r>
        <w:t xml:space="preserve">The Impact of </w:t>
      </w:r>
      <w:r w:rsidR="00EF2D9F">
        <w:t xml:space="preserve">Cascade </w:t>
      </w:r>
      <w:r>
        <w:t>Interventions</w:t>
      </w:r>
    </w:p>
    <w:p w14:paraId="19439699" w14:textId="6828D644" w:rsidR="006B3430" w:rsidRDefault="008C3ADF" w:rsidP="003A4CF6">
      <w:pPr>
        <w:pStyle w:val="normal0"/>
        <w:ind w:firstLine="720"/>
        <w:rPr>
          <w:noProof/>
          <w:lang w:val="en-US"/>
        </w:rPr>
      </w:pPr>
      <w:r>
        <w:t>W</w:t>
      </w:r>
      <w:r w:rsidR="009A799E">
        <w:t xml:space="preserve">e applied each of </w:t>
      </w:r>
      <w:r w:rsidR="006B3430">
        <w:t>the 1</w:t>
      </w:r>
      <w:r w:rsidR="009A799E">
        <w:t xml:space="preserve">2 </w:t>
      </w:r>
      <w:r w:rsidR="006B3430">
        <w:t xml:space="preserve">potential </w:t>
      </w:r>
      <w:r w:rsidR="009A799E">
        <w:t>interventions in turn and assessed the impact on DALYs averted, compared to baseline, and the additional cost of care, compared to baseline, between 2010 and 2030 (</w:t>
      </w:r>
      <w:r w:rsidR="00D54BAB">
        <w:t>F</w:t>
      </w:r>
      <w:r w:rsidR="009A799E">
        <w:t>igure 3</w:t>
      </w:r>
      <w:r w:rsidR="00B831E9">
        <w:t xml:space="preserve"> and </w:t>
      </w:r>
      <w:r w:rsidR="00D54BAB">
        <w:t>T</w:t>
      </w:r>
      <w:r w:rsidR="00B831E9">
        <w:t xml:space="preserve">able </w:t>
      </w:r>
      <w:r w:rsidR="00810B11">
        <w:t>4</w:t>
      </w:r>
      <w:r w:rsidR="009A799E">
        <w:t>).</w:t>
      </w:r>
      <w:r w:rsidR="00E757ED">
        <w:rPr>
          <w:noProof/>
          <w:lang w:val="en-US"/>
        </w:rPr>
        <w:t xml:space="preserve"> </w:t>
      </w:r>
    </w:p>
    <w:p w14:paraId="50F535E9" w14:textId="77777777" w:rsidR="006B3430" w:rsidRDefault="006B3430" w:rsidP="00882B34">
      <w:pPr>
        <w:pStyle w:val="normal0"/>
        <w:rPr>
          <w:noProof/>
          <w:lang w:val="en-US"/>
        </w:rPr>
      </w:pPr>
    </w:p>
    <w:p w14:paraId="6A220CAD" w14:textId="01CDED16" w:rsidR="00E76998" w:rsidRDefault="00095110" w:rsidP="005075C0">
      <w:pPr>
        <w:pStyle w:val="normal0"/>
        <w:ind w:firstLine="720"/>
        <w:rPr>
          <w:noProof/>
          <w:lang w:val="en-US"/>
        </w:rPr>
      </w:pPr>
      <w:r>
        <w:rPr>
          <w:noProof/>
          <w:lang w:val="en-US"/>
        </w:rPr>
        <w:t xml:space="preserve">Broadly, the impact of most single interventions </w:t>
      </w:r>
      <w:r w:rsidR="00E76998">
        <w:rPr>
          <w:noProof/>
          <w:lang w:val="en-US"/>
        </w:rPr>
        <w:t xml:space="preserve">cluster together with relatively low impact and low cost. This is </w:t>
      </w:r>
      <w:r w:rsidR="002F7CF1">
        <w:rPr>
          <w:noProof/>
          <w:lang w:val="en-US"/>
        </w:rPr>
        <w:t xml:space="preserve">because there are </w:t>
      </w:r>
      <w:r w:rsidR="00E76998">
        <w:rPr>
          <w:noProof/>
          <w:lang w:val="en-US"/>
        </w:rPr>
        <w:t>weakness</w:t>
      </w:r>
      <w:r w:rsidR="005075C0">
        <w:rPr>
          <w:noProof/>
          <w:lang w:val="en-US"/>
        </w:rPr>
        <w:t>es</w:t>
      </w:r>
      <w:r w:rsidR="00E76998">
        <w:rPr>
          <w:noProof/>
          <w:lang w:val="en-US"/>
        </w:rPr>
        <w:t xml:space="preserve"> throughout the care cascade, so </w:t>
      </w:r>
      <w:r w:rsidR="004822B9">
        <w:rPr>
          <w:noProof/>
          <w:lang w:val="en-US"/>
        </w:rPr>
        <w:t>interventions acting</w:t>
      </w:r>
      <w:r w:rsidR="00E76998">
        <w:rPr>
          <w:noProof/>
          <w:lang w:val="en-US"/>
        </w:rPr>
        <w:t xml:space="preserve"> at one point </w:t>
      </w:r>
      <w:r w:rsidR="005075C0">
        <w:rPr>
          <w:noProof/>
          <w:lang w:val="en-US"/>
        </w:rPr>
        <w:t xml:space="preserve">alone </w:t>
      </w:r>
      <w:r w:rsidR="00E76998">
        <w:rPr>
          <w:noProof/>
          <w:lang w:val="en-US"/>
        </w:rPr>
        <w:t>cannot have a large impact</w:t>
      </w:r>
      <w:r w:rsidR="005075C0">
        <w:rPr>
          <w:noProof/>
          <w:lang w:val="en-US"/>
        </w:rPr>
        <w:t>,</w:t>
      </w:r>
      <w:r w:rsidR="00E76998">
        <w:rPr>
          <w:noProof/>
          <w:lang w:val="en-US"/>
        </w:rPr>
        <w:t xml:space="preserve"> as they are confounded by remaining weakness</w:t>
      </w:r>
      <w:r w:rsidR="004822B9">
        <w:rPr>
          <w:noProof/>
          <w:lang w:val="en-US"/>
        </w:rPr>
        <w:t>es</w:t>
      </w:r>
      <w:r w:rsidR="00E76998">
        <w:rPr>
          <w:noProof/>
          <w:lang w:val="en-US"/>
        </w:rPr>
        <w:t xml:space="preserve"> elsewhere.</w:t>
      </w:r>
    </w:p>
    <w:p w14:paraId="374D2B4E" w14:textId="77777777" w:rsidR="00E76998" w:rsidRDefault="00E76998" w:rsidP="00882B34">
      <w:pPr>
        <w:pStyle w:val="normal0"/>
        <w:rPr>
          <w:noProof/>
          <w:lang w:val="en-US"/>
        </w:rPr>
      </w:pPr>
    </w:p>
    <w:p w14:paraId="26831CBD" w14:textId="5554161F" w:rsidR="0032296A" w:rsidRDefault="0033045E" w:rsidP="0033045E">
      <w:pPr>
        <w:pStyle w:val="normal0"/>
        <w:ind w:firstLine="720"/>
        <w:rPr>
          <w:noProof/>
          <w:lang w:val="en-US"/>
        </w:rPr>
      </w:pPr>
      <w:r>
        <w:rPr>
          <w:noProof/>
          <w:lang w:val="en-US"/>
        </w:rPr>
        <w:t>The exception</w:t>
      </w:r>
      <w:r w:rsidR="00E76998">
        <w:rPr>
          <w:noProof/>
          <w:lang w:val="en-US"/>
        </w:rPr>
        <w:t xml:space="preserve"> to this </w:t>
      </w:r>
      <w:r>
        <w:rPr>
          <w:noProof/>
          <w:lang w:val="en-US"/>
        </w:rPr>
        <w:t xml:space="preserve">is </w:t>
      </w:r>
      <w:r w:rsidR="00D32D6D">
        <w:rPr>
          <w:noProof/>
          <w:lang w:val="en-US"/>
        </w:rPr>
        <w:t>HBCT</w:t>
      </w:r>
      <w:r w:rsidR="00E76998">
        <w:rPr>
          <w:noProof/>
          <w:lang w:val="en-US"/>
        </w:rPr>
        <w:t>, which attracts a high cost given its projected benefit</w:t>
      </w:r>
      <w:r w:rsidR="00FE5E1E">
        <w:rPr>
          <w:noProof/>
          <w:lang w:val="en-US"/>
        </w:rPr>
        <w:t>. This is due to the assumption that only a small proportion of persons being diagnosed for the first time at HBCT will link to care without further intervention</w:t>
      </w:r>
      <w:r>
        <w:rPr>
          <w:noProof/>
          <w:lang w:val="en-US"/>
        </w:rPr>
        <w:t xml:space="preserve"> (5%)</w:t>
      </w:r>
      <w:r w:rsidR="00FE5E1E">
        <w:rPr>
          <w:noProof/>
          <w:lang w:val="en-US"/>
        </w:rPr>
        <w:t xml:space="preserve">. HBCT with POC CD4, by increasing linkage, accrues </w:t>
      </w:r>
      <w:r>
        <w:rPr>
          <w:noProof/>
          <w:lang w:val="en-US"/>
        </w:rPr>
        <w:t>nearly twice as many DALYs</w:t>
      </w:r>
      <w:r w:rsidR="00D32D6D">
        <w:rPr>
          <w:noProof/>
          <w:lang w:val="en-US"/>
        </w:rPr>
        <w:t xml:space="preserve"> averted for a small incre</w:t>
      </w:r>
      <w:r>
        <w:rPr>
          <w:noProof/>
          <w:lang w:val="en-US"/>
        </w:rPr>
        <w:t>a</w:t>
      </w:r>
      <w:r w:rsidR="00D32D6D">
        <w:rPr>
          <w:noProof/>
          <w:lang w:val="en-US"/>
        </w:rPr>
        <w:t>se in costs.</w:t>
      </w:r>
    </w:p>
    <w:p w14:paraId="0EF24A7E" w14:textId="77777777" w:rsidR="007C6DC7" w:rsidRDefault="007C6DC7" w:rsidP="00882B34">
      <w:pPr>
        <w:pStyle w:val="normal0"/>
        <w:rPr>
          <w:noProof/>
          <w:lang w:val="en-US"/>
        </w:rPr>
      </w:pPr>
    </w:p>
    <w:p w14:paraId="0020705C" w14:textId="307BF95D" w:rsidR="00BB7331" w:rsidRDefault="00D32D6D" w:rsidP="00B03809">
      <w:pPr>
        <w:pStyle w:val="normal0"/>
        <w:ind w:firstLine="720"/>
        <w:rPr>
          <w:noProof/>
          <w:lang w:val="en-US"/>
        </w:rPr>
      </w:pPr>
      <w:r>
        <w:rPr>
          <w:noProof/>
          <w:lang w:val="en-US"/>
        </w:rPr>
        <w:t xml:space="preserve">The two interventions that simulate large changes to the delivery of ART – </w:t>
      </w:r>
      <w:r w:rsidR="00B03809">
        <w:rPr>
          <w:noProof/>
          <w:lang w:val="en-US"/>
        </w:rPr>
        <w:t xml:space="preserve">Immediate </w:t>
      </w:r>
      <w:r>
        <w:rPr>
          <w:noProof/>
          <w:lang w:val="en-US"/>
        </w:rPr>
        <w:t>ART and Universal Test and Treat</w:t>
      </w:r>
      <w:r w:rsidR="00B03809">
        <w:rPr>
          <w:noProof/>
          <w:lang w:val="en-US"/>
        </w:rPr>
        <w:t xml:space="preserve"> (UTT)</w:t>
      </w:r>
      <w:r>
        <w:rPr>
          <w:noProof/>
          <w:lang w:val="en-US"/>
        </w:rPr>
        <w:t xml:space="preserve"> </w:t>
      </w:r>
      <w:r w:rsidR="004401D1">
        <w:rPr>
          <w:noProof/>
          <w:lang w:val="en-US"/>
        </w:rPr>
        <w:t>–</w:t>
      </w:r>
      <w:r>
        <w:rPr>
          <w:noProof/>
          <w:lang w:val="en-US"/>
        </w:rPr>
        <w:t xml:space="preserve"> </w:t>
      </w:r>
      <w:r w:rsidR="00BB7331">
        <w:rPr>
          <w:noProof/>
          <w:lang w:val="en-US"/>
        </w:rPr>
        <w:t xml:space="preserve">both </w:t>
      </w:r>
      <w:r w:rsidR="004401D1">
        <w:rPr>
          <w:noProof/>
          <w:lang w:val="en-US"/>
        </w:rPr>
        <w:t>have much greater impact</w:t>
      </w:r>
      <w:r w:rsidR="00B03809">
        <w:rPr>
          <w:noProof/>
          <w:lang w:val="en-US"/>
        </w:rPr>
        <w:t xml:space="preserve"> than other interventions</w:t>
      </w:r>
      <w:r w:rsidR="004401D1">
        <w:rPr>
          <w:noProof/>
          <w:lang w:val="en-US"/>
        </w:rPr>
        <w:t xml:space="preserve">. The </w:t>
      </w:r>
      <w:r w:rsidR="004401D1">
        <w:rPr>
          <w:noProof/>
          <w:lang w:val="en-US"/>
        </w:rPr>
        <w:lastRenderedPageBreak/>
        <w:t>intervention to provide treatment to those p</w:t>
      </w:r>
      <w:r w:rsidR="00BB50E4">
        <w:rPr>
          <w:noProof/>
          <w:lang w:val="en-US"/>
        </w:rPr>
        <w:t xml:space="preserve">resenting for care </w:t>
      </w:r>
      <w:r w:rsidR="00B03809">
        <w:rPr>
          <w:noProof/>
          <w:lang w:val="en-US"/>
        </w:rPr>
        <w:t xml:space="preserve">immediately </w:t>
      </w:r>
      <w:r w:rsidR="00BB50E4">
        <w:rPr>
          <w:noProof/>
          <w:lang w:val="en-US"/>
        </w:rPr>
        <w:t xml:space="preserve">is </w:t>
      </w:r>
      <w:r w:rsidR="00E1524C">
        <w:rPr>
          <w:noProof/>
          <w:lang w:val="en-US"/>
        </w:rPr>
        <w:t xml:space="preserve">highly impactful because </w:t>
      </w:r>
      <w:r w:rsidR="006E02E3">
        <w:rPr>
          <w:noProof/>
          <w:lang w:val="en-US"/>
        </w:rPr>
        <w:t xml:space="preserve">the model assumes that a large number of people would naturally present for care without additional outreach costs, and benefit is accrued by eliminating the potential for losses from pre-ART care. The UTT intervention is much more costly and somewhat more impactful </w:t>
      </w:r>
      <w:r w:rsidR="00BB50E4">
        <w:rPr>
          <w:noProof/>
          <w:lang w:val="en-US"/>
        </w:rPr>
        <w:t xml:space="preserve">because </w:t>
      </w:r>
      <w:r w:rsidR="00BB7331">
        <w:rPr>
          <w:noProof/>
          <w:lang w:val="en-US"/>
        </w:rPr>
        <w:t>the outreach costs are</w:t>
      </w:r>
      <w:r w:rsidR="00E1524C">
        <w:rPr>
          <w:noProof/>
          <w:lang w:val="en-US"/>
        </w:rPr>
        <w:t xml:space="preserve"> estimated to be</w:t>
      </w:r>
      <w:r w:rsidR="00BB7331">
        <w:rPr>
          <w:noProof/>
          <w:lang w:val="en-US"/>
        </w:rPr>
        <w:t xml:space="preserve"> very large but the population coverage of ART </w:t>
      </w:r>
      <w:r w:rsidR="006E02E3">
        <w:rPr>
          <w:noProof/>
          <w:lang w:val="en-US"/>
        </w:rPr>
        <w:t xml:space="preserve">can reach higher levels with </w:t>
      </w:r>
      <w:r w:rsidR="00B03809">
        <w:rPr>
          <w:noProof/>
          <w:lang w:val="en-US"/>
        </w:rPr>
        <w:t xml:space="preserve">an </w:t>
      </w:r>
      <w:r w:rsidR="006E02E3">
        <w:rPr>
          <w:noProof/>
          <w:lang w:val="en-US"/>
        </w:rPr>
        <w:t>outreach intervention such as HBCT.</w:t>
      </w:r>
    </w:p>
    <w:p w14:paraId="77832FD1" w14:textId="77777777" w:rsidR="007C6DC7" w:rsidRDefault="007C6DC7" w:rsidP="00882B34">
      <w:pPr>
        <w:pStyle w:val="normal0"/>
        <w:rPr>
          <w:noProof/>
          <w:lang w:val="en-US"/>
        </w:rPr>
      </w:pPr>
    </w:p>
    <w:p w14:paraId="532421AA" w14:textId="543C0699" w:rsidR="00585782" w:rsidRDefault="002C3CC0" w:rsidP="00882B34">
      <w:pPr>
        <w:pStyle w:val="normal0"/>
        <w:rPr>
          <w:noProof/>
          <w:lang w:val="en-US"/>
        </w:rPr>
      </w:pPr>
      <w:r>
        <w:rPr>
          <w:noProof/>
          <w:lang w:val="en-US"/>
        </w:rPr>
        <w:tab/>
        <w:t xml:space="preserve">In contrast to </w:t>
      </w:r>
      <w:r w:rsidR="00F442E2">
        <w:rPr>
          <w:noProof/>
          <w:lang w:val="en-US"/>
        </w:rPr>
        <w:t xml:space="preserve">HBCT, enhancing VCT provides little benefit while attracting a high cost. This is due to the low level of VCT testing at baseline and the high cost associated </w:t>
      </w:r>
      <w:r w:rsidR="00D22C45">
        <w:rPr>
          <w:noProof/>
          <w:lang w:val="en-US"/>
        </w:rPr>
        <w:t xml:space="preserve">with </w:t>
      </w:r>
      <w:r w:rsidR="00F442E2">
        <w:rPr>
          <w:noProof/>
          <w:lang w:val="en-US"/>
        </w:rPr>
        <w:t>identifying an HIV-positive individual in the population.</w:t>
      </w:r>
      <w:r w:rsidR="00F152D6">
        <w:rPr>
          <w:noProof/>
          <w:lang w:val="en-US"/>
        </w:rPr>
        <w:t xml:space="preserve"> However, the model assumes that individuals testing through VCT are more likely to link to care than those testing through HB</w:t>
      </w:r>
      <w:r w:rsidR="00117745">
        <w:rPr>
          <w:noProof/>
          <w:lang w:val="en-US"/>
        </w:rPr>
        <w:t xml:space="preserve">CT without further intervention. As a result, an intervention improving linkage to care </w:t>
      </w:r>
      <w:r w:rsidR="00C93904">
        <w:rPr>
          <w:noProof/>
          <w:lang w:val="en-US"/>
        </w:rPr>
        <w:t>for</w:t>
      </w:r>
      <w:r w:rsidR="00117745">
        <w:rPr>
          <w:noProof/>
          <w:lang w:val="en-US"/>
        </w:rPr>
        <w:t xml:space="preserve"> persons testing through VCT or PICT alone has limited impact.</w:t>
      </w:r>
    </w:p>
    <w:p w14:paraId="1E52D19C" w14:textId="77777777" w:rsidR="00EB26C2" w:rsidRDefault="00EB26C2" w:rsidP="00882B34">
      <w:pPr>
        <w:pStyle w:val="normal0"/>
        <w:rPr>
          <w:noProof/>
          <w:lang w:val="en-US"/>
        </w:rPr>
      </w:pPr>
    </w:p>
    <w:p w14:paraId="6A40026B" w14:textId="1873A56F" w:rsidR="00EB26C2" w:rsidRDefault="00EB26C2" w:rsidP="00882B34">
      <w:pPr>
        <w:pStyle w:val="normal0"/>
        <w:rPr>
          <w:noProof/>
          <w:lang w:val="en-US"/>
        </w:rPr>
      </w:pPr>
      <w:r>
        <w:rPr>
          <w:noProof/>
          <w:lang w:val="en-US"/>
        </w:rPr>
        <w:tab/>
      </w:r>
      <w:r w:rsidR="00273411">
        <w:rPr>
          <w:noProof/>
          <w:lang w:val="en-US"/>
        </w:rPr>
        <w:t>Providing POC CD4 to individuals testing through VCT improves linkage to care and informs persons immediat</w:t>
      </w:r>
      <w:r w:rsidR="00BF448F">
        <w:rPr>
          <w:noProof/>
          <w:lang w:val="en-US"/>
        </w:rPr>
        <w:t>el</w:t>
      </w:r>
      <w:r w:rsidR="00273411">
        <w:rPr>
          <w:noProof/>
          <w:lang w:val="en-US"/>
        </w:rPr>
        <w:t xml:space="preserve">y of their eligibility for treatment. </w:t>
      </w:r>
      <w:r w:rsidR="00BF448F">
        <w:rPr>
          <w:noProof/>
          <w:lang w:val="en-US"/>
        </w:rPr>
        <w:t xml:space="preserve">Improving awareness of treatment eligiblity at the point of diagnosis averts downstream losses in pre-ART care and allows patients to initiate treatment sooner. </w:t>
      </w:r>
      <w:r w:rsidR="00465F37">
        <w:rPr>
          <w:noProof/>
          <w:lang w:val="en-US"/>
        </w:rPr>
        <w:t xml:space="preserve">Preventing loss from pre-ART care is more beneficial than returning patients lost from care, as evidenced by the improved care and pre-ART outreach interventions. </w:t>
      </w:r>
      <w:r w:rsidR="004328D2">
        <w:rPr>
          <w:noProof/>
          <w:lang w:val="en-US"/>
        </w:rPr>
        <w:t xml:space="preserve">However, </w:t>
      </w:r>
      <w:r w:rsidR="00465F37">
        <w:rPr>
          <w:noProof/>
          <w:lang w:val="en-US"/>
        </w:rPr>
        <w:t>the benefit is marginal</w:t>
      </w:r>
      <w:r w:rsidR="004328D2">
        <w:rPr>
          <w:noProof/>
          <w:lang w:val="en-US"/>
        </w:rPr>
        <w:t xml:space="preserve"> and </w:t>
      </w:r>
      <w:r w:rsidR="00465F37">
        <w:rPr>
          <w:noProof/>
          <w:lang w:val="en-US"/>
        </w:rPr>
        <w:t xml:space="preserve">in a realistic scenario, the </w:t>
      </w:r>
      <w:r w:rsidR="004328D2">
        <w:rPr>
          <w:noProof/>
          <w:lang w:val="en-US"/>
        </w:rPr>
        <w:t xml:space="preserve">cost per DALY averted compared to baseline (ACER) for improving pre-ART outreach is 26% less than improving care ($375 vs. </w:t>
      </w:r>
      <w:r w:rsidR="00290CED">
        <w:rPr>
          <w:noProof/>
          <w:lang w:val="en-US"/>
        </w:rPr>
        <w:t>$507, respectively).</w:t>
      </w:r>
    </w:p>
    <w:p w14:paraId="055F55D8" w14:textId="77777777" w:rsidR="00C72FE8" w:rsidRDefault="00C72FE8" w:rsidP="00882B34">
      <w:pPr>
        <w:pStyle w:val="normal0"/>
        <w:rPr>
          <w:noProof/>
          <w:lang w:val="en-US"/>
        </w:rPr>
      </w:pPr>
    </w:p>
    <w:p w14:paraId="0BD76D5B" w14:textId="54DA1708" w:rsidR="005B6993" w:rsidRDefault="00C72FE8" w:rsidP="00882B34">
      <w:pPr>
        <w:pStyle w:val="normal0"/>
        <w:rPr>
          <w:noProof/>
          <w:lang w:val="en-US"/>
        </w:rPr>
      </w:pPr>
      <w:r>
        <w:rPr>
          <w:noProof/>
          <w:lang w:val="en-US"/>
        </w:rPr>
        <w:tab/>
        <w:t xml:space="preserve">Reducing loss to follow up between CD4 test and result by providing POC CD4 to all patients who have sucessfully engaged in pre-ART care </w:t>
      </w:r>
      <w:r w:rsidR="00765D34">
        <w:rPr>
          <w:noProof/>
          <w:lang w:val="en-US"/>
        </w:rPr>
        <w:t>has the same ACER as providing POC CD4 to all individuals testing through VCT ($369).</w:t>
      </w:r>
      <w:r w:rsidR="00C02BC5">
        <w:rPr>
          <w:noProof/>
          <w:lang w:val="en-US"/>
        </w:rPr>
        <w:t xml:space="preserve"> </w:t>
      </w:r>
      <w:r w:rsidR="005B6993">
        <w:rPr>
          <w:noProof/>
          <w:lang w:val="en-US"/>
        </w:rPr>
        <w:t xml:space="preserve">The two interventions acting on patients already initiated on ART had very limited impact, this is due to upstream constraints resulting in only a small number of patients initiating treatment at baseline. </w:t>
      </w:r>
      <w:r w:rsidR="00A04965">
        <w:rPr>
          <w:noProof/>
          <w:lang w:val="en-US"/>
        </w:rPr>
        <w:t xml:space="preserve">As a result, returning all patients lost from care through an ART outreach strategy or </w:t>
      </w:r>
      <w:r w:rsidR="00C77FA1">
        <w:rPr>
          <w:noProof/>
          <w:lang w:val="en-US"/>
        </w:rPr>
        <w:t xml:space="preserve">ensuring all patients initiating treatment fully adhere to their medication </w:t>
      </w:r>
      <w:r w:rsidR="005802F1">
        <w:rPr>
          <w:noProof/>
          <w:lang w:val="en-US"/>
        </w:rPr>
        <w:t>provided restricted benefits to patient outcomes</w:t>
      </w:r>
      <w:r w:rsidR="00C77FA1">
        <w:rPr>
          <w:noProof/>
          <w:lang w:val="en-US"/>
        </w:rPr>
        <w:t>.</w:t>
      </w:r>
    </w:p>
    <w:p w14:paraId="3A93DED1" w14:textId="77777777" w:rsidR="00F24588" w:rsidRDefault="00F24588" w:rsidP="00882B34">
      <w:pPr>
        <w:pStyle w:val="normal0"/>
        <w:rPr>
          <w:noProof/>
          <w:lang w:val="en-US"/>
        </w:rPr>
      </w:pPr>
    </w:p>
    <w:p w14:paraId="31E6CFA1" w14:textId="3582A875" w:rsidR="00030B2E" w:rsidRDefault="00F24588" w:rsidP="00882B34">
      <w:pPr>
        <w:pStyle w:val="normal0"/>
        <w:rPr>
          <w:noProof/>
          <w:lang w:val="en-US"/>
        </w:rPr>
      </w:pPr>
      <w:r>
        <w:rPr>
          <w:noProof/>
          <w:lang w:val="en-US"/>
        </w:rPr>
        <w:tab/>
        <w:t>Under an alternative baseline assumption that people will not seek care naturally at a faster rate as infection progresses, most intervent</w:t>
      </w:r>
      <w:r w:rsidR="007D57AE">
        <w:rPr>
          <w:noProof/>
          <w:lang w:val="en-US"/>
        </w:rPr>
        <w:t>ions generate greater impact</w:t>
      </w:r>
      <w:r w:rsidR="00CF1E3F">
        <w:rPr>
          <w:noProof/>
          <w:lang w:val="en-US"/>
        </w:rPr>
        <w:t xml:space="preserve"> (results in Text S1?)</w:t>
      </w:r>
      <w:r w:rsidR="007D57AE">
        <w:rPr>
          <w:noProof/>
          <w:lang w:val="en-US"/>
        </w:rPr>
        <w:t>. The two exceptions are the ART outreach and adherence interventions that are restricted by the number of patients that ever initiate ART at baseline. Under this alternate assumption, 1</w:t>
      </w:r>
      <w:r w:rsidR="00B222BB">
        <w:rPr>
          <w:noProof/>
          <w:lang w:val="en-US"/>
        </w:rPr>
        <w:t>8</w:t>
      </w:r>
      <w:r w:rsidR="007D57AE">
        <w:rPr>
          <w:noProof/>
          <w:lang w:val="en-US"/>
        </w:rPr>
        <w:t>% of AIDS deaths are among patients who have initiated ART compared to 24% in the ‘status quo’ model, hence these interventions have less of an impact.</w:t>
      </w:r>
      <w:r w:rsidR="00030B2E">
        <w:rPr>
          <w:noProof/>
          <w:lang w:val="en-US"/>
        </w:rPr>
        <w:t xml:space="preserve"> This alternative assumption illustrates how the marginal impact of interventions </w:t>
      </w:r>
      <w:r w:rsidR="00EE1409">
        <w:rPr>
          <w:noProof/>
          <w:lang w:val="en-US"/>
        </w:rPr>
        <w:t>are</w:t>
      </w:r>
      <w:r w:rsidR="00030B2E">
        <w:rPr>
          <w:noProof/>
          <w:lang w:val="en-US"/>
        </w:rPr>
        <w:t xml:space="preserve"> limited by health-related care seeking behaviour, as most interventions become more powerful when this driver to care is removed.</w:t>
      </w:r>
    </w:p>
    <w:p w14:paraId="2AAE76BC" w14:textId="77777777" w:rsidR="00181EEC" w:rsidRDefault="0056081D" w:rsidP="0056081D">
      <w:pPr>
        <w:pStyle w:val="Heading2"/>
        <w:contextualSpacing w:val="0"/>
      </w:pPr>
      <w:r>
        <w:t>The Impact of Bundles of Interventions</w:t>
      </w:r>
    </w:p>
    <w:p w14:paraId="656C98A2" w14:textId="10D91605" w:rsidR="00321465" w:rsidRDefault="00B14FC9" w:rsidP="003A4313">
      <w:pPr>
        <w:pStyle w:val="normal0"/>
        <w:ind w:firstLine="361"/>
      </w:pPr>
      <w:r>
        <w:t xml:space="preserve">An </w:t>
      </w:r>
      <w:r w:rsidR="003A4313">
        <w:t xml:space="preserve">optimal combination of </w:t>
      </w:r>
      <w:r w:rsidR="00321465">
        <w:t xml:space="preserve">cascade </w:t>
      </w:r>
      <w:r w:rsidR="003A4313">
        <w:t xml:space="preserve">interventions </w:t>
      </w:r>
      <w:r w:rsidR="00321465">
        <w:t>was</w:t>
      </w:r>
      <w:r w:rsidR="003A4313">
        <w:t xml:space="preserve"> found by simulati</w:t>
      </w:r>
      <w:r w:rsidR="002938A8">
        <w:t xml:space="preserve">ng all possible combinations </w:t>
      </w:r>
      <w:r w:rsidR="003A4313">
        <w:t xml:space="preserve">and selecting those </w:t>
      </w:r>
      <w:r w:rsidR="00533DB5">
        <w:t>that</w:t>
      </w:r>
      <w:r w:rsidR="003A4313">
        <w:t>, at each budget level, provide</w:t>
      </w:r>
      <w:r>
        <w:t>d</w:t>
      </w:r>
      <w:r w:rsidR="003A4313">
        <w:t xml:space="preserve"> t</w:t>
      </w:r>
      <w:r w:rsidR="00BA3641">
        <w:t xml:space="preserve">he greatest increase in health. </w:t>
      </w:r>
      <w:r w:rsidR="00E259EF">
        <w:t xml:space="preserve">We did this for all </w:t>
      </w:r>
      <w:r w:rsidR="00BA3641">
        <w:t>‘realistic’ intervention scenarios</w:t>
      </w:r>
      <w:r w:rsidR="00E259EF">
        <w:t xml:space="preserve"> and imposed the additional constraint that, once an intervention ha</w:t>
      </w:r>
      <w:r w:rsidR="006B2C19">
        <w:t>d</w:t>
      </w:r>
      <w:r w:rsidR="00E259EF">
        <w:t xml:space="preserve"> been included in the combination at one budget level it cannot be </w:t>
      </w:r>
      <w:r w:rsidR="00532DB0">
        <w:t>removed at higher budget levels</w:t>
      </w:r>
      <w:r w:rsidR="00E259EF">
        <w:t xml:space="preserve"> </w:t>
      </w:r>
      <w:r w:rsidR="002938A8">
        <w:t>(</w:t>
      </w:r>
      <w:r w:rsidR="00D54BAB">
        <w:t>T</w:t>
      </w:r>
      <w:r w:rsidR="004F314A">
        <w:t>able</w:t>
      </w:r>
      <w:r w:rsidR="006444A3">
        <w:t xml:space="preserve"> </w:t>
      </w:r>
      <w:r w:rsidR="00532DB0">
        <w:t>5</w:t>
      </w:r>
      <w:r w:rsidR="002938A8">
        <w:t>)</w:t>
      </w:r>
      <w:r w:rsidR="006444A3">
        <w:t>.</w:t>
      </w:r>
    </w:p>
    <w:p w14:paraId="12286788" w14:textId="77777777" w:rsidR="00321465" w:rsidRDefault="00321465" w:rsidP="003A4313">
      <w:pPr>
        <w:pStyle w:val="normal0"/>
        <w:ind w:firstLine="361"/>
      </w:pPr>
    </w:p>
    <w:p w14:paraId="4FF43B7E" w14:textId="4C645E2F" w:rsidR="00D544CC" w:rsidRDefault="00331EA3" w:rsidP="00471EE6">
      <w:pPr>
        <w:pStyle w:val="normal0"/>
        <w:ind w:firstLine="361"/>
      </w:pPr>
      <w:r>
        <w:t>This finds</w:t>
      </w:r>
      <w:r w:rsidR="00321465">
        <w:t xml:space="preserve"> that a</w:t>
      </w:r>
      <w:r w:rsidR="009B2545">
        <w:t xml:space="preserve"> combination of six interventions </w:t>
      </w:r>
      <w:r w:rsidR="00321465">
        <w:t>would be prioritise</w:t>
      </w:r>
      <w:r>
        <w:t>d</w:t>
      </w:r>
      <w:r w:rsidR="00321465">
        <w:t xml:space="preserve"> in this setting</w:t>
      </w:r>
      <w:r w:rsidR="00D544CC">
        <w:t xml:space="preserve"> (Table </w:t>
      </w:r>
      <w:r w:rsidR="00471EE6">
        <w:t>5</w:t>
      </w:r>
      <w:r w:rsidR="00D544CC">
        <w:t>)</w:t>
      </w:r>
      <w:r w:rsidR="00321465">
        <w:t>.</w:t>
      </w:r>
      <w:r w:rsidR="00D544CC">
        <w:t xml:space="preserve"> </w:t>
      </w:r>
      <w:r w:rsidR="00321465">
        <w:t xml:space="preserve"> </w:t>
      </w:r>
      <w:r w:rsidR="00971178">
        <w:t xml:space="preserve">The </w:t>
      </w:r>
      <w:r w:rsidR="00471EE6">
        <w:t>identified interventions include:</w:t>
      </w:r>
      <w:r w:rsidR="00971178">
        <w:t xml:space="preserve"> </w:t>
      </w:r>
      <w:r w:rsidR="00C10CE0">
        <w:t>pre-</w:t>
      </w:r>
      <w:r w:rsidR="00BE6FB5">
        <w:t xml:space="preserve">ART </w:t>
      </w:r>
      <w:r w:rsidR="00471EE6">
        <w:t>o</w:t>
      </w:r>
      <w:r w:rsidR="00BE6FB5">
        <w:t>utreach,</w:t>
      </w:r>
      <w:r w:rsidR="00990FFC">
        <w:t xml:space="preserve"> linkage, VCT</w:t>
      </w:r>
      <w:r w:rsidR="00BE6FB5">
        <w:t xml:space="preserve"> POC CD4, </w:t>
      </w:r>
      <w:r w:rsidR="00990FFC">
        <w:t>POC CD4</w:t>
      </w:r>
      <w:r w:rsidR="000D2531">
        <w:t xml:space="preserve">, </w:t>
      </w:r>
      <w:r w:rsidR="00990FFC">
        <w:t xml:space="preserve">ART </w:t>
      </w:r>
      <w:r w:rsidR="00471EE6">
        <w:t>o</w:t>
      </w:r>
      <w:r w:rsidR="000D2531">
        <w:t>utreach</w:t>
      </w:r>
      <w:r w:rsidR="00BE6FB5">
        <w:t xml:space="preserve"> and </w:t>
      </w:r>
      <w:r w:rsidR="00471EE6">
        <w:t>a</w:t>
      </w:r>
      <w:r w:rsidR="00BE6FB5">
        <w:t>dherence (</w:t>
      </w:r>
      <w:r w:rsidR="00471EE6">
        <w:t>T</w:t>
      </w:r>
      <w:r w:rsidR="00242D00">
        <w:t>able</w:t>
      </w:r>
      <w:r w:rsidR="00EC6711">
        <w:t xml:space="preserve"> </w:t>
      </w:r>
      <w:r w:rsidR="00471EE6">
        <w:t>4</w:t>
      </w:r>
      <w:r w:rsidR="00BE6FB5">
        <w:t>)</w:t>
      </w:r>
      <w:r w:rsidR="00971178">
        <w:t xml:space="preserve">. </w:t>
      </w:r>
      <w:r w:rsidR="00D544CC">
        <w:t xml:space="preserve">Importantly, this combination of intervention includes elements that act on each part of the cascade. </w:t>
      </w:r>
      <w:r w:rsidR="00C10CE0">
        <w:t>As the major driver of AIDS death</w:t>
      </w:r>
      <w:r w:rsidR="00990FFC">
        <w:t>s</w:t>
      </w:r>
      <w:r w:rsidR="00C10CE0">
        <w:t xml:space="preserve"> in this population </w:t>
      </w:r>
      <w:r w:rsidR="00990FFC">
        <w:t>were</w:t>
      </w:r>
      <w:r w:rsidR="00C10CE0">
        <w:t xml:space="preserve"> </w:t>
      </w:r>
      <w:r w:rsidR="00C10CE0">
        <w:lastRenderedPageBreak/>
        <w:t xml:space="preserve">found to be </w:t>
      </w:r>
      <w:r w:rsidR="00990FFC">
        <w:t xml:space="preserve">among </w:t>
      </w:r>
      <w:r w:rsidR="00C10CE0">
        <w:t xml:space="preserve">persons diagnosed but </w:t>
      </w:r>
      <w:r w:rsidR="00990FFC">
        <w:t>not initiated treatment</w:t>
      </w:r>
      <w:r w:rsidR="00C10CE0">
        <w:t>, interventions that increase linkage and retention in pre-ART attract most investment.</w:t>
      </w:r>
    </w:p>
    <w:p w14:paraId="679B43A3" w14:textId="77777777" w:rsidR="00D544CC" w:rsidRDefault="00D544CC" w:rsidP="00471EE6">
      <w:pPr>
        <w:pStyle w:val="normal0"/>
        <w:ind w:firstLine="361"/>
      </w:pPr>
    </w:p>
    <w:p w14:paraId="4A7EAF83" w14:textId="25DED175" w:rsidR="0030017E" w:rsidRDefault="00C10CE0" w:rsidP="00471EE6">
      <w:pPr>
        <w:pStyle w:val="normal0"/>
        <w:ind w:firstLine="361"/>
      </w:pPr>
      <w:r>
        <w:t>Collectively this combination</w:t>
      </w:r>
      <w:r w:rsidR="002E3F13">
        <w:t xml:space="preserve"> of</w:t>
      </w:r>
      <w:r>
        <w:t xml:space="preserve"> interventions has the</w:t>
      </w:r>
      <w:r w:rsidR="006D4728">
        <w:t xml:space="preserve"> almost the</w:t>
      </w:r>
      <w:r>
        <w:t xml:space="preserve"> same impact on reduci</w:t>
      </w:r>
      <w:r w:rsidR="0030017E">
        <w:t>ng deaths</w:t>
      </w:r>
      <w:r w:rsidR="006D4728">
        <w:t xml:space="preserve"> (</w:t>
      </w:r>
      <w:r w:rsidR="002E3F13">
        <w:t>37% vs. 38% of AIDS deaths at baseline</w:t>
      </w:r>
      <w:r w:rsidR="006D4728">
        <w:t>)</w:t>
      </w:r>
      <w:r w:rsidR="002E3F13">
        <w:t xml:space="preserve"> and averting DALYs (4.45m vs. 5.08m</w:t>
      </w:r>
      <w:r w:rsidR="0030017E">
        <w:t>) as Universal Test and treat intervention</w:t>
      </w:r>
      <w:r w:rsidR="00E11504">
        <w:t xml:space="preserve"> </w:t>
      </w:r>
      <w:r w:rsidR="0030017E">
        <w:t xml:space="preserve">but is estimated to cost only </w:t>
      </w:r>
      <w:r w:rsidR="00E11504">
        <w:t xml:space="preserve">approximately 44% as much. The combination </w:t>
      </w:r>
      <w:r w:rsidR="0030017E">
        <w:t>of cascade intervention</w:t>
      </w:r>
      <w:r w:rsidR="00E11504">
        <w:t>s is of</w:t>
      </w:r>
      <w:r w:rsidR="0030017E">
        <w:t xml:space="preserve"> similar cost </w:t>
      </w:r>
      <w:r w:rsidR="00E11504">
        <w:t>to</w:t>
      </w:r>
      <w:r w:rsidR="0030017E">
        <w:t xml:space="preserve"> the </w:t>
      </w:r>
      <w:r w:rsidR="008B3A33">
        <w:t>I</w:t>
      </w:r>
      <w:r w:rsidR="00331EA3">
        <w:t>mmediate</w:t>
      </w:r>
      <w:r w:rsidR="0030017E">
        <w:t xml:space="preserve"> ART intervention </w:t>
      </w:r>
      <w:r w:rsidR="00E11504">
        <w:t>but</w:t>
      </w:r>
      <w:r w:rsidR="0030017E">
        <w:t xml:space="preserve"> is estimated to</w:t>
      </w:r>
      <w:r w:rsidR="00E11504">
        <w:t xml:space="preserve"> have a slightly greater impact ($1.57b vs. $1.64b and 4.45m vs. 3.62m DALYs averted).</w:t>
      </w:r>
    </w:p>
    <w:p w14:paraId="7920129F" w14:textId="77777777" w:rsidR="0030017E" w:rsidRDefault="0030017E" w:rsidP="00471EE6">
      <w:pPr>
        <w:pStyle w:val="normal0"/>
        <w:ind w:firstLine="361"/>
      </w:pPr>
    </w:p>
    <w:p w14:paraId="5E775C64" w14:textId="20EC929F" w:rsidR="0030017E" w:rsidRDefault="0030017E" w:rsidP="0062659A">
      <w:pPr>
        <w:pStyle w:val="normal0"/>
      </w:pPr>
      <w:r>
        <w:tab/>
        <w:t xml:space="preserve">The </w:t>
      </w:r>
      <w:r w:rsidR="00E523E5">
        <w:t xml:space="preserve">comparatively </w:t>
      </w:r>
      <w:r>
        <w:t xml:space="preserve">low cost </w:t>
      </w:r>
      <w:r w:rsidR="008B3A33">
        <w:t>and high</w:t>
      </w:r>
      <w:r w:rsidR="00E523E5">
        <w:t xml:space="preserve"> impact </w:t>
      </w:r>
      <w:r>
        <w:t xml:space="preserve">of the combination cascade interventions is a result of </w:t>
      </w:r>
      <w:r w:rsidR="00E523E5">
        <w:t>the collection of intervention operating synergistically</w:t>
      </w:r>
      <w:r w:rsidR="00331EA3">
        <w:t>, w</w:t>
      </w:r>
      <w:r w:rsidR="00E523E5">
        <w:t xml:space="preserve">hereas the UTT and </w:t>
      </w:r>
      <w:r w:rsidR="008B3A33">
        <w:t>I</w:t>
      </w:r>
      <w:r w:rsidR="00E523E5">
        <w:t xml:space="preserve">mmediate ART intervention operate with inefficiencies due to the </w:t>
      </w:r>
      <w:r w:rsidR="00331EA3">
        <w:t>remaining weakness</w:t>
      </w:r>
      <w:r w:rsidR="00E523E5">
        <w:t xml:space="preserve"> of the cascade</w:t>
      </w:r>
      <w:r w:rsidR="00331EA3">
        <w:t>.</w:t>
      </w:r>
      <w:r w:rsidR="00F93973">
        <w:t xml:space="preserve"> </w:t>
      </w:r>
    </w:p>
    <w:p w14:paraId="24204145" w14:textId="77777777" w:rsidR="0030017E" w:rsidRDefault="0030017E" w:rsidP="0062659A">
      <w:pPr>
        <w:pStyle w:val="normal0"/>
      </w:pPr>
    </w:p>
    <w:p w14:paraId="6FC3C3C3" w14:textId="3CB84BBC" w:rsidR="00943332" w:rsidRPr="003A1623" w:rsidRDefault="003A1623" w:rsidP="00943332">
      <w:pPr>
        <w:pStyle w:val="normal0"/>
      </w:pPr>
      <w:r>
        <w:rPr>
          <w:noProof/>
          <w:lang w:val="en-US"/>
        </w:rPr>
        <mc:AlternateContent>
          <mc:Choice Requires="wpg">
            <w:drawing>
              <wp:anchor distT="0" distB="0" distL="114300" distR="114300" simplePos="0" relativeHeight="251678720" behindDoc="0" locked="0" layoutInCell="1" allowOverlap="1" wp14:anchorId="4C53CD28" wp14:editId="0663E13B">
                <wp:simplePos x="0" y="0"/>
                <wp:positionH relativeFrom="column">
                  <wp:posOffset>-114300</wp:posOffset>
                </wp:positionH>
                <wp:positionV relativeFrom="paragraph">
                  <wp:posOffset>2486660</wp:posOffset>
                </wp:positionV>
                <wp:extent cx="5829300" cy="4443730"/>
                <wp:effectExtent l="25400" t="25400" r="38100" b="1270"/>
                <wp:wrapTopAndBottom/>
                <wp:docPr id="23" name="Group 23"/>
                <wp:cNvGraphicFramePr/>
                <a:graphic xmlns:a="http://schemas.openxmlformats.org/drawingml/2006/main">
                  <a:graphicData uri="http://schemas.microsoft.com/office/word/2010/wordprocessingGroup">
                    <wpg:wgp>
                      <wpg:cNvGrpSpPr/>
                      <wpg:grpSpPr>
                        <a:xfrm>
                          <a:off x="0" y="0"/>
                          <a:ext cx="5829300" cy="4443730"/>
                          <a:chOff x="0" y="0"/>
                          <a:chExt cx="5486400" cy="4100830"/>
                        </a:xfrm>
                      </wpg:grpSpPr>
                      <wps:wsp>
                        <wps:cNvPr id="10" name="Text Box 10"/>
                        <wps:cNvSpPr txBox="1"/>
                        <wps:spPr>
                          <a:xfrm>
                            <a:off x="0" y="3772535"/>
                            <a:ext cx="5486400" cy="3282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6BE2BD" w14:textId="77777777" w:rsidR="00EA52C6" w:rsidRPr="00B7495C" w:rsidRDefault="00EA52C6" w:rsidP="00B7495C">
                              <w:pPr>
                                <w:rPr>
                                  <w:rFonts w:ascii="Trebuchet MS" w:hAnsi="Trebuchet MS"/>
                                  <w:sz w:val="16"/>
                                  <w:szCs w:val="16"/>
                                </w:rPr>
                              </w:pPr>
                              <w:r w:rsidRPr="00B7495C">
                                <w:rPr>
                                  <w:rFonts w:ascii="Trebuchet MS" w:hAnsi="Trebuchet MS"/>
                                  <w:sz w:val="16"/>
                                  <w:szCs w:val="16"/>
                                </w:rPr>
                                <w:t xml:space="preserve">Figure 3. </w:t>
                              </w:r>
                              <w:r>
                                <w:rPr>
                                  <w:rFonts w:ascii="Trebuchet MS" w:hAnsi="Trebuchet MS"/>
                                  <w:sz w:val="16"/>
                                  <w:szCs w:val="16"/>
                                </w:rPr>
                                <w:t>DALYs averted and additional cost of care for individual interventions between 2010 and 2030</w:t>
                              </w:r>
                              <w:r w:rsidRPr="00B7495C">
                                <w:rPr>
                                  <w:rFonts w:ascii="Trebuchet MS" w:hAnsi="Trebuchet MS"/>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 name="Picture 11" descr="Macintosh HD:Users:jack:Dropbox:DIDE - HIVMC:Treatment Cascade:Paper:Figures:Figure3:Figure3edit.pdf"/>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750310"/>
                          </a:xfrm>
                          <a:prstGeom prst="rect">
                            <a:avLst/>
                          </a:prstGeom>
                          <a:noFill/>
                          <a:ln w="12700" cmpd="sng">
                            <a:solidFill>
                              <a:srgbClr val="000000"/>
                            </a:solidFill>
                          </a:ln>
                        </pic:spPr>
                      </pic:pic>
                    </wpg:wgp>
                  </a:graphicData>
                </a:graphic>
                <wp14:sizeRelH relativeFrom="margin">
                  <wp14:pctWidth>0</wp14:pctWidth>
                </wp14:sizeRelH>
                <wp14:sizeRelV relativeFrom="margin">
                  <wp14:pctHeight>0</wp14:pctHeight>
                </wp14:sizeRelV>
              </wp:anchor>
            </w:drawing>
          </mc:Choice>
          <mc:Fallback>
            <w:pict>
              <v:group id="Group 23" o:spid="_x0000_s1035" style="position:absolute;left:0;text-align:left;margin-left:-8.95pt;margin-top:195.8pt;width:459pt;height:349.9pt;z-index:251678720;mso-width-relative:margin;mso-height-relative:margin" coordsize="5486400,410083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">
                <v:shape id="Text Box 10" o:spid="_x0000_s1036" type="#_x0000_t202" style="position:absolute;top:3772535;width:5486400;height:3282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796BE2BD" w14:textId="77777777" w:rsidR="00EA52C6" w:rsidRPr="00B7495C" w:rsidRDefault="00EA52C6" w:rsidP="00B7495C">
                        <w:pPr>
                          <w:rPr>
                            <w:rFonts w:ascii="Trebuchet MS" w:hAnsi="Trebuchet MS"/>
                            <w:sz w:val="16"/>
                            <w:szCs w:val="16"/>
                          </w:rPr>
                        </w:pPr>
                        <w:r w:rsidRPr="00B7495C">
                          <w:rPr>
                            <w:rFonts w:ascii="Trebuchet MS" w:hAnsi="Trebuchet MS"/>
                            <w:sz w:val="16"/>
                            <w:szCs w:val="16"/>
                          </w:rPr>
                          <w:t xml:space="preserve">Figure 3. </w:t>
                        </w:r>
                        <w:r>
                          <w:rPr>
                            <w:rFonts w:ascii="Trebuchet MS" w:hAnsi="Trebuchet MS"/>
                            <w:sz w:val="16"/>
                            <w:szCs w:val="16"/>
                          </w:rPr>
                          <w:t>DALYs averted and additional cost of care for individual interventions between 2010 and 2030</w:t>
                        </w:r>
                        <w:r w:rsidRPr="00B7495C">
                          <w:rPr>
                            <w:rFonts w:ascii="Trebuchet MS" w:hAnsi="Trebuchet MS"/>
                            <w:sz w:val="16"/>
                            <w:szCs w:val="16"/>
                          </w:rPr>
                          <w:t>.</w:t>
                        </w:r>
                      </w:p>
                    </w:txbxContent>
                  </v:textbox>
                </v:shape>
                <v:shape id="Picture 11" o:spid="_x0000_s1037" type="#_x0000_t75" alt="Macintosh HD:Users:jack:Dropbox:DIDE - HIVMC:Treatment Cascade:Paper:Figures:Figure3:Figure3edit.pdf" style="position:absolute;width:5486400;height:37503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oO&#10;nZjBAAAA2wAAAA8AAABkcnMvZG93bnJldi54bWxET01rAjEQvQv+hzBCb5pVirVbo4goSsWDWnse&#10;NuNmdTNZN1G3/74pFLzN433OeNrYUtyp9oVjBf1eAoI4c7rgXMHXYdkdgfABWWPpmBT8kIfppN0a&#10;Y6rdg3d034dcxBD2KSowIVSplD4zZNH3XEUcuZOrLYYI61zqGh8x3JZykCRDabHg2GCwormh7LK/&#10;WQXlxrx+B/2+Wpyv8yN+jjbHrXxT6qXTzD5ABGrCU/zvXus4vw9/v8QD5OQX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oOnZjBAAAA2wAAAA8AAAAAAAAAAAAAAAAAnAIAAGRy&#10;cy9kb3ducmV2LnhtbFBLBQYAAAAABAAEAPcAAACKAwAAAAA=&#10;" stroked="t" strokeweight="1pt">
                  <v:imagedata r:id="rId16" o:title="Figure3edit.pdf"/>
                  <v:path arrowok="t"/>
                </v:shape>
                <w10:wrap type="topAndBottom"/>
              </v:group>
            </w:pict>
          </mc:Fallback>
        </mc:AlternateContent>
      </w:r>
      <w:r w:rsidR="00331EA3">
        <w:tab/>
        <w:t>The alternative approaches for strengthening the care cascade exact their impact in different ways</w:t>
      </w:r>
      <w:r w:rsidR="006F6266">
        <w:t xml:space="preserve"> (Figure 4)</w:t>
      </w:r>
      <w:r w:rsidR="00331EA3">
        <w:t>. The combination approach does not substantially reduce deaths among those who d</w:t>
      </w:r>
      <w:r w:rsidR="007A7709">
        <w:t>o not naturally present for HIV-</w:t>
      </w:r>
      <w:r w:rsidR="00331EA3">
        <w:t>testing</w:t>
      </w:r>
      <w:r w:rsidR="00694835">
        <w:t xml:space="preserve"> (as this incurs significant cost)</w:t>
      </w:r>
      <w:r w:rsidR="00331EA3">
        <w:t xml:space="preserve">, but </w:t>
      </w:r>
      <w:r w:rsidR="00694835">
        <w:t xml:space="preserve">reduces </w:t>
      </w:r>
      <w:r w:rsidR="00331EA3">
        <w:t>dea</w:t>
      </w:r>
      <w:r w:rsidR="00694835">
        <w:t xml:space="preserve">ths among those who have tested by facilitating linkage, </w:t>
      </w:r>
      <w:r w:rsidR="00F44A2E">
        <w:t>improving pre-ART retention and re-engagement</w:t>
      </w:r>
      <w:r w:rsidR="00816574">
        <w:t>,</w:t>
      </w:r>
      <w:r w:rsidR="00F44A2E">
        <w:t xml:space="preserve"> </w:t>
      </w:r>
      <w:r w:rsidR="00816574">
        <w:t xml:space="preserve">and by reducing deaths among patients in ART care by improving </w:t>
      </w:r>
      <w:r w:rsidR="00F44A2E">
        <w:t xml:space="preserve">ART </w:t>
      </w:r>
      <w:r w:rsidR="007A7709">
        <w:t>outreach</w:t>
      </w:r>
      <w:r w:rsidR="00670850">
        <w:t xml:space="preserve">. </w:t>
      </w:r>
      <w:r w:rsidR="00331EA3">
        <w:t>The</w:t>
      </w:r>
      <w:r w:rsidR="00565D98">
        <w:t xml:space="preserve"> immediate initiation approach </w:t>
      </w:r>
      <w:r w:rsidR="00670850">
        <w:t xml:space="preserve">again does not reduce deaths among those who do not naturally present for HIV-testing, but by placing all diagnosed patients onto treatment immediately, circumnavigates pre-ART care; yet, the majority of deaths occur among patients who initiated ART. </w:t>
      </w:r>
      <w:r w:rsidR="00331EA3">
        <w:t>In comparison, the UTT approach dramatically</w:t>
      </w:r>
      <w:r w:rsidR="00E505F9">
        <w:t xml:space="preserve"> reduces the number of persons that die from AIDS that were not diagnosed, due to the large outreach component </w:t>
      </w:r>
      <w:r w:rsidR="00670850">
        <w:t>(in the form of HBCT)</w:t>
      </w:r>
      <w:r w:rsidR="00E505F9">
        <w:t xml:space="preserve">, but impact is moderated by the persisting large number of deaths among those </w:t>
      </w:r>
      <w:r w:rsidR="00694835">
        <w:t>who start</w:t>
      </w:r>
      <w:r w:rsidR="00E505F9">
        <w:t xml:space="preserve"> ART but </w:t>
      </w:r>
      <w:r w:rsidR="00694835">
        <w:t xml:space="preserve">subsequently </w:t>
      </w:r>
      <w:r w:rsidR="00E505F9">
        <w:t>disengage from care.</w:t>
      </w:r>
    </w:p>
    <w:p w14:paraId="4439FFDC" w14:textId="77777777" w:rsidR="00297244" w:rsidRDefault="00297244" w:rsidP="0003444E"/>
    <w:p w14:paraId="001963AE" w14:textId="77777777" w:rsidR="00186A0A" w:rsidRDefault="00327729" w:rsidP="00BE6FB5">
      <w:pPr>
        <w:pStyle w:val="normal0"/>
        <w:ind w:firstLine="720"/>
      </w:pPr>
      <w:r>
        <w:t xml:space="preserve"> </w:t>
      </w:r>
    </w:p>
    <w:p w14:paraId="6911CBFF" w14:textId="77777777" w:rsidR="00186A0A" w:rsidRDefault="00186A0A" w:rsidP="00BE6FB5">
      <w:pPr>
        <w:pStyle w:val="normal0"/>
        <w:ind w:firstLine="720"/>
      </w:pPr>
    </w:p>
    <w:p w14:paraId="6ACBE1E8" w14:textId="77777777" w:rsidR="00186A0A" w:rsidRDefault="00186A0A" w:rsidP="00BE6FB5">
      <w:pPr>
        <w:pStyle w:val="normal0"/>
        <w:ind w:firstLine="720"/>
      </w:pPr>
    </w:p>
    <w:p w14:paraId="2AA67AD1" w14:textId="77777777" w:rsidR="004711ED" w:rsidRDefault="004711ED">
      <w:pPr>
        <w:pStyle w:val="Heading1"/>
        <w:contextualSpacing w:val="0"/>
      </w:pPr>
      <w:bookmarkStart w:id="32" w:name="h.l34fxr5ht8f5" w:colFirst="0" w:colLast="0"/>
      <w:bookmarkEnd w:id="32"/>
    </w:p>
    <w:p w14:paraId="4FC26F61" w14:textId="77777777" w:rsidR="001F5128" w:rsidRDefault="001F5128" w:rsidP="001F5128">
      <w:pPr>
        <w:pStyle w:val="Subtitle"/>
        <w:contextualSpacing w:val="0"/>
      </w:pPr>
    </w:p>
    <w:p w14:paraId="7137B2B4" w14:textId="77777777" w:rsidR="001F5128" w:rsidRDefault="001F5128" w:rsidP="001F5128">
      <w:pPr>
        <w:pStyle w:val="Subtitle"/>
        <w:contextualSpacing w:val="0"/>
        <w:rPr>
          <w:rFonts w:ascii="Helvetica Neue" w:eastAsia="Helvetica Neue" w:hAnsi="Helvetica Neue" w:cs="Helvetica Neue"/>
          <w:sz w:val="26"/>
        </w:rPr>
      </w:pPr>
    </w:p>
    <w:p w14:paraId="00CF94C3" w14:textId="77777777" w:rsidR="008E1D0F" w:rsidRPr="008E1D0F" w:rsidRDefault="008E1D0F" w:rsidP="008E1D0F">
      <w:pPr>
        <w:pStyle w:val="normal0"/>
      </w:pPr>
    </w:p>
    <w:p w14:paraId="368AA993" w14:textId="77777777" w:rsidR="001F5128" w:rsidRPr="001F5128" w:rsidRDefault="001F5128" w:rsidP="001F5128">
      <w:pPr>
        <w:pStyle w:val="normal0"/>
      </w:pPr>
    </w:p>
    <w:p w14:paraId="009830BE" w14:textId="77777777" w:rsidR="004D3BDD" w:rsidRDefault="004D3BDD" w:rsidP="007300B5">
      <w:pPr>
        <w:pStyle w:val="Heading1"/>
        <w:contextualSpacing w:val="0"/>
      </w:pPr>
    </w:p>
    <w:p w14:paraId="69929AC6" w14:textId="77777777" w:rsidR="004D3BDD" w:rsidRDefault="004D3BDD" w:rsidP="007300B5">
      <w:pPr>
        <w:pStyle w:val="Heading1"/>
        <w:contextualSpacing w:val="0"/>
      </w:pPr>
    </w:p>
    <w:p w14:paraId="38488F26" w14:textId="77777777" w:rsidR="004D3BDD" w:rsidRDefault="004D3BDD" w:rsidP="007300B5">
      <w:pPr>
        <w:pStyle w:val="Heading1"/>
        <w:contextualSpacing w:val="0"/>
      </w:pPr>
    </w:p>
    <w:p w14:paraId="52A8755A" w14:textId="77777777" w:rsidR="004D3BDD" w:rsidRDefault="004D3BDD" w:rsidP="007300B5">
      <w:pPr>
        <w:pStyle w:val="Heading1"/>
        <w:contextualSpacing w:val="0"/>
      </w:pPr>
    </w:p>
    <w:tbl>
      <w:tblPr>
        <w:tblStyle w:val="LightList"/>
        <w:tblpPr w:leftFromText="180" w:rightFromText="180" w:vertAnchor="page" w:horzAnchor="page" w:tblpX="2449" w:tblpY="1081"/>
        <w:tblW w:w="0" w:type="auto"/>
        <w:tblLayout w:type="fixed"/>
        <w:tblLook w:val="04A0" w:firstRow="1" w:lastRow="0" w:firstColumn="1" w:lastColumn="0" w:noHBand="0" w:noVBand="1"/>
      </w:tblPr>
      <w:tblGrid>
        <w:gridCol w:w="1104"/>
        <w:gridCol w:w="1131"/>
        <w:gridCol w:w="1984"/>
        <w:gridCol w:w="2552"/>
      </w:tblGrid>
      <w:tr w:rsidR="00A70AB2" w:rsidRPr="00C640F5" w14:paraId="07F7F75D" w14:textId="77777777" w:rsidTr="008B2B8C">
        <w:trPr>
          <w:cnfStyle w:val="100000000000" w:firstRow="1" w:lastRow="0" w:firstColumn="0" w:lastColumn="0" w:oddVBand="0" w:evenVBand="0" w:oddHBand="0"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104" w:type="dxa"/>
            <w:hideMark/>
          </w:tcPr>
          <w:p w14:paraId="23AAE1A7" w14:textId="77777777" w:rsidR="00A70AB2" w:rsidRPr="009C55F2" w:rsidRDefault="00A70AB2" w:rsidP="00A70AB2">
            <w:pPr>
              <w:widowControl/>
              <w:spacing w:line="180" w:lineRule="atLeast"/>
              <w:contextualSpacing w:val="0"/>
              <w:jc w:val="left"/>
              <w:rPr>
                <w:rFonts w:ascii="Times" w:hAnsi="Times" w:cs="Times New Roman"/>
                <w:color w:val="auto"/>
                <w:sz w:val="16"/>
                <w:szCs w:val="16"/>
              </w:rPr>
            </w:pPr>
            <w:r w:rsidRPr="009C55F2">
              <w:rPr>
                <w:rFonts w:ascii="Helvetica" w:hAnsi="Helvetica" w:cs="Times New Roman"/>
                <w:b w:val="0"/>
                <w:bCs w:val="0"/>
                <w:color w:val="FFFFFF"/>
                <w:sz w:val="16"/>
                <w:szCs w:val="16"/>
              </w:rPr>
              <w:t>Intervention</w:t>
            </w:r>
          </w:p>
        </w:tc>
        <w:tc>
          <w:tcPr>
            <w:tcW w:w="1131" w:type="dxa"/>
            <w:hideMark/>
          </w:tcPr>
          <w:p w14:paraId="6D9F82FB" w14:textId="77777777"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val="0"/>
                <w:bCs w:val="0"/>
                <w:color w:val="FFFFFF"/>
                <w:sz w:val="16"/>
                <w:szCs w:val="16"/>
              </w:rPr>
              <w:t>Scenario</w:t>
            </w:r>
          </w:p>
        </w:tc>
        <w:tc>
          <w:tcPr>
            <w:tcW w:w="1984" w:type="dxa"/>
            <w:hideMark/>
          </w:tcPr>
          <w:p w14:paraId="1B70C3AF" w14:textId="77777777"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val="0"/>
                <w:bCs w:val="0"/>
                <w:color w:val="FFFFFF"/>
                <w:sz w:val="16"/>
                <w:szCs w:val="16"/>
              </w:rPr>
              <w:t>DALYs Averted between 2010 and 2030</w:t>
            </w:r>
            <w:r w:rsidR="008B2B8C">
              <w:rPr>
                <w:rFonts w:ascii="Helvetica" w:hAnsi="Helvetica" w:cs="Times New Roman"/>
                <w:b w:val="0"/>
                <w:bCs w:val="0"/>
                <w:color w:val="FFFFFF"/>
                <w:sz w:val="16"/>
                <w:szCs w:val="16"/>
              </w:rPr>
              <w:t xml:space="preserve"> (millions)</w:t>
            </w:r>
          </w:p>
        </w:tc>
        <w:tc>
          <w:tcPr>
            <w:tcW w:w="2552" w:type="dxa"/>
            <w:hideMark/>
          </w:tcPr>
          <w:p w14:paraId="500FC4A6" w14:textId="77777777"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Pr>
                <w:rFonts w:ascii="Helvetica" w:hAnsi="Helvetica" w:cs="Times New Roman"/>
                <w:b w:val="0"/>
                <w:bCs w:val="0"/>
                <w:color w:val="FFFFFF"/>
                <w:sz w:val="16"/>
                <w:szCs w:val="16"/>
              </w:rPr>
              <w:t xml:space="preserve">Additional </w:t>
            </w:r>
            <w:r w:rsidRPr="009C55F2">
              <w:rPr>
                <w:rFonts w:ascii="Helvetica" w:hAnsi="Helvetica" w:cs="Times New Roman"/>
                <w:b w:val="0"/>
                <w:bCs w:val="0"/>
                <w:color w:val="FFFFFF"/>
                <w:sz w:val="16"/>
                <w:szCs w:val="16"/>
              </w:rPr>
              <w:t>Cost between 2010 and 2030</w:t>
            </w:r>
            <w:r w:rsidR="008B2B8C">
              <w:rPr>
                <w:rFonts w:ascii="Helvetica" w:hAnsi="Helvetica" w:cs="Times New Roman"/>
                <w:b w:val="0"/>
                <w:bCs w:val="0"/>
                <w:color w:val="FFFFFF"/>
                <w:sz w:val="16"/>
                <w:szCs w:val="16"/>
              </w:rPr>
              <w:t xml:space="preserve"> (millions)</w:t>
            </w:r>
            <w:r w:rsidRPr="009C55F2">
              <w:rPr>
                <w:rFonts w:ascii="Helvetica" w:hAnsi="Helvetica" w:cs="Times New Roman"/>
                <w:b w:val="0"/>
                <w:bCs w:val="0"/>
                <w:color w:val="FFFFFF"/>
                <w:sz w:val="16"/>
                <w:szCs w:val="16"/>
              </w:rPr>
              <w:t xml:space="preserve"> (2013 USD)</w:t>
            </w:r>
          </w:p>
        </w:tc>
      </w:tr>
      <w:tr w:rsidR="00AF6206" w:rsidRPr="00C640F5" w14:paraId="5C0EBEC0"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BE2C1D"/>
            <w:hideMark/>
          </w:tcPr>
          <w:p w14:paraId="4ED96335" w14:textId="75367449" w:rsidR="00F3078A" w:rsidRPr="004B422D" w:rsidRDefault="00AF6206" w:rsidP="00A70AB2">
            <w:pPr>
              <w:widowControl/>
              <w:contextualSpacing w:val="0"/>
              <w:jc w:val="left"/>
              <w:rPr>
                <w:rFonts w:ascii="Times" w:hAnsi="Times" w:cs="Times New Roman"/>
                <w:bCs w:val="0"/>
                <w:color w:val="auto"/>
                <w:sz w:val="16"/>
                <w:szCs w:val="16"/>
              </w:rPr>
            </w:pPr>
            <w:r w:rsidRPr="004B422D">
              <w:rPr>
                <w:rFonts w:ascii="Helvetica" w:hAnsi="Helvetica" w:cs="Times New Roman"/>
                <w:bCs w:val="0"/>
                <w:color w:val="auto"/>
                <w:sz w:val="16"/>
                <w:szCs w:val="16"/>
              </w:rPr>
              <w:t>HBCT</w:t>
            </w:r>
          </w:p>
          <w:p w14:paraId="45180ECD" w14:textId="77777777" w:rsidR="00AF6206" w:rsidRPr="00F3078A" w:rsidRDefault="00AF6206" w:rsidP="00F3078A">
            <w:pPr>
              <w:rPr>
                <w:rFonts w:ascii="Times" w:hAnsi="Times" w:cs="Times New Roman"/>
                <w:sz w:val="16"/>
                <w:szCs w:val="16"/>
              </w:rPr>
            </w:pPr>
          </w:p>
        </w:tc>
        <w:tc>
          <w:tcPr>
            <w:tcW w:w="1131" w:type="dxa"/>
            <w:shd w:val="clear" w:color="auto" w:fill="BE2C1D"/>
            <w:hideMark/>
          </w:tcPr>
          <w:p w14:paraId="04BFB97B" w14:textId="77777777" w:rsidR="00AF6206" w:rsidRPr="004B422D"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A3B5343" w14:textId="77777777"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1.88</w:t>
            </w:r>
          </w:p>
        </w:tc>
        <w:tc>
          <w:tcPr>
            <w:tcW w:w="2552" w:type="dxa"/>
          </w:tcPr>
          <w:p w14:paraId="60F6184A" w14:textId="77777777"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622.22</w:t>
            </w:r>
            <w:r w:rsidR="008B2B8C">
              <w:rPr>
                <w:rFonts w:ascii="Helvetica" w:eastAsia="Times New Roman" w:hAnsi="Helvetica" w:cs="Times New Roman"/>
                <w:sz w:val="16"/>
                <w:szCs w:val="16"/>
              </w:rPr>
              <w:t xml:space="preserve"> </w:t>
            </w:r>
          </w:p>
        </w:tc>
      </w:tr>
      <w:tr w:rsidR="00AF6206" w:rsidRPr="00C640F5" w14:paraId="00497FBA"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BE2C1D"/>
            <w:hideMark/>
          </w:tcPr>
          <w:p w14:paraId="3CB8ACDC"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shd w:val="clear" w:color="auto" w:fill="BE2C1D"/>
            <w:hideMark/>
          </w:tcPr>
          <w:p w14:paraId="13CC36FC" w14:textId="77777777" w:rsidR="00AF6206" w:rsidRPr="004B422D"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1C662AD4" w14:textId="77777777" w:rsidR="00AF6206" w:rsidRPr="004B422D"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1685D338"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0.43</w:t>
            </w:r>
          </w:p>
        </w:tc>
        <w:tc>
          <w:tcPr>
            <w:tcW w:w="2552" w:type="dxa"/>
          </w:tcPr>
          <w:p w14:paraId="2704DAC5"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060.71</w:t>
            </w:r>
          </w:p>
        </w:tc>
      </w:tr>
      <w:tr w:rsidR="00AF6206" w:rsidRPr="00C640F5" w14:paraId="5B79AF72" w14:textId="77777777" w:rsidTr="003E1A4D">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D64F53"/>
            <w:hideMark/>
          </w:tcPr>
          <w:p w14:paraId="1EB5B2FA" w14:textId="77777777" w:rsidR="00AF6206" w:rsidRPr="004B422D" w:rsidRDefault="00AF6206"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Enhanced VCT</w:t>
            </w:r>
          </w:p>
        </w:tc>
        <w:tc>
          <w:tcPr>
            <w:tcW w:w="1131" w:type="dxa"/>
            <w:shd w:val="clear" w:color="auto" w:fill="D64F53"/>
            <w:hideMark/>
          </w:tcPr>
          <w:p w14:paraId="3B9FE156" w14:textId="77777777" w:rsidR="00AF6206" w:rsidRPr="004B422D" w:rsidRDefault="00AF6206" w:rsidP="00A70AB2">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7F947129" w14:textId="77777777" w:rsidR="00AF6206" w:rsidRPr="00BF311B" w:rsidRDefault="00AF6206"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0.62</w:t>
            </w:r>
          </w:p>
        </w:tc>
        <w:tc>
          <w:tcPr>
            <w:tcW w:w="2552" w:type="dxa"/>
          </w:tcPr>
          <w:p w14:paraId="7CC638B0" w14:textId="77777777" w:rsidR="00AF6206" w:rsidRPr="00BF311B" w:rsidRDefault="008522D0"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898.44</w:t>
            </w:r>
          </w:p>
        </w:tc>
      </w:tr>
      <w:tr w:rsidR="00AF6206" w:rsidRPr="00C640F5" w14:paraId="5E0674C0"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D64F53"/>
            <w:hideMark/>
          </w:tcPr>
          <w:p w14:paraId="664C9DD3"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shd w:val="clear" w:color="auto" w:fill="D64F53"/>
            <w:hideMark/>
          </w:tcPr>
          <w:p w14:paraId="244F99B2" w14:textId="77777777" w:rsidR="00AF6206" w:rsidRPr="004B422D"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1CC806AD" w14:textId="77777777" w:rsidR="00AF6206" w:rsidRPr="004B422D"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40B4D97D"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0.14</w:t>
            </w:r>
          </w:p>
        </w:tc>
        <w:tc>
          <w:tcPr>
            <w:tcW w:w="2552" w:type="dxa"/>
          </w:tcPr>
          <w:p w14:paraId="7508648D"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232.11</w:t>
            </w:r>
          </w:p>
        </w:tc>
      </w:tr>
      <w:tr w:rsidR="00AF6206" w:rsidRPr="00C640F5" w14:paraId="26520B7F"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DE7D2B"/>
            <w:hideMark/>
          </w:tcPr>
          <w:p w14:paraId="38B9C996" w14:textId="77777777" w:rsidR="00AF6206" w:rsidRPr="004B422D" w:rsidRDefault="00AF6206"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HBCT (with POC)</w:t>
            </w:r>
          </w:p>
        </w:tc>
        <w:tc>
          <w:tcPr>
            <w:tcW w:w="1131" w:type="dxa"/>
            <w:shd w:val="clear" w:color="auto" w:fill="DE7D2B"/>
            <w:hideMark/>
          </w:tcPr>
          <w:p w14:paraId="4A773F2E" w14:textId="77777777" w:rsidR="00AF6206" w:rsidRPr="004B422D"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5BBFB0AF" w14:textId="77777777"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3.53</w:t>
            </w:r>
          </w:p>
        </w:tc>
        <w:tc>
          <w:tcPr>
            <w:tcW w:w="2552" w:type="dxa"/>
          </w:tcPr>
          <w:p w14:paraId="63EA15C5" w14:textId="77777777"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3</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127.03</w:t>
            </w:r>
          </w:p>
        </w:tc>
      </w:tr>
      <w:tr w:rsidR="00AF6206" w:rsidRPr="00C640F5" w14:paraId="4830A943"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DE7D2B"/>
            <w:hideMark/>
          </w:tcPr>
          <w:p w14:paraId="348FD450"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shd w:val="clear" w:color="auto" w:fill="DE7D2B"/>
            <w:hideMark/>
          </w:tcPr>
          <w:p w14:paraId="0CD0DE5A" w14:textId="77777777" w:rsidR="00AF6206" w:rsidRPr="004B422D"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43EEDBA4" w14:textId="77777777" w:rsidR="00AF6206" w:rsidRPr="004B422D"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3D6CFE37"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3.47</w:t>
            </w:r>
          </w:p>
        </w:tc>
        <w:tc>
          <w:tcPr>
            <w:tcW w:w="2552" w:type="dxa"/>
          </w:tcPr>
          <w:p w14:paraId="19616371"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3</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067.88</w:t>
            </w:r>
          </w:p>
        </w:tc>
      </w:tr>
      <w:tr w:rsidR="00AF6206" w:rsidRPr="00C640F5" w14:paraId="67BE1D56"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F1A259"/>
            <w:hideMark/>
          </w:tcPr>
          <w:p w14:paraId="0DDA468F" w14:textId="77777777" w:rsidR="00AF6206" w:rsidRPr="004B422D" w:rsidRDefault="00AF6206"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Facilitated Linkage</w:t>
            </w:r>
          </w:p>
        </w:tc>
        <w:tc>
          <w:tcPr>
            <w:tcW w:w="1131" w:type="dxa"/>
            <w:shd w:val="clear" w:color="auto" w:fill="F1A259"/>
            <w:hideMark/>
          </w:tcPr>
          <w:p w14:paraId="09D19FEA" w14:textId="77777777" w:rsidR="00AF6206" w:rsidRPr="004B422D"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9F07DD1" w14:textId="77777777"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0.82</w:t>
            </w:r>
          </w:p>
        </w:tc>
        <w:tc>
          <w:tcPr>
            <w:tcW w:w="2552" w:type="dxa"/>
          </w:tcPr>
          <w:p w14:paraId="2A17A267" w14:textId="77777777"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294.73</w:t>
            </w:r>
          </w:p>
        </w:tc>
      </w:tr>
      <w:tr w:rsidR="00AF6206" w:rsidRPr="00C640F5" w14:paraId="37ECCD7E"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F1A259"/>
            <w:hideMark/>
          </w:tcPr>
          <w:p w14:paraId="037856DF"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shd w:val="clear" w:color="auto" w:fill="F1A259"/>
            <w:hideMark/>
          </w:tcPr>
          <w:p w14:paraId="3AA94855" w14:textId="77777777" w:rsidR="00AF6206" w:rsidRPr="004B422D"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0B48BBE0" w14:textId="77777777" w:rsidR="00AF6206" w:rsidRPr="004B422D"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005C2F6F"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0.45</w:t>
            </w:r>
          </w:p>
        </w:tc>
        <w:tc>
          <w:tcPr>
            <w:tcW w:w="2552" w:type="dxa"/>
          </w:tcPr>
          <w:p w14:paraId="6B946B7F"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160.15</w:t>
            </w:r>
          </w:p>
        </w:tc>
      </w:tr>
      <w:tr w:rsidR="00BF311B" w:rsidRPr="00C640F5" w14:paraId="62AB165A" w14:textId="77777777" w:rsidTr="00F3078A">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2235" w:type="dxa"/>
            <w:gridSpan w:val="2"/>
            <w:shd w:val="clear" w:color="auto" w:fill="F6BF8B"/>
            <w:hideMark/>
          </w:tcPr>
          <w:p w14:paraId="12942149" w14:textId="77777777" w:rsidR="00BF311B" w:rsidRPr="004B422D" w:rsidRDefault="00BF311B" w:rsidP="00A70AB2">
            <w:pPr>
              <w:widowControl/>
              <w:spacing w:line="105" w:lineRule="atLeast"/>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VCT POC</w:t>
            </w:r>
          </w:p>
        </w:tc>
        <w:tc>
          <w:tcPr>
            <w:tcW w:w="1984" w:type="dxa"/>
            <w:hideMark/>
          </w:tcPr>
          <w:p w14:paraId="57CD9E12"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1.43</w:t>
            </w:r>
          </w:p>
        </w:tc>
        <w:tc>
          <w:tcPr>
            <w:tcW w:w="2552" w:type="dxa"/>
            <w:hideMark/>
          </w:tcPr>
          <w:p w14:paraId="06360D5B"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527.20</w:t>
            </w:r>
          </w:p>
        </w:tc>
      </w:tr>
      <w:tr w:rsidR="00BF311B" w:rsidRPr="00C640F5" w14:paraId="6999BB52"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599B3F"/>
            <w:hideMark/>
          </w:tcPr>
          <w:p w14:paraId="588560AC"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Pre-ART Outreach</w:t>
            </w:r>
          </w:p>
        </w:tc>
        <w:tc>
          <w:tcPr>
            <w:tcW w:w="1131" w:type="dxa"/>
            <w:shd w:val="clear" w:color="auto" w:fill="599B3F"/>
            <w:hideMark/>
          </w:tcPr>
          <w:p w14:paraId="0FDA887E" w14:textId="77777777" w:rsidR="00BF311B" w:rsidRPr="004B422D"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DB313BA"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1.83</w:t>
            </w:r>
          </w:p>
        </w:tc>
        <w:tc>
          <w:tcPr>
            <w:tcW w:w="2552" w:type="dxa"/>
          </w:tcPr>
          <w:p w14:paraId="6A08AB1F"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689.03</w:t>
            </w:r>
          </w:p>
        </w:tc>
      </w:tr>
      <w:tr w:rsidR="00BF311B" w:rsidRPr="00C640F5" w14:paraId="296A34F8" w14:textId="77777777" w:rsidTr="003E1A4D">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599B3F"/>
            <w:hideMark/>
          </w:tcPr>
          <w:p w14:paraId="49B42AAE"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599B3F"/>
            <w:hideMark/>
          </w:tcPr>
          <w:p w14:paraId="1FD632A6" w14:textId="77777777" w:rsidR="00BF311B" w:rsidRPr="004B422D"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7761D12F" w14:textId="77777777" w:rsidR="00BF311B" w:rsidRPr="004B422D" w:rsidRDefault="00BF311B" w:rsidP="00A70AB2">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tcPr>
          <w:p w14:paraId="7EA2F1D4" w14:textId="77777777" w:rsidR="00BF311B" w:rsidRPr="00BF311B" w:rsidRDefault="00BF311B"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0.72</w:t>
            </w:r>
          </w:p>
        </w:tc>
        <w:tc>
          <w:tcPr>
            <w:tcW w:w="2552" w:type="dxa"/>
          </w:tcPr>
          <w:p w14:paraId="4C2458A9" w14:textId="77777777" w:rsidR="00BF311B" w:rsidRPr="00BF311B" w:rsidRDefault="008522D0"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365.12</w:t>
            </w:r>
          </w:p>
        </w:tc>
      </w:tr>
      <w:tr w:rsidR="00BF311B" w:rsidRPr="00C640F5" w14:paraId="16A35FE8"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82BB6A"/>
            <w:hideMark/>
          </w:tcPr>
          <w:p w14:paraId="6A7EE54F"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Improved Care</w:t>
            </w:r>
          </w:p>
        </w:tc>
        <w:tc>
          <w:tcPr>
            <w:tcW w:w="1131" w:type="dxa"/>
            <w:shd w:val="clear" w:color="auto" w:fill="82BB6A"/>
            <w:hideMark/>
          </w:tcPr>
          <w:p w14:paraId="212FF206" w14:textId="77777777" w:rsidR="00BF311B" w:rsidRPr="004B422D"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764A05A"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1.95</w:t>
            </w:r>
          </w:p>
        </w:tc>
        <w:tc>
          <w:tcPr>
            <w:tcW w:w="2552" w:type="dxa"/>
          </w:tcPr>
          <w:p w14:paraId="7A68842B"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983.26</w:t>
            </w:r>
          </w:p>
        </w:tc>
      </w:tr>
      <w:tr w:rsidR="00BF311B" w:rsidRPr="00C640F5" w14:paraId="33BB1DA6"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82BB6A"/>
            <w:hideMark/>
          </w:tcPr>
          <w:p w14:paraId="14A30B8B"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82BB6A"/>
            <w:hideMark/>
          </w:tcPr>
          <w:p w14:paraId="4DFE992E" w14:textId="77777777" w:rsidR="00BF311B" w:rsidRPr="004B422D"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3B4750B4" w14:textId="77777777" w:rsidR="00BF311B" w:rsidRPr="004B422D"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tcPr>
          <w:p w14:paraId="39EFDECF"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0.89</w:t>
            </w:r>
          </w:p>
        </w:tc>
        <w:tc>
          <w:tcPr>
            <w:tcW w:w="2552" w:type="dxa"/>
          </w:tcPr>
          <w:p w14:paraId="424387BC"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333.31</w:t>
            </w:r>
          </w:p>
        </w:tc>
      </w:tr>
      <w:tr w:rsidR="00BF311B" w:rsidRPr="00C640F5" w14:paraId="70BEDFF7" w14:textId="77777777" w:rsidTr="00F3078A">
        <w:trPr>
          <w:trHeight w:val="105"/>
        </w:trPr>
        <w:tc>
          <w:tcPr>
            <w:cnfStyle w:val="001000000000" w:firstRow="0" w:lastRow="0" w:firstColumn="1" w:lastColumn="0" w:oddVBand="0" w:evenVBand="0" w:oddHBand="0" w:evenHBand="0" w:firstRowFirstColumn="0" w:firstRowLastColumn="0" w:lastRowFirstColumn="0" w:lastRowLastColumn="0"/>
            <w:tcW w:w="2235" w:type="dxa"/>
            <w:gridSpan w:val="2"/>
            <w:shd w:val="clear" w:color="auto" w:fill="A9D098"/>
            <w:hideMark/>
          </w:tcPr>
          <w:p w14:paraId="2C6D47CA" w14:textId="51C29977" w:rsidR="00BF311B" w:rsidRPr="004B422D" w:rsidRDefault="00BF311B" w:rsidP="00A70AB2">
            <w:pPr>
              <w:widowControl/>
              <w:spacing w:line="105" w:lineRule="atLeast"/>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POC</w:t>
            </w:r>
            <w:r w:rsidR="004B422D" w:rsidRPr="004B422D">
              <w:rPr>
                <w:rFonts w:ascii="Helvetica" w:hAnsi="Helvetica" w:cs="Times New Roman"/>
                <w:bCs w:val="0"/>
                <w:color w:val="auto"/>
                <w:sz w:val="16"/>
                <w:szCs w:val="16"/>
              </w:rPr>
              <w:t xml:space="preserve"> CD4</w:t>
            </w:r>
          </w:p>
        </w:tc>
        <w:tc>
          <w:tcPr>
            <w:tcW w:w="1984" w:type="dxa"/>
            <w:hideMark/>
          </w:tcPr>
          <w:p w14:paraId="7767EC18"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1.35</w:t>
            </w:r>
          </w:p>
        </w:tc>
        <w:tc>
          <w:tcPr>
            <w:tcW w:w="2552" w:type="dxa"/>
            <w:hideMark/>
          </w:tcPr>
          <w:p w14:paraId="68D93B25"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498.27</w:t>
            </w:r>
          </w:p>
        </w:tc>
      </w:tr>
      <w:tr w:rsidR="00BF311B" w:rsidRPr="00C640F5" w14:paraId="17C4C18D"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2F60CF"/>
            <w:hideMark/>
          </w:tcPr>
          <w:p w14:paraId="65A30BA7"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On-ART Outreach</w:t>
            </w:r>
          </w:p>
        </w:tc>
        <w:tc>
          <w:tcPr>
            <w:tcW w:w="1131" w:type="dxa"/>
            <w:shd w:val="clear" w:color="auto" w:fill="2F60CF"/>
            <w:hideMark/>
          </w:tcPr>
          <w:p w14:paraId="3B02E880" w14:textId="77777777" w:rsidR="00BF311B" w:rsidRPr="004B422D"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799E4060"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0.74</w:t>
            </w:r>
          </w:p>
        </w:tc>
        <w:tc>
          <w:tcPr>
            <w:tcW w:w="2552" w:type="dxa"/>
          </w:tcPr>
          <w:p w14:paraId="4718A6D3"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251.06</w:t>
            </w:r>
          </w:p>
        </w:tc>
      </w:tr>
      <w:tr w:rsidR="00BF311B" w:rsidRPr="00C640F5" w14:paraId="2EB9908F"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2F60CF"/>
            <w:hideMark/>
          </w:tcPr>
          <w:p w14:paraId="7241E9FA"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2F60CF"/>
            <w:hideMark/>
          </w:tcPr>
          <w:p w14:paraId="65BA1F05" w14:textId="77777777" w:rsidR="00BF311B" w:rsidRPr="004B422D" w:rsidRDefault="00BF311B"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3044DEC1" w14:textId="77777777" w:rsidR="00BF311B" w:rsidRPr="004B422D"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5D226715"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0.63</w:t>
            </w:r>
          </w:p>
        </w:tc>
        <w:tc>
          <w:tcPr>
            <w:tcW w:w="2552" w:type="dxa"/>
          </w:tcPr>
          <w:p w14:paraId="0BD969B9"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194.92</w:t>
            </w:r>
          </w:p>
        </w:tc>
      </w:tr>
      <w:tr w:rsidR="00BF311B" w:rsidRPr="00C640F5" w14:paraId="1C186C6C"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5B8AE5"/>
            <w:hideMark/>
          </w:tcPr>
          <w:p w14:paraId="1FEB9A30"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Adherence</w:t>
            </w:r>
          </w:p>
        </w:tc>
        <w:tc>
          <w:tcPr>
            <w:tcW w:w="1131" w:type="dxa"/>
            <w:shd w:val="clear" w:color="auto" w:fill="5B8AE5"/>
            <w:hideMark/>
          </w:tcPr>
          <w:p w14:paraId="2C86EDEB" w14:textId="77777777" w:rsidR="00BF311B" w:rsidRPr="004B422D"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F6218FA"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0.70</w:t>
            </w:r>
          </w:p>
        </w:tc>
        <w:tc>
          <w:tcPr>
            <w:tcW w:w="2552" w:type="dxa"/>
          </w:tcPr>
          <w:p w14:paraId="0165090A"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183.54</w:t>
            </w:r>
          </w:p>
        </w:tc>
      </w:tr>
      <w:tr w:rsidR="00BF311B" w:rsidRPr="00C640F5" w14:paraId="2E5E7039" w14:textId="77777777" w:rsidTr="003E1A4D">
        <w:trPr>
          <w:trHeight w:val="120"/>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5B8AE5"/>
            <w:hideMark/>
          </w:tcPr>
          <w:p w14:paraId="70043004"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5B8AE5"/>
            <w:hideMark/>
          </w:tcPr>
          <w:p w14:paraId="6BB30B6A" w14:textId="77777777" w:rsidR="00BF311B" w:rsidRPr="004B422D" w:rsidRDefault="00BF311B"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4EC9D0C7" w14:textId="77777777" w:rsidR="00BF311B" w:rsidRPr="004B422D" w:rsidRDefault="00BF311B" w:rsidP="00A70AB2">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2F5B3218" w14:textId="77777777" w:rsidR="00BF311B" w:rsidRPr="00BF311B" w:rsidRDefault="00BF311B" w:rsidP="00BF311B">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0.31</w:t>
            </w:r>
          </w:p>
        </w:tc>
        <w:tc>
          <w:tcPr>
            <w:tcW w:w="2552" w:type="dxa"/>
          </w:tcPr>
          <w:p w14:paraId="589D875A" w14:textId="77777777" w:rsidR="00BF311B" w:rsidRPr="00BF311B" w:rsidRDefault="008522D0" w:rsidP="00BF311B">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131.90</w:t>
            </w:r>
          </w:p>
        </w:tc>
      </w:tr>
      <w:tr w:rsidR="00BF311B" w:rsidRPr="00C640F5" w14:paraId="5567D2BD" w14:textId="77777777" w:rsidTr="00F3078A">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2235" w:type="dxa"/>
            <w:gridSpan w:val="2"/>
            <w:shd w:val="clear" w:color="auto" w:fill="533896"/>
            <w:hideMark/>
          </w:tcPr>
          <w:p w14:paraId="7803FD17" w14:textId="77777777" w:rsidR="00BF311B" w:rsidRPr="004B422D" w:rsidRDefault="00BF311B" w:rsidP="00A70AB2">
            <w:pPr>
              <w:widowControl/>
              <w:spacing w:line="105" w:lineRule="atLeast"/>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Immediate ART</w:t>
            </w:r>
          </w:p>
        </w:tc>
        <w:tc>
          <w:tcPr>
            <w:tcW w:w="1984" w:type="dxa"/>
          </w:tcPr>
          <w:p w14:paraId="4C115903"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3.62</w:t>
            </w:r>
          </w:p>
        </w:tc>
        <w:tc>
          <w:tcPr>
            <w:tcW w:w="2552" w:type="dxa"/>
          </w:tcPr>
          <w:p w14:paraId="50909318"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w:t>
            </w:r>
            <w:r w:rsidR="00BF311B">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639.93</w:t>
            </w:r>
          </w:p>
        </w:tc>
      </w:tr>
      <w:tr w:rsidR="00BF311B" w:rsidRPr="00C640F5" w14:paraId="242079DA"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7B65B6"/>
            <w:hideMark/>
          </w:tcPr>
          <w:p w14:paraId="0B0C8065"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Universal Test &amp; Treat</w:t>
            </w:r>
          </w:p>
        </w:tc>
        <w:tc>
          <w:tcPr>
            <w:tcW w:w="1131" w:type="dxa"/>
            <w:shd w:val="clear" w:color="auto" w:fill="7B65B6"/>
            <w:hideMark/>
          </w:tcPr>
          <w:p w14:paraId="79A64D19" w14:textId="77777777" w:rsidR="00BF311B" w:rsidRPr="004B422D"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hideMark/>
          </w:tcPr>
          <w:p w14:paraId="7BE8B0F0"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5.59</w:t>
            </w:r>
          </w:p>
        </w:tc>
        <w:tc>
          <w:tcPr>
            <w:tcW w:w="2552" w:type="dxa"/>
            <w:hideMark/>
          </w:tcPr>
          <w:p w14:paraId="28D8E6F1"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w:t>
            </w:r>
            <w:r w:rsidR="00BF311B">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267.86</w:t>
            </w:r>
          </w:p>
        </w:tc>
      </w:tr>
      <w:tr w:rsidR="00BF311B" w:rsidRPr="00C640F5" w14:paraId="11D9B73A"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7B65B6"/>
            <w:hideMark/>
          </w:tcPr>
          <w:p w14:paraId="0CEF72EB"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7B65B6"/>
            <w:hideMark/>
          </w:tcPr>
          <w:p w14:paraId="5918693A" w14:textId="77777777" w:rsidR="00BF311B" w:rsidRPr="004B422D"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1889B754" w14:textId="77777777" w:rsidR="00BF311B" w:rsidRPr="004B422D"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hideMark/>
          </w:tcPr>
          <w:p w14:paraId="764AE283"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5.08</w:t>
            </w:r>
          </w:p>
        </w:tc>
        <w:tc>
          <w:tcPr>
            <w:tcW w:w="2552" w:type="dxa"/>
            <w:hideMark/>
          </w:tcPr>
          <w:p w14:paraId="31E0A2FE"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w:t>
            </w:r>
            <w:r w:rsidR="00BF311B">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077.49</w:t>
            </w:r>
          </w:p>
        </w:tc>
      </w:tr>
    </w:tbl>
    <w:tbl>
      <w:tblPr>
        <w:tblStyle w:val="MediumShading1"/>
        <w:tblpPr w:leftFromText="180" w:rightFromText="180" w:vertAnchor="page" w:horzAnchor="page" w:tblpX="1369" w:tblpY="8821"/>
        <w:tblW w:w="8755" w:type="dxa"/>
        <w:tblLook w:val="04A0" w:firstRow="1" w:lastRow="0" w:firstColumn="1" w:lastColumn="0" w:noHBand="0" w:noVBand="1"/>
      </w:tblPr>
      <w:tblGrid>
        <w:gridCol w:w="1526"/>
        <w:gridCol w:w="995"/>
        <w:gridCol w:w="1415"/>
        <w:gridCol w:w="1984"/>
        <w:gridCol w:w="1559"/>
        <w:gridCol w:w="1276"/>
      </w:tblGrid>
      <w:tr w:rsidR="00A70AB2" w14:paraId="38222D70" w14:textId="77777777" w:rsidTr="00A70A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856F473" w14:textId="77777777" w:rsidR="00A70AB2" w:rsidRPr="00A70AB2" w:rsidRDefault="00A70AB2" w:rsidP="00A70AB2">
            <w:pPr>
              <w:pStyle w:val="normal0"/>
              <w:rPr>
                <w:b w:val="0"/>
                <w:sz w:val="16"/>
                <w:szCs w:val="16"/>
              </w:rPr>
            </w:pPr>
            <w:r w:rsidRPr="00A70AB2">
              <w:rPr>
                <w:b w:val="0"/>
                <w:sz w:val="16"/>
                <w:szCs w:val="16"/>
              </w:rPr>
              <w:t>Intervention Combination</w:t>
            </w:r>
          </w:p>
        </w:tc>
        <w:tc>
          <w:tcPr>
            <w:tcW w:w="995" w:type="dxa"/>
          </w:tcPr>
          <w:p w14:paraId="6AECCB72"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DALYs averted (millions)</w:t>
            </w:r>
          </w:p>
        </w:tc>
        <w:tc>
          <w:tcPr>
            <w:tcW w:w="1415" w:type="dxa"/>
          </w:tcPr>
          <w:p w14:paraId="1945D54B"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 xml:space="preserve">Additional Cost (millions) </w:t>
            </w:r>
          </w:p>
          <w:p w14:paraId="271461E8"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(2013 USD)</w:t>
            </w:r>
          </w:p>
        </w:tc>
        <w:tc>
          <w:tcPr>
            <w:tcW w:w="1984" w:type="dxa"/>
          </w:tcPr>
          <w:p w14:paraId="53FCDBF2"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i/>
                <w:sz w:val="16"/>
                <w:szCs w:val="16"/>
              </w:rPr>
            </w:pPr>
            <w:r w:rsidRPr="00A70AB2">
              <w:rPr>
                <w:b w:val="0"/>
                <w:sz w:val="16"/>
                <w:szCs w:val="16"/>
              </w:rPr>
              <w:t>Cost per DALY averted compared to previous increment (ICER)</w:t>
            </w:r>
          </w:p>
        </w:tc>
        <w:tc>
          <w:tcPr>
            <w:tcW w:w="1559" w:type="dxa"/>
          </w:tcPr>
          <w:p w14:paraId="268EA483"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Cost per DALY averted compared to baseline (ACER)</w:t>
            </w:r>
          </w:p>
        </w:tc>
        <w:tc>
          <w:tcPr>
            <w:tcW w:w="1276" w:type="dxa"/>
          </w:tcPr>
          <w:p w14:paraId="494A0803"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Percentage of maximum attainable impact achieved</w:t>
            </w:r>
          </w:p>
        </w:tc>
      </w:tr>
      <w:tr w:rsidR="00A70AB2" w14:paraId="45F46A9E"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235ED12" w14:textId="77777777" w:rsidR="00A70AB2" w:rsidRPr="00873F55" w:rsidRDefault="00A70AB2" w:rsidP="00A70AB2">
            <w:pPr>
              <w:pStyle w:val="normal0"/>
              <w:rPr>
                <w:sz w:val="16"/>
                <w:szCs w:val="16"/>
              </w:rPr>
            </w:pPr>
            <w:r w:rsidRPr="00873F55">
              <w:rPr>
                <w:sz w:val="16"/>
                <w:szCs w:val="16"/>
              </w:rPr>
              <w:t>ART Outreach</w:t>
            </w:r>
          </w:p>
        </w:tc>
        <w:tc>
          <w:tcPr>
            <w:tcW w:w="995" w:type="dxa"/>
          </w:tcPr>
          <w:p w14:paraId="39D474AD"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0.63</w:t>
            </w:r>
          </w:p>
        </w:tc>
        <w:tc>
          <w:tcPr>
            <w:tcW w:w="1415" w:type="dxa"/>
          </w:tcPr>
          <w:p w14:paraId="268CDFF9"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$194.92 </w:t>
            </w:r>
          </w:p>
        </w:tc>
        <w:tc>
          <w:tcPr>
            <w:tcW w:w="1984" w:type="dxa"/>
          </w:tcPr>
          <w:p w14:paraId="0579261B"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$309.59 </w:t>
            </w:r>
          </w:p>
        </w:tc>
        <w:tc>
          <w:tcPr>
            <w:tcW w:w="1559" w:type="dxa"/>
          </w:tcPr>
          <w:p w14:paraId="13B79AB3"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$309.59 </w:t>
            </w:r>
          </w:p>
        </w:tc>
        <w:tc>
          <w:tcPr>
            <w:tcW w:w="1276" w:type="dxa"/>
          </w:tcPr>
          <w:p w14:paraId="05B6840C"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6%</w:t>
            </w:r>
          </w:p>
        </w:tc>
      </w:tr>
      <w:tr w:rsidR="00A70AB2" w14:paraId="294D849F"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AB1A52" w14:textId="77777777" w:rsidR="00A70AB2" w:rsidRPr="00873F55" w:rsidRDefault="00A70AB2" w:rsidP="00A70AB2">
            <w:pPr>
              <w:pStyle w:val="normal0"/>
              <w:rPr>
                <w:sz w:val="16"/>
                <w:szCs w:val="16"/>
              </w:rPr>
            </w:pPr>
            <w:r w:rsidRPr="00873F55">
              <w:rPr>
                <w:sz w:val="16"/>
                <w:szCs w:val="16"/>
              </w:rPr>
              <w:t xml:space="preserve">ART Outreach + </w:t>
            </w:r>
          </w:p>
          <w:p w14:paraId="5B1D9D58" w14:textId="77777777" w:rsidR="00A70AB2" w:rsidRPr="00873F55" w:rsidRDefault="00A70AB2" w:rsidP="00A70AB2">
            <w:pPr>
              <w:pStyle w:val="normal0"/>
              <w:rPr>
                <w:sz w:val="16"/>
                <w:szCs w:val="16"/>
              </w:rPr>
            </w:pPr>
            <w:r w:rsidRPr="00873F55">
              <w:rPr>
                <w:sz w:val="16"/>
                <w:szCs w:val="16"/>
              </w:rPr>
              <w:t>POC CD4</w:t>
            </w:r>
          </w:p>
        </w:tc>
        <w:tc>
          <w:tcPr>
            <w:tcW w:w="995" w:type="dxa"/>
          </w:tcPr>
          <w:p w14:paraId="1A2A25D8"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2.22 </w:t>
            </w:r>
          </w:p>
        </w:tc>
        <w:tc>
          <w:tcPr>
            <w:tcW w:w="1415" w:type="dxa"/>
          </w:tcPr>
          <w:p w14:paraId="5DFA8005"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$769.43 </w:t>
            </w:r>
          </w:p>
        </w:tc>
        <w:tc>
          <w:tcPr>
            <w:tcW w:w="1984" w:type="dxa"/>
          </w:tcPr>
          <w:p w14:paraId="6E0E34A1"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$360.55 </w:t>
            </w:r>
          </w:p>
        </w:tc>
        <w:tc>
          <w:tcPr>
            <w:tcW w:w="1559" w:type="dxa"/>
          </w:tcPr>
          <w:p w14:paraId="3205E526"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$346.11 </w:t>
            </w:r>
          </w:p>
        </w:tc>
        <w:tc>
          <w:tcPr>
            <w:tcW w:w="1276" w:type="dxa"/>
          </w:tcPr>
          <w:p w14:paraId="2734A292"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20%</w:t>
            </w:r>
          </w:p>
        </w:tc>
      </w:tr>
      <w:tr w:rsidR="00A70AB2" w14:paraId="2B804B60"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DE5897A" w14:textId="77777777" w:rsidR="00A70AB2" w:rsidRPr="00873F55" w:rsidRDefault="00A70AB2" w:rsidP="00A70AB2">
            <w:pPr>
              <w:pStyle w:val="normal0"/>
              <w:rPr>
                <w:sz w:val="16"/>
                <w:szCs w:val="16"/>
              </w:rPr>
            </w:pPr>
            <w:r w:rsidRPr="00873F55">
              <w:rPr>
                <w:sz w:val="16"/>
                <w:szCs w:val="16"/>
              </w:rPr>
              <w:t>ART Outreach +</w:t>
            </w:r>
          </w:p>
          <w:p w14:paraId="09D7CC44" w14:textId="77777777" w:rsidR="00A70AB2" w:rsidRPr="00873F55" w:rsidRDefault="00A70AB2" w:rsidP="00A70AB2">
            <w:pPr>
              <w:pStyle w:val="normal0"/>
              <w:rPr>
                <w:sz w:val="16"/>
                <w:szCs w:val="16"/>
              </w:rPr>
            </w:pPr>
            <w:r w:rsidRPr="00873F55">
              <w:rPr>
                <w:sz w:val="16"/>
                <w:szCs w:val="16"/>
              </w:rPr>
              <w:t xml:space="preserve">POC CD4 + </w:t>
            </w:r>
          </w:p>
          <w:p w14:paraId="36C3EFFF" w14:textId="77777777" w:rsidR="00A70AB2" w:rsidRPr="00873F55" w:rsidRDefault="00A70AB2" w:rsidP="00A70AB2">
            <w:pPr>
              <w:pStyle w:val="normal0"/>
              <w:rPr>
                <w:sz w:val="16"/>
                <w:szCs w:val="16"/>
              </w:rPr>
            </w:pPr>
            <w:r w:rsidRPr="00873F55">
              <w:rPr>
                <w:sz w:val="16"/>
                <w:szCs w:val="16"/>
              </w:rPr>
              <w:t>VCT POC CD4</w:t>
            </w:r>
          </w:p>
        </w:tc>
        <w:tc>
          <w:tcPr>
            <w:tcW w:w="995" w:type="dxa"/>
          </w:tcPr>
          <w:p w14:paraId="15DAD252"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2.91 </w:t>
            </w:r>
          </w:p>
        </w:tc>
        <w:tc>
          <w:tcPr>
            <w:tcW w:w="1415" w:type="dxa"/>
          </w:tcPr>
          <w:p w14:paraId="06C34E9D"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$1,012.53 </w:t>
            </w:r>
          </w:p>
        </w:tc>
        <w:tc>
          <w:tcPr>
            <w:tcW w:w="1984" w:type="dxa"/>
          </w:tcPr>
          <w:p w14:paraId="0DAB80B4"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$352.49 </w:t>
            </w:r>
          </w:p>
        </w:tc>
        <w:tc>
          <w:tcPr>
            <w:tcW w:w="1559" w:type="dxa"/>
          </w:tcPr>
          <w:p w14:paraId="07753E8E"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$347.62 </w:t>
            </w:r>
          </w:p>
        </w:tc>
        <w:tc>
          <w:tcPr>
            <w:tcW w:w="1276" w:type="dxa"/>
          </w:tcPr>
          <w:p w14:paraId="37ED73CD"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26%</w:t>
            </w:r>
          </w:p>
        </w:tc>
      </w:tr>
      <w:tr w:rsidR="00A70AB2" w14:paraId="0F62CE23"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3D87BC9" w14:textId="77777777" w:rsidR="00A70AB2" w:rsidRPr="00873F55" w:rsidRDefault="00A70AB2" w:rsidP="00A70AB2">
            <w:pPr>
              <w:pStyle w:val="normal0"/>
              <w:rPr>
                <w:sz w:val="16"/>
                <w:szCs w:val="16"/>
              </w:rPr>
            </w:pPr>
            <w:r w:rsidRPr="00873F55">
              <w:rPr>
                <w:sz w:val="16"/>
                <w:szCs w:val="16"/>
              </w:rPr>
              <w:t>ART Outreach +</w:t>
            </w:r>
          </w:p>
          <w:p w14:paraId="5311CD06" w14:textId="77777777" w:rsidR="00A70AB2" w:rsidRPr="00873F55" w:rsidRDefault="00A70AB2" w:rsidP="00A70AB2">
            <w:pPr>
              <w:pStyle w:val="normal0"/>
              <w:rPr>
                <w:sz w:val="16"/>
                <w:szCs w:val="16"/>
              </w:rPr>
            </w:pPr>
            <w:r w:rsidRPr="00873F55">
              <w:rPr>
                <w:sz w:val="16"/>
                <w:szCs w:val="16"/>
              </w:rPr>
              <w:t xml:space="preserve">POC CD4 + </w:t>
            </w:r>
          </w:p>
          <w:p w14:paraId="6CF33485" w14:textId="77777777" w:rsidR="00A70AB2" w:rsidRPr="00873F55" w:rsidRDefault="00A70AB2" w:rsidP="00A70AB2">
            <w:pPr>
              <w:pStyle w:val="normal0"/>
              <w:rPr>
                <w:sz w:val="16"/>
                <w:szCs w:val="16"/>
              </w:rPr>
            </w:pPr>
            <w:r w:rsidRPr="00873F55">
              <w:rPr>
                <w:sz w:val="16"/>
                <w:szCs w:val="16"/>
              </w:rPr>
              <w:t xml:space="preserve">VCT POC CD4 + </w:t>
            </w:r>
          </w:p>
          <w:p w14:paraId="4932CE3F" w14:textId="77777777" w:rsidR="00A70AB2" w:rsidRPr="00873F55" w:rsidRDefault="00A70AB2" w:rsidP="00A70AB2">
            <w:pPr>
              <w:pStyle w:val="normal0"/>
              <w:rPr>
                <w:sz w:val="16"/>
                <w:szCs w:val="16"/>
              </w:rPr>
            </w:pPr>
            <w:r w:rsidRPr="00873F55">
              <w:rPr>
                <w:sz w:val="16"/>
                <w:szCs w:val="16"/>
              </w:rPr>
              <w:t>Linkage</w:t>
            </w:r>
          </w:p>
        </w:tc>
        <w:tc>
          <w:tcPr>
            <w:tcW w:w="995" w:type="dxa"/>
          </w:tcPr>
          <w:p w14:paraId="3D1F3183"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3.18 </w:t>
            </w:r>
          </w:p>
        </w:tc>
        <w:tc>
          <w:tcPr>
            <w:tcW w:w="1415" w:type="dxa"/>
          </w:tcPr>
          <w:p w14:paraId="70BB3445"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$1,104.69 </w:t>
            </w:r>
          </w:p>
        </w:tc>
        <w:tc>
          <w:tcPr>
            <w:tcW w:w="1984" w:type="dxa"/>
          </w:tcPr>
          <w:p w14:paraId="58D1386C"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$348.90 </w:t>
            </w:r>
          </w:p>
        </w:tc>
        <w:tc>
          <w:tcPr>
            <w:tcW w:w="1559" w:type="dxa"/>
          </w:tcPr>
          <w:p w14:paraId="6D6E5CBA"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$347.73 </w:t>
            </w:r>
          </w:p>
        </w:tc>
        <w:tc>
          <w:tcPr>
            <w:tcW w:w="1276" w:type="dxa"/>
          </w:tcPr>
          <w:p w14:paraId="3DE82F13"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28%</w:t>
            </w:r>
          </w:p>
        </w:tc>
      </w:tr>
      <w:tr w:rsidR="00A70AB2" w14:paraId="3ABF0CB7"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C8ACD36" w14:textId="77777777" w:rsidR="00A70AB2" w:rsidRPr="00873F55" w:rsidRDefault="00A70AB2" w:rsidP="00A70AB2">
            <w:pPr>
              <w:pStyle w:val="normal0"/>
              <w:rPr>
                <w:sz w:val="16"/>
                <w:szCs w:val="16"/>
              </w:rPr>
            </w:pPr>
            <w:r w:rsidRPr="00873F55">
              <w:rPr>
                <w:sz w:val="16"/>
                <w:szCs w:val="16"/>
              </w:rPr>
              <w:t xml:space="preserve">ART Outreach + </w:t>
            </w:r>
          </w:p>
          <w:p w14:paraId="53EF68CF" w14:textId="77777777" w:rsidR="00A70AB2" w:rsidRPr="00873F55" w:rsidRDefault="00A70AB2" w:rsidP="00A70AB2">
            <w:pPr>
              <w:pStyle w:val="normal0"/>
              <w:rPr>
                <w:sz w:val="16"/>
                <w:szCs w:val="16"/>
              </w:rPr>
            </w:pPr>
            <w:r w:rsidRPr="00873F55">
              <w:rPr>
                <w:sz w:val="16"/>
                <w:szCs w:val="16"/>
              </w:rPr>
              <w:t xml:space="preserve">POC CD4 + </w:t>
            </w:r>
          </w:p>
          <w:p w14:paraId="22949F06" w14:textId="77777777" w:rsidR="00A70AB2" w:rsidRPr="00873F55" w:rsidRDefault="00A70AB2" w:rsidP="00A70AB2">
            <w:pPr>
              <w:pStyle w:val="normal0"/>
              <w:rPr>
                <w:sz w:val="16"/>
                <w:szCs w:val="16"/>
              </w:rPr>
            </w:pPr>
            <w:r w:rsidRPr="00873F55">
              <w:rPr>
                <w:sz w:val="16"/>
                <w:szCs w:val="16"/>
              </w:rPr>
              <w:t xml:space="preserve">VCT POC CD4 + </w:t>
            </w:r>
          </w:p>
          <w:p w14:paraId="3AA56A25" w14:textId="77777777" w:rsidR="00A70AB2" w:rsidRPr="00873F55" w:rsidRDefault="00A70AB2" w:rsidP="00A70AB2">
            <w:pPr>
              <w:pStyle w:val="normal0"/>
              <w:rPr>
                <w:sz w:val="16"/>
                <w:szCs w:val="16"/>
              </w:rPr>
            </w:pPr>
            <w:r w:rsidRPr="00873F55">
              <w:rPr>
                <w:sz w:val="16"/>
                <w:szCs w:val="16"/>
              </w:rPr>
              <w:t xml:space="preserve">Linkage + </w:t>
            </w:r>
          </w:p>
          <w:p w14:paraId="76E5D36C" w14:textId="77777777" w:rsidR="00A70AB2" w:rsidRPr="00873F55" w:rsidRDefault="00A70AB2" w:rsidP="00A70AB2">
            <w:pPr>
              <w:pStyle w:val="normal0"/>
              <w:rPr>
                <w:sz w:val="16"/>
                <w:szCs w:val="16"/>
              </w:rPr>
            </w:pPr>
            <w:r w:rsidRPr="00873F55">
              <w:rPr>
                <w:sz w:val="16"/>
                <w:szCs w:val="16"/>
              </w:rPr>
              <w:t xml:space="preserve">Pre-ART Outreach </w:t>
            </w:r>
          </w:p>
        </w:tc>
        <w:tc>
          <w:tcPr>
            <w:tcW w:w="995" w:type="dxa"/>
          </w:tcPr>
          <w:p w14:paraId="69ECC919"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3.59 </w:t>
            </w:r>
          </w:p>
        </w:tc>
        <w:tc>
          <w:tcPr>
            <w:tcW w:w="1415" w:type="dxa"/>
          </w:tcPr>
          <w:p w14:paraId="3BEBAF74"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$1,261.61 </w:t>
            </w:r>
          </w:p>
        </w:tc>
        <w:tc>
          <w:tcPr>
            <w:tcW w:w="1984" w:type="dxa"/>
          </w:tcPr>
          <w:p w14:paraId="5BB6DA25"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$379.93</w:t>
            </w:r>
          </w:p>
        </w:tc>
        <w:tc>
          <w:tcPr>
            <w:tcW w:w="1559" w:type="dxa"/>
          </w:tcPr>
          <w:p w14:paraId="10DB9197"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$351.43 </w:t>
            </w:r>
          </w:p>
        </w:tc>
        <w:tc>
          <w:tcPr>
            <w:tcW w:w="1276" w:type="dxa"/>
          </w:tcPr>
          <w:p w14:paraId="526D00A8"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32%</w:t>
            </w:r>
          </w:p>
        </w:tc>
      </w:tr>
      <w:tr w:rsidR="00A70AB2" w14:paraId="0A2830E9"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E57A098" w14:textId="77777777" w:rsidR="00A70AB2" w:rsidRPr="00873F55" w:rsidRDefault="00A70AB2" w:rsidP="00A70AB2">
            <w:pPr>
              <w:pStyle w:val="normal0"/>
              <w:rPr>
                <w:sz w:val="16"/>
                <w:szCs w:val="16"/>
              </w:rPr>
            </w:pPr>
            <w:r w:rsidRPr="00873F55">
              <w:rPr>
                <w:sz w:val="16"/>
                <w:szCs w:val="16"/>
              </w:rPr>
              <w:t xml:space="preserve">ART Outreach + </w:t>
            </w:r>
          </w:p>
          <w:p w14:paraId="12B8D870" w14:textId="77777777" w:rsidR="00A70AB2" w:rsidRPr="00873F55" w:rsidRDefault="00A70AB2" w:rsidP="00A70AB2">
            <w:pPr>
              <w:pStyle w:val="normal0"/>
              <w:rPr>
                <w:sz w:val="16"/>
                <w:szCs w:val="16"/>
              </w:rPr>
            </w:pPr>
            <w:r w:rsidRPr="00873F55">
              <w:rPr>
                <w:sz w:val="16"/>
                <w:szCs w:val="16"/>
              </w:rPr>
              <w:t xml:space="preserve">POC CD4 + </w:t>
            </w:r>
          </w:p>
          <w:p w14:paraId="585405C5" w14:textId="77777777" w:rsidR="00A70AB2" w:rsidRPr="00873F55" w:rsidRDefault="00A70AB2" w:rsidP="00A70AB2">
            <w:pPr>
              <w:pStyle w:val="normal0"/>
              <w:rPr>
                <w:sz w:val="16"/>
                <w:szCs w:val="16"/>
              </w:rPr>
            </w:pPr>
            <w:r w:rsidRPr="00873F55">
              <w:rPr>
                <w:sz w:val="16"/>
                <w:szCs w:val="16"/>
              </w:rPr>
              <w:t xml:space="preserve">VCT POC CD4 + </w:t>
            </w:r>
          </w:p>
          <w:p w14:paraId="2A6E428A" w14:textId="77777777" w:rsidR="00A70AB2" w:rsidRPr="00873F55" w:rsidRDefault="00A70AB2" w:rsidP="00A70AB2">
            <w:pPr>
              <w:pStyle w:val="normal0"/>
              <w:rPr>
                <w:sz w:val="16"/>
                <w:szCs w:val="16"/>
              </w:rPr>
            </w:pPr>
            <w:r w:rsidRPr="00873F55">
              <w:rPr>
                <w:sz w:val="16"/>
                <w:szCs w:val="16"/>
              </w:rPr>
              <w:t xml:space="preserve">Linkage + </w:t>
            </w:r>
          </w:p>
          <w:p w14:paraId="62FB7828" w14:textId="77777777" w:rsidR="00A70AB2" w:rsidRPr="00873F55" w:rsidRDefault="00A70AB2" w:rsidP="00A70AB2">
            <w:pPr>
              <w:pStyle w:val="normal0"/>
              <w:rPr>
                <w:sz w:val="16"/>
                <w:szCs w:val="16"/>
              </w:rPr>
            </w:pPr>
            <w:r w:rsidRPr="00873F55">
              <w:rPr>
                <w:sz w:val="16"/>
                <w:szCs w:val="16"/>
              </w:rPr>
              <w:t xml:space="preserve">Pre-ART Outreach + </w:t>
            </w:r>
          </w:p>
          <w:p w14:paraId="643D7012" w14:textId="77777777" w:rsidR="00A70AB2" w:rsidRPr="00873F55" w:rsidRDefault="00A70AB2" w:rsidP="00A70AB2">
            <w:pPr>
              <w:pStyle w:val="normal0"/>
              <w:rPr>
                <w:sz w:val="16"/>
                <w:szCs w:val="16"/>
              </w:rPr>
            </w:pPr>
            <w:r w:rsidRPr="00873F55">
              <w:rPr>
                <w:sz w:val="16"/>
                <w:szCs w:val="16"/>
              </w:rPr>
              <w:t>Adherence</w:t>
            </w:r>
          </w:p>
        </w:tc>
        <w:tc>
          <w:tcPr>
            <w:tcW w:w="995" w:type="dxa"/>
          </w:tcPr>
          <w:p w14:paraId="24013EB4"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4.45</w:t>
            </w:r>
          </w:p>
        </w:tc>
        <w:tc>
          <w:tcPr>
            <w:tcW w:w="1415" w:type="dxa"/>
          </w:tcPr>
          <w:p w14:paraId="5ECF42E6"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$1,571.24 </w:t>
            </w:r>
          </w:p>
        </w:tc>
        <w:tc>
          <w:tcPr>
            <w:tcW w:w="1984" w:type="dxa"/>
          </w:tcPr>
          <w:p w14:paraId="504664A5"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$359.85 </w:t>
            </w:r>
          </w:p>
        </w:tc>
        <w:tc>
          <w:tcPr>
            <w:tcW w:w="1559" w:type="dxa"/>
          </w:tcPr>
          <w:p w14:paraId="378FE7C8"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$353.06 </w:t>
            </w:r>
          </w:p>
        </w:tc>
        <w:tc>
          <w:tcPr>
            <w:tcW w:w="1276" w:type="dxa"/>
          </w:tcPr>
          <w:p w14:paraId="26BBB554"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39%</w:t>
            </w:r>
          </w:p>
        </w:tc>
      </w:tr>
    </w:tbl>
    <w:p w14:paraId="42E90282" w14:textId="77777777" w:rsidR="004D3BDD" w:rsidRDefault="004D3BDD" w:rsidP="007300B5">
      <w:pPr>
        <w:pStyle w:val="Heading1"/>
        <w:contextualSpacing w:val="0"/>
      </w:pPr>
    </w:p>
    <w:p w14:paraId="001200FC" w14:textId="6BC1519C" w:rsidR="004D3BDD" w:rsidRDefault="004D3BDD" w:rsidP="007300B5">
      <w:pPr>
        <w:pStyle w:val="Heading1"/>
        <w:contextualSpacing w:val="0"/>
      </w:pPr>
    </w:p>
    <w:p w14:paraId="4DBC6929" w14:textId="5FF0D7D2" w:rsidR="002B3CC7" w:rsidRDefault="00DE4C44" w:rsidP="007300B5">
      <w:pPr>
        <w:pStyle w:val="Heading1"/>
        <w:contextualSpacing w:val="0"/>
      </w:pPr>
      <w:r>
        <w:rPr>
          <w:noProof/>
          <w:lang w:val="en-US"/>
        </w:rPr>
        <mc:AlternateContent>
          <mc:Choice Requires="wps">
            <w:drawing>
              <wp:anchor distT="0" distB="0" distL="114300" distR="114300" simplePos="0" relativeHeight="251662336" behindDoc="0" locked="0" layoutInCell="1" allowOverlap="1" wp14:anchorId="7B200714" wp14:editId="40C458B2">
                <wp:simplePos x="0" y="0"/>
                <wp:positionH relativeFrom="column">
                  <wp:posOffset>228600</wp:posOffset>
                </wp:positionH>
                <wp:positionV relativeFrom="paragraph">
                  <wp:posOffset>387350</wp:posOffset>
                </wp:positionV>
                <wp:extent cx="4914900" cy="228600"/>
                <wp:effectExtent l="0" t="0" r="0" b="0"/>
                <wp:wrapThrough wrapText="bothSides">
                  <wp:wrapPolygon edited="0">
                    <wp:start x="112" y="0"/>
                    <wp:lineTo x="112" y="19200"/>
                    <wp:lineTo x="21321" y="19200"/>
                    <wp:lineTo x="21321" y="0"/>
                    <wp:lineTo x="112" y="0"/>
                  </wp:wrapPolygon>
                </wp:wrapThrough>
                <wp:docPr id="16" name="Text Box 16"/>
                <wp:cNvGraphicFramePr/>
                <a:graphic xmlns:a="http://schemas.openxmlformats.org/drawingml/2006/main">
                  <a:graphicData uri="http://schemas.microsoft.com/office/word/2010/wordprocessingShape">
                    <wps:wsp>
                      <wps:cNvSpPr txBox="1"/>
                      <wps:spPr>
                        <a:xfrm>
                          <a:off x="0" y="0"/>
                          <a:ext cx="4914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7E47F8" w14:textId="7370C502" w:rsidR="00EA52C6" w:rsidRDefault="00EA52C6" w:rsidP="00EF0A6D">
                            <w:pPr>
                              <w:pStyle w:val="Subtitle"/>
                              <w:contextualSpacing w:val="0"/>
                            </w:pPr>
                            <w:r>
                              <w:t>Table 4. DALYs averted and additional cost of care for individual interventions between 2010 and 2030.</w:t>
                            </w:r>
                          </w:p>
                          <w:p w14:paraId="319BB6E2" w14:textId="77777777" w:rsidR="00EA52C6" w:rsidRPr="00B7495C" w:rsidRDefault="00EA52C6" w:rsidP="00EF0A6D">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8" type="#_x0000_t202" style="position:absolute;left:0;text-align:left;margin-left:18pt;margin-top:30.5pt;width:387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" filled="f" stroked="f">
                <v:textbox>
                  <w:txbxContent>
                    <w:p w14:paraId="327E47F8" w14:textId="7370C502" w:rsidR="00EA52C6" w:rsidRDefault="00EA52C6" w:rsidP="00EF0A6D">
                      <w:pPr>
                        <w:pStyle w:val="Subtitle"/>
                        <w:contextualSpacing w:val="0"/>
                      </w:pPr>
                      <w:r>
                        <w:t>Table 4. DALYs averted and additional cost of care for individual interventions between 2010 and 2030.</w:t>
                      </w:r>
                    </w:p>
                    <w:p w14:paraId="319BB6E2" w14:textId="77777777" w:rsidR="00EA52C6" w:rsidRPr="00B7495C" w:rsidRDefault="00EA52C6" w:rsidP="00EF0A6D">
                      <w:pPr>
                        <w:rPr>
                          <w:rFonts w:ascii="Trebuchet MS" w:hAnsi="Trebuchet MS"/>
                          <w:sz w:val="16"/>
                          <w:szCs w:val="16"/>
                        </w:rPr>
                      </w:pPr>
                    </w:p>
                  </w:txbxContent>
                </v:textbox>
                <w10:wrap type="through"/>
              </v:shape>
            </w:pict>
          </mc:Fallback>
        </mc:AlternateContent>
      </w:r>
      <w:r w:rsidR="003A1623">
        <w:rPr>
          <w:noProof/>
          <w:lang w:val="en-US"/>
        </w:rPr>
        <mc:AlternateContent>
          <mc:Choice Requires="wps">
            <w:drawing>
              <wp:anchor distT="0" distB="0" distL="114300" distR="114300" simplePos="0" relativeHeight="251684864" behindDoc="0" locked="0" layoutInCell="1" allowOverlap="1" wp14:anchorId="595B37E0" wp14:editId="478B6A59">
                <wp:simplePos x="0" y="0"/>
                <wp:positionH relativeFrom="column">
                  <wp:posOffset>-228600</wp:posOffset>
                </wp:positionH>
                <wp:positionV relativeFrom="paragraph">
                  <wp:posOffset>4616450</wp:posOffset>
                </wp:positionV>
                <wp:extent cx="5829300" cy="228600"/>
                <wp:effectExtent l="0" t="0" r="0" b="0"/>
                <wp:wrapThrough wrapText="bothSides">
                  <wp:wrapPolygon edited="0">
                    <wp:start x="94" y="0"/>
                    <wp:lineTo x="94" y="19200"/>
                    <wp:lineTo x="21365" y="19200"/>
                    <wp:lineTo x="21365" y="0"/>
                    <wp:lineTo x="94" y="0"/>
                  </wp:wrapPolygon>
                </wp:wrapThrough>
                <wp:docPr id="28" name="Text Box 28"/>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F6B2A0" w14:textId="31D83096" w:rsidR="00EA52C6" w:rsidRDefault="00EA52C6" w:rsidP="00A70AB2">
                            <w:pPr>
                              <w:pStyle w:val="Subtitle"/>
                              <w:contextualSpacing w:val="0"/>
                            </w:pPr>
                            <w:r>
                              <w:t>Table 5. DALYs averted and additional cost of implementing a combination of interventions between 2010 and 2030.</w:t>
                            </w:r>
                          </w:p>
                          <w:p w14:paraId="282F6D2F" w14:textId="77777777" w:rsidR="00EA52C6" w:rsidRPr="00B7495C" w:rsidRDefault="00EA52C6" w:rsidP="00A70AB2">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9" type="#_x0000_t202" style="position:absolute;left:0;text-align:left;margin-left:-17.95pt;margin-top:363.5pt;width:459pt;height: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" filled="f" stroked="f">
                <v:textbox>
                  <w:txbxContent>
                    <w:p w14:paraId="19F6B2A0" w14:textId="31D83096" w:rsidR="00EA52C6" w:rsidRDefault="00EA52C6" w:rsidP="00A70AB2">
                      <w:pPr>
                        <w:pStyle w:val="Subtitle"/>
                        <w:contextualSpacing w:val="0"/>
                      </w:pPr>
                      <w:r>
                        <w:t>Table 5. DALYs averted and additional cost of implementing a combination of interventions between 2010 and 2030.</w:t>
                      </w:r>
                    </w:p>
                    <w:p w14:paraId="282F6D2F" w14:textId="77777777" w:rsidR="00EA52C6" w:rsidRPr="00B7495C" w:rsidRDefault="00EA52C6" w:rsidP="00A70AB2">
                      <w:pPr>
                        <w:rPr>
                          <w:rFonts w:ascii="Trebuchet MS" w:hAnsi="Trebuchet MS"/>
                          <w:sz w:val="16"/>
                          <w:szCs w:val="16"/>
                        </w:rPr>
                      </w:pPr>
                    </w:p>
                  </w:txbxContent>
                </v:textbox>
                <w10:wrap type="through"/>
              </v:shape>
            </w:pict>
          </mc:Fallback>
        </mc:AlternateContent>
      </w:r>
    </w:p>
    <w:p w14:paraId="40921A18" w14:textId="77777777" w:rsidR="005E3E3B" w:rsidRDefault="005E3E3B" w:rsidP="004047B1">
      <w:pPr>
        <w:pStyle w:val="Heading1"/>
        <w:contextualSpacing w:val="0"/>
      </w:pPr>
    </w:p>
    <w:p w14:paraId="2EAD38C6" w14:textId="0FB94C7F" w:rsidR="007F1979" w:rsidRDefault="008337DC" w:rsidP="008337DC">
      <w:pPr>
        <w:pStyle w:val="Heading1"/>
        <w:contextualSpacing w:val="0"/>
      </w:pPr>
      <w:r>
        <w:rPr>
          <w:noProof/>
          <w:lang w:val="en-US"/>
        </w:rPr>
        <w:lastRenderedPageBreak/>
        <mc:AlternateContent>
          <mc:Choice Requires="wpg">
            <w:drawing>
              <wp:anchor distT="0" distB="0" distL="114300" distR="114300" simplePos="0" relativeHeight="251694080" behindDoc="0" locked="0" layoutInCell="1" allowOverlap="1" wp14:anchorId="777A5166" wp14:editId="0B99C471">
                <wp:simplePos x="0" y="0"/>
                <wp:positionH relativeFrom="column">
                  <wp:posOffset>457200</wp:posOffset>
                </wp:positionH>
                <wp:positionV relativeFrom="paragraph">
                  <wp:posOffset>-457200</wp:posOffset>
                </wp:positionV>
                <wp:extent cx="4229100" cy="5486400"/>
                <wp:effectExtent l="25400" t="25400" r="12700" b="0"/>
                <wp:wrapTopAndBottom/>
                <wp:docPr id="9" name="Group 9"/>
                <wp:cNvGraphicFramePr/>
                <a:graphic xmlns:a="http://schemas.openxmlformats.org/drawingml/2006/main">
                  <a:graphicData uri="http://schemas.microsoft.com/office/word/2010/wordprocessingGroup">
                    <wpg:wgp>
                      <wpg:cNvGrpSpPr/>
                      <wpg:grpSpPr>
                        <a:xfrm>
                          <a:off x="0" y="0"/>
                          <a:ext cx="4229100" cy="5486400"/>
                          <a:chOff x="0" y="0"/>
                          <a:chExt cx="4229100" cy="5486400"/>
                        </a:xfrm>
                      </wpg:grpSpPr>
                      <wps:wsp>
                        <wps:cNvPr id="15" name="Text Box 15"/>
                        <wps:cNvSpPr txBox="1"/>
                        <wps:spPr>
                          <a:xfrm>
                            <a:off x="0" y="5143500"/>
                            <a:ext cx="4229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CA274D" w14:textId="77777777" w:rsidR="00EA52C6" w:rsidRDefault="00EA52C6" w:rsidP="00137AD9">
                              <w:pPr>
                                <w:pStyle w:val="Subtitle"/>
                                <w:contextualSpacing w:val="0"/>
                              </w:pPr>
                              <w:r>
                                <w:t>Figure 4. Care experience of deceased individuals who suffered an HIV-related death between 2010 and 2030.</w:t>
                              </w:r>
                            </w:p>
                            <w:p w14:paraId="3D527C01" w14:textId="77777777" w:rsidR="00EA52C6" w:rsidRPr="00B7495C" w:rsidRDefault="00EA52C6" w:rsidP="00137AD9">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 name="Picture 6" descr="Macintosh HD:Users:jack:Dropbox:DIDE - HIVMC:Treatment Cascade:Paper:Figures:BigPie:BigPiePie.pdf"/>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3065" cy="5112385"/>
                          </a:xfrm>
                          <a:prstGeom prst="rect">
                            <a:avLst/>
                          </a:prstGeom>
                          <a:noFill/>
                          <a:ln w="12700" cmpd="sng">
                            <a:solidFill>
                              <a:schemeClr val="tx1"/>
                            </a:solidFill>
                          </a:ln>
                        </pic:spPr>
                      </pic:pic>
                    </wpg:wgp>
                  </a:graphicData>
                </a:graphic>
              </wp:anchor>
            </w:drawing>
          </mc:Choice>
          <mc:Fallback>
            <w:pict>
              <v:group id="Group 9" o:spid="_x0000_s1040" style="position:absolute;left:0;text-align:left;margin-left:36pt;margin-top:-35.95pt;width:333pt;height:6in;z-index:251694080" coordsize="4229100,54864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">
                <v:shape id="Text Box 15" o:spid="_x0000_s1041" type="#_x0000_t202" style="position:absolute;top:5143500;width:42291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43CA274D" w14:textId="77777777" w:rsidR="00EA52C6" w:rsidRDefault="00EA52C6" w:rsidP="00137AD9">
                        <w:pPr>
                          <w:pStyle w:val="Subtitle"/>
                          <w:contextualSpacing w:val="0"/>
                        </w:pPr>
                        <w:r>
                          <w:t>Figure 4. Care experience of deceased individuals who suffered an HIV-related death between 2010 and 2030.</w:t>
                        </w:r>
                      </w:p>
                      <w:p w14:paraId="3D527C01" w14:textId="77777777" w:rsidR="00EA52C6" w:rsidRPr="00B7495C" w:rsidRDefault="00EA52C6" w:rsidP="00137AD9">
                        <w:pPr>
                          <w:rPr>
                            <w:rFonts w:ascii="Trebuchet MS" w:hAnsi="Trebuchet MS"/>
                            <w:sz w:val="16"/>
                            <w:szCs w:val="16"/>
                          </w:rPr>
                        </w:pPr>
                      </w:p>
                    </w:txbxContent>
                  </v:textbox>
                </v:shape>
                <v:shape id="Picture 6" o:spid="_x0000_s1042" type="#_x0000_t75" alt="Macintosh HD:Users:jack:Dropbox:DIDE - HIVMC:Treatment Cascade:Paper:Figures:BigPie:BigPiePie.pdf" style="position:absolute;width:4203065;height:51123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uB&#10;kJPAAAAA2gAAAA8AAABkcnMvZG93bnJldi54bWxEj0GLwjAUhO8L/ofwBG9rqogr1bSIIHjVLazH&#10;Z/Nsis1LaWJt/71ZWNjjMDPfMLt8sI3oqfO1YwWLeQKCuHS65kpB8X383IDwAVlj45gUjOQhzyYf&#10;O0y1e/GZ+kuoRISwT1GBCaFNpfSlIYt+7lri6N1dZzFE2VVSd/iKcNvIZZKspcWa44LBlg6Gysfl&#10;aRXcbl+kk3NRuE3Z783ParzWxajUbDrstyACDeE//Nc+aQVr+L0Sb4DM3g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q4GQk8AAAADaAAAADwAAAAAAAAAAAAAAAACcAgAAZHJz&#10;L2Rvd25yZXYueG1sUEsFBgAAAAAEAAQA9wAAAIkDAAAAAA==&#10;" stroked="t" strokecolor="black [3213]" strokeweight="1pt">
                  <v:imagedata r:id="rId18" o:title="BigPiePie.pdf"/>
                  <v:path arrowok="t"/>
                </v:shape>
                <w10:wrap type="topAndBottom"/>
              </v:group>
            </w:pict>
          </mc:Fallback>
        </mc:AlternateContent>
      </w:r>
      <w:commentRangeStart w:id="33"/>
      <w:r w:rsidR="00ED39DB">
        <w:t>D</w:t>
      </w:r>
      <w:r w:rsidR="00615625">
        <w:t>i</w:t>
      </w:r>
      <w:r w:rsidR="00ED39DB">
        <w:t>scussion</w:t>
      </w:r>
      <w:commentRangeEnd w:id="33"/>
      <w:r w:rsidR="00802DB7">
        <w:rPr>
          <w:rStyle w:val="CommentReference"/>
        </w:rPr>
        <w:commentReference w:id="33"/>
      </w:r>
    </w:p>
    <w:p w14:paraId="168344F8" w14:textId="5AAE9166" w:rsidR="007F1979" w:rsidRPr="00804A10" w:rsidRDefault="0006590A" w:rsidP="00CF1E3F">
      <w:pPr>
        <w:pStyle w:val="normal0"/>
        <w:ind w:firstLine="360"/>
        <w:rPr>
          <w:lang w:val="en-US"/>
        </w:rPr>
      </w:pPr>
      <w:r w:rsidRPr="00DD19A4">
        <w:rPr>
          <w:lang w:val="en-US"/>
        </w:rPr>
        <w:t xml:space="preserve">Our results suggest that ART-programmes can be </w:t>
      </w:r>
      <w:r w:rsidR="00802DB7">
        <w:rPr>
          <w:lang w:val="en-US"/>
        </w:rPr>
        <w:t xml:space="preserve">materially </w:t>
      </w:r>
      <w:r w:rsidRPr="00DD19A4">
        <w:rPr>
          <w:lang w:val="en-US"/>
        </w:rPr>
        <w:t>enhanced to bri</w:t>
      </w:r>
      <w:r>
        <w:rPr>
          <w:lang w:val="en-US"/>
        </w:rPr>
        <w:t>ng about greater health benefits by strengt</w:t>
      </w:r>
      <w:r w:rsidR="00114D34">
        <w:rPr>
          <w:lang w:val="en-US"/>
        </w:rPr>
        <w:t>hening each part of the cascade</w:t>
      </w:r>
      <w:r w:rsidR="00802DB7">
        <w:rPr>
          <w:lang w:val="en-US"/>
        </w:rPr>
        <w:t xml:space="preserve">, </w:t>
      </w:r>
      <w:r>
        <w:rPr>
          <w:lang w:val="en-US"/>
        </w:rPr>
        <w:t>as has been demonstrated to</w:t>
      </w:r>
      <w:r w:rsidR="00114D34">
        <w:rPr>
          <w:lang w:val="en-US"/>
        </w:rPr>
        <w:t xml:space="preserve"> be feasible in earlier trials</w:t>
      </w:r>
      <w:r w:rsidR="00AD5424">
        <w:rPr>
          <w:lang w:val="en-US"/>
        </w:rPr>
        <w:fldChar w:fldCharType="begin"/>
      </w:r>
      <w:r w:rsidR="00883D49">
        <w:rPr>
          <w:lang w:val="en-US"/>
        </w:rPr>
        <w:instrText xml:space="preserve"> ADDIN PAPERS2_CITATIONS &lt;citation&gt;&lt;uuid&gt;66C42BEB-1724-400E-A6AB-E2B15D1B36F3&lt;/uuid&gt;&lt;priority&gt;33&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AD5424">
        <w:rPr>
          <w:lang w:val="en-US"/>
        </w:rPr>
        <w:fldChar w:fldCharType="separate"/>
      </w:r>
      <w:r w:rsidR="00AD5424">
        <w:rPr>
          <w:lang w:val="en-US"/>
        </w:rPr>
        <w:t>{Govindasamy:2014fa, Barnighausen:2011cb}</w:t>
      </w:r>
      <w:r w:rsidR="00AD5424">
        <w:rPr>
          <w:lang w:val="en-US"/>
        </w:rPr>
        <w:fldChar w:fldCharType="end"/>
      </w:r>
      <w:r w:rsidR="00114D34">
        <w:rPr>
          <w:lang w:val="en-US"/>
        </w:rPr>
        <w:t>,</w:t>
      </w:r>
      <w:r>
        <w:rPr>
          <w:lang w:val="en-US"/>
        </w:rPr>
        <w:t xml:space="preserve"> and/or by shifting to treating HIV-infected persons immediately when they present to care. In contrast, a radicial expansion of treatment programmes, with the identified </w:t>
      </w:r>
      <w:r w:rsidR="00114D34">
        <w:rPr>
          <w:lang w:val="en-US"/>
        </w:rPr>
        <w:t>weaknesses</w:t>
      </w:r>
      <w:r>
        <w:rPr>
          <w:lang w:val="en-US"/>
        </w:rPr>
        <w:t xml:space="preserve"> in linkage and retention perpetuated, would not maximize health generated with limited resources.</w:t>
      </w:r>
    </w:p>
    <w:p w14:paraId="44F9A49A" w14:textId="77777777" w:rsidR="00501AD9" w:rsidRDefault="00501AD9" w:rsidP="005878BC">
      <w:pPr>
        <w:pStyle w:val="normal0"/>
      </w:pPr>
    </w:p>
    <w:p w14:paraId="57C081E4" w14:textId="2AFC24BD" w:rsidR="00B07EAE" w:rsidRDefault="00464172" w:rsidP="00883D49">
      <w:pPr>
        <w:pStyle w:val="normal0"/>
        <w:ind w:firstLine="360"/>
      </w:pPr>
      <w:r>
        <w:t>I</w:t>
      </w:r>
      <w:r w:rsidR="00D43662">
        <w:t xml:space="preserve">mprovements </w:t>
      </w:r>
      <w:r w:rsidR="002F02C5">
        <w:t>to</w:t>
      </w:r>
      <w:r w:rsidR="00D43662">
        <w:t xml:space="preserve"> the care cascade have long been hoped to be small, feasible, likely inexpensive changes to the operations of a clinic that would yield a large benefit, </w:t>
      </w:r>
      <w:r w:rsidR="002F02C5">
        <w:t xml:space="preserve">leveraging </w:t>
      </w:r>
      <w:r w:rsidR="00D43662">
        <w:t xml:space="preserve">the enormous impact already made </w:t>
      </w:r>
      <w:r w:rsidR="002F02C5">
        <w:t>by</w:t>
      </w:r>
      <w:r w:rsidR="00D43662">
        <w:t xml:space="preserve"> ART to ge</w:t>
      </w:r>
      <w:r>
        <w:t>nerate greater health outcomes</w:t>
      </w:r>
      <w:r w:rsidR="007C5B93">
        <w:fldChar w:fldCharType="begin"/>
      </w:r>
      <w:r w:rsidR="00883D49">
        <w:instrText xml:space="preserve"> ADDIN PAPERS2_CITATIONS &lt;citation&gt;&lt;uuid&gt;B3194C98-406E-420E-90EF-A84762A35307&lt;/uuid&gt;&lt;priority&gt;34&lt;/priority&gt;&lt;publications&gt;&lt;publication&gt;&lt;uuid&gt;12285AE7-E676-418B-B77A-3A50DFBB41D6&lt;/uuid&gt;&lt;volume&gt;365&lt;/volume&gt;&lt;doi&gt;10.1056/NEJMoa1105243&lt;/doi&gt;&lt;startpage&gt;493&lt;/startpage&gt;&lt;publication_date&gt;99201108111200000000222000&lt;/publication_date&gt;&lt;url&gt;http://eutils.ncbi.nlm.nih.gov/entrez/eutils/elink.fcgi?dbfrom=pubmed&amp;amp;id=21767103&amp;amp;retmode=ref&amp;amp;cmd=prlinks&lt;/url&gt;&lt;type&gt;400&lt;/type&gt;&lt;title&gt;Prevention of HIV-1 infection with early antiretroviral therapy.&lt;/title&gt;&lt;location&gt;602,0,0,0&lt;/location&gt;&lt;institution&gt;University of North Carolina at Chapel Hill, Institute for Global Health and Infectious Diseases, Suite 2115, Bioinformatics Bldg., 130 Mason Farm Rd., CB 7030, Chapel Hill, NC 27599, USA. mscohen@med.unc.edu&lt;/institution&gt;&lt;number&gt;6&lt;/number&gt;&lt;subtype&gt;400&lt;/subtype&gt;&lt;endpage&gt;505&lt;/endpage&gt;&lt;bundle&gt;&lt;publication&gt;&lt;title&gt;The New England Journal of Medicine&lt;/title&gt;&lt;type&gt;-100&lt;/type&gt;&lt;subtype&gt;-100&lt;/subtype&gt;&lt;uuid&gt;AECBAF4B-AA66-4C04-82B6-DB344E8FCAC3&lt;/uuid&gt;&lt;/publication&gt;&lt;/bundle&gt;&lt;authors&gt;&lt;author&gt;&lt;firstName&gt;Myron&lt;/firstName&gt;&lt;middleNames&gt;S&lt;/middleNames&gt;&lt;lastName&gt;Cohen&lt;/lastName&gt;&lt;/author&gt;&lt;author&gt;&lt;firstName&gt;Ying&lt;/firstName&gt;&lt;middleNames&gt;Q&lt;/middleNames&gt;&lt;lastName&gt;Chen&lt;/lastName&gt;&lt;/author&gt;&lt;author&gt;&lt;firstName&gt;Marybeth&lt;/firstName&gt;&lt;lastName&gt;McCauley&lt;/lastName&gt;&lt;/author&gt;&lt;author&gt;&lt;firstName&gt;Theresa&lt;/firstName&gt;&lt;lastName&gt;Gamble&lt;/lastName&gt;&lt;/author&gt;&lt;author&gt;&lt;firstName&gt;Mina&lt;/firstName&gt;&lt;middleNames&gt;C&lt;/middleNames&gt;&lt;lastName&gt;Hosseinipour&lt;/lastName&gt;&lt;/author&gt;&lt;author&gt;&lt;firstName&gt;Nagalingeswaran&lt;/firstName&gt;&lt;lastName&gt;Kumarasamy&lt;/lastName&gt;&lt;/author&gt;&lt;author&gt;&lt;firstName&gt;James&lt;/firstName&gt;&lt;middleNames&gt;G&lt;/middleNames&gt;&lt;lastName&gt;Hakim&lt;/lastName&gt;&lt;/author&gt;&lt;author&gt;&lt;firstName&gt;Johnstone&lt;/firstName&gt;&lt;lastName&gt;Kumwenda&lt;/lastName&gt;&lt;/author&gt;&lt;author&gt;&lt;firstName&gt;Beatriz&lt;/firstName&gt;&lt;lastName&gt;Grinsztejn&lt;/lastName&gt;&lt;/author&gt;&lt;author&gt;&lt;firstName&gt;Jose&lt;/firstName&gt;&lt;middleNames&gt;H S&lt;/middleNames&gt;&lt;lastName&gt;Pilotto&lt;/lastName&gt;&lt;/author&gt;&lt;author&gt;&lt;firstName&gt;Sheela&lt;/firstName&gt;&lt;middleNames&gt;V&lt;/middleNames&gt;&lt;lastName&gt;Godbole&lt;/lastName&gt;&lt;/author&gt;&lt;author&gt;&lt;firstName&gt;Sanjay&lt;/firstName&gt;&lt;lastName&gt;Mehendale&lt;/lastName&gt;&lt;/author&gt;&lt;author&gt;&lt;firstName&gt;Suwat&lt;/firstName&gt;&lt;lastName&gt;Chariyalertsak&lt;/lastName&gt;&lt;/author&gt;&lt;author&gt;&lt;firstName&gt;Breno&lt;/firstName&gt;&lt;middleNames&gt;R&lt;/middleNames&gt;&lt;lastName&gt;Santos&lt;/lastName&gt;&lt;/author&gt;&lt;author&gt;&lt;firstName&gt;Kenneth&lt;/firstName&gt;&lt;middleNames&gt;H&lt;/middleNames&gt;&lt;lastName&gt;Mayer&lt;/lastName&gt;&lt;/author&gt;&lt;author&gt;&lt;firstName&gt;Irving&lt;/firstName&gt;&lt;middleNames&gt;F&lt;/middleNames&gt;&lt;lastName&gt;Hoffman&lt;/lastName&gt;&lt;/author&gt;&lt;author&gt;&lt;firstName&gt;Susan&lt;/firstName&gt;&lt;middleNames&gt;H&lt;/middleNames&gt;&lt;lastName&gt;Eshleman&lt;/lastName&gt;&lt;/author&gt;&lt;author&gt;&lt;firstName&gt;Estelle&lt;/firstName&gt;&lt;lastName&gt;Piwowar-Manning&lt;/lastName&gt;&lt;/author&gt;&lt;author&gt;&lt;firstName&gt;Lei&lt;/firstName&gt;&lt;lastName&gt;Wang&lt;/lastName&gt;&lt;/author&gt;&lt;author&gt;&lt;firstName&gt;Joseph&lt;/firstName&gt;&lt;lastName&gt;Makhema&lt;/lastName&gt;&lt;/author&gt;&lt;author&gt;&lt;firstName&gt;Lisa&lt;/firstName&gt;&lt;middleNames&gt;A&lt;/middleNames&gt;&lt;lastName&gt;Mills&lt;/lastName&gt;&lt;/author&gt;&lt;author&gt;&lt;nonDroppingParticle&gt;de&lt;/nonDroppingParticle&gt;&lt;firstName&gt;Guy&lt;/firstName&gt;&lt;lastName&gt;Bruyn&lt;/lastName&gt;&lt;/author&gt;&lt;author&gt;&lt;firstName&gt;Ian&lt;/firstName&gt;&lt;middleNames&gt;M&lt;/middleNames&gt;&lt;lastName&gt;Sanne&lt;/lastName&gt;&lt;/author&gt;&lt;author&gt;&lt;firstName&gt;Joseph&lt;/firstName&gt;&lt;lastName&gt;Eron&lt;/lastName&gt;&lt;/author&gt;&lt;author&gt;&lt;firstName&gt;Joel&lt;/firstName&gt;&lt;lastName&gt;Gallant&lt;/lastName&gt;&lt;/author&gt;&lt;author&gt;&lt;firstName&gt;Diane&lt;/firstName&gt;&lt;lastName&gt;Havlir&lt;/lastName&gt;&lt;/author&gt;&lt;author&gt;&lt;firstName&gt;Susan&lt;/firstName&gt;&lt;lastName&gt;Swindells&lt;/lastName&gt;&lt;/author&gt;&lt;author&gt;&lt;firstName&gt;Heather&lt;/firstName&gt;&lt;lastName&gt;Ribaudo&lt;/lastName&gt;&lt;/author&gt;&lt;author&gt;&lt;firstName&gt;Vanessa&lt;/firstName&gt;&lt;lastName&gt;Elharrar&lt;/lastName&gt;&lt;/author&gt;&lt;author&gt;&lt;firstName&gt;David&lt;/firstName&gt;&lt;middleNames&gt;N&lt;/middleNames&gt;&lt;lastName&gt;Burns&lt;/lastName&gt;&lt;/author&gt;&lt;author&gt;&lt;firstName&gt;Taha&lt;/firstName&gt;&lt;middleNames&gt;E&lt;/middleNames&gt;&lt;lastName&gt;Taha&lt;/lastName&gt;&lt;/author&gt;&lt;author&gt;&lt;firstName&gt;Karin&lt;/firstName&gt;&lt;lastName&gt;Nielsen-Saines&lt;/lastName&gt;&lt;/author&gt;&lt;author&gt;&lt;firstName&gt;David&lt;/firstName&gt;&lt;lastName&gt;Celentano&lt;/lastName&gt;&lt;/author&gt;&lt;author&gt;&lt;firstName&gt;Max&lt;/firstName&gt;&lt;lastName&gt;Essex&lt;/lastName&gt;&lt;/author&gt;&lt;author&gt;&lt;firstName&gt;Thomas&lt;/firstName&gt;&lt;middleNames&gt;R&lt;/middleNames&gt;&lt;lastName&gt;Fleming&lt;/lastName&gt;&lt;/author&gt;&lt;author&gt;&lt;lastName&gt;HPTN 052 Study Team&lt;/lastName&gt;&lt;/author&gt;&lt;/authors&gt;&lt;/publication&gt;&lt;publication&gt;&lt;uuid&gt;BFAF490C-2FFD-4763-B9E3-D8F6AD29BB72&lt;/uuid&gt;&lt;volume&gt;87&lt;/volume&gt;&lt;accepted_date&gt;99200903111200000000222000&lt;/accepted_date&gt;&lt;startpage&gt;754&lt;/startpage&gt;&lt;publication_date&gt;99200910001200000000220000&lt;/publication_date&gt;&lt;url&gt;http://eutils.ncbi.nlm.nih.gov/entrez/eutils/elink.fcgi?dbfrom=pubmed&amp;amp;id=19876542&amp;amp;retmode=ref&amp;amp;cmd=prlinks&lt;/url&gt;&lt;citekey&gt;Herbst:2009ta&lt;/citekey&gt;&lt;type&gt;400&lt;/type&gt;&lt;title&gt;Adult mortality and antiretroviral treatment roll-out in rural KwaZulu-Natal, South Africa.&lt;/title&gt;&lt;location&gt;200,4,-28.4059334,32.2143323&lt;/location&gt;&lt;submission_date&gt;99200809171200000000222000&lt;/submission_date&gt;&lt;number&gt;10&lt;/number&gt;&lt;institution&gt;Africa Centre for Health and Population Studies, University of KwaZulu-Natal, Mtubatuba, South Africa. kherbst@africacentre.ac.za&lt;/institution&gt;&lt;subtype&gt;400&lt;/subtype&gt;&lt;endpage&gt;762&lt;/endpage&gt;&lt;bundle&gt;&lt;publication&gt;&lt;title&gt;Bulletin of the World Health Organization&lt;/title&gt;&lt;type&gt;-100&lt;/type&gt;&lt;subtype&gt;-100&lt;/subtype&gt;&lt;uuid&gt;8F3CABD2-E8C3-4A9C-9ABA-E6CFF535FE04&lt;/uuid&gt;&lt;/publication&gt;&lt;/bundle&gt;&lt;authors&gt;&lt;author&gt;&lt;firstName&gt;Abraham&lt;/firstName&gt;&lt;middleNames&gt;J&lt;/middleNames&gt;&lt;lastName&gt;Herbst&lt;/lastName&gt;&lt;/author&gt;&lt;author&gt;&lt;firstName&gt;Graham&lt;/firstName&gt;&lt;middleNames&gt;S&lt;/middleNames&gt;&lt;lastName&gt;Cooke&lt;/lastName&gt;&lt;/author&gt;&lt;author&gt;&lt;firstName&gt;Till&lt;/firstName&gt;&lt;middleNames&gt;W&lt;/middleNames&gt;&lt;lastName&gt;Bärnighausen&lt;/lastName&gt;&lt;/author&gt;&lt;author&gt;&lt;firstName&gt;Angelique&lt;/firstName&gt;&lt;lastName&gt;KanyKany&lt;/lastName&gt;&lt;/author&gt;&lt;author&gt;&lt;firstName&gt;Frank&lt;/firstName&gt;&lt;lastName&gt;Tanser&lt;/lastName&gt;&lt;/author&gt;&lt;author&gt;&lt;firstName&gt;Marie-Louise&lt;/firstName&gt;&lt;lastName&gt;Newell&lt;/lastName&gt;&lt;/author&gt;&lt;/authors&gt;&lt;/publication&gt;&lt;/publications&gt;&lt;cites&gt;&lt;/cites&gt;&lt;/citation&gt;</w:instrText>
      </w:r>
      <w:r w:rsidR="007C5B93">
        <w:fldChar w:fldCharType="separate"/>
      </w:r>
      <w:r w:rsidR="007C5B93">
        <w:rPr>
          <w:lang w:val="en-US"/>
        </w:rPr>
        <w:t>{Cohen:2011kr, Herbst:2009ta}</w:t>
      </w:r>
      <w:r w:rsidR="007C5B93">
        <w:fldChar w:fldCharType="end"/>
      </w:r>
      <w:r>
        <w:t xml:space="preserve">. </w:t>
      </w:r>
      <w:r w:rsidR="00D43662">
        <w:t xml:space="preserve">Whilst we find </w:t>
      </w:r>
      <w:r>
        <w:t xml:space="preserve">this </w:t>
      </w:r>
      <w:r w:rsidR="00D43662">
        <w:t xml:space="preserve">to be true to </w:t>
      </w:r>
      <w:r>
        <w:t xml:space="preserve">an </w:t>
      </w:r>
      <w:r w:rsidR="00D43662">
        <w:t>extent, the multifaceted nature of the current cascade means that no single cascade inter</w:t>
      </w:r>
      <w:r>
        <w:t>vention has a very large impact on patient outcomes.</w:t>
      </w:r>
      <w:r w:rsidR="005D5B00">
        <w:t xml:space="preserve"> </w:t>
      </w:r>
      <w:r w:rsidR="00D43662">
        <w:t xml:space="preserve">Trials and other studies </w:t>
      </w:r>
      <w:r w:rsidR="007C5B93">
        <w:t xml:space="preserve">to date, have only </w:t>
      </w:r>
      <w:r w:rsidR="00D43662">
        <w:t xml:space="preserve">examined the impact of </w:t>
      </w:r>
      <w:r w:rsidR="007C5B93">
        <w:t xml:space="preserve">single </w:t>
      </w:r>
      <w:r w:rsidR="00D43662">
        <w:t>intervention</w:t>
      </w:r>
      <w:r w:rsidR="00A65ECB">
        <w:t>s</w:t>
      </w:r>
      <w:r w:rsidR="00D43662">
        <w:t xml:space="preserve"> on t</w:t>
      </w:r>
      <w:r w:rsidR="007E2B59">
        <w:t>he casc</w:t>
      </w:r>
      <w:r w:rsidR="007C5B93">
        <w:t>a</w:t>
      </w:r>
      <w:r w:rsidR="007E2B59">
        <w:t>de</w:t>
      </w:r>
      <w:r w:rsidR="004B773F">
        <w:fldChar w:fldCharType="begin"/>
      </w:r>
      <w:r w:rsidR="00883D49">
        <w:instrText xml:space="preserve"> ADDIN PAPERS2_CITATIONS &lt;citation&gt;&lt;uuid&gt;59141FDA-9FD0-4206-8753-4F7E99AF418A&lt;/uuid&gt;&lt;priority&gt;1&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4B773F">
        <w:fldChar w:fldCharType="separate"/>
      </w:r>
      <w:r w:rsidR="004B773F">
        <w:rPr>
          <w:lang w:val="en-US"/>
        </w:rPr>
        <w:t>{Govindasamy:2014fa, Barnighausen:2011cb}</w:t>
      </w:r>
      <w:r w:rsidR="004B773F">
        <w:fldChar w:fldCharType="end"/>
      </w:r>
      <w:r w:rsidR="005A3DD8">
        <w:t xml:space="preserve">, </w:t>
      </w:r>
      <w:r w:rsidR="007C5B93">
        <w:t>as those experi</w:t>
      </w:r>
      <w:r w:rsidR="007E2B59">
        <w:t>mental designs are not very ameanable to measuring the impact of combinations of changes simultane</w:t>
      </w:r>
      <w:r w:rsidR="004B773F">
        <w:t>ous</w:t>
      </w:r>
      <w:r w:rsidR="007E2B59">
        <w:t>ly.</w:t>
      </w:r>
      <w:r w:rsidR="004B773F">
        <w:t xml:space="preserve"> </w:t>
      </w:r>
      <w:r w:rsidR="007E2B59">
        <w:t xml:space="preserve">However, </w:t>
      </w:r>
      <w:r w:rsidR="004B773F">
        <w:t>witih the aid of a mathematical model</w:t>
      </w:r>
      <w:r w:rsidR="0006590A">
        <w:t xml:space="preserve"> we</w:t>
      </w:r>
      <w:r w:rsidR="007E2B59">
        <w:t xml:space="preserve"> can see how attractive a combination set of intervention</w:t>
      </w:r>
      <w:r w:rsidR="004B773F">
        <w:t>s</w:t>
      </w:r>
      <w:r w:rsidR="007E2B59">
        <w:t xml:space="preserve"> potentially is.</w:t>
      </w:r>
      <w:r w:rsidR="00FD3AED">
        <w:t xml:space="preserve"> </w:t>
      </w:r>
      <w:r w:rsidR="005D5B00">
        <w:t xml:space="preserve">All interventions </w:t>
      </w:r>
      <w:r w:rsidR="007E2B59">
        <w:t xml:space="preserve">modelled </w:t>
      </w:r>
      <w:r w:rsidR="005D5B00">
        <w:t>are</w:t>
      </w:r>
      <w:r w:rsidR="007E2B59">
        <w:t xml:space="preserve"> based on </w:t>
      </w:r>
      <w:r w:rsidR="005D5B00">
        <w:t>real studies</w:t>
      </w:r>
      <w:r w:rsidR="007E2B59">
        <w:t xml:space="preserve"> (</w:t>
      </w:r>
      <w:r w:rsidR="005D5B00">
        <w:t>Text S1</w:t>
      </w:r>
      <w:r w:rsidR="007E2B59">
        <w:t>)</w:t>
      </w:r>
      <w:r w:rsidR="005D5B00">
        <w:t>,</w:t>
      </w:r>
      <w:r w:rsidR="007E2B59">
        <w:t xml:space="preserve"> meaning that the impact projected may be realistic. However, studies </w:t>
      </w:r>
      <w:r w:rsidR="005D5B00">
        <w:t>investigating</w:t>
      </w:r>
      <w:r w:rsidR="007E2B59">
        <w:t xml:space="preserve"> complete combinations </w:t>
      </w:r>
      <w:r w:rsidR="005D5B00">
        <w:t>are</w:t>
      </w:r>
      <w:r w:rsidR="007E2B59">
        <w:t xml:space="preserve"> needed to confirm </w:t>
      </w:r>
      <w:r w:rsidR="005D5B00">
        <w:t xml:space="preserve">our </w:t>
      </w:r>
      <w:r w:rsidR="007E2B59">
        <w:t>findings – it may be that greater synergies accure giving higher benefits and lower costs, or, instead that the increased complexity of operations leads to higher cost and less benfits tha</w:t>
      </w:r>
      <w:r w:rsidR="005D5B00">
        <w:t>n</w:t>
      </w:r>
      <w:r w:rsidR="007E2B59">
        <w:t xml:space="preserve"> expected.</w:t>
      </w:r>
      <w:r w:rsidR="00EA52C6">
        <w:t xml:space="preserve"> </w:t>
      </w:r>
      <w:r w:rsidR="00501AD9">
        <w:t xml:space="preserve">Further interventions </w:t>
      </w:r>
      <w:r w:rsidR="00501AD9">
        <w:lastRenderedPageBreak/>
        <w:t xml:space="preserve">are in the pipeline too. </w:t>
      </w:r>
      <w:r w:rsidR="00BD5F9C">
        <w:t>D</w:t>
      </w:r>
      <w:r w:rsidR="00501AD9">
        <w:t xml:space="preserve">iscussion </w:t>
      </w:r>
      <w:r w:rsidR="00802DB7">
        <w:t>about making pre-ART more attractive to patients</w:t>
      </w:r>
      <w:r w:rsidR="00BD5F9C">
        <w:t xml:space="preserve"> and its ancillary benefits</w:t>
      </w:r>
      <w:r w:rsidR="00BD5F9C">
        <w:fldChar w:fldCharType="begin"/>
      </w:r>
      <w:r w:rsidR="00BD5F9C">
        <w:instrText xml:space="preserve"> ADDIN PAPERS2_CITATIONS &lt;citation&gt;&lt;uuid&gt;FAA65A2B-9F1E-4391-8D80-12F47211176C&lt;/uuid&gt;&lt;priority&gt;0&lt;/priority&gt;&lt;publications&gt;&lt;publication&gt;&lt;uuid&gt;B5146BC6-245E-489C-A604-7ADC058BA752&lt;/uuid&gt;&lt;volume&gt;7&lt;/volume&gt;&lt;doi&gt;10.1007/s11904-010-0061-5&lt;/doi&gt;&lt;startpage&gt;234&lt;/startpage&gt;&lt;publication_date&gt;99201011001200000000220000&lt;/publication_date&gt;&lt;url&gt;http://eutils.ncbi.nlm.nih.gov/entrez/eutils/elink.fcgi?dbfrom=pubmed&amp;amp;id=20820972&amp;amp;retmode=ref&amp;amp;cmd=prlinks&lt;/url&gt;&lt;type&gt;400&lt;/type&gt;&lt;title&gt;Retention in care among HIV-infected patients in resource-limited settings: emerging insights and new directions.&lt;/title&gt;&lt;location&gt;200,8,37.7568826,-122.4066923&lt;/location&gt;&lt;institution&gt;Division of HIV/AIDS at San Francisco General Hospital, 995 Potrero Avenue, San Francisco, CA 94110, USA. genge@php.ucsf.edu&lt;/institution&gt;&lt;number&gt;4&lt;/number&gt;&lt;subtype&gt;400&lt;/subtype&gt;&lt;endpage&gt;244&lt;/endpage&gt;&lt;bundle&gt;&lt;publication&gt;&lt;title&gt;Current HIV/AIDS Reports&lt;/title&gt;&lt;type&gt;-100&lt;/type&gt;&lt;subtype&gt;-100&lt;/subtype&gt;&lt;uuid&gt;6C9CE503-0841-4784-8185-BFB3147BB943&lt;/uuid&gt;&lt;/publication&gt;&lt;/bundle&gt;&lt;authors&gt;&lt;author&gt;&lt;firstName&gt;Elvin&lt;/firstName&gt;&lt;middleNames&gt;H&lt;/middleNames&gt;&lt;lastName&gt;Geng&lt;/lastName&gt;&lt;/author&gt;&lt;author&gt;&lt;firstName&gt;Denis&lt;/firstName&gt;&lt;lastName&gt;Nash&lt;/lastName&gt;&lt;/author&gt;&lt;author&gt;&lt;firstName&gt;Andrew&lt;/firstName&gt;&lt;lastName&gt;Kambugu&lt;/lastName&gt;&lt;/author&gt;&lt;author&gt;&lt;firstName&gt;Yao&lt;/firstName&gt;&lt;lastName&gt;Zhang&lt;/lastName&gt;&lt;/author&gt;&lt;author&gt;&lt;firstName&gt;Paula&lt;/firstName&gt;&lt;lastName&gt;Braitstein&lt;/lastName&gt;&lt;/author&gt;&lt;author&gt;&lt;firstName&gt;Christine&lt;/firstName&gt;&lt;lastName&gt;Rouzioux&lt;/lastName&gt;&lt;/author&gt;&lt;author&gt;&lt;firstName&gt;Winnie&lt;/firstName&gt;&lt;lastName&gt;Muyindike&lt;/lastName&gt;&lt;/author&gt;&lt;author&gt;&lt;firstName&gt;Mwebesa&lt;/firstName&gt;&lt;middleNames&gt;Bosco&lt;/middleNames&gt;&lt;lastName&gt;Bwana&lt;/lastName&gt;&lt;/author&gt;&lt;author&gt;&lt;firstName&gt;Constantin&lt;/firstName&gt;&lt;middleNames&gt;Theodore&lt;/middleNames&gt;&lt;lastName&gt;Yiannoutsos&lt;/lastName&gt;&lt;/author&gt;&lt;author&gt;&lt;firstName&gt;Maya&lt;/firstName&gt;&lt;middleNames&gt;L&lt;/middleNames&gt;&lt;lastName&gt;Petersen&lt;/lastName&gt;&lt;/author&gt;&lt;author&gt;&lt;firstName&gt;Jeffrey&lt;/firstName&gt;&lt;middleNames&gt;N&lt;/middleNames&gt;&lt;lastName&gt;Martin&lt;/lastName&gt;&lt;/author&gt;&lt;/authors&gt;&lt;/publication&gt;&lt;/publications&gt;&lt;cites&gt;&lt;/cites&gt;&lt;/citation&gt;</w:instrText>
      </w:r>
      <w:r w:rsidR="00BD5F9C">
        <w:fldChar w:fldCharType="separate"/>
      </w:r>
      <w:r w:rsidR="00BD5F9C">
        <w:rPr>
          <w:lang w:val="en-US"/>
        </w:rPr>
        <w:t>{Geng:2010du}</w:t>
      </w:r>
      <w:r w:rsidR="00BD5F9C">
        <w:fldChar w:fldCharType="end"/>
      </w:r>
      <w:r w:rsidR="00802DB7">
        <w:t xml:space="preserve">, which may </w:t>
      </w:r>
      <w:r w:rsidR="00BD5F9C">
        <w:t>bring additional impact on patient outcomes</w:t>
      </w:r>
      <w:r w:rsidR="00883D49">
        <w:t>.</w:t>
      </w:r>
      <w:r w:rsidR="00620BB7">
        <w:t xml:space="preserve"> </w:t>
      </w:r>
      <w:r w:rsidR="0013064A">
        <w:t xml:space="preserve">Additionally, </w:t>
      </w:r>
      <w:r w:rsidR="00136536">
        <w:t xml:space="preserve">switching to </w:t>
      </w:r>
      <w:r w:rsidR="0013064A">
        <w:t xml:space="preserve">providing immediate ART on a large scale has been discussed, but </w:t>
      </w:r>
      <w:r w:rsidR="00136536">
        <w:t>debate continues</w:t>
      </w:r>
      <w:r w:rsidR="0013064A">
        <w:t xml:space="preserve"> around the clinical benefits and the impact </w:t>
      </w:r>
      <w:r w:rsidR="00136536">
        <w:t xml:space="preserve">of such a strategy </w:t>
      </w:r>
      <w:r w:rsidR="00883D49">
        <w:t>on transmission</w:t>
      </w:r>
      <w:r w:rsidR="00883D49">
        <w:fldChar w:fldCharType="begin"/>
      </w:r>
      <w:r w:rsidR="00883D49">
        <w:instrText xml:space="preserve"> ADDIN PAPERS2_CITATIONS &lt;citation&gt;&lt;uuid&gt;CF7F316B-48EA-4AE8-A683-F11D8F322A5D&lt;/uuid&gt;&lt;priority&gt;0&lt;/priority&gt;&lt;publications&gt;&lt;publication&gt;&lt;uuid&gt;D9B5AA14-D94C-4F70-9BDC-5DF7370CDEBC&lt;/uuid&gt;&lt;volume&gt;373&lt;/volume&gt;&lt;doi&gt;10.1016/S0140-6736(08)61697-9&lt;/doi&gt;&lt;startpage&gt;48&lt;/startpage&gt;&lt;publication_date&gt;99200901031200000000222000&lt;/publication_date&gt;&lt;url&gt;http://dx.doi.org/10.1016/S0140-6736(08)61697-9&lt;/url&gt;&lt;type&gt;400&lt;/type&gt;&lt;title&gt;Universal voluntary HIV testing with immediate antiretroviral therapy as a strategy for elimination of HIV transmission: a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HIV/AIDS, WHO, Geneva, Switzerland.&lt;/institution&gt;&lt;number&gt;9657&lt;/number&gt;&lt;subtype&gt;400&lt;/subtype&gt;&lt;endpage&gt;57&lt;/endpage&gt;&lt;bundle&gt;&lt;publication&gt;&lt;publisher&gt;Elsevier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Reuben&lt;/firstName&gt;&lt;middleNames&gt;M&lt;/middleNames&gt;&lt;lastName&gt;Granich&lt;/lastName&gt;&lt;/author&gt;&lt;author&gt;&lt;firstName&gt;Charles&lt;/firstName&gt;&lt;middleNames&gt;F&lt;/middleNames&gt;&lt;lastName&gt;Gilks&lt;/lastName&gt;&lt;/author&gt;&lt;author&gt;&lt;firstName&gt;Christopher&lt;/firstName&gt;&lt;lastName&gt;Dye&lt;/lastName&gt;&lt;/author&gt;&lt;author&gt;&lt;lastName&gt;Cock&lt;/lastName&gt;&lt;nonDroppingParticle&gt;De&lt;/nonDroppingParticle&gt;&lt;firstName&gt;Kevin&lt;/firstName&gt;&lt;middleNames&gt;M&lt;/middleNames&gt;&lt;/author&gt;&lt;author&gt;&lt;firstName&gt;Brian&lt;/firstName&gt;&lt;middleNames&gt;G&lt;/middleNames&gt;&lt;lastName&gt;Williams&lt;/lastName&gt;&lt;/author&gt;&lt;/authors&gt;&lt;/publication&gt;&lt;publication&gt;&lt;uuid&gt;97355690-2317-48EC-A892-75B3B771C9D0&lt;/uuid&gt;&lt;volume&gt;9&lt;/volume&gt;&lt;doi&gt;10.1371/journal.pmed.1001250&lt;/doi&gt;&lt;startpage&gt;e1001250&lt;/startpage&gt;&lt;publication_date&gt;99201200001200000000200000&lt;/publication_date&gt;&lt;url&gt;http://eutils.ncbi.nlm.nih.gov/entrez/eutils/elink.fcgi?dbfrom=pubmed&amp;amp;id=22807657&amp;amp;retmode=ref&amp;amp;cmd=prlinks&lt;/url&gt;&lt;type&gt;400&lt;/type&gt;&lt;title&gt;HIV treatment as prevention: considerations in the design, conduct, and analysis of cluster randomized controlled trials of combination HIV prevention.&lt;/title&gt;&lt;location&gt;200,9,51.4987660,-0.1745220&lt;/location&gt;&lt;institution&gt;Department of Infectious Disease Epidemiology, School of Public Health, Imperial College London, London, UK. mc.boily@imperial.ac.uk&lt;/institution&gt;&lt;number&gt;7&lt;/number&gt;&lt;subtype&gt;400&lt;/subtype&gt;&lt;bundle&gt;&lt;publication&gt;&lt;title&gt;PLoS Medicine&lt;/title&gt;&lt;type&gt;-100&lt;/type&gt;&lt;subtype&gt;-100&lt;/subtype&gt;&lt;uuid&gt;032F8D8E-8579-48D1-833A-A61EDCB35F0F&lt;/uuid&gt;&lt;/publication&gt;&lt;/bundle&gt;&lt;authors&gt;&lt;author&gt;&lt;firstName&gt;Marie-Claude&lt;/firstName&gt;&lt;lastName&gt;Boily&lt;/lastName&gt;&lt;/author&gt;&lt;author&gt;&lt;firstName&gt;Benoît&lt;/firstName&gt;&lt;lastName&gt;Mâsse&lt;/lastName&gt;&lt;/author&gt;&lt;author&gt;&lt;firstName&gt;Ramzi&lt;/firstName&gt;&lt;lastName&gt;Alsallaq&lt;/lastName&gt;&lt;/author&gt;&lt;author&gt;&lt;firstName&gt;Nancy&lt;/firstName&gt;&lt;middleNames&gt;S&lt;/middleNames&gt;&lt;lastName&gt;Padian&lt;/lastName&gt;&lt;/author&gt;&lt;author&gt;&lt;firstName&gt;Jeffrey&lt;/firstName&gt;&lt;middleNames&gt;W&lt;/middleNames&gt;&lt;lastName&gt;Eaton&lt;/lastName&gt;&lt;/author&gt;&lt;author&gt;&lt;firstName&gt;Juan&lt;/firstName&gt;&lt;middleNames&gt;F&lt;/middleNames&gt;&lt;lastName&gt;Vesga&lt;/lastName&gt;&lt;/author&gt;&lt;author&gt;&lt;firstName&gt;Timothy&lt;/firstName&gt;&lt;middleNames&gt;B&lt;/middleNames&gt;&lt;lastName&gt;Hallett&lt;/lastName&gt;&lt;/author&gt;&lt;/authors&gt;&lt;/publication&gt;&lt;publication&gt;&lt;uuid&gt;DAE087B6-5A4E-42A5-8D6C-89604C19D627&lt;/uuid&gt;&lt;volume&gt;9&lt;/volume&gt;&lt;accepted_date&gt;99201311201200000000222000&lt;/accepted_date&gt;&lt;doi&gt;10.1371/journal.pone.0084511&lt;/doi&gt;&lt;startpage&gt;e84511&lt;/startpage&gt;&lt;publication_date&gt;99201401151200000000222000&lt;/publication_date&gt;&lt;url&gt;http://eutils.ncbi.nlm.nih.gov/entrez/eutils/elink.fcgi?dbfrom=pubmed&amp;amp;id=24454728&amp;amp;retmode=ref&amp;amp;cmd=prlinks&lt;/url&gt;&lt;type&gt;400&lt;/type&gt;&lt;title&gt;HPTN 071 (PopART): A Cluster-Randomized Trial of the Population Impact of an HIV Combination Prevention Intervention Including Universal Testing and Treatment: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Home&amp;lt;/a&amp;gt;&amp;lt;/div&amp;gt;&amp;lt;/body&amp;gt;&amp;lt;/html&amp;gt;&lt;/location&gt;&lt;submission_date&gt;99201307291200000000222000&lt;/submission_date&gt;&lt;number&gt;1&lt;/number&gt;&lt;institution&gt;MRC Centre for Outbreak Analysis and Modelling, Department of Infectious Disease Epidemiology, Imperial College London, London, United Kingdom.&lt;/institution&gt;&lt;subtype&gt;400&lt;/subtype&gt;&lt;bundle&gt;&lt;publication&gt;&lt;url&gt;http://www.plosone.org/&lt;/url&gt;&lt;title&gt;PLoS ONE&lt;/title&gt;&lt;type&gt;-100&lt;/type&gt;&lt;subtype&gt;-100&lt;/subtype&gt;&lt;uuid&gt;937301D8-DEB3-4422-BC8F-63EDC098D774&lt;/uuid&gt;&lt;/publication&gt;&lt;/bundle&gt;&lt;authors&gt;&lt;author&gt;&lt;firstName&gt;Anne&lt;/firstName&gt;&lt;lastName&gt;Cori&lt;/lastName&gt;&lt;/author&gt;&lt;author&gt;&lt;firstName&gt;Helen&lt;/firstName&gt;&lt;lastName&gt;Ayles&lt;/lastName&gt;&lt;/author&gt;&lt;author&gt;&lt;firstName&gt;Nulda&lt;/firstName&gt;&lt;lastName&gt;Beyers&lt;/lastName&gt;&lt;/author&gt;&lt;author&gt;&lt;firstName&gt;Ab&lt;/firstName&gt;&lt;lastName&gt;Schaap&lt;/lastName&gt;&lt;/author&gt;&lt;author&gt;&lt;firstName&gt;Sian&lt;/firstName&gt;&lt;lastName&gt;Floyd&lt;/lastName&gt;&lt;/author&gt;&lt;author&gt;&lt;firstName&gt;Kalpana&lt;/firstName&gt;&lt;lastName&gt;Sabapathy&lt;/lastName&gt;&lt;/author&gt;&lt;author&gt;&lt;firstName&gt;Jeffrey&lt;/firstName&gt;&lt;middleNames&gt;W&lt;/middleNames&gt;&lt;lastName&gt;Eaton&lt;/lastName&gt;&lt;/author&gt;&lt;author&gt;&lt;firstName&gt;Katharina&lt;/firstName&gt;&lt;lastName&gt;Hauck&lt;/lastName&gt;&lt;/author&gt;&lt;author&gt;&lt;firstName&gt;Peter&lt;/firstName&gt;&lt;middleNames&gt;G&lt;/middleNames&gt;&lt;lastName&gt;Smith&lt;/lastName&gt;&lt;/author&gt;&lt;author&gt;&lt;firstName&gt;Sam&lt;/firstName&gt;&lt;lastName&gt;Griffith&lt;/lastName&gt;&lt;/author&gt;&lt;author&gt;&lt;firstName&gt;Ayana&lt;/firstName&gt;&lt;lastName&gt;Moore&lt;/lastName&gt;&lt;/author&gt;&lt;author&gt;&lt;firstName&gt;Deborah&lt;/firstName&gt;&lt;lastName&gt;Donnell&lt;/lastName&gt;&lt;/author&gt;&lt;author&gt;&lt;firstName&gt;Sten&lt;/firstName&gt;&lt;middleNames&gt;H&lt;/middleNames&gt;&lt;lastName&gt;Vermund&lt;/lastName&gt;&lt;/author&gt;&lt;author&gt;&lt;firstName&gt;Sarah&lt;/firstName&gt;&lt;lastName&gt;Fidler&lt;/lastName&gt;&lt;/author&gt;&lt;author&gt;&lt;firstName&gt;Richard&lt;/firstName&gt;&lt;lastName&gt;Hayes&lt;/lastName&gt;&lt;/author&gt;&lt;author&gt;&lt;firstName&gt;Christophe&lt;/firstName&gt;&lt;lastName&gt;Fraser&lt;/lastName&gt;&lt;/author&gt;&lt;author&gt;&lt;lastName&gt;HPTN 071 (PopART) study team&lt;/lastName&gt;&lt;/author&gt;&lt;/authors&gt;&lt;/publication&gt;&lt;/publications&gt;&lt;cites&gt;&lt;/cites&gt;&lt;/citation&gt;</w:instrText>
      </w:r>
      <w:r w:rsidR="00883D49">
        <w:fldChar w:fldCharType="separate"/>
      </w:r>
      <w:r w:rsidR="00883D49">
        <w:rPr>
          <w:lang w:val="en-US"/>
        </w:rPr>
        <w:t>{Granich:2009hv, Boily:2012gg, Cori:2014ip}</w:t>
      </w:r>
      <w:r w:rsidR="00883D49">
        <w:fldChar w:fldCharType="end"/>
      </w:r>
      <w:r w:rsidR="00541E4E">
        <w:t>.</w:t>
      </w:r>
    </w:p>
    <w:p w14:paraId="23E87843" w14:textId="77777777" w:rsidR="00136536" w:rsidRDefault="00136536" w:rsidP="00A81127">
      <w:pPr>
        <w:pStyle w:val="normal0"/>
      </w:pPr>
    </w:p>
    <w:p w14:paraId="0F43F9B9" w14:textId="54DB943E" w:rsidR="00501AD9" w:rsidRDefault="003646D1" w:rsidP="00A2107D">
      <w:pPr>
        <w:pStyle w:val="normal0"/>
        <w:ind w:firstLine="360"/>
      </w:pPr>
      <w:r>
        <w:t>U</w:t>
      </w:r>
      <w:r w:rsidR="005F5DBA">
        <w:t>ltimately</w:t>
      </w:r>
      <w:r w:rsidR="00501AD9">
        <w:t xml:space="preserve">, </w:t>
      </w:r>
      <w:commentRangeStart w:id="34"/>
      <w:r w:rsidR="00501AD9">
        <w:t xml:space="preserve">what we are finding here is that </w:t>
      </w:r>
      <w:r w:rsidR="00523D65">
        <w:t>the pragmatic benefits of not l</w:t>
      </w:r>
      <w:r w:rsidR="00501AD9">
        <w:t xml:space="preserve">osing </w:t>
      </w:r>
      <w:r w:rsidR="00523D65">
        <w:t xml:space="preserve">patients who </w:t>
      </w:r>
      <w:r w:rsidR="00501AD9">
        <w:t>present to care</w:t>
      </w:r>
      <w:r w:rsidR="002877C2">
        <w:t>,</w:t>
      </w:r>
      <w:r w:rsidR="00501AD9">
        <w:t xml:space="preserve"> is powerful. </w:t>
      </w:r>
      <w:commentRangeEnd w:id="34"/>
      <w:r w:rsidR="007E2B59">
        <w:rPr>
          <w:rStyle w:val="CommentReference"/>
        </w:rPr>
        <w:commentReference w:id="34"/>
      </w:r>
      <w:r w:rsidR="00501AD9">
        <w:t xml:space="preserve">This is consistent with the story from </w:t>
      </w:r>
      <w:r w:rsidRPr="0013064A">
        <w:t>the RapIT trial in South Africa</w:t>
      </w:r>
      <w:r>
        <w:t>,</w:t>
      </w:r>
      <w:r w:rsidRPr="0013064A">
        <w:t xml:space="preserve"> </w:t>
      </w:r>
      <w:r>
        <w:t xml:space="preserve">which aims to evaluate </w:t>
      </w:r>
      <w:r w:rsidRPr="0013064A">
        <w:t>the effect of immediate ART initiation on ART uptake</w:t>
      </w:r>
      <w:r>
        <w:t xml:space="preserve">. Early results </w:t>
      </w:r>
      <w:r w:rsidRPr="0013064A">
        <w:t>illustrate that 88% of enrolled patients were virally suppressed six months after treatment initiation[</w:t>
      </w:r>
      <w:r w:rsidRPr="0013064A">
        <w:rPr>
          <w:i/>
          <w:color w:val="FF0000"/>
        </w:rPr>
        <w:t>Rosen et al. (2015). Confidential. Unpublished</w:t>
      </w:r>
      <w:r w:rsidRPr="0013064A">
        <w:t>].</w:t>
      </w:r>
      <w:r w:rsidR="00A2107D">
        <w:t xml:space="preserve"> </w:t>
      </w:r>
      <w:r w:rsidR="00802DB7">
        <w:t xml:space="preserve">This represents a very different approach </w:t>
      </w:r>
      <w:r w:rsidR="007731C0">
        <w:t xml:space="preserve">as </w:t>
      </w:r>
      <w:r w:rsidR="007731C0" w:rsidRPr="0013064A">
        <w:t>gains are brought about through circumnavigating the operational challenges of pre-ART care by removing it</w:t>
      </w:r>
      <w:r w:rsidR="007731C0">
        <w:t xml:space="preserve"> entirely</w:t>
      </w:r>
      <w:r w:rsidR="00802DB7">
        <w:t>. Under current assumption</w:t>
      </w:r>
      <w:r>
        <w:t xml:space="preserve">s, the strategies of </w:t>
      </w:r>
      <w:r w:rsidR="007731C0">
        <w:t xml:space="preserve">implementing </w:t>
      </w:r>
      <w:r>
        <w:t xml:space="preserve">a combination of interventions or providing immediate ART </w:t>
      </w:r>
      <w:r w:rsidR="00802DB7">
        <w:t xml:space="preserve">have </w:t>
      </w:r>
      <w:r w:rsidR="007731C0">
        <w:t xml:space="preserve">nearly </w:t>
      </w:r>
      <w:r w:rsidR="00802DB7">
        <w:t>the same impact and cost</w:t>
      </w:r>
      <w:r>
        <w:t>,</w:t>
      </w:r>
      <w:r w:rsidR="00802DB7">
        <w:t xml:space="preserve"> </w:t>
      </w:r>
      <w:r w:rsidR="007731C0">
        <w:t xml:space="preserve">so </w:t>
      </w:r>
      <w:r w:rsidR="005926DE">
        <w:t>both can be recommended on this basis.</w:t>
      </w:r>
      <w:r w:rsidR="00802DB7">
        <w:t xml:space="preserve"> </w:t>
      </w:r>
    </w:p>
    <w:p w14:paraId="6310C5DB" w14:textId="77777777" w:rsidR="003646D1" w:rsidRDefault="003646D1" w:rsidP="00DA2130">
      <w:pPr>
        <w:pStyle w:val="normal0"/>
        <w:ind w:firstLine="360"/>
      </w:pPr>
    </w:p>
    <w:p w14:paraId="4AE0A5C6" w14:textId="52D45C1C" w:rsidR="00F75C9A" w:rsidRDefault="00F75C9A" w:rsidP="00DA2130">
      <w:pPr>
        <w:pStyle w:val="normal0"/>
        <w:ind w:firstLine="360"/>
      </w:pPr>
      <w:r>
        <w:t>(UNAIDS 2013 Global Report – 35% decline in global mortality since 2005 to 2013 – as a result of ART?)</w:t>
      </w:r>
      <w:bookmarkStart w:id="36" w:name="_GoBack"/>
      <w:bookmarkEnd w:id="36"/>
    </w:p>
    <w:p w14:paraId="6B9BC209" w14:textId="77777777" w:rsidR="0006590A" w:rsidRDefault="0006590A" w:rsidP="00A81127">
      <w:pPr>
        <w:pStyle w:val="normal0"/>
      </w:pPr>
    </w:p>
    <w:p w14:paraId="516FCD07" w14:textId="77777777" w:rsidR="00FC45D6" w:rsidRDefault="00501AD9" w:rsidP="00A81127">
      <w:pPr>
        <w:pStyle w:val="normal0"/>
        <w:numPr>
          <w:ilvl w:val="0"/>
          <w:numId w:val="24"/>
        </w:numPr>
      </w:pPr>
      <w:r>
        <w:t>However, population perspective reveals loci of deaths and clinic-focussed interventions, though cheap and do-able and good, will not bring</w:t>
      </w:r>
      <w:r w:rsidR="00802DB7">
        <w:t xml:space="preserve"> the largest impacts.</w:t>
      </w:r>
      <w:r w:rsidR="00B07EAE">
        <w:t xml:space="preserve"> Large number of deaths exist outside the clinic among persons never diagnosed. </w:t>
      </w:r>
    </w:p>
    <w:p w14:paraId="491965D3" w14:textId="585AC3A3" w:rsidR="00FC45D6" w:rsidRDefault="00FC45D6" w:rsidP="00A81127">
      <w:pPr>
        <w:pStyle w:val="normal0"/>
        <w:numPr>
          <w:ilvl w:val="0"/>
          <w:numId w:val="24"/>
        </w:numPr>
      </w:pPr>
      <w:r>
        <w:t>Data from ALPHA Network (</w:t>
      </w:r>
      <w:r w:rsidR="00CD7E49">
        <w:t>cite</w:t>
      </w:r>
      <w:r>
        <w:t xml:space="preserve"> </w:t>
      </w:r>
      <w:r w:rsidR="005926DE">
        <w:t xml:space="preserve">; </w:t>
      </w:r>
      <w:r w:rsidR="00CD7E49">
        <w:t>how</w:t>
      </w:r>
      <w:r>
        <w:t>?</w:t>
      </w:r>
      <w:r w:rsidR="00CD7E49">
        <w:t xml:space="preserve"> Slaymaker?[don’t think published]</w:t>
      </w:r>
      <w:r>
        <w:t>) confirms that picture.</w:t>
      </w:r>
    </w:p>
    <w:p w14:paraId="6E643926" w14:textId="77777777" w:rsidR="00FC45D6" w:rsidRDefault="00FC45D6" w:rsidP="00A81127">
      <w:pPr>
        <w:pStyle w:val="normal0"/>
        <w:numPr>
          <w:ilvl w:val="0"/>
          <w:numId w:val="24"/>
        </w:numPr>
      </w:pPr>
      <w:r>
        <w:t>M&amp;E of cascade, as well as treatment guideliens should consider this point carefully. The effectiveness of a treatment program is only as good as the HIV testing program!</w:t>
      </w:r>
    </w:p>
    <w:p w14:paraId="15F15D6B" w14:textId="77777777" w:rsidR="0025713A" w:rsidRDefault="00B07EAE" w:rsidP="00A81127">
      <w:pPr>
        <w:pStyle w:val="normal0"/>
        <w:numPr>
          <w:ilvl w:val="0"/>
          <w:numId w:val="24"/>
        </w:numPr>
      </w:pPr>
      <w:r>
        <w:t xml:space="preserve">Neither of the above approaches would </w:t>
      </w:r>
      <w:r w:rsidR="0025713A">
        <w:t xml:space="preserve">reduce this. For the largest impact, massive outreach is required </w:t>
      </w:r>
      <w:r w:rsidR="005926DE">
        <w:t xml:space="preserve">– no free lunch - </w:t>
      </w:r>
      <w:r w:rsidR="0025713A">
        <w:t>and this will attract massive cost.</w:t>
      </w:r>
      <w:r w:rsidR="00380A3E">
        <w:t xml:space="preserve"> There is also an EQUITY dimension – should programs continue to improve care for those (wealthier? More urban? More educated? DATA on this?) population that can more readily link to care, or seek to bring the whole population to a standard of care?</w:t>
      </w:r>
    </w:p>
    <w:p w14:paraId="67999A06" w14:textId="77777777" w:rsidR="0025713A" w:rsidRDefault="0025713A" w:rsidP="00A81127">
      <w:pPr>
        <w:pStyle w:val="normal0"/>
        <w:numPr>
          <w:ilvl w:val="0"/>
          <w:numId w:val="24"/>
        </w:numPr>
      </w:pPr>
      <w:r>
        <w:t>The exact size of that cost is unknown and seem quite variable among studies.  Ultimately, the cost depends on how much demand creation is required and how convenient testing and linkage can become. It will be useful to improve how these costs are understood and approaches developed to keep costs low.</w:t>
      </w:r>
    </w:p>
    <w:p w14:paraId="0AB6D550" w14:textId="77777777" w:rsidR="0025713A" w:rsidRDefault="0025713A" w:rsidP="00A81127">
      <w:pPr>
        <w:pStyle w:val="normal0"/>
        <w:numPr>
          <w:ilvl w:val="0"/>
          <w:numId w:val="24"/>
        </w:numPr>
      </w:pPr>
      <w:r>
        <w:t>For instance, other exampels of HBCT (e.g Ruanne Linkage pilot and in Lancet HIV and Jenny’s paper) find high rates of linkages and lower cost than assumed here, which in South Africa arguably makes such an intervention cost-effective under the WHO criteria  (AND HOW DOES IT FAIR AGAINST THE 0.5GDP THRESHOLD</w:t>
      </w:r>
      <w:r w:rsidR="00A33B2C">
        <w:t>??</w:t>
      </w:r>
      <w:r>
        <w:t>).</w:t>
      </w:r>
    </w:p>
    <w:p w14:paraId="23221E94" w14:textId="77777777" w:rsidR="00802DB7" w:rsidRDefault="00802DB7" w:rsidP="00A81127">
      <w:pPr>
        <w:pStyle w:val="normal0"/>
      </w:pPr>
    </w:p>
    <w:p w14:paraId="6EFBD64D" w14:textId="77777777" w:rsidR="00802DB7" w:rsidRDefault="00802DB7" w:rsidP="00A81127">
      <w:pPr>
        <w:pStyle w:val="normal0"/>
      </w:pPr>
    </w:p>
    <w:p w14:paraId="4E592D33" w14:textId="77777777" w:rsidR="0025713A" w:rsidRDefault="0025713A" w:rsidP="00A81127">
      <w:pPr>
        <w:pStyle w:val="normal0"/>
        <w:numPr>
          <w:ilvl w:val="0"/>
          <w:numId w:val="24"/>
        </w:numPr>
      </w:pPr>
      <w:r>
        <w:t>The wider point is that its hard to compare</w:t>
      </w:r>
      <w:r w:rsidR="005E53E2">
        <w:t xml:space="preserve"> </w:t>
      </w:r>
      <w:r>
        <w:t>one intervention done in a trial to others (as no two interventions are quite the same) and hard to extrapolate to other settings (as the underlying causes of impact and cost – balance between program and underlyng population behaviorus etc) is unknown. So, this is all a rough guide.</w:t>
      </w:r>
    </w:p>
    <w:p w14:paraId="4E27E6A7" w14:textId="77777777" w:rsidR="005E53E2" w:rsidRDefault="005E53E2" w:rsidP="00A81127">
      <w:pPr>
        <w:pStyle w:val="normal0"/>
        <w:numPr>
          <w:ilvl w:val="0"/>
          <w:numId w:val="24"/>
        </w:numPr>
      </w:pPr>
      <w:r>
        <w:t xml:space="preserve">The issue of patient health care seeking behaviour also confounds </w:t>
      </w:r>
      <w:r w:rsidR="00A67774">
        <w:t>our estimated impact of interventions. We have previously hig</w:t>
      </w:r>
      <w:r w:rsidR="00F4012B">
        <w:t>hlighted this as an issue and we have been able to make some inferences on that through confrongint the model with the AMPATH data – e..g we find ??? proportions of person starting ART that are connecting for first time..</w:t>
      </w:r>
      <w:r w:rsidR="005E2ED4">
        <w:t xml:space="preserve"> However, little is known on this still </w:t>
      </w:r>
      <w:r w:rsidR="00593816">
        <w:t xml:space="preserve">(-- and is another driver of uncerainity here) </w:t>
      </w:r>
      <w:r w:rsidR="005E2ED4">
        <w:t xml:space="preserve">and undersanding this </w:t>
      </w:r>
      <w:r w:rsidR="005E2ED4">
        <w:lastRenderedPageBreak/>
        <w:t>remains a major priority for work to strengthen the impact of</w:t>
      </w:r>
      <w:r w:rsidR="005E5713">
        <w:t xml:space="preserve"> health systems, more generally.</w:t>
      </w:r>
    </w:p>
    <w:p w14:paraId="6BC8686F" w14:textId="77777777" w:rsidR="005E53E2" w:rsidRDefault="005E53E2" w:rsidP="00A81127">
      <w:pPr>
        <w:pStyle w:val="normal0"/>
        <w:ind w:left="720"/>
      </w:pPr>
    </w:p>
    <w:p w14:paraId="025B6D61" w14:textId="77777777" w:rsidR="007F1979" w:rsidRDefault="007F1979" w:rsidP="00A81127">
      <w:pPr>
        <w:pStyle w:val="normal0"/>
      </w:pPr>
    </w:p>
    <w:p w14:paraId="087FC9E1" w14:textId="77777777" w:rsidR="009E098E" w:rsidRDefault="005E53E2" w:rsidP="00A81127">
      <w:pPr>
        <w:pStyle w:val="normal0"/>
        <w:numPr>
          <w:ilvl w:val="0"/>
          <w:numId w:val="24"/>
        </w:numPr>
      </w:pPr>
      <w:r>
        <w:t>Extrapolation</w:t>
      </w:r>
      <w:r w:rsidR="00FC45D6">
        <w:t xml:space="preserve"> to other places.</w:t>
      </w:r>
      <w:r w:rsidR="009E098E">
        <w:t xml:space="preserve">--- perhaps possible in general terms. We have benefit from the detailed AMPATH data but the general picture of a mature program with relatielt frequency care seeking and </w:t>
      </w:r>
      <w:r w:rsidR="00A67774">
        <w:t>drop-out from ART is common. However the balance will be expected to change over time, and the relativr impact and costs of itnerventions will be modulated by health care seeking behaiorund and local conditions, will probably dominate the analysis.</w:t>
      </w:r>
    </w:p>
    <w:p w14:paraId="29707397" w14:textId="77777777" w:rsidR="00EE3458" w:rsidRDefault="00EE3458" w:rsidP="00A81127">
      <w:pPr>
        <w:pStyle w:val="normal0"/>
        <w:numPr>
          <w:ilvl w:val="0"/>
          <w:numId w:val="24"/>
        </w:numPr>
      </w:pPr>
      <w:r>
        <w:t xml:space="preserve">Findings of other moelling work, which relied on routinely available data on national programs at aggregated level, have been in broad agreement – although these have not been able to </w:t>
      </w:r>
      <w:r w:rsidR="00F8376F">
        <w:t>examine the same range of itnerventions options that we have no</w:t>
      </w:r>
      <w:r w:rsidR="00A04275">
        <w:t>r</w:t>
      </w:r>
      <w:r w:rsidR="00F8376F">
        <w:t xml:space="preserve"> be grounded in the data from the</w:t>
      </w:r>
      <w:r w:rsidR="00A04275">
        <w:t xml:space="preserve"> operations of a single program, nor benefit from the linkage of longitudiianl data from community outreach and clinical data.</w:t>
      </w:r>
    </w:p>
    <w:p w14:paraId="5A0F30D3" w14:textId="77777777" w:rsidR="00A67774" w:rsidRDefault="00A67774" w:rsidP="00A81127">
      <w:pPr>
        <w:pStyle w:val="normal0"/>
        <w:ind w:left="720"/>
      </w:pPr>
    </w:p>
    <w:p w14:paraId="13D0FC76" w14:textId="77777777" w:rsidR="005E53E2" w:rsidRDefault="009E098E" w:rsidP="00A81127">
      <w:pPr>
        <w:pStyle w:val="normal0"/>
        <w:numPr>
          <w:ilvl w:val="0"/>
          <w:numId w:val="24"/>
        </w:numPr>
      </w:pPr>
      <w:r>
        <w:t xml:space="preserve">Many Contries moving ahead (e.g. Brazil – UTT: Rwanda; Imm ART) and it will be import to evaluate.  </w:t>
      </w:r>
    </w:p>
    <w:p w14:paraId="537208F1" w14:textId="77777777" w:rsidR="005E53E2" w:rsidRDefault="005E53E2" w:rsidP="00A81127">
      <w:pPr>
        <w:pStyle w:val="normal0"/>
      </w:pPr>
    </w:p>
    <w:p w14:paraId="58CDE9BB" w14:textId="77777777" w:rsidR="00AB71EF" w:rsidRDefault="009E098E" w:rsidP="00A81127">
      <w:pPr>
        <w:pStyle w:val="normal0"/>
        <w:numPr>
          <w:ilvl w:val="0"/>
          <w:numId w:val="24"/>
        </w:numPr>
      </w:pPr>
      <w:r>
        <w:t>UNAIDS 90-90-90 thing – urgent aim for everything all at once. WHO treatment guidelines</w:t>
      </w:r>
      <w:r w:rsidR="00AB71EF">
        <w:t xml:space="preserve"> have been focussed on threshold for initation and paient monitoring and with recommendations focussed on clinical evidence. WHO tretmet guidelines not include testing. But our results suggest that, in fact, programs need to either </w:t>
      </w:r>
      <w:r w:rsidR="00593816">
        <w:t>s</w:t>
      </w:r>
      <w:r w:rsidR="00AB71EF">
        <w:t>trengthen thieir cascade</w:t>
      </w:r>
      <w:r w:rsidR="00593816">
        <w:t>, especially on the pre-ART side</w:t>
      </w:r>
      <w:r w:rsidR="00AB71EF">
        <w:t>; or, radically simplify care and provide treatment to all</w:t>
      </w:r>
      <w:r w:rsidR="00593816">
        <w:t xml:space="preserve"> presenting</w:t>
      </w:r>
      <w:r w:rsidR="00AB71EF">
        <w:t xml:space="preserve">; and then to achieve the greatest impact to include large outreach programs. Expandiing outreach whilst weaknesses remains risks </w:t>
      </w:r>
      <w:r w:rsidR="00613E5B">
        <w:t>faling to get maximum impact from invesmtnet.</w:t>
      </w:r>
    </w:p>
    <w:p w14:paraId="6E8C7F27" w14:textId="77777777" w:rsidR="00613E5B" w:rsidRDefault="00613E5B" w:rsidP="00A81127">
      <w:pPr>
        <w:pStyle w:val="normal0"/>
        <w:ind w:left="720"/>
      </w:pPr>
    </w:p>
    <w:p w14:paraId="1EF6DB4E" w14:textId="4BB4B23B" w:rsidR="009E098E" w:rsidRDefault="0096628B" w:rsidP="00A81127">
      <w:pPr>
        <w:pStyle w:val="normal0"/>
      </w:pPr>
      <w:r>
        <w:t>(make discussion point around HBCT if not done already).</w:t>
      </w:r>
    </w:p>
    <w:p w14:paraId="0B12EE94" w14:textId="0896A417" w:rsidR="0013064A" w:rsidRDefault="0013064A" w:rsidP="00A81127">
      <w:pPr>
        <w:pStyle w:val="normal0"/>
      </w:pPr>
      <w:r>
        <w:t>––––––––––––––––––––––––––––––––––––––––––––––––––––––––––––––––––––––––––––––––––––––––––</w:t>
      </w:r>
    </w:p>
    <w:p w14:paraId="7F47F49B" w14:textId="77777777" w:rsidR="007F1979" w:rsidRPr="00F93973" w:rsidRDefault="007F1979" w:rsidP="00A81127">
      <w:pPr>
        <w:pStyle w:val="normal0"/>
      </w:pPr>
    </w:p>
    <w:p w14:paraId="067FE422" w14:textId="77777777" w:rsidR="00747E08" w:rsidRPr="0013064A" w:rsidRDefault="00BE1B57" w:rsidP="007A68B7">
      <w:pPr>
        <w:pStyle w:val="normal0"/>
        <w:ind w:firstLine="720"/>
      </w:pPr>
      <w:r w:rsidRPr="0013064A">
        <w:t xml:space="preserve">These results </w:t>
      </w:r>
      <w:r w:rsidR="00BA097D" w:rsidRPr="0013064A">
        <w:t>indicate</w:t>
      </w:r>
      <w:r w:rsidR="002D5362" w:rsidRPr="0013064A">
        <w:t xml:space="preserve"> that within a</w:t>
      </w:r>
      <w:r w:rsidR="00025424" w:rsidRPr="0013064A">
        <w:t>n ART programme in Kenya</w:t>
      </w:r>
      <w:r w:rsidR="00376AC0" w:rsidRPr="0013064A">
        <w:t xml:space="preserve"> and</w:t>
      </w:r>
      <w:r w:rsidR="00025424" w:rsidRPr="0013064A">
        <w:t xml:space="preserve"> under our baseline</w:t>
      </w:r>
      <w:r w:rsidR="00376AC0" w:rsidRPr="0013064A">
        <w:t xml:space="preserve"> conditions</w:t>
      </w:r>
      <w:r w:rsidR="00BA097D" w:rsidRPr="0013064A">
        <w:t>,</w:t>
      </w:r>
      <w:r w:rsidR="00FC6E36" w:rsidRPr="0013064A">
        <w:t xml:space="preserve"> care is suboptimal</w:t>
      </w:r>
      <w:r w:rsidR="00773AEC" w:rsidRPr="0013064A">
        <w:t>.</w:t>
      </w:r>
      <w:r w:rsidR="0022749A" w:rsidRPr="0013064A">
        <w:t xml:space="preserve"> </w:t>
      </w:r>
      <w:r w:rsidR="009F6EC2" w:rsidRPr="0013064A">
        <w:t xml:space="preserve">When assessing HIV-related deaths </w:t>
      </w:r>
      <w:r w:rsidR="00C13972" w:rsidRPr="0013064A">
        <w:t>at</w:t>
      </w:r>
      <w:r w:rsidR="009F6EC2" w:rsidRPr="0013064A">
        <w:t xml:space="preserve"> the </w:t>
      </w:r>
      <w:r w:rsidR="00FE50EC" w:rsidRPr="0013064A">
        <w:t>community-level</w:t>
      </w:r>
      <w:r w:rsidR="004530C8" w:rsidRPr="0013064A">
        <w:t xml:space="preserve">, </w:t>
      </w:r>
      <w:r w:rsidR="005D2F86" w:rsidRPr="0013064A">
        <w:t>among</w:t>
      </w:r>
      <w:r w:rsidR="004530C8" w:rsidRPr="0013064A">
        <w:t xml:space="preserve"> all individuals,</w:t>
      </w:r>
      <w:r w:rsidR="009F6EC2" w:rsidRPr="0013064A">
        <w:t xml:space="preserve"> the majority of deaths </w:t>
      </w:r>
      <w:r w:rsidR="00E80AC6" w:rsidRPr="0013064A">
        <w:t>were</w:t>
      </w:r>
      <w:r w:rsidR="009F6EC2" w:rsidRPr="0013064A">
        <w:t xml:space="preserve"> attributable to patients who never initiate</w:t>
      </w:r>
      <w:r w:rsidR="00E80AC6" w:rsidRPr="0013064A">
        <w:t>d</w:t>
      </w:r>
      <w:r w:rsidR="009F6EC2" w:rsidRPr="0013064A">
        <w:t xml:space="preserve"> ART and in particular to patients who were aware of their HIV-status but due to failing</w:t>
      </w:r>
      <w:r w:rsidR="007E4669" w:rsidRPr="0013064A">
        <w:t>s</w:t>
      </w:r>
      <w:r w:rsidR="009F6EC2" w:rsidRPr="0013064A">
        <w:t xml:space="preserve"> of pre-ART care, did not initiate treatment (figure 2, left).</w:t>
      </w:r>
      <w:r w:rsidR="007E4669" w:rsidRPr="0013064A">
        <w:t xml:space="preserve"> However, when the same scenario </w:t>
      </w:r>
      <w:r w:rsidR="00182D46" w:rsidRPr="0013064A">
        <w:t>was</w:t>
      </w:r>
      <w:r w:rsidR="007E4669" w:rsidRPr="0013064A">
        <w:t xml:space="preserve"> considered from the </w:t>
      </w:r>
      <w:r w:rsidR="00FE50EC" w:rsidRPr="0013064A">
        <w:t>clinic-level</w:t>
      </w:r>
      <w:r w:rsidR="007E4669" w:rsidRPr="0013064A">
        <w:t>,</w:t>
      </w:r>
      <w:r w:rsidR="00161ABE" w:rsidRPr="0013064A">
        <w:t xml:space="preserve"> among all individuals who had contact with the clinic yet suffered an HIV-related death (figure 2, right), the 19% of individuals who never engage</w:t>
      </w:r>
      <w:r w:rsidR="00182D46" w:rsidRPr="0013064A">
        <w:t>d</w:t>
      </w:r>
      <w:r w:rsidR="00161ABE" w:rsidRPr="0013064A">
        <w:t xml:space="preserve"> with care (from the left-hand figure) </w:t>
      </w:r>
      <w:r w:rsidR="00780F71" w:rsidRPr="0013064A">
        <w:t>was</w:t>
      </w:r>
      <w:r w:rsidR="00161ABE" w:rsidRPr="0013064A">
        <w:t xml:space="preserve"> absent. Additionally, the clinic-level view indicates that 35% of deceased patients had initiated ART; however, </w:t>
      </w:r>
      <w:r w:rsidR="00F24705" w:rsidRPr="0013064A">
        <w:t>stepping back to the community-level view, only 24% initiated ART prior to death.</w:t>
      </w:r>
      <w:r w:rsidR="007C2956" w:rsidRPr="0013064A">
        <w:t xml:space="preserve"> </w:t>
      </w:r>
      <w:r w:rsidR="00F24705" w:rsidRPr="0013064A">
        <w:t xml:space="preserve">These results highlight the major </w:t>
      </w:r>
      <w:r w:rsidR="00747E08" w:rsidRPr="0013064A">
        <w:t xml:space="preserve">limitation of </w:t>
      </w:r>
      <w:r w:rsidR="00F24705" w:rsidRPr="0013064A">
        <w:t xml:space="preserve">clinic-level data: only patients who contact the clinic are accounted for. </w:t>
      </w:r>
      <w:r w:rsidR="00747E08" w:rsidRPr="0013064A">
        <w:t>Consequently</w:t>
      </w:r>
      <w:r w:rsidR="00F24705" w:rsidRPr="0013064A">
        <w:t xml:space="preserve">, </w:t>
      </w:r>
      <w:r w:rsidR="007C2956" w:rsidRPr="0013064A">
        <w:t xml:space="preserve">masking </w:t>
      </w:r>
      <w:r w:rsidR="00747E08" w:rsidRPr="0013064A">
        <w:t>a major</w:t>
      </w:r>
      <w:r w:rsidR="00E40461" w:rsidRPr="0013064A">
        <w:t xml:space="preserve"> deficiency in care and</w:t>
      </w:r>
      <w:r w:rsidR="00747E08" w:rsidRPr="0013064A">
        <w:t xml:space="preserve"> cause of mortality</w:t>
      </w:r>
      <w:r w:rsidR="007C2956" w:rsidRPr="0013064A">
        <w:t>.</w:t>
      </w:r>
      <w:r w:rsidR="00747E08" w:rsidRPr="0013064A">
        <w:t xml:space="preserve"> </w:t>
      </w:r>
    </w:p>
    <w:p w14:paraId="735FAFB6" w14:textId="77777777" w:rsidR="00BA097D" w:rsidRPr="0013064A" w:rsidRDefault="00BA097D" w:rsidP="007C2956">
      <w:pPr>
        <w:pStyle w:val="normal0"/>
      </w:pPr>
    </w:p>
    <w:p w14:paraId="38E4BE45" w14:textId="77777777" w:rsidR="002D5362" w:rsidRPr="0013064A" w:rsidRDefault="00F679B0" w:rsidP="001327D0">
      <w:pPr>
        <w:pStyle w:val="normal0"/>
        <w:ind w:firstLine="720"/>
      </w:pPr>
      <w:r w:rsidRPr="0013064A">
        <w:t xml:space="preserve">Intervening </w:t>
      </w:r>
      <w:r w:rsidR="00DE6731" w:rsidRPr="0013064A">
        <w:t xml:space="preserve">at various points in care with individual interventions </w:t>
      </w:r>
      <w:r w:rsidR="008F6B85" w:rsidRPr="0013064A">
        <w:t xml:space="preserve">illustrates </w:t>
      </w:r>
      <w:r w:rsidR="00DE6731" w:rsidRPr="0013064A">
        <w:t xml:space="preserve">that HIV-testing and pre-ART retention are </w:t>
      </w:r>
      <w:r w:rsidR="00907D20" w:rsidRPr="0013064A">
        <w:t>suboptimal</w:t>
      </w:r>
      <w:r w:rsidR="00DE6731" w:rsidRPr="0013064A">
        <w:t xml:space="preserve">, as interventions </w:t>
      </w:r>
      <w:r w:rsidR="00A522D1" w:rsidRPr="0013064A">
        <w:t>targeting</w:t>
      </w:r>
      <w:r w:rsidR="00DE6731" w:rsidRPr="0013064A">
        <w:t xml:space="preserve"> </w:t>
      </w:r>
      <w:r w:rsidR="008F6B85" w:rsidRPr="0013064A">
        <w:t>those areas</w:t>
      </w:r>
      <w:r w:rsidR="00DE6731" w:rsidRPr="0013064A">
        <w:t xml:space="preserve">, such as HBCT or Improved Care, </w:t>
      </w:r>
      <w:r w:rsidR="007E2C2C" w:rsidRPr="0013064A">
        <w:t>were</w:t>
      </w:r>
      <w:r w:rsidR="00DE6731" w:rsidRPr="0013064A">
        <w:t xml:space="preserve"> highly impactful</w:t>
      </w:r>
      <w:r w:rsidR="00A522D1" w:rsidRPr="0013064A">
        <w:t xml:space="preserve"> (figure 3)</w:t>
      </w:r>
      <w:r w:rsidR="00DE6731" w:rsidRPr="0013064A">
        <w:t>. In contrast, removing pre-ART care all together (Immediate ART) and additionally actively seeking individuals (Universal Test &amp; Treat) avert</w:t>
      </w:r>
      <w:r w:rsidR="00E020A7" w:rsidRPr="0013064A">
        <w:t>ed</w:t>
      </w:r>
      <w:r w:rsidR="00DE6731" w:rsidRPr="0013064A">
        <w:t xml:space="preserve"> the most DALYs between 2010 and 2030</w:t>
      </w:r>
      <w:r w:rsidR="009A3304" w:rsidRPr="0013064A">
        <w:t>(</w:t>
      </w:r>
      <w:r w:rsidR="00AF1334" w:rsidRPr="0013064A">
        <w:t xml:space="preserve">3.62m and </w:t>
      </w:r>
      <w:r w:rsidR="009A3304" w:rsidRPr="0013064A">
        <w:t>5.59m DALYs averted,</w:t>
      </w:r>
      <w:r w:rsidR="00AF1334" w:rsidRPr="0013064A">
        <w:t xml:space="preserve"> 32% and</w:t>
      </w:r>
      <w:r w:rsidR="009A3304" w:rsidRPr="0013064A">
        <w:t xml:space="preserve"> 50% of MAI</w:t>
      </w:r>
      <w:r w:rsidR="00924319" w:rsidRPr="0013064A">
        <w:t>, respectively</w:t>
      </w:r>
      <w:r w:rsidR="009A3304" w:rsidRPr="0013064A">
        <w:t>)</w:t>
      </w:r>
      <w:r w:rsidR="00DE6731" w:rsidRPr="0013064A">
        <w:t xml:space="preserve">; however, these interventions </w:t>
      </w:r>
      <w:r w:rsidR="007723F5" w:rsidRPr="0013064A">
        <w:t>were</w:t>
      </w:r>
      <w:r w:rsidR="00DE6731" w:rsidRPr="0013064A">
        <w:t xml:space="preserve"> </w:t>
      </w:r>
      <w:r w:rsidR="009479F3" w:rsidRPr="0013064A">
        <w:t xml:space="preserve">the most </w:t>
      </w:r>
      <w:r w:rsidR="00DE6731" w:rsidRPr="0013064A">
        <w:t>expensive to implement</w:t>
      </w:r>
      <w:r w:rsidR="00924319" w:rsidRPr="0013064A">
        <w:t>($1.64b and $4.27b</w:t>
      </w:r>
      <w:r w:rsidR="00955623" w:rsidRPr="0013064A">
        <w:t>, respectively</w:t>
      </w:r>
      <w:r w:rsidR="00924319" w:rsidRPr="0013064A">
        <w:t>)</w:t>
      </w:r>
      <w:r w:rsidR="00DE6731" w:rsidRPr="0013064A">
        <w:t xml:space="preserve">. </w:t>
      </w:r>
      <w:commentRangeStart w:id="37"/>
      <w:r w:rsidR="00DE6731" w:rsidRPr="0013064A">
        <w:t>F</w:t>
      </w:r>
      <w:r w:rsidRPr="0013064A">
        <w:t xml:space="preserve">rom analysis of these individual </w:t>
      </w:r>
      <w:r w:rsidR="00CD599C" w:rsidRPr="0013064A">
        <w:t>strategies</w:t>
      </w:r>
      <w:r w:rsidRPr="0013064A">
        <w:t>, no single large-impact low-cost intervention</w:t>
      </w:r>
      <w:r w:rsidR="00DE6731" w:rsidRPr="0013064A">
        <w:t xml:space="preserve"> was identified</w:t>
      </w:r>
      <w:r w:rsidR="00D86A28" w:rsidRPr="0013064A">
        <w:t>,</w:t>
      </w:r>
      <w:r w:rsidRPr="0013064A">
        <w:t xml:space="preserve"> </w:t>
      </w:r>
      <w:commentRangeEnd w:id="37"/>
      <w:r w:rsidR="00E22793" w:rsidRPr="0013064A">
        <w:rPr>
          <w:rStyle w:val="CommentReference"/>
        </w:rPr>
        <w:commentReference w:id="37"/>
      </w:r>
      <w:r w:rsidR="00D86A28" w:rsidRPr="0013064A">
        <w:rPr>
          <w:rStyle w:val="CommentReference"/>
        </w:rPr>
        <w:t>w</w:t>
      </w:r>
      <w:r w:rsidR="00D86A28" w:rsidRPr="0013064A">
        <w:t>ith</w:t>
      </w:r>
      <w:r w:rsidRPr="0013064A">
        <w:t xml:space="preserve"> high impact interventions </w:t>
      </w:r>
      <w:r w:rsidR="00D86A28" w:rsidRPr="0013064A">
        <w:t xml:space="preserve">having a </w:t>
      </w:r>
      <w:r w:rsidRPr="0013064A">
        <w:t xml:space="preserve">high cost per DALY averted and </w:t>
      </w:r>
      <w:r w:rsidR="00D86A28" w:rsidRPr="0013064A">
        <w:t>low cost interventions hav</w:t>
      </w:r>
      <w:r w:rsidR="00CD599C" w:rsidRPr="0013064A">
        <w:t>ing a low cost per DALY averted</w:t>
      </w:r>
      <w:r w:rsidR="00537A46" w:rsidRPr="0013064A">
        <w:t>. Additionally, w</w:t>
      </w:r>
      <w:r w:rsidR="00EA7FA2" w:rsidRPr="0013064A">
        <w:t>e identified a combination of six interventions that when applied simultaneously improve</w:t>
      </w:r>
      <w:r w:rsidR="00C012F1" w:rsidRPr="0013064A">
        <w:t>d</w:t>
      </w:r>
      <w:r w:rsidR="00EA7FA2" w:rsidRPr="0013064A">
        <w:t xml:space="preserve"> patient outcomes</w:t>
      </w:r>
      <w:r w:rsidR="00537A46" w:rsidRPr="0013064A">
        <w:t xml:space="preserve"> </w:t>
      </w:r>
      <w:r w:rsidR="00EA7FA2" w:rsidRPr="0013064A">
        <w:t xml:space="preserve">at a cost of $353 </w:t>
      </w:r>
      <w:r w:rsidR="00EA7FA2" w:rsidRPr="0013064A">
        <w:lastRenderedPageBreak/>
        <w:t>per DALY averted</w:t>
      </w:r>
      <w:r w:rsidR="00894DB3" w:rsidRPr="0013064A">
        <w:t xml:space="preserve"> compared to baseline</w:t>
      </w:r>
      <w:r w:rsidR="00EA7FA2" w:rsidRPr="0013064A">
        <w:t xml:space="preserve">. </w:t>
      </w:r>
      <w:r w:rsidR="00FA79B7" w:rsidRPr="0013064A">
        <w:t>This combination strengthened</w:t>
      </w:r>
      <w:r w:rsidR="00FA295E" w:rsidRPr="0013064A">
        <w:t xml:space="preserve"> care at multiple points and is potentially as impactful as the Universal Test and Treat </w:t>
      </w:r>
      <w:r w:rsidR="00A43C59" w:rsidRPr="0013064A">
        <w:t>strategy</w:t>
      </w:r>
      <w:r w:rsidR="00FA295E" w:rsidRPr="0013064A">
        <w:t xml:space="preserve"> but with a lower average cost-effectiveness ratio.</w:t>
      </w:r>
    </w:p>
    <w:p w14:paraId="3A643F4C" w14:textId="77777777" w:rsidR="00615625" w:rsidRPr="0013064A" w:rsidRDefault="00615625" w:rsidP="0086036A">
      <w:pPr>
        <w:pStyle w:val="normal0"/>
      </w:pPr>
    </w:p>
    <w:p w14:paraId="32DD2578" w14:textId="12ECF75D" w:rsidR="00272A02" w:rsidRPr="0013064A" w:rsidRDefault="00EA489D" w:rsidP="00341D62">
      <w:pPr>
        <w:pStyle w:val="normal0"/>
        <w:ind w:firstLine="720"/>
      </w:pPr>
      <w:r w:rsidRPr="0013064A">
        <w:t xml:space="preserve">This work indicates that it is imperative for ART programmes to evaluate patient outcomes from the population perspective. The </w:t>
      </w:r>
      <w:r w:rsidR="00FF056D" w:rsidRPr="0013064A">
        <w:t xml:space="preserve">clinic-level view </w:t>
      </w:r>
      <w:r w:rsidR="008B1D49" w:rsidRPr="0013064A">
        <w:t xml:space="preserve">is </w:t>
      </w:r>
      <w:r w:rsidRPr="0013064A">
        <w:t>biased, as on</w:t>
      </w:r>
      <w:r w:rsidR="00E667F8" w:rsidRPr="0013064A">
        <w:t xml:space="preserve">ly individuals who have had contact </w:t>
      </w:r>
      <w:r w:rsidRPr="0013064A">
        <w:t xml:space="preserve">with the clinic are accounted for. </w:t>
      </w:r>
      <w:r w:rsidR="00E667F8" w:rsidRPr="0013064A">
        <w:t xml:space="preserve">Thus, to fully understand where deficiencies in care are leading to lives being lost to HIV, </w:t>
      </w:r>
      <w:r w:rsidR="00FF056D" w:rsidRPr="0013064A">
        <w:t>the entire community must be fully represented</w:t>
      </w:r>
      <w:r w:rsidR="00E667F8" w:rsidRPr="0013064A">
        <w:t xml:space="preserve">. </w:t>
      </w:r>
      <w:r w:rsidR="009C5095" w:rsidRPr="0013064A">
        <w:t xml:space="preserve">This poses significant challenges for HIV care </w:t>
      </w:r>
      <w:r w:rsidR="009378A7" w:rsidRPr="0013064A">
        <w:t>providers,</w:t>
      </w:r>
      <w:r w:rsidR="00FF056D" w:rsidRPr="0013064A">
        <w:t xml:space="preserve"> as assessing community-</w:t>
      </w:r>
      <w:r w:rsidR="009C5095" w:rsidRPr="0013064A">
        <w:t>level outcomes, particular</w:t>
      </w:r>
      <w:r w:rsidR="00E8776E" w:rsidRPr="0013064A">
        <w:t>ly</w:t>
      </w:r>
      <w:r w:rsidR="009C5095" w:rsidRPr="0013064A">
        <w:t xml:space="preserve"> among individuals with no prior engagement in care, is both financially and logistically </w:t>
      </w:r>
      <w:r w:rsidR="009378A7" w:rsidRPr="0013064A">
        <w:t>testing</w:t>
      </w:r>
      <w:r w:rsidR="009C5095" w:rsidRPr="0013064A">
        <w:t>.</w:t>
      </w:r>
      <w:r w:rsidR="004D2013" w:rsidRPr="0013064A">
        <w:t xml:space="preserve"> Additionally, as ART programmes consider </w:t>
      </w:r>
      <w:r w:rsidR="00C261F3" w:rsidRPr="0013064A">
        <w:t xml:space="preserve">intervening </w:t>
      </w:r>
      <w:r w:rsidR="004D2013" w:rsidRPr="0013064A">
        <w:t>to improve care, many current</w:t>
      </w:r>
      <w:r w:rsidR="00FF056D" w:rsidRPr="0013064A">
        <w:t>ly available</w:t>
      </w:r>
      <w:r w:rsidR="004D2013" w:rsidRPr="0013064A">
        <w:t xml:space="preserve"> interventions only ta</w:t>
      </w:r>
      <w:r w:rsidR="00FB28BC" w:rsidRPr="0013064A">
        <w:t>r</w:t>
      </w:r>
      <w:r w:rsidR="004D2013" w:rsidRPr="0013064A">
        <w:t>get one aspect of care</w:t>
      </w:r>
      <w:r w:rsidR="004D2013" w:rsidRPr="0013064A">
        <w:fldChar w:fldCharType="begin"/>
      </w:r>
      <w:r w:rsidR="00883D49">
        <w:instrText xml:space="preserve"> ADDIN PAPERS2_CITATIONS &lt;citation&gt;&lt;uuid&gt;0E25F321-964B-4D97-A007-34B5799AAEDF&lt;/uuid&gt;&lt;priority&gt;35&lt;/priority&gt;&lt;publications&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4D2013" w:rsidRPr="0013064A">
        <w:fldChar w:fldCharType="separate"/>
      </w:r>
      <w:r w:rsidR="004D2013" w:rsidRPr="0013064A">
        <w:rPr>
          <w:lang w:val="en-US"/>
        </w:rPr>
        <w:t>{Kilmarx:2013iy, Barnighausen:2011cb</w:t>
      </w:r>
      <w:r w:rsidR="004D2013" w:rsidRPr="0013064A">
        <w:fldChar w:fldCharType="end"/>
      </w:r>
      <w:r w:rsidR="004D2013" w:rsidRPr="0013064A">
        <w:t>,</w:t>
      </w:r>
      <w:r w:rsidR="004D2013" w:rsidRPr="0013064A">
        <w:fldChar w:fldCharType="begin"/>
      </w:r>
      <w:r w:rsidR="00883D49">
        <w:instrText xml:space="preserve"> ADDIN PAPERS2_CITATIONS &lt;citation&gt;&lt;uuid&gt;A350155A-8A80-46EB-9F66-BD9200EEAF17&lt;/uuid&gt;&lt;priority&gt;36&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4D2013" w:rsidRPr="0013064A">
        <w:fldChar w:fldCharType="separate"/>
      </w:r>
      <w:r w:rsidR="004D2013" w:rsidRPr="0013064A">
        <w:rPr>
          <w:lang w:val="en-US"/>
        </w:rPr>
        <w:t>Govindasamy:2014fa}</w:t>
      </w:r>
      <w:r w:rsidR="004D2013" w:rsidRPr="0013064A">
        <w:fldChar w:fldCharType="end"/>
      </w:r>
      <w:r w:rsidR="004D2013" w:rsidRPr="0013064A">
        <w:t xml:space="preserve">. </w:t>
      </w:r>
      <w:r w:rsidR="00B8471C" w:rsidRPr="0013064A">
        <w:t xml:space="preserve">Our results </w:t>
      </w:r>
      <w:r w:rsidR="00D81B25" w:rsidRPr="0013064A">
        <w:t xml:space="preserve">deduce that a single intervention strategy provides </w:t>
      </w:r>
      <w:r w:rsidR="002A668D" w:rsidRPr="0013064A">
        <w:t xml:space="preserve">limited </w:t>
      </w:r>
      <w:r w:rsidR="00341D62" w:rsidRPr="0013064A">
        <w:t xml:space="preserve">benefit, as </w:t>
      </w:r>
      <w:r w:rsidR="004D2013" w:rsidRPr="0013064A">
        <w:t xml:space="preserve">any </w:t>
      </w:r>
      <w:r w:rsidR="00341D62" w:rsidRPr="0013064A">
        <w:t xml:space="preserve">individual </w:t>
      </w:r>
      <w:r w:rsidR="004D2013" w:rsidRPr="0013064A">
        <w:t>intervention</w:t>
      </w:r>
      <w:r w:rsidR="00D37554" w:rsidRPr="0013064A">
        <w:t>s enacted</w:t>
      </w:r>
      <w:r w:rsidR="004D2013" w:rsidRPr="0013064A">
        <w:t xml:space="preserve"> will be attenuated by downstream deficiencies in care, and also limited by any upstream constraints.</w:t>
      </w:r>
      <w:r w:rsidR="00E8776E" w:rsidRPr="0013064A">
        <w:t xml:space="preserve"> </w:t>
      </w:r>
      <w:r w:rsidR="004D2013" w:rsidRPr="0013064A">
        <w:t>For instance, interventions targeting linkage to care will be constrained by the number of i</w:t>
      </w:r>
      <w:r w:rsidR="0059161B" w:rsidRPr="0013064A">
        <w:t xml:space="preserve">ndividuals who attempt to link and </w:t>
      </w:r>
      <w:r w:rsidR="00587E47" w:rsidRPr="0013064A">
        <w:t xml:space="preserve">further </w:t>
      </w:r>
      <w:r w:rsidR="0059161B" w:rsidRPr="0013064A">
        <w:t>capped by downstream losses from pre-ART and ART care.</w:t>
      </w:r>
      <w:r w:rsidR="00216099" w:rsidRPr="0013064A">
        <w:t xml:space="preserve"> Thus</w:t>
      </w:r>
      <w:r w:rsidR="00341D62" w:rsidRPr="0013064A">
        <w:t xml:space="preserve"> as our results corroborate</w:t>
      </w:r>
      <w:r w:rsidR="00216099" w:rsidRPr="0013064A">
        <w:t xml:space="preserve">, care must be strengthened </w:t>
      </w:r>
      <w:r w:rsidR="00872D3A" w:rsidRPr="0013064A">
        <w:t xml:space="preserve">by intervening </w:t>
      </w:r>
      <w:r w:rsidR="00341D62" w:rsidRPr="0013064A">
        <w:t xml:space="preserve">at multiple </w:t>
      </w:r>
      <w:r w:rsidR="00226A37" w:rsidRPr="0013064A">
        <w:t xml:space="preserve">points with </w:t>
      </w:r>
      <w:r w:rsidR="00341D62" w:rsidRPr="0013064A">
        <w:t xml:space="preserve">a combination of interventions </w:t>
      </w:r>
      <w:r w:rsidR="00216099" w:rsidRPr="0013064A">
        <w:t>to fully realise the benefits afforded by ART</w:t>
      </w:r>
      <w:r w:rsidR="00070268" w:rsidRPr="0013064A">
        <w:t>.</w:t>
      </w:r>
      <w:r w:rsidR="00733C70" w:rsidRPr="0013064A">
        <w:t xml:space="preserve"> </w:t>
      </w:r>
      <w:r w:rsidR="00226A37" w:rsidRPr="0013064A">
        <w:t>Although</w:t>
      </w:r>
      <w:r w:rsidR="00733C70" w:rsidRPr="0013064A">
        <w:t xml:space="preserve"> interventions utilising an immediate ART strategy</w:t>
      </w:r>
      <w:r w:rsidR="00226A37" w:rsidRPr="0013064A">
        <w:t xml:space="preserve"> provide </w:t>
      </w:r>
      <w:r w:rsidR="00B13C0C" w:rsidRPr="0013064A">
        <w:t xml:space="preserve">the largest improvement </w:t>
      </w:r>
      <w:r w:rsidR="004C000F" w:rsidRPr="0013064A">
        <w:t>in</w:t>
      </w:r>
      <w:r w:rsidR="00B13C0C" w:rsidRPr="0013064A">
        <w:t xml:space="preserve"> patient outcomes, </w:t>
      </w:r>
      <w:r w:rsidR="00DE2511" w:rsidRPr="0013064A">
        <w:t>these gains</w:t>
      </w:r>
      <w:r w:rsidR="00CD1852" w:rsidRPr="0013064A">
        <w:t xml:space="preserve"> are brought</w:t>
      </w:r>
      <w:r w:rsidR="00816B98" w:rsidRPr="0013064A">
        <w:t xml:space="preserve"> about</w:t>
      </w:r>
      <w:r w:rsidR="00CD1852" w:rsidRPr="0013064A">
        <w:t xml:space="preserve"> through circumnavigating</w:t>
      </w:r>
      <w:r w:rsidR="00733C70" w:rsidRPr="0013064A">
        <w:t xml:space="preserve"> the operational challenges of pre-ART care by removing it, potentially </w:t>
      </w:r>
      <w:r w:rsidR="00B13C0C" w:rsidRPr="0013064A">
        <w:t>depriving</w:t>
      </w:r>
      <w:r w:rsidR="001F69B3" w:rsidRPr="0013064A">
        <w:t xml:space="preserve"> </w:t>
      </w:r>
      <w:r w:rsidR="00733C70" w:rsidRPr="0013064A">
        <w:t>patients of its ancillary benefits</w:t>
      </w:r>
      <w:r w:rsidR="00733C70" w:rsidRPr="0013064A">
        <w:fldChar w:fldCharType="begin"/>
      </w:r>
      <w:r w:rsidR="00733C70" w:rsidRPr="0013064A">
        <w:instrText xml:space="preserve"> ADDIN PAPERS2_CITATIONS &lt;citation&gt;&lt;uuid&gt;DA822628-43B7-4745-9A3C-692AA4684E37&lt;/uuid&gt;&lt;priority&gt;0&lt;/priority&gt;&lt;publications&gt;&lt;publication&gt;&lt;uuid&gt;35EB9007-7B0C-41BF-B4D9-ED19292B5729&lt;/uuid&gt;&lt;volume&gt;2&lt;/volume&gt;&lt;doi&gt;10.1136/bmjopen-2011-000195&lt;/doi&gt;&lt;startpage&gt;e000195&lt;/startpage&gt;&lt;publication_date&gt;99201200001200000000200000&lt;/publication_date&gt;&lt;url&gt;http://eutils.ncbi.nlm.nih.gov/entrez/eutils/elink.fcgi?dbfrom=pubmed&amp;amp;id=22422913&amp;amp;retmode=ref&amp;amp;cmd=prlinks&lt;/url&gt;&lt;type&gt;400&lt;/type&gt;&lt;title&gt;Introduction and evaluation of a 'pre-ART care' service in Swaziland: an operational research study.&lt;/title&gt;&lt;location&gt;&amp;lt;html&amp;gt;&amp;lt;head&amp;gt;&amp;lt;meta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Home&amp;lt;/a&amp;gt;&amp;lt;/div&amp;gt;&amp;lt;/body&amp;gt;&amp;lt;/html&amp;gt;&lt;/location&gt;&lt;institution&gt;Nuffield Centre for International Health and Development, Leeds Institute of Health Sciences, University of Leeds, Leeds, UK.&lt;/institution&gt;&lt;number&gt;2&lt;/number&gt;&lt;subtype&gt;400&lt;/subtype&gt;&lt;bundle&gt;&lt;publication&gt;&lt;title&gt;BMJ open&lt;/title&gt;&lt;type&gt;-100&lt;/type&gt;&lt;subtype&gt;-100&lt;/subtype&gt;&lt;uuid&gt;26379074-3490-4868-8A23-955612C2234F&lt;/uuid&gt;&lt;/publication&gt;&lt;/bundle&gt;&lt;authors&gt;&lt;author&gt;&lt;firstName&gt;David&lt;/firstName&gt;&lt;lastName&gt;Burtle&lt;/lastName&gt;&lt;/author&gt;&lt;author&gt;&lt;firstName&gt;William&lt;/firstName&gt;&lt;lastName&gt;Welfare&lt;/lastName&gt;&lt;/author&gt;&lt;author&gt;&lt;firstName&gt;Susan&lt;/firstName&gt;&lt;lastName&gt;Elden&lt;/lastName&gt;&lt;/author&gt;&lt;author&gt;&lt;firstName&gt;Canaan&lt;/firstName&gt;&lt;lastName&gt;Mamvura&lt;/lastName&gt;&lt;/author&gt;&lt;author&gt;&lt;firstName&gt;Joris&lt;/firstName&gt;&lt;lastName&gt;Vandelanotte&lt;/lastName&gt;&lt;/author&gt;&lt;author&gt;&lt;firstName&gt;Emily&lt;/firstName&gt;&lt;lastName&gt;Petherick&lt;/lastName&gt;&lt;/author&gt;&lt;author&gt;&lt;firstName&gt;John&lt;/firstName&gt;&lt;lastName&gt;Walley&lt;/lastName&gt;&lt;/author&gt;&lt;author&gt;&lt;firstName&gt;John&lt;/firstName&gt;&lt;lastName&gt;Wright&lt;/lastName&gt;&lt;/author&gt;&lt;/authors&gt;&lt;/publication&gt;&lt;/publications&gt;&lt;cites&gt;&lt;/cites&gt;&lt;/citation&gt;</w:instrText>
      </w:r>
      <w:r w:rsidR="00733C70" w:rsidRPr="0013064A">
        <w:fldChar w:fldCharType="separate"/>
      </w:r>
      <w:r w:rsidR="00733C70" w:rsidRPr="0013064A">
        <w:rPr>
          <w:lang w:val="en-US"/>
        </w:rPr>
        <w:t>{Burtle:2012kw,</w:t>
      </w:r>
      <w:r w:rsidR="00733C70" w:rsidRPr="0013064A">
        <w:fldChar w:fldCharType="end"/>
      </w:r>
      <w:r w:rsidR="00733C70" w:rsidRPr="0013064A">
        <w:fldChar w:fldCharType="begin"/>
      </w:r>
      <w:r w:rsidR="00733C70" w:rsidRPr="0013064A">
        <w:instrText xml:space="preserve"> ADDIN PAPERS2_CITATIONS &lt;citation&gt;&lt;uuid&gt;4FE23C53-7E0F-444A-82DF-EF6E8CEE6BAC&lt;/uuid&gt;&lt;priority&gt;0&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733C70" w:rsidRPr="0013064A">
        <w:fldChar w:fldCharType="separate"/>
      </w:r>
      <w:r w:rsidR="00733C70" w:rsidRPr="0013064A">
        <w:rPr>
          <w:lang w:val="en-US"/>
        </w:rPr>
        <w:t>Govindasamy:2014fa}</w:t>
      </w:r>
      <w:r w:rsidR="00733C70" w:rsidRPr="0013064A">
        <w:fldChar w:fldCharType="end"/>
      </w:r>
      <w:r w:rsidR="005343A7" w:rsidRPr="0013064A">
        <w:t>.</w:t>
      </w:r>
    </w:p>
    <w:p w14:paraId="68F344C8" w14:textId="77777777" w:rsidR="00615625" w:rsidRPr="0013064A" w:rsidRDefault="00615625" w:rsidP="00615625">
      <w:pPr>
        <w:pStyle w:val="normal0"/>
        <w:ind w:firstLine="720"/>
      </w:pPr>
    </w:p>
    <w:p w14:paraId="57A2A4D7" w14:textId="54E31D7F" w:rsidR="005F2329" w:rsidRPr="0013064A" w:rsidRDefault="005151F0" w:rsidP="005F2329">
      <w:pPr>
        <w:pStyle w:val="normal0"/>
        <w:ind w:firstLine="359"/>
      </w:pPr>
      <w:r w:rsidRPr="0013064A">
        <w:t xml:space="preserve">This model was predominantly calibrated using a longitudinal dataset provided by AMPATH of western Kenya. However, only the </w:t>
      </w:r>
      <w:r w:rsidR="0011508B" w:rsidRPr="0013064A">
        <w:t>clinic</w:t>
      </w:r>
      <w:r w:rsidR="00DB1747" w:rsidRPr="0013064A">
        <w:t>al</w:t>
      </w:r>
      <w:r w:rsidR="0011508B" w:rsidRPr="0013064A">
        <w:t xml:space="preserve"> </w:t>
      </w:r>
      <w:r w:rsidRPr="0013064A">
        <w:t>elements of HIV care wer</w:t>
      </w:r>
      <w:r w:rsidR="002A743D" w:rsidRPr="0013064A">
        <w:t>e calibrated to AMPATH data. N</w:t>
      </w:r>
      <w:r w:rsidRPr="0013064A">
        <w:t>ational estimates o</w:t>
      </w:r>
      <w:r w:rsidR="002A743D" w:rsidRPr="0013064A">
        <w:t>f incidence were used to drive and replicate the epidemic before model results were then validated against further national estimates of prevalence, AIDS-related deaths and ART coverage</w:t>
      </w:r>
      <w:r w:rsidR="002A743D" w:rsidRPr="0013064A">
        <w:fldChar w:fldCharType="begin"/>
      </w:r>
      <w:r w:rsidR="00883D49">
        <w:instrText xml:space="preserve"> ADDIN PAPERS2_CITATIONS &lt;citation&gt;&lt;uuid&gt;DB2281FA-2840-4287-A39E-C46B746A2514&lt;/uuid&gt;&lt;priority&gt;38&lt;/priority&gt;&lt;publications&gt;&lt;publication&gt;&lt;accepted_date&gt;99201400001200000000200000&lt;/accepted_date&gt;&lt;title&gt;Spectrum 2013&lt;/title&gt;&lt;uuid&gt;CA445215-87FC-4AC4-886E-11F8BED1E332&lt;/uuid&gt;&lt;subtype&gt;341&lt;/subtype&gt;&lt;publisher&gt;Futures Institute&lt;/publisher&gt;&lt;version&gt;5.0&lt;/version&gt;&lt;type&gt;300&lt;/type&gt;&lt;authors&gt;&lt;author&gt;&lt;lastName&gt;Futures Institute&lt;/lastName&gt;&lt;/author&gt;&lt;/authors&gt;&lt;/publication&gt;&lt;publication&gt;&lt;publication_date&gt;99201400001200000000200000&lt;/publication_date&gt;&lt;startpage&gt;1&lt;/startpage&gt;&lt;title&gt;Kenya AIDS Indicator Survey - 2007&lt;/title&gt;&lt;uuid&gt;286B6A68-D713-43BF-B306-05C92C09DA48&lt;/uuid&gt;&lt;subtype&gt;403&lt;/subtype&gt;&lt;endpage&gt;303&lt;/endpage&gt;&lt;type&gt;400&lt;/type&gt;&lt;url&gt;http://nascop.or.ke/library/3d/Official_KAIS_Report_20091.pdf&lt;/url&gt;&lt;bundle&gt;&lt;publication&gt;&lt;url&gt;http://nascop.or.ke&lt;/url&gt;&lt;title&gt;KAIS&lt;/title&gt;&lt;type&gt;-300&lt;/type&gt;&lt;subtype&gt;-300&lt;/subtype&gt;&lt;uuid&gt;74678A4B-B568-4DE6-817E-786E92007DFC&lt;/uuid&gt;&lt;/publication&gt;&lt;/bundle&gt;&lt;authors&gt;&lt;author&gt;&lt;lastName&gt;KAIS&lt;/lastName&gt;&lt;/author&gt;&lt;/authors&gt;&lt;/publication&gt;&lt;publication&gt;&lt;type&gt;400&lt;/type&gt;&lt;publication_date&gt;99201200001200000000200000&lt;/publication_date&gt;&lt;title&gt;Kenya AIDS Epidemic update 2011&lt;/title&gt;&lt;url&gt;http://www.unaids.org/en/dataanalysis/knowyourresponse/countryprogressreports/2012countries/ce_KE_Narrative_Report.pdf&lt;/url&gt;&lt;subtype&gt;403&lt;/subtype&gt;&lt;uuid&gt;148CB42E-E5DC-4884-808B-07649603377C&lt;/uuid&gt;&lt;bundle&gt;&lt;publication&gt;&lt;title&gt;UNAIDS&lt;/title&gt;&lt;type&gt;-100&lt;/type&gt;&lt;subtype&gt;-100&lt;/subtype&gt;&lt;uuid&gt;510EC51C-E6B6-4FDB-ACE6-AEF7DD4A03E1&lt;/uuid&gt;&lt;/publication&gt;&lt;/bundle&gt;&lt;authors&gt;&lt;author&gt;&lt;lastName&gt;NASCOP&lt;/lastName&gt;&lt;/author&gt;&lt;author&gt;&lt;lastName&gt;NACC&lt;/lastName&gt;&lt;/author&gt;&lt;/authors&gt;&lt;/publication&gt;&lt;/publications&gt;&lt;cites&gt;&lt;/cites&gt;&lt;/citation&gt;</w:instrText>
      </w:r>
      <w:r w:rsidR="002A743D" w:rsidRPr="0013064A">
        <w:fldChar w:fldCharType="separate"/>
      </w:r>
      <w:r w:rsidR="002A743D" w:rsidRPr="0013064A">
        <w:rPr>
          <w:lang w:val="en-US"/>
        </w:rPr>
        <w:t>{Spectrum:tl, KAIS:2014ux, NASCOP:2012tp}</w:t>
      </w:r>
      <w:r w:rsidR="002A743D" w:rsidRPr="0013064A">
        <w:fldChar w:fldCharType="end"/>
      </w:r>
      <w:r w:rsidR="002A743D" w:rsidRPr="0013064A">
        <w:t>.</w:t>
      </w:r>
      <w:r w:rsidR="0035788B" w:rsidRPr="0013064A">
        <w:t xml:space="preserve"> Additionally, our baseline scenario does not include a HBCT component unlike the current programme at AMPATH.</w:t>
      </w:r>
      <w:r w:rsidR="002A743D" w:rsidRPr="0013064A">
        <w:t xml:space="preserve"> Consequently, </w:t>
      </w:r>
      <w:r w:rsidR="0035788B" w:rsidRPr="0013064A">
        <w:t>this</w:t>
      </w:r>
      <w:r w:rsidR="002A743D" w:rsidRPr="0013064A">
        <w:t xml:space="preserve"> model deviates from directly describing the state of care at AMPATH</w:t>
      </w:r>
      <w:r w:rsidR="0035788B" w:rsidRPr="0013064A">
        <w:t xml:space="preserve"> to more broadly capturing the probable state of care in Kenya</w:t>
      </w:r>
      <w:r w:rsidR="002A743D" w:rsidRPr="0013064A">
        <w:t>.</w:t>
      </w:r>
      <w:r w:rsidR="00230CBA" w:rsidRPr="0013064A">
        <w:t xml:space="preserve"> </w:t>
      </w:r>
      <w:r w:rsidR="00C3101D" w:rsidRPr="0013064A">
        <w:t>Thus, t</w:t>
      </w:r>
      <w:r w:rsidR="00221D4E" w:rsidRPr="0013064A">
        <w:t xml:space="preserve">he generalisability of these results to other ART programmes and elsewhere in sub-Saharan Africa remains open to debate. </w:t>
      </w:r>
      <w:r w:rsidR="00C3101D" w:rsidRPr="0013064A">
        <w:t>With</w:t>
      </w:r>
      <w:r w:rsidR="00B324E9" w:rsidRPr="0013064A">
        <w:t xml:space="preserve"> limited data of this type currently available, insight </w:t>
      </w:r>
      <w:r w:rsidR="003202C5" w:rsidRPr="0013064A">
        <w:t xml:space="preserve">into </w:t>
      </w:r>
      <w:r w:rsidR="00B324E9" w:rsidRPr="0013064A">
        <w:t>the state of care in other sub</w:t>
      </w:r>
      <w:r w:rsidR="009D1961" w:rsidRPr="0013064A">
        <w:t>-Saharan countries</w:t>
      </w:r>
      <w:r w:rsidR="003202C5" w:rsidRPr="0013064A">
        <w:t xml:space="preserve"> is restricted</w:t>
      </w:r>
      <w:r w:rsidR="009D1961" w:rsidRPr="0013064A">
        <w:t xml:space="preserve">. </w:t>
      </w:r>
      <w:r w:rsidR="00B324E9" w:rsidRPr="0013064A">
        <w:t xml:space="preserve">A similar </w:t>
      </w:r>
      <w:r w:rsidR="00DD041D" w:rsidRPr="0013064A">
        <w:t xml:space="preserve">modelling study </w:t>
      </w:r>
      <w:r w:rsidR="00B324E9" w:rsidRPr="0013064A">
        <w:t xml:space="preserve">recently </w:t>
      </w:r>
      <w:r w:rsidR="00DD041D" w:rsidRPr="0013064A">
        <w:t xml:space="preserve">found that improving the re-initiation of ART in a treatment programme </w:t>
      </w:r>
      <w:r w:rsidR="00FA7950" w:rsidRPr="0013064A">
        <w:t xml:space="preserve">in South Africa </w:t>
      </w:r>
      <w:r w:rsidR="00DD041D" w:rsidRPr="0013064A">
        <w:t>was a highly cost-effective intervention</w:t>
      </w:r>
      <w:r w:rsidR="00DD041D" w:rsidRPr="0013064A">
        <w:fldChar w:fldCharType="begin"/>
      </w:r>
      <w:r w:rsidR="00883D49">
        <w:instrText xml:space="preserve"> ADDIN PAPERS2_CITATIONS &lt;citation&gt;&lt;uuid&gt;B316F7BF-045F-4774-8C03-F34432F21D00&lt;/uuid&gt;&lt;priority&gt;39&lt;/priority&gt;&lt;publications&gt;&lt;publication&gt;&lt;volume&gt;28&lt;/volume&gt;&lt;publication_date&gt;99201401001200000000220000&lt;/publication_date&gt;&lt;doi&gt;10.1097/QAD.0000000000000081&lt;/doi&gt;&lt;startpage&gt;S47&lt;/startpage&gt;&lt;title&gt;Dropout and re-enrollment: implications for epidemiological projections of treatment programs&lt;/title&gt;&lt;uuid&gt;80D5FFC7-0C28-4107-8C88-B5538F9DDB6C&lt;/uuid&gt;&lt;subtype&gt;400&lt;/subtype&gt;&lt;endpage&gt;S59&lt;/endpage&gt;&lt;type&gt;400&lt;/type&gt;&lt;url&gt;http://content.wkhealth.com/linkback/openurl?sid=WKPTLP:landingpage&amp;amp;an=00002030-201401001-00006&lt;/url&gt;&lt;bundle&gt;&lt;publication&gt;&lt;title&gt;AIDS&lt;/title&gt;&lt;type&gt;-100&lt;/type&gt;&lt;subtype&gt;-100&lt;/subtype&gt;&lt;uuid&gt;7207AF0A-05FA-47CC-8189-F0E1621F7526&lt;/uuid&gt;&lt;/publication&gt;&lt;/bundle&gt;&lt;authors&gt;&lt;author&gt;&lt;firstName&gt;Daniel&lt;/firstName&gt;&lt;middleNames&gt;J&lt;/middleNames&gt;&lt;lastName&gt;Klein&lt;/lastName&gt;&lt;/author&gt;&lt;author&gt;&lt;firstName&gt;Anna&lt;/firstName&gt;&lt;lastName&gt;Bershteyn&lt;/lastName&gt;&lt;/author&gt;&lt;author&gt;&lt;firstName&gt;Philip&lt;/firstName&gt;&lt;middleNames&gt;A&lt;/middleNames&gt;&lt;lastName&gt;Eckhoff&lt;/lastName&gt;&lt;/author&gt;&lt;/authors&gt;&lt;/publication&gt;&lt;/publications&gt;&lt;cites&gt;&lt;/cites&gt;&lt;/citation&gt;</w:instrText>
      </w:r>
      <w:r w:rsidR="00DD041D" w:rsidRPr="0013064A">
        <w:fldChar w:fldCharType="separate"/>
      </w:r>
      <w:r w:rsidR="00DD041D" w:rsidRPr="0013064A">
        <w:rPr>
          <w:lang w:val="en-US"/>
        </w:rPr>
        <w:t>{Klein:2014ho}</w:t>
      </w:r>
      <w:r w:rsidR="00DD041D" w:rsidRPr="0013064A">
        <w:fldChar w:fldCharType="end"/>
      </w:r>
      <w:r w:rsidR="00DD041D" w:rsidRPr="0013064A">
        <w:t xml:space="preserve">. </w:t>
      </w:r>
      <w:r w:rsidR="00AF3BF7" w:rsidRPr="0013064A">
        <w:t xml:space="preserve">This leads us to speculate that a larger proportion of individuals are initiating ART in </w:t>
      </w:r>
      <w:r w:rsidR="00510929" w:rsidRPr="0013064A">
        <w:t xml:space="preserve">South Africa as our model results indicate that </w:t>
      </w:r>
      <w:r w:rsidR="000067A3" w:rsidRPr="0013064A">
        <w:t xml:space="preserve">a similar intervention was not particularly impactful. </w:t>
      </w:r>
      <w:r w:rsidR="003846CE" w:rsidRPr="0013064A">
        <w:t>However</w:t>
      </w:r>
      <w:r w:rsidR="000067A3" w:rsidRPr="0013064A">
        <w:t xml:space="preserve">, this type of intervention becomes </w:t>
      </w:r>
      <w:r w:rsidR="007776EC" w:rsidRPr="0013064A">
        <w:t xml:space="preserve">nearly 5-fold </w:t>
      </w:r>
      <w:r w:rsidR="000067A3" w:rsidRPr="0013064A">
        <w:t xml:space="preserve">more powerful if upstream care </w:t>
      </w:r>
      <w:r w:rsidR="0063146D" w:rsidRPr="0013064A">
        <w:t>is</w:t>
      </w:r>
      <w:r w:rsidR="007776EC" w:rsidRPr="0013064A">
        <w:t xml:space="preserve"> </w:t>
      </w:r>
      <w:r w:rsidR="005C322F" w:rsidRPr="0013064A">
        <w:t>flawless</w:t>
      </w:r>
      <w:r w:rsidR="000067A3" w:rsidRPr="0013064A">
        <w:t>[</w:t>
      </w:r>
      <w:r w:rsidR="000067A3" w:rsidRPr="0013064A">
        <w:rPr>
          <w:i/>
        </w:rPr>
        <w:t xml:space="preserve">results </w:t>
      </w:r>
      <w:r w:rsidR="00C41D38" w:rsidRPr="0013064A">
        <w:rPr>
          <w:i/>
        </w:rPr>
        <w:t>not</w:t>
      </w:r>
      <w:r w:rsidR="000067A3" w:rsidRPr="0013064A">
        <w:rPr>
          <w:i/>
        </w:rPr>
        <w:t xml:space="preserve"> shown (in Leaks.docx)</w:t>
      </w:r>
      <w:r w:rsidR="000067A3" w:rsidRPr="0013064A">
        <w:t>].</w:t>
      </w:r>
      <w:r w:rsidR="002D7F02" w:rsidRPr="0013064A">
        <w:t xml:space="preserve"> In another mathematical model investigating</w:t>
      </w:r>
      <w:r w:rsidR="00DD041D" w:rsidRPr="0013064A">
        <w:t xml:space="preserve"> HIV testing strategies in South Africa, Bendavid </w:t>
      </w:r>
      <w:r w:rsidR="00DD041D" w:rsidRPr="0013064A">
        <w:rPr>
          <w:i/>
        </w:rPr>
        <w:t>et al</w:t>
      </w:r>
      <w:r w:rsidR="002D7F02" w:rsidRPr="0013064A">
        <w:t>. demonstrate</w:t>
      </w:r>
      <w:r w:rsidR="00DD041D" w:rsidRPr="0013064A">
        <w:t xml:space="preserve"> that implementing a universal test and treat strategy with enhanced linkage and retention in care would nearly double the survival benefits of a strategy with current linkage and retention rates</w:t>
      </w:r>
      <w:r w:rsidR="00DD041D" w:rsidRPr="0013064A">
        <w:fldChar w:fldCharType="begin"/>
      </w:r>
      <w:r w:rsidR="00883D49">
        <w:instrText xml:space="preserve"> ADDIN PAPERS2_CITATIONS &lt;citation&gt;&lt;uuid&gt;A9D23F4C-9AF1-4C13-B2B4-91E6FF921CD6&lt;/uuid&gt;&lt;priority&gt;40&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DD041D" w:rsidRPr="0013064A">
        <w:fldChar w:fldCharType="separate"/>
      </w:r>
      <w:r w:rsidR="00DD041D" w:rsidRPr="0013064A">
        <w:rPr>
          <w:lang w:val="en-US"/>
        </w:rPr>
        <w:t>{Bendavid:2010gu}</w:t>
      </w:r>
      <w:r w:rsidR="00DD041D" w:rsidRPr="0013064A">
        <w:fldChar w:fldCharType="end"/>
      </w:r>
      <w:r w:rsidR="00DD041D" w:rsidRPr="0013064A">
        <w:t xml:space="preserve">. Status quo linkage rates were 67% compared to 60% in </w:t>
      </w:r>
      <w:r w:rsidR="002D7F02" w:rsidRPr="0013064A">
        <w:t>our</w:t>
      </w:r>
      <w:r w:rsidR="00DD041D" w:rsidRPr="0013064A">
        <w:t xml:space="preserve"> results, further illustrating the importance of successfully linking patients to care</w:t>
      </w:r>
      <w:r w:rsidR="00DD041D" w:rsidRPr="0013064A">
        <w:fldChar w:fldCharType="begin"/>
      </w:r>
      <w:r w:rsidR="00883D49">
        <w:instrText xml:space="preserve"> ADDIN PAPERS2_CITATIONS &lt;citation&gt;&lt;uuid&gt;439E0B8F-008C-4FEF-ABF1-C24FB5C59CBF&lt;/uuid&gt;&lt;priority&gt;41&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DD041D" w:rsidRPr="0013064A">
        <w:fldChar w:fldCharType="separate"/>
      </w:r>
      <w:r w:rsidR="00DD041D" w:rsidRPr="0013064A">
        <w:rPr>
          <w:lang w:val="en-US"/>
        </w:rPr>
        <w:t>{Bendavid:2010gu}</w:t>
      </w:r>
      <w:r w:rsidR="00DD041D" w:rsidRPr="0013064A">
        <w:fldChar w:fldCharType="end"/>
      </w:r>
      <w:r w:rsidR="00DD041D" w:rsidRPr="0013064A">
        <w:t>.</w:t>
      </w:r>
    </w:p>
    <w:p w14:paraId="159AB36F" w14:textId="77777777" w:rsidR="00272A02" w:rsidRPr="0013064A" w:rsidRDefault="00272A02" w:rsidP="0086036A">
      <w:pPr>
        <w:pStyle w:val="normal0"/>
      </w:pPr>
    </w:p>
    <w:p w14:paraId="6AE26F4E" w14:textId="655F4333" w:rsidR="006618DD" w:rsidRPr="0013064A" w:rsidRDefault="00C224AE" w:rsidP="00615625">
      <w:pPr>
        <w:pStyle w:val="normal0"/>
        <w:ind w:firstLine="359"/>
      </w:pPr>
      <w:r w:rsidRPr="0013064A">
        <w:t>While t</w:t>
      </w:r>
      <w:r w:rsidR="003867BA" w:rsidRPr="0013064A">
        <w:t xml:space="preserve">his work discusses individual interventions </w:t>
      </w:r>
      <w:r w:rsidR="0042504D" w:rsidRPr="0013064A">
        <w:t>targe</w:t>
      </w:r>
      <w:r w:rsidR="00E45EF5" w:rsidRPr="0013064A">
        <w:t>ting specific aspects of care</w:t>
      </w:r>
      <w:r w:rsidR="003867BA" w:rsidRPr="0013064A">
        <w:t xml:space="preserve">, there are often </w:t>
      </w:r>
      <w:r w:rsidR="00E45EF5" w:rsidRPr="0013064A">
        <w:t xml:space="preserve">substantial </w:t>
      </w:r>
      <w:r w:rsidR="003867BA" w:rsidRPr="0013064A">
        <w:t xml:space="preserve">differences </w:t>
      </w:r>
      <w:r w:rsidR="008531DE" w:rsidRPr="0013064A">
        <w:t>between two interventions of the same, or similar, name</w:t>
      </w:r>
      <w:r w:rsidR="008D77D6" w:rsidRPr="0013064A">
        <w:fldChar w:fldCharType="begin"/>
      </w:r>
      <w:r w:rsidR="00883D49">
        <w:instrText xml:space="preserve"> ADDIN PAPERS2_CITATIONS &lt;citation&gt;&lt;uuid&gt;F8419761-FD7C-4171-9066-29C598F82937&lt;/uuid&gt;&lt;priority&gt;42&lt;/priority&gt;&lt;publications&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8D77D6" w:rsidRPr="0013064A">
        <w:fldChar w:fldCharType="separate"/>
      </w:r>
      <w:r w:rsidR="008D77D6" w:rsidRPr="0013064A">
        <w:rPr>
          <w:lang w:val="en-US"/>
        </w:rPr>
        <w:t>{Barnighausen:2011cb}</w:t>
      </w:r>
      <w:r w:rsidR="008D77D6" w:rsidRPr="0013064A">
        <w:fldChar w:fldCharType="end"/>
      </w:r>
      <w:r w:rsidR="003867BA" w:rsidRPr="0013064A">
        <w:t>.</w:t>
      </w:r>
      <w:r w:rsidRPr="0013064A">
        <w:t xml:space="preserve"> For </w:t>
      </w:r>
      <w:r w:rsidR="003759E8" w:rsidRPr="0013064A">
        <w:t>example</w:t>
      </w:r>
      <w:r w:rsidRPr="0013064A">
        <w:t>,</w:t>
      </w:r>
      <w:r w:rsidR="003759E8" w:rsidRPr="0013064A">
        <w:t xml:space="preserve"> </w:t>
      </w:r>
      <w:r w:rsidR="00525D24" w:rsidRPr="0013064A">
        <w:t xml:space="preserve">in regard to </w:t>
      </w:r>
      <w:r w:rsidR="003759E8" w:rsidRPr="0013064A">
        <w:t xml:space="preserve">HBCT, two such interventions have been trialled in different locations in sub-Saharan Africa with </w:t>
      </w:r>
      <w:r w:rsidR="00525D24" w:rsidRPr="0013064A">
        <w:t xml:space="preserve">contrasting </w:t>
      </w:r>
      <w:r w:rsidR="003759E8" w:rsidRPr="0013064A">
        <w:t>results.</w:t>
      </w:r>
      <w:r w:rsidR="00582AB8" w:rsidRPr="0013064A">
        <w:t xml:space="preserve"> </w:t>
      </w:r>
      <w:r w:rsidR="00B7641A" w:rsidRPr="0013064A">
        <w:t xml:space="preserve">An intense HBCT intervention was tested in Kwazulu-Natal involving home-based HIV-testing followed by immediate POC CD4 testing and follow-up visits to facilitate linkage and adherence to </w:t>
      </w:r>
      <w:r w:rsidR="00B7641A" w:rsidRPr="0013064A">
        <w:lastRenderedPageBreak/>
        <w:t>care</w:t>
      </w:r>
      <w:r w:rsidR="002454A8" w:rsidRPr="0013064A">
        <w:fldChar w:fldCharType="begin"/>
      </w:r>
      <w:r w:rsidR="00883D49">
        <w:instrText xml:space="preserve"> ADDIN PAPERS2_CITATIONS &lt;citation&gt;&lt;uuid&gt;53A6260C-FF6B-4BCB-9ABC-EC87472162F8&lt;/uuid&gt;&lt;priority&gt;43&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2454A8" w:rsidRPr="0013064A">
        <w:fldChar w:fldCharType="separate"/>
      </w:r>
      <w:r w:rsidR="002454A8" w:rsidRPr="0013064A">
        <w:rPr>
          <w:lang w:val="en-US"/>
        </w:rPr>
        <w:t>{vanRooyen:2013gy}</w:t>
      </w:r>
      <w:r w:rsidR="002454A8" w:rsidRPr="0013064A">
        <w:fldChar w:fldCharType="end"/>
      </w:r>
      <w:r w:rsidR="00B7641A" w:rsidRPr="0013064A">
        <w:t>.</w:t>
      </w:r>
      <w:r w:rsidR="00427583" w:rsidRPr="0013064A">
        <w:t xml:space="preserve"> This intervention achieved 91% coverage of the community and within six months, 96% of newly diagnosed individuals had been linked to care</w:t>
      </w:r>
      <w:r w:rsidR="00427583" w:rsidRPr="0013064A">
        <w:fldChar w:fldCharType="begin"/>
      </w:r>
      <w:r w:rsidR="00883D49">
        <w:instrText xml:space="preserve"> ADDIN PAPERS2_CITATIONS &lt;citation&gt;&lt;uuid&gt;5CD9A569-85D3-42E0-ADF5-94FE05F33F6C&lt;/uuid&gt;&lt;priority&gt;44&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427583" w:rsidRPr="0013064A">
        <w:fldChar w:fldCharType="separate"/>
      </w:r>
      <w:r w:rsidR="00427583" w:rsidRPr="0013064A">
        <w:rPr>
          <w:lang w:val="en-US"/>
        </w:rPr>
        <w:t>{vanRooyen:2013gy}</w:t>
      </w:r>
      <w:r w:rsidR="00427583" w:rsidRPr="0013064A">
        <w:fldChar w:fldCharType="end"/>
      </w:r>
      <w:r w:rsidR="00427583" w:rsidRPr="0013064A">
        <w:t xml:space="preserve">. In contrast, </w:t>
      </w:r>
      <w:r w:rsidR="005E5D58" w:rsidRPr="0013064A">
        <w:t>an HBCT intervention trialled at another AMPATH site in Kenya, achieved coverage of 88% of the population</w:t>
      </w:r>
      <w:r w:rsidR="00810A95" w:rsidRPr="0013064A">
        <w:t>,</w:t>
      </w:r>
      <w:r w:rsidR="005E5D58" w:rsidRPr="0013064A">
        <w:t xml:space="preserve"> but among newly diagnosed individuals only 15% had been linked to care over a median of 3.4 years since diagnosis</w:t>
      </w:r>
      <w:r w:rsidR="00810A95" w:rsidRPr="0013064A">
        <w:fldChar w:fldCharType="begin"/>
      </w:r>
      <w:r w:rsidR="00883D49">
        <w:instrText xml:space="preserve"> ADDIN PAPERS2_CITATIONS &lt;citation&gt;&lt;uuid&gt;88D185FA-2F76-4A0A-B1AB-B4BF6912FEC5&lt;/uuid&gt;&lt;priority&gt;45&lt;/priority&gt;&lt;publications&gt;&lt;publication&gt;&lt;publication_date&gt;99201500001200000000200000&lt;/publication_date&gt;&lt;doi&gt;10.1016/S2352-3018(14)00034-4&lt;/doi&gt;&lt;title&gt;Linkage to and engagement in HIV care in western Kenya: an observational study using population-based estimates from home-based counselling and testing&lt;/title&gt;&lt;uuid&gt;E434F540-C9EB-4983-A81B-D31FF957B78E&lt;/uuid&gt;&lt;subtype&gt;400&lt;/subtype&gt;&lt;type&gt;400&lt;/type&gt;&lt;url&gt;http://www.sciencedirect.com/science/article/pii/S2352301814000344&lt;/url&gt;&lt;bundle&gt;&lt;publication&gt;&lt;publisher&gt;Elsevier Ltd&lt;/publisher&gt;&lt;title&gt;The Lancet HIV&lt;/title&gt;&lt;type&gt;-100&lt;/type&gt;&lt;subtype&gt;-100&lt;/subtype&gt;&lt;uuid&gt;5ADB8FF9-C339-4C19-AA83-7A88C1307E51&lt;/uuid&gt;&lt;/publication&gt;&lt;/bundle&gt;&lt;authors&gt;&lt;author&gt;&lt;firstName&gt;B&lt;/firstName&gt;&lt;middleNames&gt;L&lt;/middleNames&gt;&lt;lastName&gt;Genberg&lt;/lastName&gt;&lt;/author&gt;&lt;author&gt;&lt;firstName&gt;V&lt;/firstName&gt;&lt;lastName&gt;Naanyu&lt;/lastName&gt;&lt;/author&gt;&lt;author&gt;&lt;firstName&gt;Juddy&lt;/firstName&gt;&lt;lastName&gt;Wachira&lt;/lastName&gt;&lt;/author&gt;&lt;author&gt;&lt;firstName&gt;J&lt;/firstName&gt;&lt;middleNames&gt;W&lt;/middleNames&gt;&lt;lastName&gt;Hogan&lt;/lastName&gt;&lt;/author&gt;&lt;author&gt;&lt;firstName&gt;E&lt;/firstName&gt;&lt;lastName&gt;Sang&lt;/lastName&gt;&lt;/author&gt;&lt;/authors&gt;&lt;/publication&gt;&lt;/publications&gt;&lt;cites&gt;&lt;/cites&gt;&lt;/citation&gt;</w:instrText>
      </w:r>
      <w:r w:rsidR="00810A95" w:rsidRPr="0013064A">
        <w:fldChar w:fldCharType="separate"/>
      </w:r>
      <w:r w:rsidR="00810A95" w:rsidRPr="0013064A">
        <w:rPr>
          <w:lang w:val="en-US"/>
        </w:rPr>
        <w:t>{Genberg:2015cd}</w:t>
      </w:r>
      <w:r w:rsidR="00810A95" w:rsidRPr="0013064A">
        <w:fldChar w:fldCharType="end"/>
      </w:r>
      <w:r w:rsidR="005E5D58" w:rsidRPr="0013064A">
        <w:t>.</w:t>
      </w:r>
      <w:r w:rsidR="009A32A8" w:rsidRPr="0013064A">
        <w:t xml:space="preserve"> The difference in linkage rates between the two interventions is likely a result of the former involving</w:t>
      </w:r>
      <w:r w:rsidR="0029787C" w:rsidRPr="0013064A">
        <w:t xml:space="preserve"> a combination of</w:t>
      </w:r>
      <w:r w:rsidR="009A32A8" w:rsidRPr="0013064A">
        <w:t xml:space="preserve"> POC CD4 testing and follow-up visits to motivate indiv</w:t>
      </w:r>
      <w:r w:rsidR="00997A22" w:rsidRPr="0013064A">
        <w:t>iduals to link</w:t>
      </w:r>
      <w:r w:rsidR="006739CB" w:rsidRPr="0013064A">
        <w:t xml:space="preserve">. </w:t>
      </w:r>
      <w:r w:rsidR="00217349" w:rsidRPr="0013064A">
        <w:t>Together with our results</w:t>
      </w:r>
      <w:r w:rsidR="00C309E6" w:rsidRPr="0013064A">
        <w:t>,</w:t>
      </w:r>
      <w:r w:rsidR="00217349" w:rsidRPr="0013064A">
        <w:t xml:space="preserve"> </w:t>
      </w:r>
      <w:r w:rsidR="009715C0" w:rsidRPr="0013064A">
        <w:t>demonstrating the limited impact of HBCT in the absence of POC CD4 or perfect linkage</w:t>
      </w:r>
      <w:r w:rsidR="00E52388" w:rsidRPr="0013064A">
        <w:t>, this</w:t>
      </w:r>
      <w:r w:rsidR="009715C0" w:rsidRPr="0013064A">
        <w:t xml:space="preserve"> provide</w:t>
      </w:r>
      <w:r w:rsidR="00E52388" w:rsidRPr="0013064A">
        <w:t>s</w:t>
      </w:r>
      <w:r w:rsidR="009715C0" w:rsidRPr="0013064A">
        <w:t xml:space="preserve"> evidence to suggest that</w:t>
      </w:r>
      <w:r w:rsidR="005B38E1" w:rsidRPr="0013064A">
        <w:t xml:space="preserve"> </w:t>
      </w:r>
      <w:r w:rsidR="009715C0" w:rsidRPr="0013064A">
        <w:t>HBCT alone is</w:t>
      </w:r>
      <w:r w:rsidR="00641DA0" w:rsidRPr="0013064A">
        <w:t xml:space="preserve"> </w:t>
      </w:r>
      <w:r w:rsidR="009715C0" w:rsidRPr="0013064A">
        <w:t xml:space="preserve">not capable of generating the impact that it was </w:t>
      </w:r>
      <w:r w:rsidR="005F310F" w:rsidRPr="0013064A">
        <w:t>designed</w:t>
      </w:r>
      <w:r w:rsidR="009715C0" w:rsidRPr="0013064A">
        <w:t xml:space="preserve"> to achieve.</w:t>
      </w:r>
    </w:p>
    <w:p w14:paraId="0BD4F634" w14:textId="77777777" w:rsidR="006618DD" w:rsidRPr="0013064A" w:rsidRDefault="006618DD" w:rsidP="00A60C56">
      <w:pPr>
        <w:pStyle w:val="normal0"/>
        <w:ind w:firstLine="720"/>
      </w:pPr>
    </w:p>
    <w:p w14:paraId="03F5EDE7" w14:textId="77777777" w:rsidR="002C6106" w:rsidRPr="0013064A" w:rsidRDefault="0059185C" w:rsidP="00A60C56">
      <w:pPr>
        <w:pStyle w:val="normal0"/>
        <w:ind w:firstLine="720"/>
      </w:pPr>
      <w:r w:rsidRPr="0013064A">
        <w:t>Overall</w:t>
      </w:r>
      <w:r w:rsidR="005928FC" w:rsidRPr="0013064A">
        <w:t>, the</w:t>
      </w:r>
      <w:r w:rsidR="006618DD" w:rsidRPr="0013064A">
        <w:t xml:space="preserve"> results of these analyses resonate with the health losses reported in many ART-programmes and thus reaffirm the link between patient outcomes and suboptimal care.</w:t>
      </w:r>
      <w:r w:rsidR="005C000A" w:rsidRPr="0013064A">
        <w:t xml:space="preserve"> When c</w:t>
      </w:r>
      <w:r w:rsidR="00A60C56" w:rsidRPr="0013064A">
        <w:t xml:space="preserve">onsidering the distribution of care experience among </w:t>
      </w:r>
      <w:r w:rsidR="005C000A" w:rsidRPr="0013064A">
        <w:t>HIV-related deaths in the entire population</w:t>
      </w:r>
      <w:r w:rsidR="0025030B" w:rsidRPr="0013064A">
        <w:t>(figure 2</w:t>
      </w:r>
      <w:r w:rsidR="005C000A" w:rsidRPr="0013064A">
        <w:t>, left</w:t>
      </w:r>
      <w:r w:rsidR="0025030B" w:rsidRPr="0013064A">
        <w:t>), 19% of individuals were never diagnosed and 57% failed to initiate ART before death.</w:t>
      </w:r>
      <w:r w:rsidR="00A56CFF" w:rsidRPr="0013064A">
        <w:t xml:space="preserve"> These results are in agreement with data from ALPHA sites in Rakai, Uganda, which indicate that around ~20% of deaths in 2011 </w:t>
      </w:r>
      <w:r w:rsidR="00E97007" w:rsidRPr="0013064A">
        <w:t>were among undiagnosed individua</w:t>
      </w:r>
      <w:r w:rsidR="00A56CFF" w:rsidRPr="0013064A">
        <w:t>ls and ~50% were among individuals tested but who never initiated ART[</w:t>
      </w:r>
      <w:r w:rsidR="00A56CFF" w:rsidRPr="0013064A">
        <w:rPr>
          <w:i/>
          <w:color w:val="0000FF"/>
        </w:rPr>
        <w:t>Slaymaker (only going off the Paris slides here – can’t find the relevant paper)</w:t>
      </w:r>
      <w:r w:rsidR="00A56CFF" w:rsidRPr="0013064A">
        <w:t>].</w:t>
      </w:r>
      <w:r w:rsidR="005C000A" w:rsidRPr="0013064A">
        <w:t xml:space="preserve"> This reinforces our results, indicating </w:t>
      </w:r>
      <w:r w:rsidR="0004292E" w:rsidRPr="0013064A">
        <w:t>that mortality is</w:t>
      </w:r>
      <w:r w:rsidR="005C000A" w:rsidRPr="0013064A">
        <w:t xml:space="preserve"> chiefly</w:t>
      </w:r>
      <w:r w:rsidR="0004292E" w:rsidRPr="0013064A">
        <w:t xml:space="preserve"> occurring outside the clinic.</w:t>
      </w:r>
    </w:p>
    <w:p w14:paraId="0CB47590" w14:textId="77777777" w:rsidR="0004292E" w:rsidRPr="0013064A" w:rsidRDefault="0004292E" w:rsidP="00A60C56">
      <w:pPr>
        <w:pStyle w:val="normal0"/>
        <w:ind w:firstLine="720"/>
      </w:pPr>
    </w:p>
    <w:p w14:paraId="020EC319" w14:textId="77777777" w:rsidR="00686B32" w:rsidRPr="0013064A" w:rsidRDefault="0004292E" w:rsidP="0079710C">
      <w:pPr>
        <w:pStyle w:val="normal0"/>
        <w:ind w:firstLine="720"/>
      </w:pPr>
      <w:r w:rsidRPr="0013064A">
        <w:t xml:space="preserve">Additionally, we illustrated that </w:t>
      </w:r>
      <w:r w:rsidR="009E3B14" w:rsidRPr="0013064A">
        <w:t xml:space="preserve">no single </w:t>
      </w:r>
      <w:r w:rsidR="003A5024" w:rsidRPr="0013064A">
        <w:t>intervention provide</w:t>
      </w:r>
      <w:r w:rsidR="009F20C8" w:rsidRPr="0013064A">
        <w:t>d</w:t>
      </w:r>
      <w:r w:rsidR="003A5024" w:rsidRPr="0013064A">
        <w:t xml:space="preserve"> </w:t>
      </w:r>
      <w:r w:rsidR="003F292F" w:rsidRPr="0013064A">
        <w:t xml:space="preserve">large </w:t>
      </w:r>
      <w:r w:rsidR="003A5024" w:rsidRPr="0013064A">
        <w:t>gains in patient outcomes without incurring significant costs.</w:t>
      </w:r>
      <w:r w:rsidR="00DD7CD7" w:rsidRPr="0013064A">
        <w:t xml:space="preserve"> </w:t>
      </w:r>
      <w:r w:rsidR="00BC595A" w:rsidRPr="0013064A">
        <w:t xml:space="preserve">The most impactful intervention, Universal Test &amp; Treat, </w:t>
      </w:r>
      <w:r w:rsidR="009F20C8" w:rsidRPr="0013064A">
        <w:t xml:space="preserve">averted </w:t>
      </w:r>
      <w:r w:rsidR="00BC595A" w:rsidRPr="0013064A">
        <w:t xml:space="preserve">5.59m DALYS </w:t>
      </w:r>
      <w:r w:rsidR="00E931F3" w:rsidRPr="0013064A">
        <w:t xml:space="preserve">at a cost of $4.27b </w:t>
      </w:r>
      <w:r w:rsidR="00D73630" w:rsidRPr="0013064A">
        <w:t xml:space="preserve">($763.86 per DALY averted). However, when compared to the maximum attainable impact scenario, in which all infected individuals are placed onto ART from 2010 onwards with perfect </w:t>
      </w:r>
      <w:r w:rsidR="0042504D" w:rsidRPr="0013064A">
        <w:t>adherence</w:t>
      </w:r>
      <w:r w:rsidR="00D73630" w:rsidRPr="0013064A">
        <w:t xml:space="preserve"> and retention in care, the Universal Test &amp; Treat intervention </w:t>
      </w:r>
      <w:r w:rsidR="009F20C8" w:rsidRPr="0013064A">
        <w:t>averted</w:t>
      </w:r>
      <w:r w:rsidR="00D73630" w:rsidRPr="0013064A">
        <w:t xml:space="preserve"> 50% of the MAI. This scenario illustrates the lowest number of DALYs that will accrue given baseline care </w:t>
      </w:r>
      <w:r w:rsidR="0029685A" w:rsidRPr="0013064A">
        <w:t xml:space="preserve">prior to </w:t>
      </w:r>
      <w:r w:rsidR="00D73630" w:rsidRPr="0013064A">
        <w:t>2010</w:t>
      </w:r>
      <w:r w:rsidR="007F7C15" w:rsidRPr="0013064A">
        <w:t>, as averting 100% of DALYs accrued between 2010 and 2030 at baseline is an impossibility.</w:t>
      </w:r>
      <w:r w:rsidR="001C702B" w:rsidRPr="0013064A">
        <w:t xml:space="preserve"> </w:t>
      </w:r>
      <w:r w:rsidR="00892F40" w:rsidRPr="0013064A">
        <w:t>Obtaining an MAI value higher than 50% would require the combination of a Universal Test &amp; Treat strategy with ART adherence and outreach interventions to prevent long-term losses from ART care.</w:t>
      </w:r>
      <w:r w:rsidR="0059185C" w:rsidRPr="0013064A">
        <w:t xml:space="preserve"> </w:t>
      </w:r>
      <w:r w:rsidR="001C702B" w:rsidRPr="0013064A">
        <w:t>However</w:t>
      </w:r>
      <w:r w:rsidR="00005D41" w:rsidRPr="0013064A">
        <w:t xml:space="preserve">, through the use of a combination of interventions </w:t>
      </w:r>
      <w:r w:rsidR="0042504D" w:rsidRPr="0013064A">
        <w:t>targeting</w:t>
      </w:r>
      <w:r w:rsidR="00005D41" w:rsidRPr="0013064A">
        <w:t xml:space="preserve"> </w:t>
      </w:r>
      <w:r w:rsidR="00546B4A" w:rsidRPr="0013064A">
        <w:t xml:space="preserve">both </w:t>
      </w:r>
      <w:r w:rsidR="00005D41" w:rsidRPr="0013064A">
        <w:t>pre-ART and ART care</w:t>
      </w:r>
      <w:r w:rsidR="00546B4A" w:rsidRPr="0013064A">
        <w:t>, 88% of the DALYs averted by the Universal Test and Treat intervention can be achieved at 44% of the cost per DALY averted (</w:t>
      </w:r>
      <w:r w:rsidR="004F314A" w:rsidRPr="0013064A">
        <w:t>table 3</w:t>
      </w:r>
      <w:r w:rsidR="0059185C" w:rsidRPr="0013064A">
        <w:t>)</w:t>
      </w:r>
      <w:r w:rsidR="00255586" w:rsidRPr="0013064A">
        <w:t>.</w:t>
      </w:r>
      <w:r w:rsidR="00D6526B" w:rsidRPr="0013064A">
        <w:t xml:space="preserve"> Yet, this combination of interventions </w:t>
      </w:r>
      <w:r w:rsidR="00FB5948" w:rsidRPr="0013064A">
        <w:t>was</w:t>
      </w:r>
      <w:r w:rsidR="00D6526B" w:rsidRPr="0013064A">
        <w:t xml:space="preserve"> only able to avert 39% o</w:t>
      </w:r>
      <w:r w:rsidR="00E91FA6" w:rsidRPr="0013064A">
        <w:t>f the maximum attainable impact;</w:t>
      </w:r>
      <w:r w:rsidR="00D6526B" w:rsidRPr="0013064A">
        <w:t xml:space="preserve"> due to the lack of any interventions </w:t>
      </w:r>
      <w:r w:rsidR="0042504D" w:rsidRPr="0013064A">
        <w:t>targeting</w:t>
      </w:r>
      <w:r w:rsidR="00D6526B" w:rsidRPr="0013064A">
        <w:t xml:space="preserve"> HIV-testing</w:t>
      </w:r>
      <w:r w:rsidR="00355C53" w:rsidRPr="0013064A">
        <w:t xml:space="preserve">, </w:t>
      </w:r>
      <w:r w:rsidR="00D6526B" w:rsidRPr="0013064A">
        <w:t>as these ha</w:t>
      </w:r>
      <w:r w:rsidR="00355C53" w:rsidRPr="0013064A">
        <w:t>ve a high cost per DALY averted (table 3)</w:t>
      </w:r>
      <w:r w:rsidR="00D6526B" w:rsidRPr="0013064A">
        <w:t>. Consequently, t</w:t>
      </w:r>
      <w:r w:rsidRPr="0013064A">
        <w:t>his indicates that intervening at multiple points to strengthen care is almost as effective as removing pre-ART care in its entirety</w:t>
      </w:r>
      <w:r w:rsidR="000D2A31" w:rsidRPr="0013064A">
        <w:t xml:space="preserve">, such as in the Immediate ART or Universal Test &amp; Treat </w:t>
      </w:r>
      <w:r w:rsidR="0059185C" w:rsidRPr="0013064A">
        <w:t xml:space="preserve">strategies, but without depriving patients of the ancillary benefits </w:t>
      </w:r>
      <w:r w:rsidR="00043932" w:rsidRPr="0013064A">
        <w:t>provided by</w:t>
      </w:r>
      <w:r w:rsidR="0059185C" w:rsidRPr="0013064A">
        <w:t xml:space="preserve"> pre-ART care</w:t>
      </w:r>
      <w:r w:rsidR="000D2A31" w:rsidRPr="0013064A">
        <w:t>.</w:t>
      </w:r>
      <w:r w:rsidR="00E52B39" w:rsidRPr="0013064A">
        <w:t xml:space="preserve"> However, little is known about the long-term impacts of immediate ART on patient retention and adherence; but the recently published early results of the RapIT trial in South Africa evaluating the effect of immediate ART initiation on ART uptake illustrate that 88% of enrolled patients were virally suppressed six months after treatment initiation[</w:t>
      </w:r>
      <w:r w:rsidR="00E52B39" w:rsidRPr="0013064A">
        <w:rPr>
          <w:i/>
          <w:color w:val="FF0000"/>
        </w:rPr>
        <w:t>Rosen et al.</w:t>
      </w:r>
      <w:r w:rsidR="00DE2511" w:rsidRPr="0013064A">
        <w:rPr>
          <w:i/>
          <w:color w:val="FF0000"/>
        </w:rPr>
        <w:t xml:space="preserve"> (2015).</w:t>
      </w:r>
      <w:r w:rsidR="00E52B39" w:rsidRPr="0013064A">
        <w:rPr>
          <w:i/>
          <w:color w:val="FF0000"/>
        </w:rPr>
        <w:t xml:space="preserve"> Confidential. Unpublished</w:t>
      </w:r>
      <w:r w:rsidR="00E52B39" w:rsidRPr="0013064A">
        <w:t>].</w:t>
      </w:r>
    </w:p>
    <w:p w14:paraId="0B5F48E3" w14:textId="77777777" w:rsidR="00C22FA6" w:rsidRPr="0013064A" w:rsidRDefault="00C22FA6" w:rsidP="00686B32">
      <w:pPr>
        <w:pStyle w:val="normal0"/>
        <w:ind w:firstLine="720"/>
      </w:pPr>
    </w:p>
    <w:p w14:paraId="617BE5C9" w14:textId="6286DB10" w:rsidR="00E104C3" w:rsidRPr="0013064A" w:rsidRDefault="00C22FA6" w:rsidP="00C04CD1">
      <w:pPr>
        <w:pStyle w:val="normal0"/>
        <w:ind w:firstLine="720"/>
      </w:pPr>
      <w:r w:rsidRPr="0013064A">
        <w:t xml:space="preserve">Interestingly, the distribution of care experience among deceased individuals when </w:t>
      </w:r>
      <w:r w:rsidR="00ED536F" w:rsidRPr="0013064A">
        <w:t xml:space="preserve">the combination </w:t>
      </w:r>
      <w:r w:rsidRPr="0013064A">
        <w:t xml:space="preserve">of interventions </w:t>
      </w:r>
      <w:r w:rsidR="00745D86" w:rsidRPr="0013064A">
        <w:t xml:space="preserve">was </w:t>
      </w:r>
      <w:r w:rsidR="00E9309E" w:rsidRPr="0013064A">
        <w:t xml:space="preserve">compared </w:t>
      </w:r>
      <w:r w:rsidR="00ED536F" w:rsidRPr="0013064A">
        <w:t>to</w:t>
      </w:r>
      <w:r w:rsidRPr="0013064A">
        <w:t xml:space="preserve"> </w:t>
      </w:r>
      <w:r w:rsidR="00E9309E" w:rsidRPr="0013064A">
        <w:t xml:space="preserve">a </w:t>
      </w:r>
      <w:r w:rsidRPr="0013064A">
        <w:t xml:space="preserve">Universal Test &amp; Treat </w:t>
      </w:r>
      <w:r w:rsidR="00E9309E" w:rsidRPr="0013064A">
        <w:t xml:space="preserve">strategy </w:t>
      </w:r>
      <w:r w:rsidRPr="0013064A">
        <w:t>highlights</w:t>
      </w:r>
      <w:r w:rsidR="00E9309E" w:rsidRPr="0013064A">
        <w:t>,</w:t>
      </w:r>
      <w:r w:rsidRPr="0013064A">
        <w:t xml:space="preserve"> how both strategies significantly reduce</w:t>
      </w:r>
      <w:r w:rsidR="00745D86" w:rsidRPr="0013064A">
        <w:t>d</w:t>
      </w:r>
      <w:r w:rsidRPr="0013064A">
        <w:t xml:space="preserve"> HIV mortality</w:t>
      </w:r>
      <w:r w:rsidR="00347F2E" w:rsidRPr="0013064A">
        <w:t xml:space="preserve"> in comparison to baseline,</w:t>
      </w:r>
      <w:r w:rsidRPr="0013064A">
        <w:t xml:space="preserve"> but </w:t>
      </w:r>
      <w:r w:rsidR="00770CB9" w:rsidRPr="0013064A">
        <w:t xml:space="preserve">through different </w:t>
      </w:r>
      <w:r w:rsidR="003A3FD3" w:rsidRPr="0013064A">
        <w:t>mechanisms</w:t>
      </w:r>
      <w:r w:rsidR="00770CB9" w:rsidRPr="0013064A">
        <w:t xml:space="preserve">(figure </w:t>
      </w:r>
      <w:r w:rsidR="00DE71B5" w:rsidRPr="0013064A">
        <w:t>4</w:t>
      </w:r>
      <w:r w:rsidR="00770CB9" w:rsidRPr="0013064A">
        <w:t>).</w:t>
      </w:r>
      <w:r w:rsidR="000701E1" w:rsidRPr="0013064A">
        <w:t xml:space="preserve"> We see that the combination of interventions </w:t>
      </w:r>
      <w:r w:rsidR="009B6972" w:rsidRPr="0013064A">
        <w:t>was</w:t>
      </w:r>
      <w:r w:rsidR="000701E1" w:rsidRPr="0013064A">
        <w:t xml:space="preserve"> able to reduce the proportion of HIV-related deaths among individuals who were diagnosed but never initiated ART, but as none of the interventions enhance HIV-testing a similar proportion of individuals decease</w:t>
      </w:r>
      <w:r w:rsidR="002246D7" w:rsidRPr="0013064A">
        <w:t>,</w:t>
      </w:r>
      <w:r w:rsidR="000701E1" w:rsidRPr="0013064A">
        <w:t xml:space="preserve"> without being diagnosed</w:t>
      </w:r>
      <w:r w:rsidR="002246D7" w:rsidRPr="0013064A">
        <w:t>,</w:t>
      </w:r>
      <w:r w:rsidR="000701E1" w:rsidRPr="0013064A">
        <w:t xml:space="preserve"> to the baseline scenario.</w:t>
      </w:r>
      <w:r w:rsidR="0022518A" w:rsidRPr="0013064A">
        <w:t xml:space="preserve"> In contrast, in the Universal Test &amp; Treat intervention only 13% of individuals who suffered an HIV-related death never initiated ART</w:t>
      </w:r>
      <w:r w:rsidR="00677BF5" w:rsidRPr="0013064A">
        <w:t>;</w:t>
      </w:r>
      <w:r w:rsidR="00327F22" w:rsidRPr="0013064A">
        <w:t xml:space="preserve"> with the vast majority </w:t>
      </w:r>
      <w:r w:rsidR="00327F22" w:rsidRPr="0013064A">
        <w:lastRenderedPageBreak/>
        <w:t>(51%) lost from ART care before death.</w:t>
      </w:r>
      <w:r w:rsidR="00975BB8" w:rsidRPr="0013064A">
        <w:t xml:space="preserve"> Therefore, the total person-time spent on ART</w:t>
      </w:r>
      <w:r w:rsidR="00B119F2" w:rsidRPr="0013064A">
        <w:t xml:space="preserve"> </w:t>
      </w:r>
      <w:r w:rsidR="00975BB8" w:rsidRPr="0013064A">
        <w:t>by individuals in the Universal Test &amp; Treat intervention exceed</w:t>
      </w:r>
      <w:r w:rsidR="00920268" w:rsidRPr="0013064A">
        <w:t>ed</w:t>
      </w:r>
      <w:r w:rsidR="00975BB8" w:rsidRPr="0013064A">
        <w:t xml:space="preserve"> that of individuals in the combination intervention scenario, this is reflected by the increased cost of Universal Test &amp; Treat and the larger proportion of cost t</w:t>
      </w:r>
      <w:r w:rsidR="009C303D" w:rsidRPr="0013064A">
        <w:t>hat is attributable to ART care. Consequently, the combination of interventions results in fewer person-years on ART, reducing the likelihood of resistance through failure to adhere to treatment</w:t>
      </w:r>
      <w:r w:rsidR="009C303D" w:rsidRPr="0013064A">
        <w:fldChar w:fldCharType="begin"/>
      </w:r>
      <w:r w:rsidR="00883D49">
        <w:instrText xml:space="preserve"> ADDIN PAPERS2_CITATIONS &lt;citation&gt;&lt;uuid&gt;5AE397C7-48AC-4CE5-9C66-7CDFCDBF39F8&lt;/uuid&gt;&lt;priority&gt;46&lt;/priority&gt;&lt;publications&gt;&lt;publication&gt;&lt;uuid&gt;7188F6BF-2FB9-4ECA-99D2-EA060AFC4C55&lt;/uuid&gt;&lt;volume&gt;21&lt;/volume&gt;&lt;doi&gt;10.1097/QAD.0b013e32802e6bfa&lt;/doi&gt;&lt;startpage&gt;965&lt;/startpage&gt;&lt;publication_date&gt;99200705111200000000222000&lt;/publication_date&gt;&lt;url&gt;http://eutils.ncbi.nlm.nih.gov/entrez/eutils/elink.fcgi?dbfrom=pubmed&amp;amp;id=17457090&amp;amp;retmode=ref&amp;amp;cmd=prlinks&lt;/url&gt;&lt;type&gt;400&lt;/type&gt;&lt;title&gt;Treatment interruptions predict resistance in HIV-positive individuals purchasing fixed-dose combination antiretroviral therapy in Kampala,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Home&amp;lt;/a&amp;gt;&amp;lt;/div&amp;gt;&amp;lt;/body&amp;gt;&amp;lt;/html&amp;gt;&lt;/location&gt;&lt;institution&gt;Infectious Diseases Institute, Kampala, Uganda.&lt;/institution&gt;&lt;number&gt;8&lt;/number&gt;&lt;subtype&gt;400&lt;/subtype&gt;&lt;endpage&gt;971&lt;/endpage&gt;&lt;bundle&gt;&lt;publication&gt;&lt;title&gt;AIDS&lt;/title&gt;&lt;type&gt;-100&lt;/type&gt;&lt;subtype&gt;-100&lt;/subtype&gt;&lt;uuid&gt;7207AF0A-05FA-47CC-8189-F0E1621F7526&lt;/uuid&gt;&lt;/publication&gt;&lt;/bundle&gt;&lt;authors&gt;&lt;author&gt;&lt;firstName&gt;Jessica&lt;/firstName&gt;&lt;middleNames&gt;H&lt;/middleNames&gt;&lt;lastName&gt;Oyugi&lt;/lastName&gt;&lt;/author&gt;&lt;author&gt;&lt;firstName&gt;Jayne&lt;/firstName&gt;&lt;lastName&gt;Byakika-Tusiime&lt;/lastName&gt;&lt;/author&gt;&lt;author&gt;&lt;firstName&gt;Kathleen&lt;/firstName&gt;&lt;lastName&gt;Ragland&lt;/lastName&gt;&lt;/author&gt;&lt;author&gt;&lt;firstName&gt;Oliver&lt;/firstName&gt;&lt;lastName&gt;Laeyendecker&lt;/lastName&gt;&lt;/author&gt;&lt;author&gt;&lt;firstName&gt;Roy&lt;/firstName&gt;&lt;lastName&gt;Mugerwa&lt;/lastName&gt;&lt;/author&gt;&lt;author&gt;&lt;firstName&gt;Cissy&lt;/firstName&gt;&lt;lastName&gt;Kityo&lt;/lastName&gt;&lt;/author&gt;&lt;author&gt;&lt;firstName&gt;Peter&lt;/firstName&gt;&lt;lastName&gt;Mugyenyi&lt;/lastName&gt;&lt;/author&gt;&lt;author&gt;&lt;firstName&gt;Thomas&lt;/firstName&gt;&lt;middleNames&gt;C&lt;/middleNames&gt;&lt;lastName&gt;Quinn&lt;/lastName&gt;&lt;/author&gt;&lt;author&gt;&lt;firstName&gt;David&lt;/firstName&gt;&lt;middleNames&gt;Roy&lt;/middleNames&gt;&lt;lastName&gt;Bangsberg&lt;/lastName&gt;&lt;/author&gt;&lt;/authors&gt;&lt;/publication&gt;&lt;/publications&gt;&lt;cites&gt;&lt;/cites&gt;&lt;/citation&gt;</w:instrText>
      </w:r>
      <w:r w:rsidR="009C303D" w:rsidRPr="0013064A">
        <w:fldChar w:fldCharType="separate"/>
      </w:r>
      <w:r w:rsidR="009C303D" w:rsidRPr="0013064A">
        <w:rPr>
          <w:lang w:val="en-US"/>
        </w:rPr>
        <w:t>{Oyugi:2007fs}</w:t>
      </w:r>
      <w:r w:rsidR="009C303D" w:rsidRPr="0013064A">
        <w:fldChar w:fldCharType="end"/>
      </w:r>
      <w:r w:rsidR="009C303D" w:rsidRPr="0013064A">
        <w:t xml:space="preserve">. </w:t>
      </w:r>
      <w:r w:rsidR="00817A72" w:rsidRPr="0013064A">
        <w:t>An alternative category of interventions recently hypothesised</w:t>
      </w:r>
      <w:r w:rsidR="00D92572" w:rsidRPr="0013064A">
        <w:t xml:space="preserve"> to improve patient outcomes and reduce costs,</w:t>
      </w:r>
      <w:r w:rsidR="00817A72" w:rsidRPr="0013064A">
        <w:t xml:space="preserve"> is that of tiered care, </w:t>
      </w:r>
      <w:r w:rsidR="00DF1288" w:rsidRPr="0013064A">
        <w:t>using patient strata to determine the provision of care services</w:t>
      </w:r>
      <w:r w:rsidR="008735E2" w:rsidRPr="0013064A">
        <w:t>.</w:t>
      </w:r>
      <w:r w:rsidR="006C0DB6" w:rsidRPr="0013064A">
        <w:t xml:space="preserve"> </w:t>
      </w:r>
      <w:r w:rsidR="003D7107" w:rsidRPr="0013064A">
        <w:t xml:space="preserve">For example, </w:t>
      </w:r>
      <w:r w:rsidR="00DF1288" w:rsidRPr="0013064A">
        <w:t xml:space="preserve">Babigumira </w:t>
      </w:r>
      <w:r w:rsidR="00DF1288" w:rsidRPr="0013064A">
        <w:rPr>
          <w:i/>
        </w:rPr>
        <w:t>et al.</w:t>
      </w:r>
      <w:r w:rsidR="00DF1288" w:rsidRPr="0013064A">
        <w:t xml:space="preserve"> (2011), </w:t>
      </w:r>
      <w:r w:rsidR="003D7107" w:rsidRPr="0013064A">
        <w:t xml:space="preserve">implementing a </w:t>
      </w:r>
      <w:r w:rsidR="00DF1288" w:rsidRPr="0013064A">
        <w:t>task-shifting intervention for eligible patients at an HIV clinic in Kampala, Uganda</w:t>
      </w:r>
      <w:r w:rsidR="00DF1288" w:rsidRPr="0013064A">
        <w:fldChar w:fldCharType="begin"/>
      </w:r>
      <w:r w:rsidR="00883D49">
        <w:instrText xml:space="preserve"> ADDIN PAPERS2_CITATIONS &lt;citation&gt;&lt;uuid&gt;7629D181-19E3-4732-9878-D98F4D6C6EF7&lt;/uuid&gt;&lt;priority&gt;47&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DF1288" w:rsidRPr="0013064A">
        <w:fldChar w:fldCharType="separate"/>
      </w:r>
      <w:r w:rsidR="00DF1288" w:rsidRPr="0013064A">
        <w:rPr>
          <w:lang w:val="en-US"/>
        </w:rPr>
        <w:t>{Babigumira:2011gg}</w:t>
      </w:r>
      <w:r w:rsidR="00DF1288" w:rsidRPr="0013064A">
        <w:fldChar w:fldCharType="end"/>
      </w:r>
      <w:r w:rsidR="00DF1288" w:rsidRPr="0013064A">
        <w:t>. Eligibility criteria</w:t>
      </w:r>
      <w:r w:rsidR="00D92572" w:rsidRPr="0013064A">
        <w:t xml:space="preserve"> </w:t>
      </w:r>
      <w:r w:rsidR="00DF1288" w:rsidRPr="0013064A">
        <w:t xml:space="preserve">selected adherent, healthy </w:t>
      </w:r>
      <w:r w:rsidR="00D92572" w:rsidRPr="0013064A">
        <w:t xml:space="preserve">randomised </w:t>
      </w:r>
      <w:r w:rsidR="00DF1288" w:rsidRPr="0013064A">
        <w:t>patients on ART to switch from monthly physician visits to seeing a physician every six months and picking up medication from a pharmacy on a monthly basis. No significant difference in clinical outcomes was observed and the annual cost of care decreased by 20% for patients attending physician visits every six months</w:t>
      </w:r>
      <w:r w:rsidR="00DF1288" w:rsidRPr="0013064A">
        <w:fldChar w:fldCharType="begin"/>
      </w:r>
      <w:r w:rsidR="00883D49">
        <w:instrText xml:space="preserve"> ADDIN PAPERS2_CITATIONS &lt;citation&gt;&lt;uuid&gt;F4AF3E4E-78FD-4DFA-A30C-3228C6C5E7BC&lt;/uuid&gt;&lt;priority&gt;48&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DF1288" w:rsidRPr="0013064A">
        <w:fldChar w:fldCharType="separate"/>
      </w:r>
      <w:r w:rsidR="00DF1288" w:rsidRPr="0013064A">
        <w:rPr>
          <w:lang w:val="en-US"/>
        </w:rPr>
        <w:t>{Babigumira:2011gg}</w:t>
      </w:r>
      <w:r w:rsidR="00DF1288" w:rsidRPr="0013064A">
        <w:fldChar w:fldCharType="end"/>
      </w:r>
      <w:r w:rsidR="00DF1288" w:rsidRPr="0013064A">
        <w:t xml:space="preserve">. This type of tiered intervention, selecting adherent patients to be monitored more infrequently, illustrates how care can </w:t>
      </w:r>
      <w:r w:rsidR="00D92572" w:rsidRPr="0013064A">
        <w:t>be stratified between patients.</w:t>
      </w:r>
    </w:p>
    <w:p w14:paraId="692B3F20" w14:textId="77777777" w:rsidR="00727013" w:rsidRPr="0013064A" w:rsidRDefault="00727013" w:rsidP="0086036A">
      <w:pPr>
        <w:pStyle w:val="normal0"/>
      </w:pPr>
    </w:p>
    <w:p w14:paraId="3B21ADDB" w14:textId="77777777" w:rsidR="001363E9" w:rsidRPr="0013064A" w:rsidRDefault="00D17502" w:rsidP="009F1741">
      <w:pPr>
        <w:pStyle w:val="normal0"/>
      </w:pPr>
      <w:commentRangeStart w:id="38"/>
      <w:r w:rsidRPr="0013064A">
        <w:tab/>
        <w:t xml:space="preserve">The motivating stimuli </w:t>
      </w:r>
      <w:r w:rsidR="0005462D" w:rsidRPr="0013064A">
        <w:t>driving</w:t>
      </w:r>
      <w:r w:rsidRPr="0013064A">
        <w:t xml:space="preserve"> </w:t>
      </w:r>
      <w:r w:rsidR="00D22909" w:rsidRPr="0013064A">
        <w:t>HIV-infected individuals</w:t>
      </w:r>
      <w:r w:rsidRPr="0013064A">
        <w:t xml:space="preserve"> to seek care are not </w:t>
      </w:r>
      <w:r w:rsidR="00D22909" w:rsidRPr="0013064A">
        <w:t xml:space="preserve">yet </w:t>
      </w:r>
      <w:r w:rsidRPr="0013064A">
        <w:t>fully understood.</w:t>
      </w:r>
      <w:r w:rsidR="00D22909" w:rsidRPr="0013064A">
        <w:t xml:space="preserve"> </w:t>
      </w:r>
      <w:r w:rsidR="00F62E51" w:rsidRPr="0013064A">
        <w:t>With</w:t>
      </w:r>
      <w:r w:rsidR="00D22909" w:rsidRPr="0013064A">
        <w:t xml:space="preserve"> progress </w:t>
      </w:r>
      <w:r w:rsidR="00F62E51" w:rsidRPr="0013064A">
        <w:t xml:space="preserve">being </w:t>
      </w:r>
      <w:r w:rsidR="00D22909" w:rsidRPr="0013064A">
        <w:t>made in other fields{Buregyeya:2011fi, Salaniponi:2000tc, Pronyk:2001uk},</w:t>
      </w:r>
      <w:r w:rsidR="00F62E51" w:rsidRPr="0013064A">
        <w:t xml:space="preserve"> it is hoped that new insights into HIV health-care seeking behaviour will follow</w:t>
      </w:r>
      <w:r w:rsidR="009A1BF9" w:rsidRPr="0013064A">
        <w:t>{Burns:2014jz}</w:t>
      </w:r>
      <w:r w:rsidR="00F62E51" w:rsidRPr="0013064A">
        <w:t>.</w:t>
      </w:r>
      <w:commentRangeEnd w:id="38"/>
      <w:r w:rsidR="00D91055" w:rsidRPr="0013064A">
        <w:rPr>
          <w:rStyle w:val="CommentReference"/>
        </w:rPr>
        <w:commentReference w:id="38"/>
      </w:r>
      <w:r w:rsidR="00AE1406" w:rsidRPr="0013064A">
        <w:t xml:space="preserve"> </w:t>
      </w:r>
      <w:r w:rsidR="009C6E59" w:rsidRPr="0013064A">
        <w:t>Furthermore, the generalisability of these results to other settings remains undetermined; but for progress to be made in assessing the current state of care along with strategies to resolve deficiencies, individual-level longitudinal data</w:t>
      </w:r>
      <w:r w:rsidR="009A1BF9" w:rsidRPr="0013064A">
        <w:t xml:space="preserve"> similar to data provided by AMPATH will be required.</w:t>
      </w:r>
      <w:r w:rsidR="00F31908" w:rsidRPr="0013064A">
        <w:t xml:space="preserve"> </w:t>
      </w:r>
      <w:r w:rsidR="001363E9" w:rsidRPr="0013064A">
        <w:t>While a mathematical model can demonstrate the impact of a combination of interventions, it remains to be seen how such a strategy would be implemented by a real-world ART programme. For instance, it may be preferable</w:t>
      </w:r>
      <w:r w:rsidR="00646197" w:rsidRPr="0013064A">
        <w:t xml:space="preserve"> to distribute intervention implementation over time </w:t>
      </w:r>
      <w:r w:rsidR="00F31908" w:rsidRPr="0013064A">
        <w:t xml:space="preserve">as part of a </w:t>
      </w:r>
      <w:r w:rsidR="00646197" w:rsidRPr="0013064A">
        <w:t>graded response.</w:t>
      </w:r>
      <w:r w:rsidR="00F31908" w:rsidRPr="0013064A">
        <w:t xml:space="preserve"> Finally, </w:t>
      </w:r>
      <w:r w:rsidR="00AD609A" w:rsidRPr="0013064A">
        <w:t xml:space="preserve">the estimates of costs used in this model are predominantly based on findings from a large-scale multi-country analysis, but the true scalability of these costs and their representation of the cost of intervention execution are debatable. </w:t>
      </w:r>
    </w:p>
    <w:p w14:paraId="16176E5F" w14:textId="77777777" w:rsidR="004833E2" w:rsidRPr="0013064A" w:rsidRDefault="004833E2" w:rsidP="004833E2">
      <w:pPr>
        <w:pStyle w:val="normal0"/>
      </w:pPr>
    </w:p>
    <w:p w14:paraId="26DB28CC" w14:textId="033AF6E6" w:rsidR="00B63212" w:rsidRPr="0013064A" w:rsidRDefault="004833E2" w:rsidP="005E25F9">
      <w:pPr>
        <w:pStyle w:val="normal0"/>
        <w:ind w:firstLine="720"/>
      </w:pPr>
      <w:r w:rsidRPr="0013064A">
        <w:t xml:space="preserve">Our results indicate that in Kenya, the effectiveness of current ART-programmes can be improved. While interventions targeting HIV testing and pre-ART retention </w:t>
      </w:r>
      <w:r w:rsidR="00920268" w:rsidRPr="0013064A">
        <w:t>were</w:t>
      </w:r>
      <w:r w:rsidRPr="0013064A">
        <w:t xml:space="preserve"> highly impactful, losses from care </w:t>
      </w:r>
      <w:r w:rsidR="00F64F4D" w:rsidRPr="0013064A">
        <w:t>occurred</w:t>
      </w:r>
      <w:r w:rsidRPr="0013064A">
        <w:t xml:space="preserve"> throughout</w:t>
      </w:r>
      <w:r w:rsidR="005E690B" w:rsidRPr="0013064A">
        <w:t>,</w:t>
      </w:r>
      <w:r w:rsidRPr="0013064A">
        <w:t xml:space="preserve"> leading to suboptimal treatment outcomes for patients. In this setting, our results show that a combination of interventions targeting multiple points of care is a cost-effective way to strengthen current ART-programmes. Consequently, we feel that this analysis will help shape the discourse around the cascade and interventions that are formulated, evaluated and rolled-out to improve the impact of ART programmes in sub-Saharan Africa.</w:t>
      </w:r>
    </w:p>
    <w:p w14:paraId="081E81FE" w14:textId="77777777" w:rsidR="005E25F9" w:rsidRPr="005E25F9" w:rsidRDefault="005E25F9" w:rsidP="005E25F9">
      <w:pPr>
        <w:pStyle w:val="normal0"/>
        <w:rPr>
          <w:strike/>
        </w:rPr>
      </w:pPr>
    </w:p>
    <w:p w14:paraId="40B8EC62" w14:textId="77777777" w:rsidR="00354BF3" w:rsidRDefault="0004446E">
      <w:pPr>
        <w:pStyle w:val="Heading1"/>
        <w:contextualSpacing w:val="0"/>
      </w:pPr>
      <w:r>
        <w:t>Acknowledgements</w:t>
      </w:r>
      <w:bookmarkStart w:id="39" w:name="h.pbwlevpo3yu5" w:colFirst="0" w:colLast="0"/>
      <w:bookmarkEnd w:id="39"/>
    </w:p>
    <w:p w14:paraId="11513004" w14:textId="77777777" w:rsidR="00354BF3" w:rsidRDefault="0004446E">
      <w:pPr>
        <w:pStyle w:val="Heading1"/>
        <w:contextualSpacing w:val="0"/>
      </w:pPr>
      <w:r>
        <w:t>References</w:t>
      </w:r>
      <w:bookmarkStart w:id="40" w:name="h.i9jxy126drmb" w:colFirst="0" w:colLast="0"/>
      <w:bookmarkEnd w:id="40"/>
    </w:p>
    <w:p w14:paraId="72ABB6B5" w14:textId="77777777" w:rsidR="00C07325" w:rsidRDefault="0004446E" w:rsidP="004047B1">
      <w:pPr>
        <w:pStyle w:val="Heading1"/>
        <w:contextualSpacing w:val="0"/>
      </w:pPr>
      <w:r>
        <w:t>Figure Legends</w:t>
      </w:r>
    </w:p>
    <w:p w14:paraId="408D32DE" w14:textId="77777777" w:rsidR="00C07325" w:rsidRPr="00A520E1" w:rsidRDefault="0004446E">
      <w:pPr>
        <w:pStyle w:val="normal0"/>
        <w:contextualSpacing w:val="0"/>
        <w:rPr>
          <w:sz w:val="16"/>
          <w:szCs w:val="16"/>
        </w:rPr>
      </w:pPr>
      <w:r w:rsidRPr="00A520E1">
        <w:rPr>
          <w:b/>
          <w:i/>
          <w:sz w:val="16"/>
          <w:szCs w:val="16"/>
        </w:rPr>
        <w:t>Figure 1</w:t>
      </w:r>
      <w:r w:rsidRPr="00A520E1">
        <w:rPr>
          <w:i/>
          <w:sz w:val="16"/>
          <w:szCs w:val="16"/>
        </w:rPr>
        <w:t xml:space="preserve"> </w:t>
      </w:r>
      <w:r w:rsidR="00643039" w:rsidRPr="00A520E1">
        <w:rPr>
          <w:i/>
          <w:sz w:val="16"/>
          <w:szCs w:val="16"/>
        </w:rPr>
        <w:t xml:space="preserve">– </w:t>
      </w:r>
      <w:r w:rsidR="00A520E1" w:rsidRPr="00A520E1">
        <w:rPr>
          <w:i/>
          <w:sz w:val="16"/>
          <w:szCs w:val="16"/>
        </w:rPr>
        <w:t>Flow diagram representing the operational steps involved in navigating an ART-programme.</w:t>
      </w:r>
    </w:p>
    <w:p w14:paraId="03E544E5" w14:textId="77777777" w:rsidR="00C07325" w:rsidRPr="00A520E1" w:rsidRDefault="0004446E">
      <w:pPr>
        <w:pStyle w:val="normal0"/>
        <w:contextualSpacing w:val="0"/>
        <w:rPr>
          <w:sz w:val="16"/>
          <w:szCs w:val="16"/>
        </w:rPr>
      </w:pPr>
      <w:r w:rsidRPr="00A520E1">
        <w:rPr>
          <w:b/>
          <w:i/>
          <w:sz w:val="16"/>
          <w:szCs w:val="16"/>
        </w:rPr>
        <w:t>Figure 2</w:t>
      </w:r>
      <w:r w:rsidRPr="00A520E1">
        <w:rPr>
          <w:i/>
          <w:sz w:val="16"/>
          <w:szCs w:val="16"/>
        </w:rPr>
        <w:t xml:space="preserve"> </w:t>
      </w:r>
      <w:r w:rsidR="00313C77" w:rsidRPr="00A520E1">
        <w:rPr>
          <w:i/>
          <w:sz w:val="16"/>
          <w:szCs w:val="16"/>
        </w:rPr>
        <w:t>–</w:t>
      </w:r>
      <w:r w:rsidRPr="00A520E1">
        <w:rPr>
          <w:i/>
          <w:sz w:val="16"/>
          <w:szCs w:val="16"/>
        </w:rPr>
        <w:t xml:space="preserve"> </w:t>
      </w:r>
      <w:r w:rsidR="00A520E1" w:rsidRPr="00A520E1">
        <w:rPr>
          <w:i/>
          <w:sz w:val="16"/>
          <w:szCs w:val="16"/>
        </w:rPr>
        <w:t>Care experience of patients suffering HIV-related deaths between 2010 and 2030.</w:t>
      </w:r>
    </w:p>
    <w:p w14:paraId="0D90BB4B" w14:textId="77777777" w:rsidR="00C07325" w:rsidRPr="00A520E1" w:rsidRDefault="0004446E">
      <w:pPr>
        <w:pStyle w:val="normal0"/>
        <w:contextualSpacing w:val="0"/>
        <w:rPr>
          <w:sz w:val="16"/>
          <w:szCs w:val="16"/>
        </w:rPr>
      </w:pPr>
      <w:r w:rsidRPr="00A520E1">
        <w:rPr>
          <w:b/>
          <w:i/>
          <w:sz w:val="16"/>
          <w:szCs w:val="16"/>
        </w:rPr>
        <w:t>Figure 3</w:t>
      </w:r>
      <w:r w:rsidRPr="00A520E1">
        <w:rPr>
          <w:i/>
          <w:sz w:val="16"/>
          <w:szCs w:val="16"/>
        </w:rPr>
        <w:t xml:space="preserve"> </w:t>
      </w:r>
      <w:r w:rsidR="00313C77" w:rsidRPr="00A520E1">
        <w:rPr>
          <w:i/>
          <w:sz w:val="16"/>
          <w:szCs w:val="16"/>
        </w:rPr>
        <w:t>–</w:t>
      </w:r>
      <w:r w:rsidRPr="00A520E1">
        <w:rPr>
          <w:i/>
          <w:sz w:val="16"/>
          <w:szCs w:val="16"/>
        </w:rPr>
        <w:t xml:space="preserve"> </w:t>
      </w:r>
      <w:r w:rsidR="00A520E1" w:rsidRPr="00A520E1">
        <w:rPr>
          <w:i/>
          <w:sz w:val="16"/>
          <w:szCs w:val="16"/>
        </w:rPr>
        <w:t>DALYs averted and additional cost of care for individual interventions between 2010 and 2030.</w:t>
      </w:r>
    </w:p>
    <w:p w14:paraId="046DE545" w14:textId="77777777" w:rsidR="00C07325" w:rsidRPr="00A520E1" w:rsidRDefault="0004446E">
      <w:pPr>
        <w:pStyle w:val="normal0"/>
        <w:contextualSpacing w:val="0"/>
        <w:rPr>
          <w:i/>
          <w:sz w:val="16"/>
          <w:szCs w:val="16"/>
        </w:rPr>
      </w:pPr>
      <w:r w:rsidRPr="00A520E1">
        <w:rPr>
          <w:b/>
          <w:i/>
          <w:sz w:val="16"/>
          <w:szCs w:val="16"/>
        </w:rPr>
        <w:t>Figure 4</w:t>
      </w:r>
      <w:r w:rsidRPr="00A520E1">
        <w:rPr>
          <w:i/>
          <w:sz w:val="16"/>
          <w:szCs w:val="16"/>
        </w:rPr>
        <w:t xml:space="preserve"> </w:t>
      </w:r>
      <w:r w:rsidR="00313C77" w:rsidRPr="00A520E1">
        <w:rPr>
          <w:i/>
          <w:sz w:val="16"/>
          <w:szCs w:val="16"/>
        </w:rPr>
        <w:t xml:space="preserve">– </w:t>
      </w:r>
      <w:r w:rsidR="009F57AE" w:rsidRPr="00A520E1">
        <w:rPr>
          <w:i/>
          <w:sz w:val="16"/>
          <w:szCs w:val="16"/>
        </w:rPr>
        <w:t xml:space="preserve">Care experience of deceased individuals who suffered an HIV-related death between 2010 and 2030. </w:t>
      </w:r>
    </w:p>
    <w:p w14:paraId="07014450" w14:textId="77777777" w:rsidR="00FA6B1B" w:rsidRPr="00A520E1" w:rsidRDefault="00FA6B1B">
      <w:pPr>
        <w:pStyle w:val="normal0"/>
        <w:contextualSpacing w:val="0"/>
        <w:rPr>
          <w:sz w:val="16"/>
          <w:szCs w:val="16"/>
        </w:rPr>
      </w:pPr>
      <w:r w:rsidRPr="00A520E1">
        <w:rPr>
          <w:b/>
          <w:i/>
          <w:sz w:val="16"/>
          <w:szCs w:val="16"/>
        </w:rPr>
        <w:t>Table 1</w:t>
      </w:r>
      <w:r w:rsidRPr="00A520E1">
        <w:rPr>
          <w:i/>
          <w:sz w:val="16"/>
          <w:szCs w:val="16"/>
        </w:rPr>
        <w:t xml:space="preserve"> – </w:t>
      </w:r>
      <w:r w:rsidR="00A520E1" w:rsidRPr="00A520E1">
        <w:rPr>
          <w:i/>
          <w:sz w:val="16"/>
          <w:szCs w:val="16"/>
        </w:rPr>
        <w:t>Key model assumptions and data sources.</w:t>
      </w:r>
    </w:p>
    <w:p w14:paraId="56A66609" w14:textId="77777777" w:rsidR="00C07325" w:rsidRPr="00A520E1" w:rsidRDefault="00194932">
      <w:pPr>
        <w:pStyle w:val="normal0"/>
        <w:contextualSpacing w:val="0"/>
        <w:rPr>
          <w:i/>
          <w:sz w:val="16"/>
          <w:szCs w:val="16"/>
        </w:rPr>
      </w:pPr>
      <w:r w:rsidRPr="00A520E1">
        <w:rPr>
          <w:b/>
          <w:i/>
          <w:sz w:val="16"/>
          <w:szCs w:val="16"/>
        </w:rPr>
        <w:t xml:space="preserve">Table </w:t>
      </w:r>
      <w:r w:rsidR="00FA6B1B" w:rsidRPr="00A520E1">
        <w:rPr>
          <w:b/>
          <w:i/>
          <w:sz w:val="16"/>
          <w:szCs w:val="16"/>
        </w:rPr>
        <w:t>2</w:t>
      </w:r>
      <w:r w:rsidRPr="00A520E1">
        <w:rPr>
          <w:i/>
          <w:sz w:val="16"/>
          <w:szCs w:val="16"/>
        </w:rPr>
        <w:t xml:space="preserve"> – </w:t>
      </w:r>
      <w:r w:rsidR="00A520E1" w:rsidRPr="00A520E1">
        <w:rPr>
          <w:i/>
          <w:sz w:val="16"/>
          <w:szCs w:val="16"/>
        </w:rPr>
        <w:t>Summary of individual interventions designed to target various aspects of care.</w:t>
      </w:r>
    </w:p>
    <w:p w14:paraId="48A55138" w14:textId="77777777" w:rsidR="00FA6B1B" w:rsidRPr="00A520E1" w:rsidRDefault="00FA6B1B">
      <w:pPr>
        <w:pStyle w:val="normal0"/>
        <w:contextualSpacing w:val="0"/>
        <w:rPr>
          <w:i/>
          <w:sz w:val="16"/>
          <w:szCs w:val="16"/>
        </w:rPr>
      </w:pPr>
      <w:r w:rsidRPr="00A520E1">
        <w:rPr>
          <w:b/>
          <w:i/>
          <w:sz w:val="16"/>
          <w:szCs w:val="16"/>
        </w:rPr>
        <w:t>Table 3</w:t>
      </w:r>
      <w:r w:rsidRPr="00A520E1">
        <w:rPr>
          <w:i/>
          <w:sz w:val="16"/>
          <w:szCs w:val="16"/>
        </w:rPr>
        <w:t xml:space="preserve"> – </w:t>
      </w:r>
      <w:r w:rsidR="00A520E1" w:rsidRPr="00A520E1">
        <w:rPr>
          <w:i/>
          <w:sz w:val="16"/>
          <w:szCs w:val="16"/>
        </w:rPr>
        <w:t>DALYs averted and additional cost of care for individuals interventions between 2010 and 2030.</w:t>
      </w:r>
    </w:p>
    <w:p w14:paraId="0929A50B" w14:textId="77777777" w:rsidR="00A520E1" w:rsidRPr="00A520E1" w:rsidRDefault="00A520E1">
      <w:pPr>
        <w:pStyle w:val="normal0"/>
        <w:contextualSpacing w:val="0"/>
        <w:rPr>
          <w:sz w:val="16"/>
          <w:szCs w:val="16"/>
        </w:rPr>
      </w:pPr>
      <w:r w:rsidRPr="00A520E1">
        <w:rPr>
          <w:b/>
          <w:i/>
          <w:sz w:val="16"/>
          <w:szCs w:val="16"/>
        </w:rPr>
        <w:t>Table 4</w:t>
      </w:r>
      <w:r w:rsidRPr="00A520E1">
        <w:rPr>
          <w:i/>
          <w:sz w:val="16"/>
          <w:szCs w:val="16"/>
        </w:rPr>
        <w:t xml:space="preserve"> – DALYs averted and additional cost of implementing a combination of interventions between 2010 and 2030.</w:t>
      </w:r>
    </w:p>
    <w:p w14:paraId="1DAD465A" w14:textId="77777777" w:rsidR="00C07325" w:rsidRDefault="0004446E">
      <w:pPr>
        <w:pStyle w:val="Heading1"/>
        <w:contextualSpacing w:val="0"/>
      </w:pPr>
      <w:bookmarkStart w:id="41" w:name="h.n9mfvkja78ix" w:colFirst="0" w:colLast="0"/>
      <w:bookmarkEnd w:id="41"/>
      <w:r>
        <w:lastRenderedPageBreak/>
        <w:t>Supporting Information</w:t>
      </w:r>
    </w:p>
    <w:p w14:paraId="1B70BCBF" w14:textId="77777777" w:rsidR="00842F3E" w:rsidRPr="00156A8A" w:rsidRDefault="00E3215F" w:rsidP="00156A8A">
      <w:pPr>
        <w:pStyle w:val="normal0"/>
      </w:pPr>
      <w:r>
        <w:t>See appendix.</w:t>
      </w:r>
    </w:p>
    <w:p w14:paraId="4F059AE4" w14:textId="77777777" w:rsidR="00FD78CE" w:rsidRPr="00DB2702" w:rsidRDefault="00FD78CE" w:rsidP="00DB2702">
      <w:pPr>
        <w:pStyle w:val="ListParagraph"/>
        <w:rPr>
          <w:lang w:val="en-AU"/>
        </w:rPr>
      </w:pPr>
    </w:p>
    <w:p w14:paraId="2513FCD0" w14:textId="77777777" w:rsidR="00FD78CE" w:rsidRPr="00FD78CE" w:rsidRDefault="00FD78CE" w:rsidP="00FD78CE">
      <w:pPr>
        <w:rPr>
          <w:i/>
          <w:lang w:val="en-AU"/>
        </w:rPr>
      </w:pPr>
    </w:p>
    <w:sectPr w:rsidR="00FD78CE" w:rsidRPr="00FD78CE">
      <w:pgSz w:w="11906" w:h="16838"/>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Tim Hallett" w:date="2015-01-26T15:02:00Z" w:initials="TH">
    <w:p w14:paraId="516BDDA4" w14:textId="77777777" w:rsidR="00EA52C6" w:rsidRDefault="00EA52C6">
      <w:pPr>
        <w:pStyle w:val="CommentText"/>
      </w:pPr>
      <w:r>
        <w:rPr>
          <w:rStyle w:val="CommentReference"/>
        </w:rPr>
        <w:annotationRef/>
      </w:r>
      <w:r w:rsidRPr="00101524">
        <w:rPr>
          <w:highlight w:val="yellow"/>
        </w:rPr>
        <w:t>I have reworded. A little clumsy in places and needing the detail. But I think this is the storyline to stick to, through the whole paper.</w:t>
      </w:r>
    </w:p>
  </w:comment>
  <w:comment w:id="6" w:author="Tim Hallett" w:date="2015-01-26T15:40:00Z" w:initials="TH">
    <w:p w14:paraId="7E478828" w14:textId="77777777" w:rsidR="00EA52C6" w:rsidRDefault="00EA52C6">
      <w:pPr>
        <w:pStyle w:val="CommentText"/>
      </w:pPr>
      <w:r>
        <w:rPr>
          <w:rStyle w:val="CommentReference"/>
        </w:rPr>
        <w:annotationRef/>
      </w:r>
      <w:r>
        <w:t>Rough edits to reshape this. See what you think. Original version had a lot of dense detail that I think the reader doesn't need to fully know about in order to understand where we are coming from. The introductiono doesn't always need to be a review and I tihnk for PloS Med, this style might be more eye-catching.</w:t>
      </w:r>
    </w:p>
  </w:comment>
  <w:comment w:id="7" w:author="Jack Olney" w:date="2015-02-09T13:16:00Z" w:initials="JO">
    <w:p w14:paraId="305B0427" w14:textId="3A882616" w:rsidR="00EA52C6" w:rsidRDefault="00EA52C6">
      <w:pPr>
        <w:pStyle w:val="CommentText"/>
      </w:pPr>
      <w:r>
        <w:rPr>
          <w:rStyle w:val="CommentReference"/>
        </w:rPr>
        <w:annotationRef/>
      </w:r>
      <w:r>
        <w:rPr>
          <w:rStyle w:val="CommentReference"/>
        </w:rPr>
        <w:t>I have only limited evidence of poorly performing interventions. We want to illustrate how interventions don’t achieve maximum impact due to upstream/downstream constrictions but that is difficult to demonstrate without a model.</w:t>
      </w:r>
    </w:p>
  </w:comment>
  <w:comment w:id="9" w:author="Jack Olney" w:date="2015-02-09T16:32:00Z" w:initials="JO">
    <w:p w14:paraId="3CFDBE1B" w14:textId="7A12C2EF" w:rsidR="00EA52C6" w:rsidRDefault="00EA52C6">
      <w:pPr>
        <w:pStyle w:val="CommentText"/>
      </w:pPr>
      <w:r>
        <w:rPr>
          <w:rStyle w:val="CommentReference"/>
        </w:rPr>
        <w:annotationRef/>
      </w:r>
      <w:r>
        <w:t xml:space="preserve">This isn’t included in the baseline scenario. We played around with including a 2.5x increase in CD4 decline after ART dropout as one of the sensitivity analysis levers last year but it never made it into the baseline (it was based on a paper by Pablo Tebas JID (2002)) </w:t>
      </w:r>
    </w:p>
  </w:comment>
  <w:comment w:id="13" w:author="Jack Olney" w:date="2015-02-11T10:13:00Z" w:initials="JO">
    <w:p w14:paraId="312D73DA" w14:textId="73DD34B8" w:rsidR="00EA52C6" w:rsidRDefault="00EA52C6">
      <w:pPr>
        <w:pStyle w:val="CommentText"/>
      </w:pPr>
      <w:r>
        <w:rPr>
          <w:rStyle w:val="CommentReference"/>
        </w:rPr>
        <w:annotationRef/>
      </w:r>
      <w:r>
        <w:t>Don’t have coverage estimate here. Wachira (2013) HBCT paper says 96% HBCT coverage but catchment is not solely port victoria.</w:t>
      </w:r>
    </w:p>
  </w:comment>
  <w:comment w:id="18" w:author="Tim Hallett" w:date="2015-01-08T11:48:00Z" w:initials="TH">
    <w:p w14:paraId="02240058" w14:textId="77777777" w:rsidR="00EA52C6" w:rsidRDefault="00EA52C6" w:rsidP="00260E0F">
      <w:pPr>
        <w:pStyle w:val="CommentText"/>
      </w:pPr>
      <w:r>
        <w:rPr>
          <w:rStyle w:val="CommentReference"/>
        </w:rPr>
        <w:annotationRef/>
      </w:r>
      <w:r>
        <w:t>How can we justify this? The work of Jenny and Ruanne suggest some cost here, doesn’t it?</w:t>
      </w:r>
    </w:p>
  </w:comment>
  <w:comment w:id="19" w:author="Jack Olney" w:date="2015-01-08T12:33:00Z" w:initials="JO">
    <w:p w14:paraId="3A2DE505" w14:textId="77777777" w:rsidR="00EA52C6" w:rsidRDefault="00EA52C6">
      <w:pPr>
        <w:pStyle w:val="CommentText"/>
      </w:pPr>
      <w:r>
        <w:rPr>
          <w:rStyle w:val="CommentReference"/>
        </w:rPr>
        <w:annotationRef/>
      </w:r>
      <w:r>
        <w:t>To me, I always imagined this intervention as something like a txt message reminder to attend a clinic with minimal costs. I don’t see any costs specific to linkage in Ruanne and Jenny’s work – but linkage is taken care of by POC CD4 tests in that trial.</w:t>
      </w:r>
    </w:p>
  </w:comment>
  <w:comment w:id="20" w:author="Jack Olney" w:date="2015-02-11T13:41:00Z" w:initials="JO">
    <w:p w14:paraId="4105EF78" w14:textId="7C198B1F" w:rsidR="00EA52C6" w:rsidRDefault="00EA52C6">
      <w:pPr>
        <w:pStyle w:val="CommentText"/>
      </w:pPr>
      <w:r>
        <w:rPr>
          <w:rStyle w:val="CommentReference"/>
        </w:rPr>
        <w:annotationRef/>
      </w:r>
      <w:r>
        <w:t xml:space="preserve">My mistake, I was looking at the wrong version of the code. Current results for ‘max’ scenario include 100% linkage, so it all occurs at the home-visit, you get dx and put immediately onto ART then and there. </w:t>
      </w:r>
    </w:p>
  </w:comment>
  <w:comment w:id="21" w:author="Jack Olney" w:date="2015-02-11T14:00:00Z" w:initials="JO">
    <w:p w14:paraId="1A102A90" w14:textId="137A124F" w:rsidR="00EA52C6" w:rsidRDefault="00EA52C6">
      <w:pPr>
        <w:pStyle w:val="CommentText"/>
      </w:pPr>
      <w:r>
        <w:rPr>
          <w:rStyle w:val="CommentReference"/>
        </w:rPr>
        <w:annotationRef/>
      </w:r>
      <w:r>
        <w:rPr>
          <w:rStyle w:val="CommentReference"/>
        </w:rPr>
        <w:t xml:space="preserve">This applies to persons at any point in care, when intervention is applied, when they have an encounter with care, among HIV-positive persons 20% fail to start ART immediately (and so head for a CD4 test), a further 20% refuse ART and are lost from care. </w:t>
      </w:r>
    </w:p>
  </w:comment>
  <w:comment w:id="26" w:author="Jack Olney" w:date="2015-02-11T17:27:00Z" w:initials="JO">
    <w:p w14:paraId="2C4B849C" w14:textId="0CFFCD1C" w:rsidR="00EA52C6" w:rsidRDefault="00EA52C6">
      <w:pPr>
        <w:pStyle w:val="CommentText"/>
      </w:pPr>
      <w:r>
        <w:rPr>
          <w:rStyle w:val="CommentReference"/>
        </w:rPr>
        <w:annotationRef/>
      </w:r>
      <w:r>
        <w:t xml:space="preserve">Calculated as the total in fig2b / total fig2a </w:t>
      </w:r>
    </w:p>
  </w:comment>
  <w:comment w:id="27" w:author="Jack Olney" w:date="2015-02-11T16:30:00Z" w:initials="JO">
    <w:p w14:paraId="7C85611E" w14:textId="7D37429A" w:rsidR="00EA52C6" w:rsidRDefault="00EA52C6">
      <w:pPr>
        <w:pStyle w:val="CommentText"/>
      </w:pPr>
      <w:r>
        <w:rPr>
          <w:rStyle w:val="CommentReference"/>
        </w:rPr>
        <w:annotationRef/>
      </w:r>
      <w:r>
        <w:t>Label (a) and (b)??</w:t>
      </w:r>
    </w:p>
  </w:comment>
  <w:comment w:id="28" w:author="Tim Hallett" w:date="2015-01-26T16:41:00Z" w:initials="TH">
    <w:p w14:paraId="00C64D7A" w14:textId="77777777" w:rsidR="00EA52C6" w:rsidRDefault="00EA52C6">
      <w:pPr>
        <w:pStyle w:val="CommentText"/>
      </w:pPr>
      <w:r>
        <w:rPr>
          <w:rStyle w:val="CommentReference"/>
        </w:rPr>
        <w:annotationRef/>
      </w:r>
      <w:r>
        <w:t>Need more detailed legends. Also- am I right in thinking that the orange segment here is people who didn’t show up at a clinic? I have written the text under that assumption.</w:t>
      </w:r>
    </w:p>
  </w:comment>
  <w:comment w:id="29" w:author="Jack Olney" w:date="2015-02-11T17:31:00Z" w:initials="JO">
    <w:p w14:paraId="4D3929B7" w14:textId="5065CB13" w:rsidR="00EA52C6" w:rsidRDefault="00EA52C6">
      <w:pPr>
        <w:pStyle w:val="CommentText"/>
      </w:pPr>
      <w:r>
        <w:rPr>
          <w:rStyle w:val="CommentReference"/>
        </w:rPr>
        <w:annotationRef/>
      </w:r>
      <w:r>
        <w:t>Orange segment (on left hand side) is people who may or may not have had contact with clinic prior to HIV-related death. I’ve adjusted text to account for this and done an additional calculation (only 17% AIDS deaths among people who test but don’t show up at the clinic but 33% AIDS deaths among people who never test and don’t show up)</w:t>
      </w:r>
    </w:p>
  </w:comment>
  <w:comment w:id="30" w:author="Tim Hallett" w:date="2015-01-26T16:44:00Z" w:initials="TH">
    <w:p w14:paraId="52970415" w14:textId="77777777" w:rsidR="00EA52C6" w:rsidRDefault="00EA52C6">
      <w:pPr>
        <w:pStyle w:val="CommentText"/>
      </w:pPr>
      <w:r>
        <w:rPr>
          <w:rStyle w:val="CommentReference"/>
        </w:rPr>
        <w:annotationRef/>
      </w:r>
      <w:r>
        <w:t>I am now thinking of cutting thing on right-hand-side as it’s not very interesting now that we have changed how it’s calculated. If we removed it, I think it would make sense for this figure to show how these proportions change over time, year by year.</w:t>
      </w:r>
    </w:p>
  </w:comment>
  <w:comment w:id="31" w:author="Jack Olney" w:date="2015-02-11T17:32:00Z" w:initials="JO">
    <w:p w14:paraId="6D7671B4" w14:textId="0A2DF893" w:rsidR="00EA52C6" w:rsidRDefault="00EA52C6">
      <w:pPr>
        <w:pStyle w:val="CommentText"/>
      </w:pPr>
      <w:r>
        <w:rPr>
          <w:rStyle w:val="CommentReference"/>
        </w:rPr>
        <w:annotationRef/>
      </w:r>
      <w:r>
        <w:t>Can do. The pie on the right is just the pie on the left, minus the 19%. But its an important point to make. Happy to look at change in this over time though. Something like a stacked bar for each year?</w:t>
      </w:r>
    </w:p>
  </w:comment>
  <w:comment w:id="33" w:author="Tim Hallett" w:date="2015-01-29T09:40:00Z" w:initials="TH">
    <w:p w14:paraId="19D125CB" w14:textId="77777777" w:rsidR="00EA52C6" w:rsidRDefault="00EA52C6">
      <w:pPr>
        <w:pStyle w:val="CommentText"/>
      </w:pPr>
      <w:r>
        <w:rPr>
          <w:rStyle w:val="CommentReference"/>
        </w:rPr>
        <w:annotationRef/>
      </w:r>
      <w:r>
        <w:t xml:space="preserve">Lots of good thoughts and nice points in here. </w:t>
      </w:r>
    </w:p>
    <w:p w14:paraId="07A3A5CE" w14:textId="77777777" w:rsidR="00EA52C6" w:rsidRDefault="00EA52C6">
      <w:pPr>
        <w:pStyle w:val="CommentText"/>
      </w:pPr>
    </w:p>
    <w:p w14:paraId="2C1C8722" w14:textId="77777777" w:rsidR="00EA52C6" w:rsidRDefault="00EA52C6">
      <w:pPr>
        <w:pStyle w:val="CommentText"/>
      </w:pPr>
      <w:r>
        <w:t>I have porposed a organisation of  paragraphs an give the bullet points. Please coud you develop the language –bring in some of the details you have below but keeping it concise. Again, any big plots points that you think I have missed, add back in. And the references of course! But, I think I am happy with the overall structure.</w:t>
      </w:r>
    </w:p>
  </w:comment>
  <w:comment w:id="34" w:author="Tim Hallett" w:date="2015-01-31T11:12:00Z" w:initials="TH">
    <w:p w14:paraId="5D78FF23" w14:textId="77777777" w:rsidR="00EA52C6" w:rsidRDefault="00EA52C6">
      <w:pPr>
        <w:pStyle w:val="CommentText"/>
      </w:pPr>
      <w:ins w:id="35" w:author="Tim Hallett" w:date="2015-01-28T09:31:00Z">
        <w:r>
          <w:rPr>
            <w:rStyle w:val="CommentReference"/>
          </w:rPr>
          <w:annotationRef/>
        </w:r>
      </w:ins>
      <w:r>
        <w:t>This is why I was asking for the simulation where we turn of transmission benefits and we can still see if Immiidate ART comes out well. (I don’t think we have clinicl benefits for starting abov 350 anyway). I think that would be an additional analysis to do and talk about in the result section (but not add a whole graph for).</w:t>
      </w:r>
    </w:p>
  </w:comment>
  <w:comment w:id="37" w:author="Jack Olney" w:date="2015-01-13T14:52:00Z" w:initials="JO">
    <w:p w14:paraId="05E0CF1D" w14:textId="77777777" w:rsidR="00EA52C6" w:rsidRDefault="00EA52C6">
      <w:pPr>
        <w:pStyle w:val="CommentText"/>
      </w:pPr>
      <w:r>
        <w:rPr>
          <w:rStyle w:val="CommentReference"/>
        </w:rPr>
        <w:annotationRef/>
      </w:r>
      <w:r>
        <w:t>From Jeff’s earlier comment: do we have a threshold for “high-impact” and “low-cost” or should I be choosing one based on the results?</w:t>
      </w:r>
    </w:p>
  </w:comment>
  <w:comment w:id="38" w:author="Jack Olney" w:date="2015-01-14T13:34:00Z" w:initials="JO">
    <w:p w14:paraId="1C764682" w14:textId="77777777" w:rsidR="00EA52C6" w:rsidRDefault="00EA52C6">
      <w:pPr>
        <w:pStyle w:val="CommentText"/>
      </w:pPr>
      <w:r>
        <w:rPr>
          <w:rStyle w:val="CommentReference"/>
        </w:rPr>
        <w:annotationRef/>
      </w:r>
      <w:r>
        <w:t>Thinking we could insert a few sentences here on tx-seeking behaviour and the extent to which it impacts our findings…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742D33" w14:textId="77777777" w:rsidR="00EA52C6" w:rsidRDefault="00EA52C6">
      <w:pPr>
        <w:spacing w:line="240" w:lineRule="auto"/>
      </w:pPr>
      <w:r>
        <w:separator/>
      </w:r>
    </w:p>
  </w:endnote>
  <w:endnote w:type="continuationSeparator" w:id="0">
    <w:p w14:paraId="5C5D240A" w14:textId="77777777" w:rsidR="00EA52C6" w:rsidRDefault="00EA52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Trebuchet MS">
    <w:panose1 w:val="020B0603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Helvetica Neue Medium">
    <w:panose1 w:val="020B0604020202020204"/>
    <w:charset w:val="00"/>
    <w:family w:val="auto"/>
    <w:pitch w:val="variable"/>
    <w:sig w:usb0="A00002FF" w:usb1="5000205B" w:usb2="00000002" w:usb3="00000000" w:csb0="0000009B"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AD70B2" w14:textId="77777777" w:rsidR="00EA52C6" w:rsidRDefault="00EA52C6">
    <w:pPr>
      <w:pStyle w:val="normal0"/>
      <w:contextualSpacing w:val="0"/>
      <w:jc w:val="right"/>
    </w:pPr>
    <w:r>
      <w:fldChar w:fldCharType="begin"/>
    </w:r>
    <w:r>
      <w:instrText>PAGE</w:instrText>
    </w:r>
    <w:r>
      <w:fldChar w:fldCharType="separate"/>
    </w:r>
    <w:r w:rsidR="00F75C9A">
      <w:rPr>
        <w:noProof/>
      </w:rPr>
      <w:t>13</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EF9A4C" w14:textId="77777777" w:rsidR="00EA52C6" w:rsidRDefault="00EA52C6">
      <w:pPr>
        <w:spacing w:line="240" w:lineRule="auto"/>
      </w:pPr>
      <w:r>
        <w:separator/>
      </w:r>
    </w:p>
  </w:footnote>
  <w:footnote w:type="continuationSeparator" w:id="0">
    <w:p w14:paraId="30EC218D" w14:textId="77777777" w:rsidR="00EA52C6" w:rsidRDefault="00EA52C6">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6270"/>
    <w:multiLevelType w:val="multilevel"/>
    <w:tmpl w:val="408E1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4B2B63"/>
    <w:multiLevelType w:val="hybridMultilevel"/>
    <w:tmpl w:val="47C4B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D0FED"/>
    <w:multiLevelType w:val="hybridMultilevel"/>
    <w:tmpl w:val="312CDAC4"/>
    <w:lvl w:ilvl="0" w:tplc="8CF897EE">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C717150"/>
    <w:multiLevelType w:val="hybridMultilevel"/>
    <w:tmpl w:val="CC4ABF10"/>
    <w:lvl w:ilvl="0" w:tplc="CD46B2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4903E2"/>
    <w:multiLevelType w:val="multilevel"/>
    <w:tmpl w:val="22DEF9D0"/>
    <w:lvl w:ilvl="0">
      <w:start w:val="1"/>
      <w:numFmt w:val="bullet"/>
      <w:lvlText w:val="●"/>
      <w:lvlJc w:val="left"/>
      <w:pPr>
        <w:ind w:left="359" w:firstLine="360"/>
      </w:pPr>
      <w:rPr>
        <w:u w:val="none"/>
      </w:rPr>
    </w:lvl>
    <w:lvl w:ilvl="1">
      <w:start w:val="1"/>
      <w:numFmt w:val="bullet"/>
      <w:lvlText w:val="○"/>
      <w:lvlJc w:val="left"/>
      <w:pPr>
        <w:ind w:left="1079" w:firstLine="1080"/>
      </w:pPr>
      <w:rPr>
        <w:u w:val="none"/>
      </w:rPr>
    </w:lvl>
    <w:lvl w:ilvl="2">
      <w:start w:val="1"/>
      <w:numFmt w:val="bullet"/>
      <w:lvlText w:val="■"/>
      <w:lvlJc w:val="left"/>
      <w:pPr>
        <w:ind w:left="1799" w:firstLine="1800"/>
      </w:pPr>
      <w:rPr>
        <w:u w:val="none"/>
      </w:rPr>
    </w:lvl>
    <w:lvl w:ilvl="3">
      <w:start w:val="1"/>
      <w:numFmt w:val="bullet"/>
      <w:lvlText w:val="●"/>
      <w:lvlJc w:val="left"/>
      <w:pPr>
        <w:ind w:left="2519" w:firstLine="2520"/>
      </w:pPr>
      <w:rPr>
        <w:u w:val="none"/>
      </w:rPr>
    </w:lvl>
    <w:lvl w:ilvl="4">
      <w:start w:val="1"/>
      <w:numFmt w:val="bullet"/>
      <w:lvlText w:val="○"/>
      <w:lvlJc w:val="left"/>
      <w:pPr>
        <w:ind w:left="3239" w:firstLine="3240"/>
      </w:pPr>
      <w:rPr>
        <w:u w:val="none"/>
      </w:rPr>
    </w:lvl>
    <w:lvl w:ilvl="5">
      <w:start w:val="1"/>
      <w:numFmt w:val="bullet"/>
      <w:lvlText w:val="■"/>
      <w:lvlJc w:val="left"/>
      <w:pPr>
        <w:ind w:left="3959" w:firstLine="3960"/>
      </w:pPr>
      <w:rPr>
        <w:u w:val="none"/>
      </w:rPr>
    </w:lvl>
    <w:lvl w:ilvl="6">
      <w:start w:val="1"/>
      <w:numFmt w:val="bullet"/>
      <w:lvlText w:val="●"/>
      <w:lvlJc w:val="left"/>
      <w:pPr>
        <w:ind w:left="4679" w:firstLine="4680"/>
      </w:pPr>
      <w:rPr>
        <w:u w:val="none"/>
      </w:rPr>
    </w:lvl>
    <w:lvl w:ilvl="7">
      <w:start w:val="1"/>
      <w:numFmt w:val="bullet"/>
      <w:lvlText w:val="○"/>
      <w:lvlJc w:val="left"/>
      <w:pPr>
        <w:ind w:left="5399" w:firstLine="5400"/>
      </w:pPr>
      <w:rPr>
        <w:u w:val="none"/>
      </w:rPr>
    </w:lvl>
    <w:lvl w:ilvl="8">
      <w:start w:val="1"/>
      <w:numFmt w:val="bullet"/>
      <w:lvlText w:val="■"/>
      <w:lvlJc w:val="left"/>
      <w:pPr>
        <w:ind w:left="6119" w:firstLine="6120"/>
      </w:pPr>
      <w:rPr>
        <w:u w:val="none"/>
      </w:rPr>
    </w:lvl>
  </w:abstractNum>
  <w:abstractNum w:abstractNumId="5">
    <w:nsid w:val="18E41638"/>
    <w:multiLevelType w:val="multilevel"/>
    <w:tmpl w:val="094AC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B704B6D"/>
    <w:multiLevelType w:val="hybridMultilevel"/>
    <w:tmpl w:val="DC266136"/>
    <w:lvl w:ilvl="0" w:tplc="F5DC86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BB6397A"/>
    <w:multiLevelType w:val="multilevel"/>
    <w:tmpl w:val="67B626D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E8913D6"/>
    <w:multiLevelType w:val="hybridMultilevel"/>
    <w:tmpl w:val="63D8C5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8D7F20"/>
    <w:multiLevelType w:val="multilevel"/>
    <w:tmpl w:val="6F72E1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47B4A2F"/>
    <w:multiLevelType w:val="hybridMultilevel"/>
    <w:tmpl w:val="A7E8E0B8"/>
    <w:lvl w:ilvl="0" w:tplc="88FA65E6">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CE2F8E"/>
    <w:multiLevelType w:val="hybridMultilevel"/>
    <w:tmpl w:val="A288C1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F27C73"/>
    <w:multiLevelType w:val="hybridMultilevel"/>
    <w:tmpl w:val="94783126"/>
    <w:lvl w:ilvl="0" w:tplc="29BEC9D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9FE343D"/>
    <w:multiLevelType w:val="hybridMultilevel"/>
    <w:tmpl w:val="FAF4ECF8"/>
    <w:lvl w:ilvl="0" w:tplc="22D8F9C8">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CD17C3D"/>
    <w:multiLevelType w:val="multilevel"/>
    <w:tmpl w:val="1A963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F0C28B3"/>
    <w:multiLevelType w:val="multilevel"/>
    <w:tmpl w:val="0E182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07A4C76"/>
    <w:multiLevelType w:val="hybridMultilevel"/>
    <w:tmpl w:val="D71A91DE"/>
    <w:lvl w:ilvl="0" w:tplc="A98E2C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9E16B7"/>
    <w:multiLevelType w:val="hybridMultilevel"/>
    <w:tmpl w:val="08FC249E"/>
    <w:lvl w:ilvl="0" w:tplc="F66E6012">
      <w:start w:val="2"/>
      <w:numFmt w:val="bullet"/>
      <w:lvlText w:val="-"/>
      <w:lvlJc w:val="left"/>
      <w:pPr>
        <w:ind w:left="720" w:hanging="360"/>
      </w:pPr>
      <w:rPr>
        <w:rFonts w:ascii="Helvetica Neue" w:eastAsia="Helvetica Neue" w:hAnsi="Helvetica Neue" w:cs="Helvetica Neue"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7578A4"/>
    <w:multiLevelType w:val="hybridMultilevel"/>
    <w:tmpl w:val="750A5DE0"/>
    <w:lvl w:ilvl="0" w:tplc="8FD8FC94">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6F72C95"/>
    <w:multiLevelType w:val="multilevel"/>
    <w:tmpl w:val="000410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4A167233"/>
    <w:multiLevelType w:val="hybridMultilevel"/>
    <w:tmpl w:val="A0FC850C"/>
    <w:lvl w:ilvl="0" w:tplc="43520E66">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1BD7453"/>
    <w:multiLevelType w:val="hybridMultilevel"/>
    <w:tmpl w:val="E0001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C401C1"/>
    <w:multiLevelType w:val="multilevel"/>
    <w:tmpl w:val="CDF277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92F4C70"/>
    <w:multiLevelType w:val="multilevel"/>
    <w:tmpl w:val="4920D2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C7C7847"/>
    <w:multiLevelType w:val="hybridMultilevel"/>
    <w:tmpl w:val="92F65E78"/>
    <w:lvl w:ilvl="0" w:tplc="C5B409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5"/>
  </w:num>
  <w:num w:numId="3">
    <w:abstractNumId w:val="19"/>
  </w:num>
  <w:num w:numId="4">
    <w:abstractNumId w:val="4"/>
  </w:num>
  <w:num w:numId="5">
    <w:abstractNumId w:val="2"/>
  </w:num>
  <w:num w:numId="6">
    <w:abstractNumId w:val="10"/>
  </w:num>
  <w:num w:numId="7">
    <w:abstractNumId w:val="15"/>
  </w:num>
  <w:num w:numId="8">
    <w:abstractNumId w:val="14"/>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23"/>
    <w:lvlOverride w:ilvl="0">
      <w:lvl w:ilvl="0">
        <w:numFmt w:val="decimal"/>
        <w:lvlText w:val="%1."/>
        <w:lvlJc w:val="left"/>
      </w:lvl>
    </w:lvlOverride>
  </w:num>
  <w:num w:numId="11">
    <w:abstractNumId w:val="22"/>
    <w:lvlOverride w:ilvl="0">
      <w:lvl w:ilvl="0">
        <w:numFmt w:val="decimal"/>
        <w:lvlText w:val="%1."/>
        <w:lvlJc w:val="left"/>
      </w:lvl>
    </w:lvlOverride>
  </w:num>
  <w:num w:numId="12">
    <w:abstractNumId w:val="7"/>
    <w:lvlOverride w:ilvl="0">
      <w:lvl w:ilvl="0">
        <w:numFmt w:val="decimal"/>
        <w:lvlText w:val="%1."/>
        <w:lvlJc w:val="left"/>
      </w:lvl>
    </w:lvlOverride>
  </w:num>
  <w:num w:numId="13">
    <w:abstractNumId w:val="7"/>
    <w:lvlOverride w:ilvl="0">
      <w:lvl w:ilvl="0">
        <w:numFmt w:val="decimal"/>
        <w:lvlText w:val="%1."/>
        <w:lvlJc w:val="left"/>
      </w:lvl>
    </w:lvlOverride>
    <w:lvlOverride w:ilvl="1">
      <w:lvl w:ilvl="1">
        <w:numFmt w:val="lowerLetter"/>
        <w:lvlText w:val="%2."/>
        <w:lvlJc w:val="left"/>
      </w:lvl>
    </w:lvlOverride>
  </w:num>
  <w:num w:numId="14">
    <w:abstractNumId w:val="11"/>
  </w:num>
  <w:num w:numId="15">
    <w:abstractNumId w:val="8"/>
  </w:num>
  <w:num w:numId="16">
    <w:abstractNumId w:val="1"/>
  </w:num>
  <w:num w:numId="17">
    <w:abstractNumId w:val="6"/>
  </w:num>
  <w:num w:numId="18">
    <w:abstractNumId w:val="24"/>
  </w:num>
  <w:num w:numId="19">
    <w:abstractNumId w:val="17"/>
  </w:num>
  <w:num w:numId="20">
    <w:abstractNumId w:val="20"/>
  </w:num>
  <w:num w:numId="21">
    <w:abstractNumId w:val="13"/>
  </w:num>
  <w:num w:numId="22">
    <w:abstractNumId w:val="18"/>
  </w:num>
  <w:num w:numId="23">
    <w:abstractNumId w:val="12"/>
  </w:num>
  <w:num w:numId="24">
    <w:abstractNumId w:val="21"/>
  </w:num>
  <w:num w:numId="25">
    <w:abstractNumId w:val="3"/>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ctiveWritingStyle w:appName="MSWord" w:lang="en-GB" w:vendorID="64" w:dllVersion="131078" w:nlCheck="1" w:checkStyle="1"/>
  <w:activeWritingStyle w:appName="MSWord" w:lang="en-US" w:vendorID="64" w:dllVersion="131078" w:nlCheck="1" w:checkStyle="1"/>
  <w:activeWritingStyle w:appName="MSWord" w:lang="en-AU" w:vendorID="64" w:dllVersion="131078" w:nlCheck="1" w:checkStyle="1"/>
  <w:activeWritingStyle w:appName="MSWord" w:lang="en-GB" w:vendorID="2" w:dllVersion="6" w:checkStyle="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C07325"/>
    <w:rsid w:val="000044E8"/>
    <w:rsid w:val="00005868"/>
    <w:rsid w:val="00005D41"/>
    <w:rsid w:val="000067A3"/>
    <w:rsid w:val="000078DC"/>
    <w:rsid w:val="00007CE2"/>
    <w:rsid w:val="00007F1E"/>
    <w:rsid w:val="00012FA5"/>
    <w:rsid w:val="000131FE"/>
    <w:rsid w:val="000142F0"/>
    <w:rsid w:val="000163BB"/>
    <w:rsid w:val="00020169"/>
    <w:rsid w:val="00020CAB"/>
    <w:rsid w:val="00021165"/>
    <w:rsid w:val="00022076"/>
    <w:rsid w:val="00022671"/>
    <w:rsid w:val="0002399E"/>
    <w:rsid w:val="00025076"/>
    <w:rsid w:val="00025424"/>
    <w:rsid w:val="00025528"/>
    <w:rsid w:val="000272A0"/>
    <w:rsid w:val="0002793C"/>
    <w:rsid w:val="00027CF8"/>
    <w:rsid w:val="00030752"/>
    <w:rsid w:val="00030B2E"/>
    <w:rsid w:val="0003444E"/>
    <w:rsid w:val="00034DA7"/>
    <w:rsid w:val="000368EB"/>
    <w:rsid w:val="00037A7A"/>
    <w:rsid w:val="00040C91"/>
    <w:rsid w:val="00042244"/>
    <w:rsid w:val="0004292E"/>
    <w:rsid w:val="00043932"/>
    <w:rsid w:val="0004446E"/>
    <w:rsid w:val="00050041"/>
    <w:rsid w:val="00050EEC"/>
    <w:rsid w:val="00054429"/>
    <w:rsid w:val="0005462D"/>
    <w:rsid w:val="000561EF"/>
    <w:rsid w:val="000568D2"/>
    <w:rsid w:val="00056AEA"/>
    <w:rsid w:val="000579C4"/>
    <w:rsid w:val="00064033"/>
    <w:rsid w:val="0006463D"/>
    <w:rsid w:val="0006590A"/>
    <w:rsid w:val="00066725"/>
    <w:rsid w:val="000668B5"/>
    <w:rsid w:val="000701E1"/>
    <w:rsid w:val="00070268"/>
    <w:rsid w:val="000719B2"/>
    <w:rsid w:val="00072B60"/>
    <w:rsid w:val="000743C3"/>
    <w:rsid w:val="0007490C"/>
    <w:rsid w:val="00077847"/>
    <w:rsid w:val="00077FCA"/>
    <w:rsid w:val="00081DF7"/>
    <w:rsid w:val="00082814"/>
    <w:rsid w:val="000836CC"/>
    <w:rsid w:val="0008374E"/>
    <w:rsid w:val="000849D0"/>
    <w:rsid w:val="00084F40"/>
    <w:rsid w:val="00085684"/>
    <w:rsid w:val="00092AF9"/>
    <w:rsid w:val="000930CF"/>
    <w:rsid w:val="00093701"/>
    <w:rsid w:val="00094B15"/>
    <w:rsid w:val="00094F4B"/>
    <w:rsid w:val="00095110"/>
    <w:rsid w:val="00096253"/>
    <w:rsid w:val="000975E0"/>
    <w:rsid w:val="00097F4A"/>
    <w:rsid w:val="000A17A4"/>
    <w:rsid w:val="000A1D6D"/>
    <w:rsid w:val="000A32D1"/>
    <w:rsid w:val="000A34EF"/>
    <w:rsid w:val="000A4E60"/>
    <w:rsid w:val="000A5C17"/>
    <w:rsid w:val="000A5E0A"/>
    <w:rsid w:val="000A7B97"/>
    <w:rsid w:val="000A7EBA"/>
    <w:rsid w:val="000B3728"/>
    <w:rsid w:val="000B5114"/>
    <w:rsid w:val="000B6F6D"/>
    <w:rsid w:val="000B7D47"/>
    <w:rsid w:val="000C105B"/>
    <w:rsid w:val="000C780B"/>
    <w:rsid w:val="000D0A61"/>
    <w:rsid w:val="000D19DC"/>
    <w:rsid w:val="000D2531"/>
    <w:rsid w:val="000D2A31"/>
    <w:rsid w:val="000D2E06"/>
    <w:rsid w:val="000D3359"/>
    <w:rsid w:val="000D3766"/>
    <w:rsid w:val="000D4D53"/>
    <w:rsid w:val="000D579C"/>
    <w:rsid w:val="000D68A1"/>
    <w:rsid w:val="000E0AFF"/>
    <w:rsid w:val="000E0E3E"/>
    <w:rsid w:val="000E1E45"/>
    <w:rsid w:val="000E21C0"/>
    <w:rsid w:val="000E482F"/>
    <w:rsid w:val="000E7443"/>
    <w:rsid w:val="000E7B35"/>
    <w:rsid w:val="000E7F28"/>
    <w:rsid w:val="000F1B57"/>
    <w:rsid w:val="000F21AB"/>
    <w:rsid w:val="000F627B"/>
    <w:rsid w:val="000F780B"/>
    <w:rsid w:val="001014BC"/>
    <w:rsid w:val="00101524"/>
    <w:rsid w:val="00102E35"/>
    <w:rsid w:val="00104405"/>
    <w:rsid w:val="00104667"/>
    <w:rsid w:val="00106475"/>
    <w:rsid w:val="001068CE"/>
    <w:rsid w:val="001069F6"/>
    <w:rsid w:val="00106E5C"/>
    <w:rsid w:val="0011085E"/>
    <w:rsid w:val="0011200D"/>
    <w:rsid w:val="001121E5"/>
    <w:rsid w:val="00114499"/>
    <w:rsid w:val="00114919"/>
    <w:rsid w:val="00114D34"/>
    <w:rsid w:val="0011508B"/>
    <w:rsid w:val="00115A1A"/>
    <w:rsid w:val="0011631F"/>
    <w:rsid w:val="00116B57"/>
    <w:rsid w:val="00117745"/>
    <w:rsid w:val="00122C70"/>
    <w:rsid w:val="00123199"/>
    <w:rsid w:val="00123640"/>
    <w:rsid w:val="00123D9B"/>
    <w:rsid w:val="00125444"/>
    <w:rsid w:val="00125660"/>
    <w:rsid w:val="00125F41"/>
    <w:rsid w:val="001266DD"/>
    <w:rsid w:val="001268B7"/>
    <w:rsid w:val="00126B36"/>
    <w:rsid w:val="00126F8A"/>
    <w:rsid w:val="0013064A"/>
    <w:rsid w:val="001306C1"/>
    <w:rsid w:val="001327D0"/>
    <w:rsid w:val="00132863"/>
    <w:rsid w:val="00132E94"/>
    <w:rsid w:val="0013403D"/>
    <w:rsid w:val="0013591A"/>
    <w:rsid w:val="001363E9"/>
    <w:rsid w:val="00136536"/>
    <w:rsid w:val="0013673B"/>
    <w:rsid w:val="00137AD9"/>
    <w:rsid w:val="00140BDD"/>
    <w:rsid w:val="0014225F"/>
    <w:rsid w:val="0014426F"/>
    <w:rsid w:val="00146EC1"/>
    <w:rsid w:val="001474DD"/>
    <w:rsid w:val="001477F8"/>
    <w:rsid w:val="00147C94"/>
    <w:rsid w:val="00151234"/>
    <w:rsid w:val="00152DB9"/>
    <w:rsid w:val="001534AC"/>
    <w:rsid w:val="00154A85"/>
    <w:rsid w:val="00156166"/>
    <w:rsid w:val="00156A8A"/>
    <w:rsid w:val="001602F8"/>
    <w:rsid w:val="00160B94"/>
    <w:rsid w:val="00161ABE"/>
    <w:rsid w:val="00161FB4"/>
    <w:rsid w:val="00162A1B"/>
    <w:rsid w:val="00165D56"/>
    <w:rsid w:val="001672BD"/>
    <w:rsid w:val="00167999"/>
    <w:rsid w:val="00170342"/>
    <w:rsid w:val="00170691"/>
    <w:rsid w:val="00170B8A"/>
    <w:rsid w:val="00170F02"/>
    <w:rsid w:val="00172D15"/>
    <w:rsid w:val="00173ACA"/>
    <w:rsid w:val="0017493E"/>
    <w:rsid w:val="00175503"/>
    <w:rsid w:val="0017595E"/>
    <w:rsid w:val="0017631F"/>
    <w:rsid w:val="00176F5B"/>
    <w:rsid w:val="0017700D"/>
    <w:rsid w:val="00177AC2"/>
    <w:rsid w:val="00180E2A"/>
    <w:rsid w:val="0018155D"/>
    <w:rsid w:val="00181A12"/>
    <w:rsid w:val="00181EEC"/>
    <w:rsid w:val="00182D46"/>
    <w:rsid w:val="00184608"/>
    <w:rsid w:val="00185441"/>
    <w:rsid w:val="00186A0A"/>
    <w:rsid w:val="00187EEE"/>
    <w:rsid w:val="00190823"/>
    <w:rsid w:val="00190836"/>
    <w:rsid w:val="00190CE6"/>
    <w:rsid w:val="00191ABB"/>
    <w:rsid w:val="0019251F"/>
    <w:rsid w:val="0019314B"/>
    <w:rsid w:val="00194548"/>
    <w:rsid w:val="00194932"/>
    <w:rsid w:val="001950A6"/>
    <w:rsid w:val="00195261"/>
    <w:rsid w:val="001954C9"/>
    <w:rsid w:val="00197F58"/>
    <w:rsid w:val="001A03FD"/>
    <w:rsid w:val="001A13EB"/>
    <w:rsid w:val="001A164C"/>
    <w:rsid w:val="001A48BB"/>
    <w:rsid w:val="001A5729"/>
    <w:rsid w:val="001A645D"/>
    <w:rsid w:val="001A6559"/>
    <w:rsid w:val="001B025F"/>
    <w:rsid w:val="001B1F08"/>
    <w:rsid w:val="001B3A5A"/>
    <w:rsid w:val="001B6DB5"/>
    <w:rsid w:val="001C0651"/>
    <w:rsid w:val="001C1E4E"/>
    <w:rsid w:val="001C5876"/>
    <w:rsid w:val="001C5E01"/>
    <w:rsid w:val="001C6E99"/>
    <w:rsid w:val="001C702B"/>
    <w:rsid w:val="001D0685"/>
    <w:rsid w:val="001D1637"/>
    <w:rsid w:val="001D63F1"/>
    <w:rsid w:val="001D6C96"/>
    <w:rsid w:val="001D6EB6"/>
    <w:rsid w:val="001E0633"/>
    <w:rsid w:val="001E1488"/>
    <w:rsid w:val="001E181A"/>
    <w:rsid w:val="001E69CF"/>
    <w:rsid w:val="001E7E5D"/>
    <w:rsid w:val="001F1BA6"/>
    <w:rsid w:val="001F2381"/>
    <w:rsid w:val="001F29F6"/>
    <w:rsid w:val="001F402A"/>
    <w:rsid w:val="001F4337"/>
    <w:rsid w:val="001F452B"/>
    <w:rsid w:val="001F5128"/>
    <w:rsid w:val="001F64AD"/>
    <w:rsid w:val="001F69B3"/>
    <w:rsid w:val="001F7766"/>
    <w:rsid w:val="0020005E"/>
    <w:rsid w:val="0020238E"/>
    <w:rsid w:val="00203796"/>
    <w:rsid w:val="002050E6"/>
    <w:rsid w:val="00211E69"/>
    <w:rsid w:val="00213BA7"/>
    <w:rsid w:val="00213D06"/>
    <w:rsid w:val="00215887"/>
    <w:rsid w:val="00215C6B"/>
    <w:rsid w:val="00216099"/>
    <w:rsid w:val="002161BE"/>
    <w:rsid w:val="00216F7C"/>
    <w:rsid w:val="00217349"/>
    <w:rsid w:val="00217EF3"/>
    <w:rsid w:val="00221079"/>
    <w:rsid w:val="00221D4E"/>
    <w:rsid w:val="00222D8A"/>
    <w:rsid w:val="002233F5"/>
    <w:rsid w:val="002239FE"/>
    <w:rsid w:val="00223A30"/>
    <w:rsid w:val="00223A5B"/>
    <w:rsid w:val="00223ED9"/>
    <w:rsid w:val="002246D7"/>
    <w:rsid w:val="0022518A"/>
    <w:rsid w:val="002263BF"/>
    <w:rsid w:val="00226A37"/>
    <w:rsid w:val="0022749A"/>
    <w:rsid w:val="00227824"/>
    <w:rsid w:val="0023038A"/>
    <w:rsid w:val="00230C24"/>
    <w:rsid w:val="00230CBA"/>
    <w:rsid w:val="00232094"/>
    <w:rsid w:val="00235911"/>
    <w:rsid w:val="002423B1"/>
    <w:rsid w:val="002427ED"/>
    <w:rsid w:val="00242D00"/>
    <w:rsid w:val="00242D83"/>
    <w:rsid w:val="002432FB"/>
    <w:rsid w:val="00243366"/>
    <w:rsid w:val="00243C83"/>
    <w:rsid w:val="002454A8"/>
    <w:rsid w:val="0025030B"/>
    <w:rsid w:val="00250EBB"/>
    <w:rsid w:val="0025281A"/>
    <w:rsid w:val="00252ABD"/>
    <w:rsid w:val="00252C81"/>
    <w:rsid w:val="00252F0F"/>
    <w:rsid w:val="0025473D"/>
    <w:rsid w:val="00255586"/>
    <w:rsid w:val="00256872"/>
    <w:rsid w:val="0025713A"/>
    <w:rsid w:val="00257425"/>
    <w:rsid w:val="00260E0F"/>
    <w:rsid w:val="00261ECA"/>
    <w:rsid w:val="00262DB4"/>
    <w:rsid w:val="00263DD3"/>
    <w:rsid w:val="002640CF"/>
    <w:rsid w:val="002640F5"/>
    <w:rsid w:val="00264446"/>
    <w:rsid w:val="00265DE7"/>
    <w:rsid w:val="0026648C"/>
    <w:rsid w:val="00270291"/>
    <w:rsid w:val="0027079E"/>
    <w:rsid w:val="002707B2"/>
    <w:rsid w:val="00270CC0"/>
    <w:rsid w:val="002716E1"/>
    <w:rsid w:val="00272A02"/>
    <w:rsid w:val="00273411"/>
    <w:rsid w:val="0027347F"/>
    <w:rsid w:val="0027485B"/>
    <w:rsid w:val="0027665A"/>
    <w:rsid w:val="002769C8"/>
    <w:rsid w:val="002769F6"/>
    <w:rsid w:val="00281945"/>
    <w:rsid w:val="00284B34"/>
    <w:rsid w:val="00285061"/>
    <w:rsid w:val="002860EE"/>
    <w:rsid w:val="00286A2A"/>
    <w:rsid w:val="002877C2"/>
    <w:rsid w:val="00287FD3"/>
    <w:rsid w:val="00290CED"/>
    <w:rsid w:val="002938A8"/>
    <w:rsid w:val="0029685A"/>
    <w:rsid w:val="00297244"/>
    <w:rsid w:val="00297281"/>
    <w:rsid w:val="0029787C"/>
    <w:rsid w:val="002A1595"/>
    <w:rsid w:val="002A309B"/>
    <w:rsid w:val="002A35E1"/>
    <w:rsid w:val="002A3C4B"/>
    <w:rsid w:val="002A4AFB"/>
    <w:rsid w:val="002A4C76"/>
    <w:rsid w:val="002A4D48"/>
    <w:rsid w:val="002A5552"/>
    <w:rsid w:val="002A577B"/>
    <w:rsid w:val="002A668D"/>
    <w:rsid w:val="002A71C6"/>
    <w:rsid w:val="002A743D"/>
    <w:rsid w:val="002B1D14"/>
    <w:rsid w:val="002B3234"/>
    <w:rsid w:val="002B3765"/>
    <w:rsid w:val="002B3CC7"/>
    <w:rsid w:val="002B5981"/>
    <w:rsid w:val="002B5DF0"/>
    <w:rsid w:val="002C1191"/>
    <w:rsid w:val="002C28CD"/>
    <w:rsid w:val="002C3CC0"/>
    <w:rsid w:val="002C43B4"/>
    <w:rsid w:val="002C514D"/>
    <w:rsid w:val="002C5287"/>
    <w:rsid w:val="002C6106"/>
    <w:rsid w:val="002C7B61"/>
    <w:rsid w:val="002D0219"/>
    <w:rsid w:val="002D123B"/>
    <w:rsid w:val="002D3E6A"/>
    <w:rsid w:val="002D3EF0"/>
    <w:rsid w:val="002D4305"/>
    <w:rsid w:val="002D47C2"/>
    <w:rsid w:val="002D52B3"/>
    <w:rsid w:val="002D5362"/>
    <w:rsid w:val="002D5BC2"/>
    <w:rsid w:val="002D5E18"/>
    <w:rsid w:val="002D5E1F"/>
    <w:rsid w:val="002D671B"/>
    <w:rsid w:val="002D7F02"/>
    <w:rsid w:val="002E0C47"/>
    <w:rsid w:val="002E37E0"/>
    <w:rsid w:val="002E3DB5"/>
    <w:rsid w:val="002E3F13"/>
    <w:rsid w:val="002E5D8F"/>
    <w:rsid w:val="002E66D9"/>
    <w:rsid w:val="002F02C5"/>
    <w:rsid w:val="002F08AC"/>
    <w:rsid w:val="002F1D75"/>
    <w:rsid w:val="002F46BE"/>
    <w:rsid w:val="002F54A4"/>
    <w:rsid w:val="002F73E8"/>
    <w:rsid w:val="002F76C4"/>
    <w:rsid w:val="002F77C0"/>
    <w:rsid w:val="002F7974"/>
    <w:rsid w:val="002F7CF1"/>
    <w:rsid w:val="002F7DE8"/>
    <w:rsid w:val="0030017E"/>
    <w:rsid w:val="0030084D"/>
    <w:rsid w:val="003017E1"/>
    <w:rsid w:val="0030371A"/>
    <w:rsid w:val="00306122"/>
    <w:rsid w:val="00306244"/>
    <w:rsid w:val="00306347"/>
    <w:rsid w:val="00306FCC"/>
    <w:rsid w:val="003070A9"/>
    <w:rsid w:val="00307A9A"/>
    <w:rsid w:val="00307B44"/>
    <w:rsid w:val="00310935"/>
    <w:rsid w:val="00310F86"/>
    <w:rsid w:val="003127C8"/>
    <w:rsid w:val="003129D0"/>
    <w:rsid w:val="00312FF8"/>
    <w:rsid w:val="00313C77"/>
    <w:rsid w:val="003149AB"/>
    <w:rsid w:val="003151FE"/>
    <w:rsid w:val="0031542D"/>
    <w:rsid w:val="00316690"/>
    <w:rsid w:val="003178D4"/>
    <w:rsid w:val="00317BD5"/>
    <w:rsid w:val="003202C5"/>
    <w:rsid w:val="00321465"/>
    <w:rsid w:val="0032296A"/>
    <w:rsid w:val="0032451F"/>
    <w:rsid w:val="00327729"/>
    <w:rsid w:val="00327F22"/>
    <w:rsid w:val="00327F8B"/>
    <w:rsid w:val="0033045E"/>
    <w:rsid w:val="00331EA3"/>
    <w:rsid w:val="00333989"/>
    <w:rsid w:val="00333BE0"/>
    <w:rsid w:val="00334432"/>
    <w:rsid w:val="003346D4"/>
    <w:rsid w:val="00334A51"/>
    <w:rsid w:val="00336896"/>
    <w:rsid w:val="003408E0"/>
    <w:rsid w:val="00341091"/>
    <w:rsid w:val="00341D62"/>
    <w:rsid w:val="00342F86"/>
    <w:rsid w:val="00343D00"/>
    <w:rsid w:val="00343FC7"/>
    <w:rsid w:val="00347F2E"/>
    <w:rsid w:val="00353E5D"/>
    <w:rsid w:val="00354BF3"/>
    <w:rsid w:val="00355044"/>
    <w:rsid w:val="003551C2"/>
    <w:rsid w:val="0035532A"/>
    <w:rsid w:val="003559E4"/>
    <w:rsid w:val="00355C53"/>
    <w:rsid w:val="003562D8"/>
    <w:rsid w:val="003574C4"/>
    <w:rsid w:val="0035786F"/>
    <w:rsid w:val="0035788B"/>
    <w:rsid w:val="003578C3"/>
    <w:rsid w:val="00360CB9"/>
    <w:rsid w:val="00361C67"/>
    <w:rsid w:val="00361DF5"/>
    <w:rsid w:val="00362523"/>
    <w:rsid w:val="0036417C"/>
    <w:rsid w:val="003646D1"/>
    <w:rsid w:val="00364D17"/>
    <w:rsid w:val="00366A02"/>
    <w:rsid w:val="003700D0"/>
    <w:rsid w:val="00371B21"/>
    <w:rsid w:val="00371D8A"/>
    <w:rsid w:val="00373DFD"/>
    <w:rsid w:val="00374EF6"/>
    <w:rsid w:val="003750F6"/>
    <w:rsid w:val="003759E8"/>
    <w:rsid w:val="00376AC0"/>
    <w:rsid w:val="00380A3E"/>
    <w:rsid w:val="00383A3C"/>
    <w:rsid w:val="003846CE"/>
    <w:rsid w:val="003855F4"/>
    <w:rsid w:val="003867BA"/>
    <w:rsid w:val="00393086"/>
    <w:rsid w:val="0039619B"/>
    <w:rsid w:val="00396BFC"/>
    <w:rsid w:val="003A149C"/>
    <w:rsid w:val="003A1623"/>
    <w:rsid w:val="003A1A60"/>
    <w:rsid w:val="003A3FD3"/>
    <w:rsid w:val="003A4313"/>
    <w:rsid w:val="003A4CF6"/>
    <w:rsid w:val="003A5024"/>
    <w:rsid w:val="003A6AD8"/>
    <w:rsid w:val="003A7870"/>
    <w:rsid w:val="003B057D"/>
    <w:rsid w:val="003B1471"/>
    <w:rsid w:val="003B210B"/>
    <w:rsid w:val="003B277D"/>
    <w:rsid w:val="003B4B55"/>
    <w:rsid w:val="003C1757"/>
    <w:rsid w:val="003C24B4"/>
    <w:rsid w:val="003C38BA"/>
    <w:rsid w:val="003C4147"/>
    <w:rsid w:val="003C54DF"/>
    <w:rsid w:val="003C5F5D"/>
    <w:rsid w:val="003C7913"/>
    <w:rsid w:val="003D1177"/>
    <w:rsid w:val="003D129B"/>
    <w:rsid w:val="003D16E4"/>
    <w:rsid w:val="003D1B96"/>
    <w:rsid w:val="003D202E"/>
    <w:rsid w:val="003D30D0"/>
    <w:rsid w:val="003D6534"/>
    <w:rsid w:val="003D7107"/>
    <w:rsid w:val="003E0A20"/>
    <w:rsid w:val="003E1A4D"/>
    <w:rsid w:val="003E286E"/>
    <w:rsid w:val="003E3225"/>
    <w:rsid w:val="003E4DF3"/>
    <w:rsid w:val="003E68BB"/>
    <w:rsid w:val="003F2142"/>
    <w:rsid w:val="003F292F"/>
    <w:rsid w:val="003F4573"/>
    <w:rsid w:val="003F50D4"/>
    <w:rsid w:val="003F7677"/>
    <w:rsid w:val="003F7CFE"/>
    <w:rsid w:val="00400358"/>
    <w:rsid w:val="004023C7"/>
    <w:rsid w:val="004047B1"/>
    <w:rsid w:val="00404FAE"/>
    <w:rsid w:val="0040759C"/>
    <w:rsid w:val="004127D1"/>
    <w:rsid w:val="00412CB8"/>
    <w:rsid w:val="00414BA8"/>
    <w:rsid w:val="00416625"/>
    <w:rsid w:val="00417A12"/>
    <w:rsid w:val="00420B7E"/>
    <w:rsid w:val="0042172B"/>
    <w:rsid w:val="004218CB"/>
    <w:rsid w:val="00421D0D"/>
    <w:rsid w:val="0042205C"/>
    <w:rsid w:val="0042504D"/>
    <w:rsid w:val="00427583"/>
    <w:rsid w:val="0042767A"/>
    <w:rsid w:val="004328D2"/>
    <w:rsid w:val="00432B64"/>
    <w:rsid w:val="00433B30"/>
    <w:rsid w:val="0043408B"/>
    <w:rsid w:val="00434293"/>
    <w:rsid w:val="004379FC"/>
    <w:rsid w:val="004401D1"/>
    <w:rsid w:val="00441BE0"/>
    <w:rsid w:val="00445954"/>
    <w:rsid w:val="00450E1D"/>
    <w:rsid w:val="004530C8"/>
    <w:rsid w:val="004556D6"/>
    <w:rsid w:val="0045606F"/>
    <w:rsid w:val="00461FC2"/>
    <w:rsid w:val="00464172"/>
    <w:rsid w:val="00464315"/>
    <w:rsid w:val="00465F37"/>
    <w:rsid w:val="00466802"/>
    <w:rsid w:val="004706DF"/>
    <w:rsid w:val="004711ED"/>
    <w:rsid w:val="004716A3"/>
    <w:rsid w:val="00471EE6"/>
    <w:rsid w:val="00475760"/>
    <w:rsid w:val="00475FFF"/>
    <w:rsid w:val="00477795"/>
    <w:rsid w:val="00480626"/>
    <w:rsid w:val="00480FDA"/>
    <w:rsid w:val="004810CF"/>
    <w:rsid w:val="00481592"/>
    <w:rsid w:val="004822B9"/>
    <w:rsid w:val="004833E2"/>
    <w:rsid w:val="004858C4"/>
    <w:rsid w:val="00485C99"/>
    <w:rsid w:val="004866F2"/>
    <w:rsid w:val="00486743"/>
    <w:rsid w:val="0049009F"/>
    <w:rsid w:val="004906B6"/>
    <w:rsid w:val="004939A3"/>
    <w:rsid w:val="00496A39"/>
    <w:rsid w:val="00496CFC"/>
    <w:rsid w:val="004A0375"/>
    <w:rsid w:val="004A07F2"/>
    <w:rsid w:val="004A136A"/>
    <w:rsid w:val="004A3242"/>
    <w:rsid w:val="004A3A3B"/>
    <w:rsid w:val="004A59FC"/>
    <w:rsid w:val="004A6FC4"/>
    <w:rsid w:val="004A75A5"/>
    <w:rsid w:val="004B0BC1"/>
    <w:rsid w:val="004B226E"/>
    <w:rsid w:val="004B3C80"/>
    <w:rsid w:val="004B3F81"/>
    <w:rsid w:val="004B422D"/>
    <w:rsid w:val="004B488C"/>
    <w:rsid w:val="004B4A15"/>
    <w:rsid w:val="004B54D1"/>
    <w:rsid w:val="004B773F"/>
    <w:rsid w:val="004C000F"/>
    <w:rsid w:val="004C03E5"/>
    <w:rsid w:val="004C0ADF"/>
    <w:rsid w:val="004C2572"/>
    <w:rsid w:val="004C326F"/>
    <w:rsid w:val="004D0BCA"/>
    <w:rsid w:val="004D2013"/>
    <w:rsid w:val="004D21DE"/>
    <w:rsid w:val="004D3BDD"/>
    <w:rsid w:val="004D3CC9"/>
    <w:rsid w:val="004D3F34"/>
    <w:rsid w:val="004D698E"/>
    <w:rsid w:val="004D6F89"/>
    <w:rsid w:val="004E02B2"/>
    <w:rsid w:val="004E074A"/>
    <w:rsid w:val="004E1258"/>
    <w:rsid w:val="004E6BA3"/>
    <w:rsid w:val="004F0DA8"/>
    <w:rsid w:val="004F15AD"/>
    <w:rsid w:val="004F314A"/>
    <w:rsid w:val="004F32FB"/>
    <w:rsid w:val="004F6DEA"/>
    <w:rsid w:val="004F6E4D"/>
    <w:rsid w:val="004F739D"/>
    <w:rsid w:val="004F7A14"/>
    <w:rsid w:val="00501AD9"/>
    <w:rsid w:val="005022FA"/>
    <w:rsid w:val="005050FE"/>
    <w:rsid w:val="0050562A"/>
    <w:rsid w:val="00505EA7"/>
    <w:rsid w:val="005067F2"/>
    <w:rsid w:val="005075C0"/>
    <w:rsid w:val="00507E9F"/>
    <w:rsid w:val="00510929"/>
    <w:rsid w:val="0051143C"/>
    <w:rsid w:val="00512474"/>
    <w:rsid w:val="005143BB"/>
    <w:rsid w:val="005151F0"/>
    <w:rsid w:val="00517DDF"/>
    <w:rsid w:val="005200C7"/>
    <w:rsid w:val="00520EB9"/>
    <w:rsid w:val="005218F7"/>
    <w:rsid w:val="00522CC2"/>
    <w:rsid w:val="005230D1"/>
    <w:rsid w:val="00523478"/>
    <w:rsid w:val="0052356D"/>
    <w:rsid w:val="00523D65"/>
    <w:rsid w:val="0052453F"/>
    <w:rsid w:val="00525D24"/>
    <w:rsid w:val="00530514"/>
    <w:rsid w:val="00530DBA"/>
    <w:rsid w:val="00531E22"/>
    <w:rsid w:val="005324B1"/>
    <w:rsid w:val="005325F8"/>
    <w:rsid w:val="00532DB0"/>
    <w:rsid w:val="00533DB5"/>
    <w:rsid w:val="005343A7"/>
    <w:rsid w:val="00535F88"/>
    <w:rsid w:val="005375D6"/>
    <w:rsid w:val="00537652"/>
    <w:rsid w:val="00537A46"/>
    <w:rsid w:val="00540227"/>
    <w:rsid w:val="00541E4E"/>
    <w:rsid w:val="00541F0D"/>
    <w:rsid w:val="00546659"/>
    <w:rsid w:val="00546B4A"/>
    <w:rsid w:val="005523D4"/>
    <w:rsid w:val="00552800"/>
    <w:rsid w:val="00553F19"/>
    <w:rsid w:val="0055480B"/>
    <w:rsid w:val="00554D45"/>
    <w:rsid w:val="00555157"/>
    <w:rsid w:val="005554A3"/>
    <w:rsid w:val="00555EB7"/>
    <w:rsid w:val="005561CF"/>
    <w:rsid w:val="00557B8F"/>
    <w:rsid w:val="005601F1"/>
    <w:rsid w:val="0056081D"/>
    <w:rsid w:val="00560F58"/>
    <w:rsid w:val="0056226B"/>
    <w:rsid w:val="00562710"/>
    <w:rsid w:val="00565AAF"/>
    <w:rsid w:val="00565D98"/>
    <w:rsid w:val="00570832"/>
    <w:rsid w:val="0057217D"/>
    <w:rsid w:val="00576CB8"/>
    <w:rsid w:val="0057784F"/>
    <w:rsid w:val="005802F1"/>
    <w:rsid w:val="0058085E"/>
    <w:rsid w:val="00582AB8"/>
    <w:rsid w:val="00585782"/>
    <w:rsid w:val="00585EA9"/>
    <w:rsid w:val="0058601E"/>
    <w:rsid w:val="005878BC"/>
    <w:rsid w:val="00587E47"/>
    <w:rsid w:val="0059161B"/>
    <w:rsid w:val="0059185C"/>
    <w:rsid w:val="00592529"/>
    <w:rsid w:val="005926DE"/>
    <w:rsid w:val="005928FC"/>
    <w:rsid w:val="00593816"/>
    <w:rsid w:val="00597A76"/>
    <w:rsid w:val="00597C4F"/>
    <w:rsid w:val="005A14B3"/>
    <w:rsid w:val="005A1D2B"/>
    <w:rsid w:val="005A20F7"/>
    <w:rsid w:val="005A278E"/>
    <w:rsid w:val="005A29DC"/>
    <w:rsid w:val="005A3DD8"/>
    <w:rsid w:val="005A49AF"/>
    <w:rsid w:val="005A580B"/>
    <w:rsid w:val="005A6820"/>
    <w:rsid w:val="005B38E1"/>
    <w:rsid w:val="005B464A"/>
    <w:rsid w:val="005B609B"/>
    <w:rsid w:val="005B6993"/>
    <w:rsid w:val="005B715B"/>
    <w:rsid w:val="005B723F"/>
    <w:rsid w:val="005C000A"/>
    <w:rsid w:val="005C16F2"/>
    <w:rsid w:val="005C2C89"/>
    <w:rsid w:val="005C322F"/>
    <w:rsid w:val="005C3BD1"/>
    <w:rsid w:val="005C3DDE"/>
    <w:rsid w:val="005C3FB9"/>
    <w:rsid w:val="005C7644"/>
    <w:rsid w:val="005D0911"/>
    <w:rsid w:val="005D0D15"/>
    <w:rsid w:val="005D2BA8"/>
    <w:rsid w:val="005D2F86"/>
    <w:rsid w:val="005D5B00"/>
    <w:rsid w:val="005D6B13"/>
    <w:rsid w:val="005D6B7C"/>
    <w:rsid w:val="005E1B0C"/>
    <w:rsid w:val="005E1FB5"/>
    <w:rsid w:val="005E22E8"/>
    <w:rsid w:val="005E25F9"/>
    <w:rsid w:val="005E2ED4"/>
    <w:rsid w:val="005E3E3B"/>
    <w:rsid w:val="005E4B54"/>
    <w:rsid w:val="005E53E2"/>
    <w:rsid w:val="005E5713"/>
    <w:rsid w:val="005E5D58"/>
    <w:rsid w:val="005E690B"/>
    <w:rsid w:val="005E6959"/>
    <w:rsid w:val="005F2329"/>
    <w:rsid w:val="005F25F9"/>
    <w:rsid w:val="005F310F"/>
    <w:rsid w:val="005F423B"/>
    <w:rsid w:val="005F5B67"/>
    <w:rsid w:val="005F5DBA"/>
    <w:rsid w:val="005F5DBF"/>
    <w:rsid w:val="005F6614"/>
    <w:rsid w:val="00602EC9"/>
    <w:rsid w:val="006047BC"/>
    <w:rsid w:val="00606123"/>
    <w:rsid w:val="006071CB"/>
    <w:rsid w:val="0061056F"/>
    <w:rsid w:val="00613E5B"/>
    <w:rsid w:val="00614004"/>
    <w:rsid w:val="006141FF"/>
    <w:rsid w:val="00615625"/>
    <w:rsid w:val="00616568"/>
    <w:rsid w:val="00617337"/>
    <w:rsid w:val="00617BBE"/>
    <w:rsid w:val="00620BB7"/>
    <w:rsid w:val="00621232"/>
    <w:rsid w:val="00621D75"/>
    <w:rsid w:val="0062304C"/>
    <w:rsid w:val="00623179"/>
    <w:rsid w:val="00623F65"/>
    <w:rsid w:val="0062659A"/>
    <w:rsid w:val="00627D30"/>
    <w:rsid w:val="0063026B"/>
    <w:rsid w:val="0063067F"/>
    <w:rsid w:val="006310EC"/>
    <w:rsid w:val="00631265"/>
    <w:rsid w:val="0063146D"/>
    <w:rsid w:val="00631F27"/>
    <w:rsid w:val="006344E7"/>
    <w:rsid w:val="00635B1B"/>
    <w:rsid w:val="0063655C"/>
    <w:rsid w:val="00636C97"/>
    <w:rsid w:val="00636D6B"/>
    <w:rsid w:val="006413C1"/>
    <w:rsid w:val="00641DA0"/>
    <w:rsid w:val="0064237F"/>
    <w:rsid w:val="006424CD"/>
    <w:rsid w:val="00643039"/>
    <w:rsid w:val="006442BD"/>
    <w:rsid w:val="006444A3"/>
    <w:rsid w:val="00646197"/>
    <w:rsid w:val="006461D7"/>
    <w:rsid w:val="006500B6"/>
    <w:rsid w:val="0065099A"/>
    <w:rsid w:val="0065122A"/>
    <w:rsid w:val="00651790"/>
    <w:rsid w:val="0065207C"/>
    <w:rsid w:val="0065227D"/>
    <w:rsid w:val="00652BD5"/>
    <w:rsid w:val="00654006"/>
    <w:rsid w:val="00654E21"/>
    <w:rsid w:val="00655C47"/>
    <w:rsid w:val="00655F42"/>
    <w:rsid w:val="00656E57"/>
    <w:rsid w:val="006604E0"/>
    <w:rsid w:val="00660A72"/>
    <w:rsid w:val="006611E3"/>
    <w:rsid w:val="00661890"/>
    <w:rsid w:val="006618DD"/>
    <w:rsid w:val="00662242"/>
    <w:rsid w:val="006648E5"/>
    <w:rsid w:val="00667D91"/>
    <w:rsid w:val="00670078"/>
    <w:rsid w:val="00670850"/>
    <w:rsid w:val="00671327"/>
    <w:rsid w:val="006739CB"/>
    <w:rsid w:val="00674501"/>
    <w:rsid w:val="006748B9"/>
    <w:rsid w:val="006767A5"/>
    <w:rsid w:val="00676A3D"/>
    <w:rsid w:val="00677BF5"/>
    <w:rsid w:val="00680636"/>
    <w:rsid w:val="00684ABD"/>
    <w:rsid w:val="00685240"/>
    <w:rsid w:val="0068532A"/>
    <w:rsid w:val="006859B1"/>
    <w:rsid w:val="00686B32"/>
    <w:rsid w:val="006878C3"/>
    <w:rsid w:val="0069196C"/>
    <w:rsid w:val="00694835"/>
    <w:rsid w:val="006A0974"/>
    <w:rsid w:val="006A1983"/>
    <w:rsid w:val="006A27D9"/>
    <w:rsid w:val="006A404E"/>
    <w:rsid w:val="006A4A37"/>
    <w:rsid w:val="006A4EB5"/>
    <w:rsid w:val="006A5827"/>
    <w:rsid w:val="006A5D56"/>
    <w:rsid w:val="006A63B2"/>
    <w:rsid w:val="006A74F6"/>
    <w:rsid w:val="006A7F50"/>
    <w:rsid w:val="006B075B"/>
    <w:rsid w:val="006B0F3B"/>
    <w:rsid w:val="006B2C19"/>
    <w:rsid w:val="006B3430"/>
    <w:rsid w:val="006B54AF"/>
    <w:rsid w:val="006B558F"/>
    <w:rsid w:val="006B5C43"/>
    <w:rsid w:val="006B7962"/>
    <w:rsid w:val="006C0DB6"/>
    <w:rsid w:val="006C1277"/>
    <w:rsid w:val="006C5AAE"/>
    <w:rsid w:val="006C7349"/>
    <w:rsid w:val="006C7A41"/>
    <w:rsid w:val="006D081F"/>
    <w:rsid w:val="006D17ED"/>
    <w:rsid w:val="006D45B8"/>
    <w:rsid w:val="006D4728"/>
    <w:rsid w:val="006D49FE"/>
    <w:rsid w:val="006D5C1A"/>
    <w:rsid w:val="006D7990"/>
    <w:rsid w:val="006E02E3"/>
    <w:rsid w:val="006E0775"/>
    <w:rsid w:val="006E1625"/>
    <w:rsid w:val="006E177A"/>
    <w:rsid w:val="006E29A5"/>
    <w:rsid w:val="006E3BBA"/>
    <w:rsid w:val="006E4A55"/>
    <w:rsid w:val="006E5160"/>
    <w:rsid w:val="006E641A"/>
    <w:rsid w:val="006E6D28"/>
    <w:rsid w:val="006E71B4"/>
    <w:rsid w:val="006F08E1"/>
    <w:rsid w:val="006F0F8D"/>
    <w:rsid w:val="006F18A9"/>
    <w:rsid w:val="006F38DD"/>
    <w:rsid w:val="006F5F24"/>
    <w:rsid w:val="006F6266"/>
    <w:rsid w:val="00700E14"/>
    <w:rsid w:val="00703151"/>
    <w:rsid w:val="00704298"/>
    <w:rsid w:val="00704A3E"/>
    <w:rsid w:val="007105E8"/>
    <w:rsid w:val="00710658"/>
    <w:rsid w:val="00711528"/>
    <w:rsid w:val="00711586"/>
    <w:rsid w:val="007118E0"/>
    <w:rsid w:val="00712178"/>
    <w:rsid w:val="007125CC"/>
    <w:rsid w:val="00712AD7"/>
    <w:rsid w:val="0071355C"/>
    <w:rsid w:val="00714162"/>
    <w:rsid w:val="00716EFA"/>
    <w:rsid w:val="007268DB"/>
    <w:rsid w:val="00727013"/>
    <w:rsid w:val="00730026"/>
    <w:rsid w:val="007300B5"/>
    <w:rsid w:val="007318FD"/>
    <w:rsid w:val="0073350E"/>
    <w:rsid w:val="0073374E"/>
    <w:rsid w:val="00733C70"/>
    <w:rsid w:val="007342E9"/>
    <w:rsid w:val="007354EE"/>
    <w:rsid w:val="00735965"/>
    <w:rsid w:val="007371ED"/>
    <w:rsid w:val="00737397"/>
    <w:rsid w:val="00741DE2"/>
    <w:rsid w:val="0074222F"/>
    <w:rsid w:val="00742DEC"/>
    <w:rsid w:val="0074500F"/>
    <w:rsid w:val="0074516D"/>
    <w:rsid w:val="00745D86"/>
    <w:rsid w:val="00746D9D"/>
    <w:rsid w:val="00747E08"/>
    <w:rsid w:val="007523A0"/>
    <w:rsid w:val="0075253B"/>
    <w:rsid w:val="0075263A"/>
    <w:rsid w:val="00753813"/>
    <w:rsid w:val="0075421A"/>
    <w:rsid w:val="007547E8"/>
    <w:rsid w:val="0075481C"/>
    <w:rsid w:val="00754E74"/>
    <w:rsid w:val="0075563A"/>
    <w:rsid w:val="00757637"/>
    <w:rsid w:val="00761A04"/>
    <w:rsid w:val="0076234E"/>
    <w:rsid w:val="007628D2"/>
    <w:rsid w:val="00763132"/>
    <w:rsid w:val="0076557A"/>
    <w:rsid w:val="00765D34"/>
    <w:rsid w:val="00766C6C"/>
    <w:rsid w:val="0077069E"/>
    <w:rsid w:val="00770CB9"/>
    <w:rsid w:val="007712A1"/>
    <w:rsid w:val="007723F5"/>
    <w:rsid w:val="007731C0"/>
    <w:rsid w:val="007734BB"/>
    <w:rsid w:val="00773AEC"/>
    <w:rsid w:val="00773DB8"/>
    <w:rsid w:val="00775877"/>
    <w:rsid w:val="007776EC"/>
    <w:rsid w:val="00777774"/>
    <w:rsid w:val="0078049A"/>
    <w:rsid w:val="0078052A"/>
    <w:rsid w:val="00780F71"/>
    <w:rsid w:val="00781129"/>
    <w:rsid w:val="00782244"/>
    <w:rsid w:val="00784AEC"/>
    <w:rsid w:val="00786BEE"/>
    <w:rsid w:val="0079199F"/>
    <w:rsid w:val="00793925"/>
    <w:rsid w:val="0079511E"/>
    <w:rsid w:val="0079522C"/>
    <w:rsid w:val="0079710C"/>
    <w:rsid w:val="007A0199"/>
    <w:rsid w:val="007A08D0"/>
    <w:rsid w:val="007A1174"/>
    <w:rsid w:val="007A3664"/>
    <w:rsid w:val="007A51FF"/>
    <w:rsid w:val="007A592A"/>
    <w:rsid w:val="007A6561"/>
    <w:rsid w:val="007A68B7"/>
    <w:rsid w:val="007A7709"/>
    <w:rsid w:val="007B0187"/>
    <w:rsid w:val="007B3010"/>
    <w:rsid w:val="007B37CF"/>
    <w:rsid w:val="007B4ADA"/>
    <w:rsid w:val="007B60A3"/>
    <w:rsid w:val="007C1410"/>
    <w:rsid w:val="007C2956"/>
    <w:rsid w:val="007C44B8"/>
    <w:rsid w:val="007C51E8"/>
    <w:rsid w:val="007C5B93"/>
    <w:rsid w:val="007C68EC"/>
    <w:rsid w:val="007C6DC7"/>
    <w:rsid w:val="007D1DD9"/>
    <w:rsid w:val="007D2470"/>
    <w:rsid w:val="007D3E7A"/>
    <w:rsid w:val="007D52B1"/>
    <w:rsid w:val="007D5472"/>
    <w:rsid w:val="007D5486"/>
    <w:rsid w:val="007D57AE"/>
    <w:rsid w:val="007D5D94"/>
    <w:rsid w:val="007D6AFD"/>
    <w:rsid w:val="007D79B4"/>
    <w:rsid w:val="007E11C5"/>
    <w:rsid w:val="007E1DF4"/>
    <w:rsid w:val="007E2B59"/>
    <w:rsid w:val="007E2C2C"/>
    <w:rsid w:val="007E311F"/>
    <w:rsid w:val="007E3CA9"/>
    <w:rsid w:val="007E4669"/>
    <w:rsid w:val="007E5075"/>
    <w:rsid w:val="007E648F"/>
    <w:rsid w:val="007E7EBB"/>
    <w:rsid w:val="007F02EC"/>
    <w:rsid w:val="007F0D88"/>
    <w:rsid w:val="007F0DE3"/>
    <w:rsid w:val="007F1979"/>
    <w:rsid w:val="007F2149"/>
    <w:rsid w:val="007F33D1"/>
    <w:rsid w:val="007F3A8F"/>
    <w:rsid w:val="007F4A1A"/>
    <w:rsid w:val="007F5D46"/>
    <w:rsid w:val="007F6458"/>
    <w:rsid w:val="007F7C15"/>
    <w:rsid w:val="00802DB7"/>
    <w:rsid w:val="00804528"/>
    <w:rsid w:val="00804A10"/>
    <w:rsid w:val="00805411"/>
    <w:rsid w:val="008054EE"/>
    <w:rsid w:val="00805A46"/>
    <w:rsid w:val="00806273"/>
    <w:rsid w:val="00810040"/>
    <w:rsid w:val="00810A95"/>
    <w:rsid w:val="00810B11"/>
    <w:rsid w:val="00811619"/>
    <w:rsid w:val="0081488A"/>
    <w:rsid w:val="00816109"/>
    <w:rsid w:val="00816574"/>
    <w:rsid w:val="0081693F"/>
    <w:rsid w:val="00816B98"/>
    <w:rsid w:val="008170B2"/>
    <w:rsid w:val="00817A72"/>
    <w:rsid w:val="00817B46"/>
    <w:rsid w:val="008217F5"/>
    <w:rsid w:val="00822607"/>
    <w:rsid w:val="00822706"/>
    <w:rsid w:val="00822C85"/>
    <w:rsid w:val="008230DA"/>
    <w:rsid w:val="00823189"/>
    <w:rsid w:val="00823F2E"/>
    <w:rsid w:val="00824C31"/>
    <w:rsid w:val="00825171"/>
    <w:rsid w:val="008265E2"/>
    <w:rsid w:val="00827D20"/>
    <w:rsid w:val="0083146C"/>
    <w:rsid w:val="00831663"/>
    <w:rsid w:val="00832B1B"/>
    <w:rsid w:val="008337DC"/>
    <w:rsid w:val="00836859"/>
    <w:rsid w:val="008403D4"/>
    <w:rsid w:val="008413C4"/>
    <w:rsid w:val="00842F3E"/>
    <w:rsid w:val="0084321A"/>
    <w:rsid w:val="00843798"/>
    <w:rsid w:val="0084548A"/>
    <w:rsid w:val="00850165"/>
    <w:rsid w:val="0085108C"/>
    <w:rsid w:val="008513BB"/>
    <w:rsid w:val="008522D0"/>
    <w:rsid w:val="008529A1"/>
    <w:rsid w:val="008531DE"/>
    <w:rsid w:val="00855801"/>
    <w:rsid w:val="00855834"/>
    <w:rsid w:val="00856AB4"/>
    <w:rsid w:val="0086002F"/>
    <w:rsid w:val="00860250"/>
    <w:rsid w:val="0086036A"/>
    <w:rsid w:val="00860B8B"/>
    <w:rsid w:val="00861764"/>
    <w:rsid w:val="00862604"/>
    <w:rsid w:val="008638A5"/>
    <w:rsid w:val="00863A5E"/>
    <w:rsid w:val="0086569F"/>
    <w:rsid w:val="008666BF"/>
    <w:rsid w:val="00870DC3"/>
    <w:rsid w:val="00872585"/>
    <w:rsid w:val="00872D3A"/>
    <w:rsid w:val="008735E2"/>
    <w:rsid w:val="00873E21"/>
    <w:rsid w:val="00873F55"/>
    <w:rsid w:val="00874A1F"/>
    <w:rsid w:val="00875403"/>
    <w:rsid w:val="00876C31"/>
    <w:rsid w:val="0087707C"/>
    <w:rsid w:val="0088011B"/>
    <w:rsid w:val="00882069"/>
    <w:rsid w:val="00882B34"/>
    <w:rsid w:val="00882F43"/>
    <w:rsid w:val="00883152"/>
    <w:rsid w:val="00883C0A"/>
    <w:rsid w:val="00883D49"/>
    <w:rsid w:val="00886737"/>
    <w:rsid w:val="00886C5B"/>
    <w:rsid w:val="0089031F"/>
    <w:rsid w:val="00892F40"/>
    <w:rsid w:val="0089303D"/>
    <w:rsid w:val="00893E6A"/>
    <w:rsid w:val="0089420B"/>
    <w:rsid w:val="00894DB3"/>
    <w:rsid w:val="008963DB"/>
    <w:rsid w:val="008A2DDA"/>
    <w:rsid w:val="008A6055"/>
    <w:rsid w:val="008A70DF"/>
    <w:rsid w:val="008A7247"/>
    <w:rsid w:val="008A7EB0"/>
    <w:rsid w:val="008B0834"/>
    <w:rsid w:val="008B1D49"/>
    <w:rsid w:val="008B1D5C"/>
    <w:rsid w:val="008B1F84"/>
    <w:rsid w:val="008B2B8C"/>
    <w:rsid w:val="008B35C5"/>
    <w:rsid w:val="008B3A33"/>
    <w:rsid w:val="008B4C19"/>
    <w:rsid w:val="008B4D80"/>
    <w:rsid w:val="008B5425"/>
    <w:rsid w:val="008B679C"/>
    <w:rsid w:val="008B75EC"/>
    <w:rsid w:val="008C0A2C"/>
    <w:rsid w:val="008C316C"/>
    <w:rsid w:val="008C3ADF"/>
    <w:rsid w:val="008C4A5D"/>
    <w:rsid w:val="008C5A52"/>
    <w:rsid w:val="008C5FE3"/>
    <w:rsid w:val="008C6488"/>
    <w:rsid w:val="008C7C9C"/>
    <w:rsid w:val="008C7E05"/>
    <w:rsid w:val="008D1793"/>
    <w:rsid w:val="008D305E"/>
    <w:rsid w:val="008D410E"/>
    <w:rsid w:val="008D6464"/>
    <w:rsid w:val="008D7529"/>
    <w:rsid w:val="008D77D6"/>
    <w:rsid w:val="008E005D"/>
    <w:rsid w:val="008E009C"/>
    <w:rsid w:val="008E0F95"/>
    <w:rsid w:val="008E1D0F"/>
    <w:rsid w:val="008E2DC6"/>
    <w:rsid w:val="008E50A3"/>
    <w:rsid w:val="008E54C1"/>
    <w:rsid w:val="008E6CF6"/>
    <w:rsid w:val="008E7748"/>
    <w:rsid w:val="008F028E"/>
    <w:rsid w:val="008F309F"/>
    <w:rsid w:val="008F3386"/>
    <w:rsid w:val="008F4CCE"/>
    <w:rsid w:val="008F6707"/>
    <w:rsid w:val="008F6B85"/>
    <w:rsid w:val="0090139E"/>
    <w:rsid w:val="0090152F"/>
    <w:rsid w:val="009030E1"/>
    <w:rsid w:val="00903165"/>
    <w:rsid w:val="00904E90"/>
    <w:rsid w:val="00905762"/>
    <w:rsid w:val="00905B54"/>
    <w:rsid w:val="009065D0"/>
    <w:rsid w:val="00906DB9"/>
    <w:rsid w:val="00906E7A"/>
    <w:rsid w:val="00907224"/>
    <w:rsid w:val="009078DC"/>
    <w:rsid w:val="00907D20"/>
    <w:rsid w:val="00910518"/>
    <w:rsid w:val="0091290F"/>
    <w:rsid w:val="00915663"/>
    <w:rsid w:val="00916969"/>
    <w:rsid w:val="00920268"/>
    <w:rsid w:val="009233D8"/>
    <w:rsid w:val="00923C1A"/>
    <w:rsid w:val="00924319"/>
    <w:rsid w:val="00925742"/>
    <w:rsid w:val="00930519"/>
    <w:rsid w:val="0093097C"/>
    <w:rsid w:val="00930A39"/>
    <w:rsid w:val="009327D3"/>
    <w:rsid w:val="009327DB"/>
    <w:rsid w:val="009328CB"/>
    <w:rsid w:val="00933CD1"/>
    <w:rsid w:val="009345AC"/>
    <w:rsid w:val="00934DEB"/>
    <w:rsid w:val="00935178"/>
    <w:rsid w:val="009357BE"/>
    <w:rsid w:val="009378A7"/>
    <w:rsid w:val="00937CC3"/>
    <w:rsid w:val="00940364"/>
    <w:rsid w:val="00943332"/>
    <w:rsid w:val="009441FF"/>
    <w:rsid w:val="009446EC"/>
    <w:rsid w:val="009450D2"/>
    <w:rsid w:val="00946D0B"/>
    <w:rsid w:val="009479F3"/>
    <w:rsid w:val="0095084A"/>
    <w:rsid w:val="0095197A"/>
    <w:rsid w:val="00955623"/>
    <w:rsid w:val="00955B6E"/>
    <w:rsid w:val="009613B4"/>
    <w:rsid w:val="00962A36"/>
    <w:rsid w:val="00963ABF"/>
    <w:rsid w:val="00964ACA"/>
    <w:rsid w:val="00965EF7"/>
    <w:rsid w:val="0096628B"/>
    <w:rsid w:val="00971178"/>
    <w:rsid w:val="009715C0"/>
    <w:rsid w:val="00972879"/>
    <w:rsid w:val="009735FA"/>
    <w:rsid w:val="00975133"/>
    <w:rsid w:val="00975BB8"/>
    <w:rsid w:val="0097628D"/>
    <w:rsid w:val="00977CEA"/>
    <w:rsid w:val="009802AC"/>
    <w:rsid w:val="009807F0"/>
    <w:rsid w:val="00983C8D"/>
    <w:rsid w:val="00984261"/>
    <w:rsid w:val="009864F5"/>
    <w:rsid w:val="00986C14"/>
    <w:rsid w:val="0098759A"/>
    <w:rsid w:val="0099021A"/>
    <w:rsid w:val="00990FFC"/>
    <w:rsid w:val="00991531"/>
    <w:rsid w:val="00995FFC"/>
    <w:rsid w:val="009974AE"/>
    <w:rsid w:val="00997A22"/>
    <w:rsid w:val="009A1BF9"/>
    <w:rsid w:val="009A32A8"/>
    <w:rsid w:val="009A3304"/>
    <w:rsid w:val="009A349B"/>
    <w:rsid w:val="009A3AF0"/>
    <w:rsid w:val="009A41EC"/>
    <w:rsid w:val="009A4A35"/>
    <w:rsid w:val="009A5760"/>
    <w:rsid w:val="009A799E"/>
    <w:rsid w:val="009B233A"/>
    <w:rsid w:val="009B2545"/>
    <w:rsid w:val="009B31EA"/>
    <w:rsid w:val="009B5221"/>
    <w:rsid w:val="009B6972"/>
    <w:rsid w:val="009B6EF3"/>
    <w:rsid w:val="009C0116"/>
    <w:rsid w:val="009C1672"/>
    <w:rsid w:val="009C1FEE"/>
    <w:rsid w:val="009C303D"/>
    <w:rsid w:val="009C3563"/>
    <w:rsid w:val="009C37D2"/>
    <w:rsid w:val="009C3D53"/>
    <w:rsid w:val="009C4A17"/>
    <w:rsid w:val="009C5095"/>
    <w:rsid w:val="009C55F2"/>
    <w:rsid w:val="009C6BD8"/>
    <w:rsid w:val="009C6E59"/>
    <w:rsid w:val="009D10F5"/>
    <w:rsid w:val="009D1961"/>
    <w:rsid w:val="009D42F3"/>
    <w:rsid w:val="009D52D5"/>
    <w:rsid w:val="009D68C5"/>
    <w:rsid w:val="009E098E"/>
    <w:rsid w:val="009E09A3"/>
    <w:rsid w:val="009E1FCE"/>
    <w:rsid w:val="009E2775"/>
    <w:rsid w:val="009E3B14"/>
    <w:rsid w:val="009E4CC4"/>
    <w:rsid w:val="009E514A"/>
    <w:rsid w:val="009E57DC"/>
    <w:rsid w:val="009E5FD3"/>
    <w:rsid w:val="009F1741"/>
    <w:rsid w:val="009F20C8"/>
    <w:rsid w:val="009F2D5B"/>
    <w:rsid w:val="009F4271"/>
    <w:rsid w:val="009F5137"/>
    <w:rsid w:val="009F534E"/>
    <w:rsid w:val="009F57AE"/>
    <w:rsid w:val="009F6605"/>
    <w:rsid w:val="009F6EC2"/>
    <w:rsid w:val="009F7BE1"/>
    <w:rsid w:val="00A00DC5"/>
    <w:rsid w:val="00A01E96"/>
    <w:rsid w:val="00A024D8"/>
    <w:rsid w:val="00A03FAA"/>
    <w:rsid w:val="00A04275"/>
    <w:rsid w:val="00A04965"/>
    <w:rsid w:val="00A05B2C"/>
    <w:rsid w:val="00A07127"/>
    <w:rsid w:val="00A07B3E"/>
    <w:rsid w:val="00A10D5C"/>
    <w:rsid w:val="00A12333"/>
    <w:rsid w:val="00A12A18"/>
    <w:rsid w:val="00A156DE"/>
    <w:rsid w:val="00A20A7D"/>
    <w:rsid w:val="00A2107D"/>
    <w:rsid w:val="00A23F0E"/>
    <w:rsid w:val="00A27213"/>
    <w:rsid w:val="00A3168C"/>
    <w:rsid w:val="00A319B9"/>
    <w:rsid w:val="00A31BBF"/>
    <w:rsid w:val="00A333AF"/>
    <w:rsid w:val="00A33B2C"/>
    <w:rsid w:val="00A34923"/>
    <w:rsid w:val="00A34BC5"/>
    <w:rsid w:val="00A37390"/>
    <w:rsid w:val="00A414EC"/>
    <w:rsid w:val="00A43C59"/>
    <w:rsid w:val="00A44243"/>
    <w:rsid w:val="00A47F16"/>
    <w:rsid w:val="00A503C4"/>
    <w:rsid w:val="00A516E0"/>
    <w:rsid w:val="00A520E1"/>
    <w:rsid w:val="00A522D1"/>
    <w:rsid w:val="00A5255F"/>
    <w:rsid w:val="00A54D7D"/>
    <w:rsid w:val="00A54E32"/>
    <w:rsid w:val="00A5693B"/>
    <w:rsid w:val="00A56CFF"/>
    <w:rsid w:val="00A56DB2"/>
    <w:rsid w:val="00A57263"/>
    <w:rsid w:val="00A573DB"/>
    <w:rsid w:val="00A60C56"/>
    <w:rsid w:val="00A613AB"/>
    <w:rsid w:val="00A63E61"/>
    <w:rsid w:val="00A65134"/>
    <w:rsid w:val="00A6541D"/>
    <w:rsid w:val="00A65531"/>
    <w:rsid w:val="00A657FC"/>
    <w:rsid w:val="00A65ECB"/>
    <w:rsid w:val="00A66476"/>
    <w:rsid w:val="00A67220"/>
    <w:rsid w:val="00A672DF"/>
    <w:rsid w:val="00A67774"/>
    <w:rsid w:val="00A67C82"/>
    <w:rsid w:val="00A67FE9"/>
    <w:rsid w:val="00A70AB2"/>
    <w:rsid w:val="00A73558"/>
    <w:rsid w:val="00A73F62"/>
    <w:rsid w:val="00A745BE"/>
    <w:rsid w:val="00A7693A"/>
    <w:rsid w:val="00A81102"/>
    <w:rsid w:val="00A81127"/>
    <w:rsid w:val="00A81F8F"/>
    <w:rsid w:val="00A8362A"/>
    <w:rsid w:val="00A84BA1"/>
    <w:rsid w:val="00A84BFC"/>
    <w:rsid w:val="00A8578F"/>
    <w:rsid w:val="00A85A79"/>
    <w:rsid w:val="00A86169"/>
    <w:rsid w:val="00A8718C"/>
    <w:rsid w:val="00A8785B"/>
    <w:rsid w:val="00A90C85"/>
    <w:rsid w:val="00A91BB0"/>
    <w:rsid w:val="00A9434F"/>
    <w:rsid w:val="00A961A6"/>
    <w:rsid w:val="00A9709A"/>
    <w:rsid w:val="00A9765B"/>
    <w:rsid w:val="00AA0CEE"/>
    <w:rsid w:val="00AA0E87"/>
    <w:rsid w:val="00AA1340"/>
    <w:rsid w:val="00AA1724"/>
    <w:rsid w:val="00AA1A0E"/>
    <w:rsid w:val="00AA59F4"/>
    <w:rsid w:val="00AA64A7"/>
    <w:rsid w:val="00AA6FCC"/>
    <w:rsid w:val="00AB0E2B"/>
    <w:rsid w:val="00AB15F7"/>
    <w:rsid w:val="00AB273A"/>
    <w:rsid w:val="00AB5856"/>
    <w:rsid w:val="00AB5A03"/>
    <w:rsid w:val="00AB633C"/>
    <w:rsid w:val="00AB6C8F"/>
    <w:rsid w:val="00AB71EF"/>
    <w:rsid w:val="00AC062C"/>
    <w:rsid w:val="00AC3D6E"/>
    <w:rsid w:val="00AC4055"/>
    <w:rsid w:val="00AC5CFC"/>
    <w:rsid w:val="00AC5D06"/>
    <w:rsid w:val="00AC6D3C"/>
    <w:rsid w:val="00AD0662"/>
    <w:rsid w:val="00AD2A29"/>
    <w:rsid w:val="00AD367A"/>
    <w:rsid w:val="00AD4F28"/>
    <w:rsid w:val="00AD5424"/>
    <w:rsid w:val="00AD55FF"/>
    <w:rsid w:val="00AD5751"/>
    <w:rsid w:val="00AD609A"/>
    <w:rsid w:val="00AD6215"/>
    <w:rsid w:val="00AD6ADA"/>
    <w:rsid w:val="00AE1406"/>
    <w:rsid w:val="00AE2590"/>
    <w:rsid w:val="00AE2860"/>
    <w:rsid w:val="00AE3077"/>
    <w:rsid w:val="00AE464D"/>
    <w:rsid w:val="00AE6276"/>
    <w:rsid w:val="00AF005C"/>
    <w:rsid w:val="00AF1334"/>
    <w:rsid w:val="00AF15BF"/>
    <w:rsid w:val="00AF17FE"/>
    <w:rsid w:val="00AF3BF7"/>
    <w:rsid w:val="00AF6206"/>
    <w:rsid w:val="00B01560"/>
    <w:rsid w:val="00B03809"/>
    <w:rsid w:val="00B04E4D"/>
    <w:rsid w:val="00B07EAE"/>
    <w:rsid w:val="00B10991"/>
    <w:rsid w:val="00B118F3"/>
    <w:rsid w:val="00B119AB"/>
    <w:rsid w:val="00B119F2"/>
    <w:rsid w:val="00B123B8"/>
    <w:rsid w:val="00B12760"/>
    <w:rsid w:val="00B13C0C"/>
    <w:rsid w:val="00B13D43"/>
    <w:rsid w:val="00B14FC9"/>
    <w:rsid w:val="00B155F3"/>
    <w:rsid w:val="00B15622"/>
    <w:rsid w:val="00B1707F"/>
    <w:rsid w:val="00B17BC3"/>
    <w:rsid w:val="00B2068A"/>
    <w:rsid w:val="00B20888"/>
    <w:rsid w:val="00B20A26"/>
    <w:rsid w:val="00B20CF4"/>
    <w:rsid w:val="00B222BB"/>
    <w:rsid w:val="00B2391B"/>
    <w:rsid w:val="00B246DB"/>
    <w:rsid w:val="00B2491B"/>
    <w:rsid w:val="00B25FEF"/>
    <w:rsid w:val="00B2600C"/>
    <w:rsid w:val="00B266C0"/>
    <w:rsid w:val="00B27764"/>
    <w:rsid w:val="00B30876"/>
    <w:rsid w:val="00B30B10"/>
    <w:rsid w:val="00B31A7A"/>
    <w:rsid w:val="00B31F8B"/>
    <w:rsid w:val="00B324E9"/>
    <w:rsid w:val="00B347CC"/>
    <w:rsid w:val="00B374B6"/>
    <w:rsid w:val="00B37566"/>
    <w:rsid w:val="00B40D06"/>
    <w:rsid w:val="00B40F0F"/>
    <w:rsid w:val="00B44CE5"/>
    <w:rsid w:val="00B460A4"/>
    <w:rsid w:val="00B501CC"/>
    <w:rsid w:val="00B511B8"/>
    <w:rsid w:val="00B511F3"/>
    <w:rsid w:val="00B5131C"/>
    <w:rsid w:val="00B519F0"/>
    <w:rsid w:val="00B52FB2"/>
    <w:rsid w:val="00B53D32"/>
    <w:rsid w:val="00B54C4A"/>
    <w:rsid w:val="00B55127"/>
    <w:rsid w:val="00B57784"/>
    <w:rsid w:val="00B57AE9"/>
    <w:rsid w:val="00B614D7"/>
    <w:rsid w:val="00B6198D"/>
    <w:rsid w:val="00B62B64"/>
    <w:rsid w:val="00B63212"/>
    <w:rsid w:val="00B63CE2"/>
    <w:rsid w:val="00B64C08"/>
    <w:rsid w:val="00B65BFD"/>
    <w:rsid w:val="00B6698A"/>
    <w:rsid w:val="00B66A30"/>
    <w:rsid w:val="00B66DAA"/>
    <w:rsid w:val="00B71067"/>
    <w:rsid w:val="00B73B3D"/>
    <w:rsid w:val="00B7451F"/>
    <w:rsid w:val="00B7495C"/>
    <w:rsid w:val="00B74C63"/>
    <w:rsid w:val="00B7641A"/>
    <w:rsid w:val="00B76A09"/>
    <w:rsid w:val="00B77C83"/>
    <w:rsid w:val="00B77D1E"/>
    <w:rsid w:val="00B80D12"/>
    <w:rsid w:val="00B831E9"/>
    <w:rsid w:val="00B83DD4"/>
    <w:rsid w:val="00B8471C"/>
    <w:rsid w:val="00B852AE"/>
    <w:rsid w:val="00B86568"/>
    <w:rsid w:val="00B90493"/>
    <w:rsid w:val="00B91B97"/>
    <w:rsid w:val="00B91ED6"/>
    <w:rsid w:val="00B92F5C"/>
    <w:rsid w:val="00B94220"/>
    <w:rsid w:val="00B960EE"/>
    <w:rsid w:val="00BA097D"/>
    <w:rsid w:val="00BA195A"/>
    <w:rsid w:val="00BA2DFC"/>
    <w:rsid w:val="00BA31FF"/>
    <w:rsid w:val="00BA3641"/>
    <w:rsid w:val="00BA3915"/>
    <w:rsid w:val="00BA475C"/>
    <w:rsid w:val="00BA5925"/>
    <w:rsid w:val="00BA6022"/>
    <w:rsid w:val="00BA7771"/>
    <w:rsid w:val="00BB0E0E"/>
    <w:rsid w:val="00BB128B"/>
    <w:rsid w:val="00BB1697"/>
    <w:rsid w:val="00BB16FB"/>
    <w:rsid w:val="00BB2D4E"/>
    <w:rsid w:val="00BB3896"/>
    <w:rsid w:val="00BB4DB6"/>
    <w:rsid w:val="00BB50E4"/>
    <w:rsid w:val="00BB5BF0"/>
    <w:rsid w:val="00BB7331"/>
    <w:rsid w:val="00BB778B"/>
    <w:rsid w:val="00BB7CFA"/>
    <w:rsid w:val="00BC00B6"/>
    <w:rsid w:val="00BC08A9"/>
    <w:rsid w:val="00BC1782"/>
    <w:rsid w:val="00BC249D"/>
    <w:rsid w:val="00BC3639"/>
    <w:rsid w:val="00BC595A"/>
    <w:rsid w:val="00BD2421"/>
    <w:rsid w:val="00BD3B57"/>
    <w:rsid w:val="00BD48BE"/>
    <w:rsid w:val="00BD5F9C"/>
    <w:rsid w:val="00BE19DA"/>
    <w:rsid w:val="00BE1AC9"/>
    <w:rsid w:val="00BE1B57"/>
    <w:rsid w:val="00BE1FFF"/>
    <w:rsid w:val="00BE303D"/>
    <w:rsid w:val="00BE5BA0"/>
    <w:rsid w:val="00BE6800"/>
    <w:rsid w:val="00BE6FB5"/>
    <w:rsid w:val="00BF022B"/>
    <w:rsid w:val="00BF0B23"/>
    <w:rsid w:val="00BF2B13"/>
    <w:rsid w:val="00BF311B"/>
    <w:rsid w:val="00BF448F"/>
    <w:rsid w:val="00BF66CB"/>
    <w:rsid w:val="00C012F1"/>
    <w:rsid w:val="00C02BC5"/>
    <w:rsid w:val="00C04CD1"/>
    <w:rsid w:val="00C050B1"/>
    <w:rsid w:val="00C06B81"/>
    <w:rsid w:val="00C07325"/>
    <w:rsid w:val="00C10061"/>
    <w:rsid w:val="00C10848"/>
    <w:rsid w:val="00C10CE0"/>
    <w:rsid w:val="00C12616"/>
    <w:rsid w:val="00C12B4D"/>
    <w:rsid w:val="00C12B56"/>
    <w:rsid w:val="00C13972"/>
    <w:rsid w:val="00C14A51"/>
    <w:rsid w:val="00C20F04"/>
    <w:rsid w:val="00C212CF"/>
    <w:rsid w:val="00C224AE"/>
    <w:rsid w:val="00C22FA6"/>
    <w:rsid w:val="00C24BC0"/>
    <w:rsid w:val="00C261F3"/>
    <w:rsid w:val="00C2662C"/>
    <w:rsid w:val="00C26C56"/>
    <w:rsid w:val="00C26C9B"/>
    <w:rsid w:val="00C300C6"/>
    <w:rsid w:val="00C309E6"/>
    <w:rsid w:val="00C30C3A"/>
    <w:rsid w:val="00C3101D"/>
    <w:rsid w:val="00C31328"/>
    <w:rsid w:val="00C31F36"/>
    <w:rsid w:val="00C32E12"/>
    <w:rsid w:val="00C33EF9"/>
    <w:rsid w:val="00C35F0E"/>
    <w:rsid w:val="00C36161"/>
    <w:rsid w:val="00C376C4"/>
    <w:rsid w:val="00C4070D"/>
    <w:rsid w:val="00C41D38"/>
    <w:rsid w:val="00C426AB"/>
    <w:rsid w:val="00C426FD"/>
    <w:rsid w:val="00C42CE7"/>
    <w:rsid w:val="00C439B4"/>
    <w:rsid w:val="00C446FE"/>
    <w:rsid w:val="00C4478F"/>
    <w:rsid w:val="00C44F9F"/>
    <w:rsid w:val="00C47595"/>
    <w:rsid w:val="00C47763"/>
    <w:rsid w:val="00C47AE6"/>
    <w:rsid w:val="00C47E8C"/>
    <w:rsid w:val="00C50325"/>
    <w:rsid w:val="00C531C6"/>
    <w:rsid w:val="00C5390B"/>
    <w:rsid w:val="00C546EA"/>
    <w:rsid w:val="00C54A27"/>
    <w:rsid w:val="00C56971"/>
    <w:rsid w:val="00C57BAD"/>
    <w:rsid w:val="00C6065D"/>
    <w:rsid w:val="00C60BF7"/>
    <w:rsid w:val="00C60CF2"/>
    <w:rsid w:val="00C61321"/>
    <w:rsid w:val="00C62D36"/>
    <w:rsid w:val="00C6316C"/>
    <w:rsid w:val="00C640F5"/>
    <w:rsid w:val="00C6643D"/>
    <w:rsid w:val="00C70ECD"/>
    <w:rsid w:val="00C72FE8"/>
    <w:rsid w:val="00C74596"/>
    <w:rsid w:val="00C7745D"/>
    <w:rsid w:val="00C7791E"/>
    <w:rsid w:val="00C77FA1"/>
    <w:rsid w:val="00C80B22"/>
    <w:rsid w:val="00C81A26"/>
    <w:rsid w:val="00C829F0"/>
    <w:rsid w:val="00C83274"/>
    <w:rsid w:val="00C8345E"/>
    <w:rsid w:val="00C848F2"/>
    <w:rsid w:val="00C8562C"/>
    <w:rsid w:val="00C8583B"/>
    <w:rsid w:val="00C9034E"/>
    <w:rsid w:val="00C90535"/>
    <w:rsid w:val="00C90A81"/>
    <w:rsid w:val="00C90B09"/>
    <w:rsid w:val="00C90C94"/>
    <w:rsid w:val="00C91AD7"/>
    <w:rsid w:val="00C93904"/>
    <w:rsid w:val="00C93972"/>
    <w:rsid w:val="00C93FD7"/>
    <w:rsid w:val="00C94EC6"/>
    <w:rsid w:val="00C95470"/>
    <w:rsid w:val="00C95C8A"/>
    <w:rsid w:val="00C966BB"/>
    <w:rsid w:val="00C96EDD"/>
    <w:rsid w:val="00CA15E4"/>
    <w:rsid w:val="00CA26FC"/>
    <w:rsid w:val="00CA6639"/>
    <w:rsid w:val="00CA6B3E"/>
    <w:rsid w:val="00CB12F5"/>
    <w:rsid w:val="00CB1A4B"/>
    <w:rsid w:val="00CB2595"/>
    <w:rsid w:val="00CB2B80"/>
    <w:rsid w:val="00CB7064"/>
    <w:rsid w:val="00CC2846"/>
    <w:rsid w:val="00CC4678"/>
    <w:rsid w:val="00CD08A6"/>
    <w:rsid w:val="00CD1135"/>
    <w:rsid w:val="00CD1852"/>
    <w:rsid w:val="00CD36DC"/>
    <w:rsid w:val="00CD4136"/>
    <w:rsid w:val="00CD4CA2"/>
    <w:rsid w:val="00CD4E2F"/>
    <w:rsid w:val="00CD4FEF"/>
    <w:rsid w:val="00CD599C"/>
    <w:rsid w:val="00CD67BC"/>
    <w:rsid w:val="00CD7E49"/>
    <w:rsid w:val="00CE154D"/>
    <w:rsid w:val="00CE24C7"/>
    <w:rsid w:val="00CE50C8"/>
    <w:rsid w:val="00CE743E"/>
    <w:rsid w:val="00CE7DA8"/>
    <w:rsid w:val="00CE7ECB"/>
    <w:rsid w:val="00CF1E3F"/>
    <w:rsid w:val="00CF3A9F"/>
    <w:rsid w:val="00CF43BE"/>
    <w:rsid w:val="00CF5154"/>
    <w:rsid w:val="00CF5AC3"/>
    <w:rsid w:val="00CF7B3E"/>
    <w:rsid w:val="00D000F2"/>
    <w:rsid w:val="00D06617"/>
    <w:rsid w:val="00D06E7D"/>
    <w:rsid w:val="00D10AB5"/>
    <w:rsid w:val="00D13971"/>
    <w:rsid w:val="00D13E7C"/>
    <w:rsid w:val="00D1473D"/>
    <w:rsid w:val="00D14C58"/>
    <w:rsid w:val="00D1596C"/>
    <w:rsid w:val="00D15A02"/>
    <w:rsid w:val="00D162C7"/>
    <w:rsid w:val="00D16AC2"/>
    <w:rsid w:val="00D16C7C"/>
    <w:rsid w:val="00D17502"/>
    <w:rsid w:val="00D17D28"/>
    <w:rsid w:val="00D21063"/>
    <w:rsid w:val="00D225D0"/>
    <w:rsid w:val="00D22909"/>
    <w:rsid w:val="00D22B70"/>
    <w:rsid w:val="00D22C45"/>
    <w:rsid w:val="00D23EF9"/>
    <w:rsid w:val="00D3021A"/>
    <w:rsid w:val="00D31246"/>
    <w:rsid w:val="00D31466"/>
    <w:rsid w:val="00D32D6D"/>
    <w:rsid w:val="00D35A95"/>
    <w:rsid w:val="00D36D32"/>
    <w:rsid w:val="00D36F26"/>
    <w:rsid w:val="00D37554"/>
    <w:rsid w:val="00D4071A"/>
    <w:rsid w:val="00D417EC"/>
    <w:rsid w:val="00D42EC2"/>
    <w:rsid w:val="00D43662"/>
    <w:rsid w:val="00D44CCB"/>
    <w:rsid w:val="00D45337"/>
    <w:rsid w:val="00D4591C"/>
    <w:rsid w:val="00D46ED4"/>
    <w:rsid w:val="00D51A6F"/>
    <w:rsid w:val="00D544CC"/>
    <w:rsid w:val="00D54BAB"/>
    <w:rsid w:val="00D55C44"/>
    <w:rsid w:val="00D5677F"/>
    <w:rsid w:val="00D610B9"/>
    <w:rsid w:val="00D63496"/>
    <w:rsid w:val="00D6526B"/>
    <w:rsid w:val="00D652D1"/>
    <w:rsid w:val="00D7101E"/>
    <w:rsid w:val="00D731D9"/>
    <w:rsid w:val="00D73630"/>
    <w:rsid w:val="00D74109"/>
    <w:rsid w:val="00D742ED"/>
    <w:rsid w:val="00D806DF"/>
    <w:rsid w:val="00D807A4"/>
    <w:rsid w:val="00D81120"/>
    <w:rsid w:val="00D81ADD"/>
    <w:rsid w:val="00D81B25"/>
    <w:rsid w:val="00D82053"/>
    <w:rsid w:val="00D82505"/>
    <w:rsid w:val="00D857E0"/>
    <w:rsid w:val="00D85F4F"/>
    <w:rsid w:val="00D86A28"/>
    <w:rsid w:val="00D90E05"/>
    <w:rsid w:val="00D91055"/>
    <w:rsid w:val="00D92572"/>
    <w:rsid w:val="00D92CEC"/>
    <w:rsid w:val="00D93832"/>
    <w:rsid w:val="00D977D0"/>
    <w:rsid w:val="00DA2130"/>
    <w:rsid w:val="00DA2FFD"/>
    <w:rsid w:val="00DA48FC"/>
    <w:rsid w:val="00DA5FEE"/>
    <w:rsid w:val="00DA7062"/>
    <w:rsid w:val="00DA76E5"/>
    <w:rsid w:val="00DB1747"/>
    <w:rsid w:val="00DB26C3"/>
    <w:rsid w:val="00DB2702"/>
    <w:rsid w:val="00DB4040"/>
    <w:rsid w:val="00DB43BF"/>
    <w:rsid w:val="00DB5092"/>
    <w:rsid w:val="00DB606C"/>
    <w:rsid w:val="00DB6AE2"/>
    <w:rsid w:val="00DC0292"/>
    <w:rsid w:val="00DC26BC"/>
    <w:rsid w:val="00DC3546"/>
    <w:rsid w:val="00DC69AB"/>
    <w:rsid w:val="00DC6D09"/>
    <w:rsid w:val="00DC71C7"/>
    <w:rsid w:val="00DD041D"/>
    <w:rsid w:val="00DD0ED8"/>
    <w:rsid w:val="00DD19A4"/>
    <w:rsid w:val="00DD50AD"/>
    <w:rsid w:val="00DD50D7"/>
    <w:rsid w:val="00DD6E18"/>
    <w:rsid w:val="00DD6F48"/>
    <w:rsid w:val="00DD7CD7"/>
    <w:rsid w:val="00DE0084"/>
    <w:rsid w:val="00DE1736"/>
    <w:rsid w:val="00DE20FA"/>
    <w:rsid w:val="00DE2511"/>
    <w:rsid w:val="00DE29DA"/>
    <w:rsid w:val="00DE4C44"/>
    <w:rsid w:val="00DE5773"/>
    <w:rsid w:val="00DE5BDE"/>
    <w:rsid w:val="00DE623E"/>
    <w:rsid w:val="00DE6731"/>
    <w:rsid w:val="00DE71B5"/>
    <w:rsid w:val="00DE7875"/>
    <w:rsid w:val="00DF1288"/>
    <w:rsid w:val="00DF1540"/>
    <w:rsid w:val="00DF27F5"/>
    <w:rsid w:val="00DF34CA"/>
    <w:rsid w:val="00DF58DC"/>
    <w:rsid w:val="00DF6639"/>
    <w:rsid w:val="00DF7A95"/>
    <w:rsid w:val="00E002D5"/>
    <w:rsid w:val="00E019FB"/>
    <w:rsid w:val="00E020A7"/>
    <w:rsid w:val="00E0392E"/>
    <w:rsid w:val="00E04C0C"/>
    <w:rsid w:val="00E104C3"/>
    <w:rsid w:val="00E1075D"/>
    <w:rsid w:val="00E11504"/>
    <w:rsid w:val="00E1150C"/>
    <w:rsid w:val="00E13411"/>
    <w:rsid w:val="00E1353D"/>
    <w:rsid w:val="00E14801"/>
    <w:rsid w:val="00E149A7"/>
    <w:rsid w:val="00E1524C"/>
    <w:rsid w:val="00E201C6"/>
    <w:rsid w:val="00E20D19"/>
    <w:rsid w:val="00E214D3"/>
    <w:rsid w:val="00E216EC"/>
    <w:rsid w:val="00E2195F"/>
    <w:rsid w:val="00E21A23"/>
    <w:rsid w:val="00E22649"/>
    <w:rsid w:val="00E22793"/>
    <w:rsid w:val="00E233F1"/>
    <w:rsid w:val="00E237A5"/>
    <w:rsid w:val="00E25017"/>
    <w:rsid w:val="00E259EF"/>
    <w:rsid w:val="00E309E3"/>
    <w:rsid w:val="00E30A03"/>
    <w:rsid w:val="00E30EDE"/>
    <w:rsid w:val="00E3164B"/>
    <w:rsid w:val="00E3215F"/>
    <w:rsid w:val="00E33FD4"/>
    <w:rsid w:val="00E34FC2"/>
    <w:rsid w:val="00E35464"/>
    <w:rsid w:val="00E358FB"/>
    <w:rsid w:val="00E37D8D"/>
    <w:rsid w:val="00E40461"/>
    <w:rsid w:val="00E45B14"/>
    <w:rsid w:val="00E45EF5"/>
    <w:rsid w:val="00E46406"/>
    <w:rsid w:val="00E46413"/>
    <w:rsid w:val="00E4757E"/>
    <w:rsid w:val="00E500EA"/>
    <w:rsid w:val="00E505F9"/>
    <w:rsid w:val="00E51134"/>
    <w:rsid w:val="00E52388"/>
    <w:rsid w:val="00E523E5"/>
    <w:rsid w:val="00E52B39"/>
    <w:rsid w:val="00E53362"/>
    <w:rsid w:val="00E543C9"/>
    <w:rsid w:val="00E54594"/>
    <w:rsid w:val="00E56711"/>
    <w:rsid w:val="00E601BC"/>
    <w:rsid w:val="00E63477"/>
    <w:rsid w:val="00E63BD5"/>
    <w:rsid w:val="00E666FC"/>
    <w:rsid w:val="00E667C6"/>
    <w:rsid w:val="00E667F8"/>
    <w:rsid w:val="00E6692B"/>
    <w:rsid w:val="00E67F3F"/>
    <w:rsid w:val="00E734AC"/>
    <w:rsid w:val="00E74747"/>
    <w:rsid w:val="00E757ED"/>
    <w:rsid w:val="00E75DA8"/>
    <w:rsid w:val="00E76998"/>
    <w:rsid w:val="00E76DDA"/>
    <w:rsid w:val="00E80580"/>
    <w:rsid w:val="00E80833"/>
    <w:rsid w:val="00E80AC6"/>
    <w:rsid w:val="00E81E26"/>
    <w:rsid w:val="00E8500C"/>
    <w:rsid w:val="00E858EC"/>
    <w:rsid w:val="00E8776E"/>
    <w:rsid w:val="00E90FA6"/>
    <w:rsid w:val="00E917CF"/>
    <w:rsid w:val="00E9191C"/>
    <w:rsid w:val="00E91D29"/>
    <w:rsid w:val="00E91FA6"/>
    <w:rsid w:val="00E9309E"/>
    <w:rsid w:val="00E931F3"/>
    <w:rsid w:val="00E93F71"/>
    <w:rsid w:val="00E9555A"/>
    <w:rsid w:val="00E95621"/>
    <w:rsid w:val="00E95B81"/>
    <w:rsid w:val="00E95E7D"/>
    <w:rsid w:val="00E96A18"/>
    <w:rsid w:val="00E97007"/>
    <w:rsid w:val="00EA0484"/>
    <w:rsid w:val="00EA171B"/>
    <w:rsid w:val="00EA4880"/>
    <w:rsid w:val="00EA489D"/>
    <w:rsid w:val="00EA52C6"/>
    <w:rsid w:val="00EA6179"/>
    <w:rsid w:val="00EA6B9A"/>
    <w:rsid w:val="00EA7FA2"/>
    <w:rsid w:val="00EB26C2"/>
    <w:rsid w:val="00EB2C4C"/>
    <w:rsid w:val="00EB32B6"/>
    <w:rsid w:val="00EB60E1"/>
    <w:rsid w:val="00EC1D9C"/>
    <w:rsid w:val="00EC4DEC"/>
    <w:rsid w:val="00EC5470"/>
    <w:rsid w:val="00EC6711"/>
    <w:rsid w:val="00EC6B1C"/>
    <w:rsid w:val="00EC7070"/>
    <w:rsid w:val="00EC7251"/>
    <w:rsid w:val="00ED1925"/>
    <w:rsid w:val="00ED25ED"/>
    <w:rsid w:val="00ED39DB"/>
    <w:rsid w:val="00ED536F"/>
    <w:rsid w:val="00ED5B03"/>
    <w:rsid w:val="00ED5B0A"/>
    <w:rsid w:val="00ED5EB8"/>
    <w:rsid w:val="00ED7BDF"/>
    <w:rsid w:val="00EE03D3"/>
    <w:rsid w:val="00EE1409"/>
    <w:rsid w:val="00EE1939"/>
    <w:rsid w:val="00EE3458"/>
    <w:rsid w:val="00EE46C5"/>
    <w:rsid w:val="00EE515B"/>
    <w:rsid w:val="00EE63B4"/>
    <w:rsid w:val="00EE6BE4"/>
    <w:rsid w:val="00EF0A6D"/>
    <w:rsid w:val="00EF0B1C"/>
    <w:rsid w:val="00EF20F0"/>
    <w:rsid w:val="00EF2C18"/>
    <w:rsid w:val="00EF2D9F"/>
    <w:rsid w:val="00EF438D"/>
    <w:rsid w:val="00EF537F"/>
    <w:rsid w:val="00EF5D19"/>
    <w:rsid w:val="00EF6D79"/>
    <w:rsid w:val="00EF72B4"/>
    <w:rsid w:val="00EF74A0"/>
    <w:rsid w:val="00EF7955"/>
    <w:rsid w:val="00F035BF"/>
    <w:rsid w:val="00F039DC"/>
    <w:rsid w:val="00F051CA"/>
    <w:rsid w:val="00F06617"/>
    <w:rsid w:val="00F069F9"/>
    <w:rsid w:val="00F07DCD"/>
    <w:rsid w:val="00F07DE8"/>
    <w:rsid w:val="00F11115"/>
    <w:rsid w:val="00F11B24"/>
    <w:rsid w:val="00F12271"/>
    <w:rsid w:val="00F13940"/>
    <w:rsid w:val="00F14A22"/>
    <w:rsid w:val="00F152D6"/>
    <w:rsid w:val="00F1568F"/>
    <w:rsid w:val="00F20709"/>
    <w:rsid w:val="00F20DD0"/>
    <w:rsid w:val="00F24045"/>
    <w:rsid w:val="00F24371"/>
    <w:rsid w:val="00F24588"/>
    <w:rsid w:val="00F24705"/>
    <w:rsid w:val="00F257E8"/>
    <w:rsid w:val="00F2745C"/>
    <w:rsid w:val="00F3008D"/>
    <w:rsid w:val="00F30180"/>
    <w:rsid w:val="00F305F5"/>
    <w:rsid w:val="00F3078A"/>
    <w:rsid w:val="00F30E57"/>
    <w:rsid w:val="00F31908"/>
    <w:rsid w:val="00F32B96"/>
    <w:rsid w:val="00F34684"/>
    <w:rsid w:val="00F37011"/>
    <w:rsid w:val="00F4012B"/>
    <w:rsid w:val="00F40A60"/>
    <w:rsid w:val="00F40FB4"/>
    <w:rsid w:val="00F42244"/>
    <w:rsid w:val="00F425A0"/>
    <w:rsid w:val="00F4283D"/>
    <w:rsid w:val="00F4371A"/>
    <w:rsid w:val="00F442E2"/>
    <w:rsid w:val="00F44A2E"/>
    <w:rsid w:val="00F4689A"/>
    <w:rsid w:val="00F4760A"/>
    <w:rsid w:val="00F5020F"/>
    <w:rsid w:val="00F53DC6"/>
    <w:rsid w:val="00F53FC7"/>
    <w:rsid w:val="00F542BC"/>
    <w:rsid w:val="00F5470E"/>
    <w:rsid w:val="00F549AE"/>
    <w:rsid w:val="00F5541D"/>
    <w:rsid w:val="00F56414"/>
    <w:rsid w:val="00F604CE"/>
    <w:rsid w:val="00F62E51"/>
    <w:rsid w:val="00F64F4D"/>
    <w:rsid w:val="00F664EE"/>
    <w:rsid w:val="00F679B0"/>
    <w:rsid w:val="00F70F56"/>
    <w:rsid w:val="00F724FD"/>
    <w:rsid w:val="00F72B03"/>
    <w:rsid w:val="00F73914"/>
    <w:rsid w:val="00F75C9A"/>
    <w:rsid w:val="00F76461"/>
    <w:rsid w:val="00F76D0E"/>
    <w:rsid w:val="00F80766"/>
    <w:rsid w:val="00F8182E"/>
    <w:rsid w:val="00F81EE6"/>
    <w:rsid w:val="00F826AE"/>
    <w:rsid w:val="00F8376F"/>
    <w:rsid w:val="00F83FD3"/>
    <w:rsid w:val="00F84BF4"/>
    <w:rsid w:val="00F85B84"/>
    <w:rsid w:val="00F85FCE"/>
    <w:rsid w:val="00F8633B"/>
    <w:rsid w:val="00F93973"/>
    <w:rsid w:val="00F961AA"/>
    <w:rsid w:val="00F97CD8"/>
    <w:rsid w:val="00FA201D"/>
    <w:rsid w:val="00FA295E"/>
    <w:rsid w:val="00FA2EC4"/>
    <w:rsid w:val="00FA3909"/>
    <w:rsid w:val="00FA459C"/>
    <w:rsid w:val="00FA46DC"/>
    <w:rsid w:val="00FA490E"/>
    <w:rsid w:val="00FA558F"/>
    <w:rsid w:val="00FA5C4B"/>
    <w:rsid w:val="00FA5EF8"/>
    <w:rsid w:val="00FA6B1B"/>
    <w:rsid w:val="00FA7322"/>
    <w:rsid w:val="00FA7950"/>
    <w:rsid w:val="00FA79B7"/>
    <w:rsid w:val="00FB00B3"/>
    <w:rsid w:val="00FB1953"/>
    <w:rsid w:val="00FB28BC"/>
    <w:rsid w:val="00FB38A5"/>
    <w:rsid w:val="00FB43A9"/>
    <w:rsid w:val="00FB5790"/>
    <w:rsid w:val="00FB5948"/>
    <w:rsid w:val="00FB69AF"/>
    <w:rsid w:val="00FB6A87"/>
    <w:rsid w:val="00FB6AF5"/>
    <w:rsid w:val="00FC1ECD"/>
    <w:rsid w:val="00FC2629"/>
    <w:rsid w:val="00FC323A"/>
    <w:rsid w:val="00FC3A05"/>
    <w:rsid w:val="00FC3D79"/>
    <w:rsid w:val="00FC45D6"/>
    <w:rsid w:val="00FC5D0C"/>
    <w:rsid w:val="00FC61AF"/>
    <w:rsid w:val="00FC637B"/>
    <w:rsid w:val="00FC6E36"/>
    <w:rsid w:val="00FC7103"/>
    <w:rsid w:val="00FD0D6F"/>
    <w:rsid w:val="00FD1119"/>
    <w:rsid w:val="00FD1474"/>
    <w:rsid w:val="00FD3AED"/>
    <w:rsid w:val="00FD3F56"/>
    <w:rsid w:val="00FD5E65"/>
    <w:rsid w:val="00FD676C"/>
    <w:rsid w:val="00FD6BAE"/>
    <w:rsid w:val="00FD78CE"/>
    <w:rsid w:val="00FE0150"/>
    <w:rsid w:val="00FE0E4E"/>
    <w:rsid w:val="00FE2262"/>
    <w:rsid w:val="00FE38BD"/>
    <w:rsid w:val="00FE50EC"/>
    <w:rsid w:val="00FE5942"/>
    <w:rsid w:val="00FE5E1E"/>
    <w:rsid w:val="00FF056D"/>
    <w:rsid w:val="00FF060A"/>
    <w:rsid w:val="00FF1D10"/>
    <w:rsid w:val="00FF3126"/>
    <w:rsid w:val="00FF3D99"/>
    <w:rsid w:val="00FF665D"/>
    <w:rsid w:val="00FF7008"/>
    <w:rsid w:val="00FF76E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A7D6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 w:type="character" w:styleId="Strong">
    <w:name w:val="Strong"/>
    <w:basedOn w:val="DefaultParagraphFont"/>
    <w:uiPriority w:val="22"/>
    <w:qFormat/>
    <w:rsid w:val="0093097C"/>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 w:type="character" w:styleId="Strong">
    <w:name w:val="Strong"/>
    <w:basedOn w:val="DefaultParagraphFont"/>
    <w:uiPriority w:val="22"/>
    <w:qFormat/>
    <w:rsid w:val="009309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869105">
      <w:bodyDiv w:val="1"/>
      <w:marLeft w:val="0"/>
      <w:marRight w:val="0"/>
      <w:marTop w:val="0"/>
      <w:marBottom w:val="0"/>
      <w:divBdr>
        <w:top w:val="none" w:sz="0" w:space="0" w:color="auto"/>
        <w:left w:val="none" w:sz="0" w:space="0" w:color="auto"/>
        <w:bottom w:val="none" w:sz="0" w:space="0" w:color="auto"/>
        <w:right w:val="none" w:sz="0" w:space="0" w:color="auto"/>
      </w:divBdr>
    </w:div>
    <w:div w:id="356274317">
      <w:bodyDiv w:val="1"/>
      <w:marLeft w:val="0"/>
      <w:marRight w:val="0"/>
      <w:marTop w:val="0"/>
      <w:marBottom w:val="0"/>
      <w:divBdr>
        <w:top w:val="none" w:sz="0" w:space="0" w:color="auto"/>
        <w:left w:val="none" w:sz="0" w:space="0" w:color="auto"/>
        <w:bottom w:val="none" w:sz="0" w:space="0" w:color="auto"/>
        <w:right w:val="none" w:sz="0" w:space="0" w:color="auto"/>
      </w:divBdr>
    </w:div>
    <w:div w:id="504368526">
      <w:bodyDiv w:val="1"/>
      <w:marLeft w:val="0"/>
      <w:marRight w:val="0"/>
      <w:marTop w:val="0"/>
      <w:marBottom w:val="0"/>
      <w:divBdr>
        <w:top w:val="none" w:sz="0" w:space="0" w:color="auto"/>
        <w:left w:val="none" w:sz="0" w:space="0" w:color="auto"/>
        <w:bottom w:val="none" w:sz="0" w:space="0" w:color="auto"/>
        <w:right w:val="none" w:sz="0" w:space="0" w:color="auto"/>
      </w:divBdr>
    </w:div>
    <w:div w:id="535696543">
      <w:bodyDiv w:val="1"/>
      <w:marLeft w:val="0"/>
      <w:marRight w:val="0"/>
      <w:marTop w:val="0"/>
      <w:marBottom w:val="0"/>
      <w:divBdr>
        <w:top w:val="none" w:sz="0" w:space="0" w:color="auto"/>
        <w:left w:val="none" w:sz="0" w:space="0" w:color="auto"/>
        <w:bottom w:val="none" w:sz="0" w:space="0" w:color="auto"/>
        <w:right w:val="none" w:sz="0" w:space="0" w:color="auto"/>
      </w:divBdr>
    </w:div>
    <w:div w:id="628979755">
      <w:bodyDiv w:val="1"/>
      <w:marLeft w:val="0"/>
      <w:marRight w:val="0"/>
      <w:marTop w:val="0"/>
      <w:marBottom w:val="0"/>
      <w:divBdr>
        <w:top w:val="none" w:sz="0" w:space="0" w:color="auto"/>
        <w:left w:val="none" w:sz="0" w:space="0" w:color="auto"/>
        <w:bottom w:val="none" w:sz="0" w:space="0" w:color="auto"/>
        <w:right w:val="none" w:sz="0" w:space="0" w:color="auto"/>
      </w:divBdr>
    </w:div>
    <w:div w:id="908079800">
      <w:bodyDiv w:val="1"/>
      <w:marLeft w:val="0"/>
      <w:marRight w:val="0"/>
      <w:marTop w:val="0"/>
      <w:marBottom w:val="0"/>
      <w:divBdr>
        <w:top w:val="none" w:sz="0" w:space="0" w:color="auto"/>
        <w:left w:val="none" w:sz="0" w:space="0" w:color="auto"/>
        <w:bottom w:val="none" w:sz="0" w:space="0" w:color="auto"/>
        <w:right w:val="none" w:sz="0" w:space="0" w:color="auto"/>
      </w:divBdr>
    </w:div>
    <w:div w:id="1013651115">
      <w:bodyDiv w:val="1"/>
      <w:marLeft w:val="0"/>
      <w:marRight w:val="0"/>
      <w:marTop w:val="0"/>
      <w:marBottom w:val="0"/>
      <w:divBdr>
        <w:top w:val="none" w:sz="0" w:space="0" w:color="auto"/>
        <w:left w:val="none" w:sz="0" w:space="0" w:color="auto"/>
        <w:bottom w:val="none" w:sz="0" w:space="0" w:color="auto"/>
        <w:right w:val="none" w:sz="0" w:space="0" w:color="auto"/>
      </w:divBdr>
    </w:div>
    <w:div w:id="1094982533">
      <w:bodyDiv w:val="1"/>
      <w:marLeft w:val="0"/>
      <w:marRight w:val="0"/>
      <w:marTop w:val="0"/>
      <w:marBottom w:val="0"/>
      <w:divBdr>
        <w:top w:val="none" w:sz="0" w:space="0" w:color="auto"/>
        <w:left w:val="none" w:sz="0" w:space="0" w:color="auto"/>
        <w:bottom w:val="none" w:sz="0" w:space="0" w:color="auto"/>
        <w:right w:val="none" w:sz="0" w:space="0" w:color="auto"/>
      </w:divBdr>
    </w:div>
    <w:div w:id="1206405192">
      <w:bodyDiv w:val="1"/>
      <w:marLeft w:val="0"/>
      <w:marRight w:val="0"/>
      <w:marTop w:val="0"/>
      <w:marBottom w:val="0"/>
      <w:divBdr>
        <w:top w:val="none" w:sz="0" w:space="0" w:color="auto"/>
        <w:left w:val="none" w:sz="0" w:space="0" w:color="auto"/>
        <w:bottom w:val="none" w:sz="0" w:space="0" w:color="auto"/>
        <w:right w:val="none" w:sz="0" w:space="0" w:color="auto"/>
      </w:divBdr>
    </w:div>
    <w:div w:id="1573855130">
      <w:bodyDiv w:val="1"/>
      <w:marLeft w:val="0"/>
      <w:marRight w:val="0"/>
      <w:marTop w:val="0"/>
      <w:marBottom w:val="0"/>
      <w:divBdr>
        <w:top w:val="none" w:sz="0" w:space="0" w:color="auto"/>
        <w:left w:val="none" w:sz="0" w:space="0" w:color="auto"/>
        <w:bottom w:val="none" w:sz="0" w:space="0" w:color="auto"/>
        <w:right w:val="none" w:sz="0" w:space="0" w:color="auto"/>
      </w:divBdr>
    </w:div>
    <w:div w:id="1601332370">
      <w:bodyDiv w:val="1"/>
      <w:marLeft w:val="0"/>
      <w:marRight w:val="0"/>
      <w:marTop w:val="0"/>
      <w:marBottom w:val="0"/>
      <w:divBdr>
        <w:top w:val="none" w:sz="0" w:space="0" w:color="auto"/>
        <w:left w:val="none" w:sz="0" w:space="0" w:color="auto"/>
        <w:bottom w:val="none" w:sz="0" w:space="0" w:color="auto"/>
        <w:right w:val="none" w:sz="0" w:space="0" w:color="auto"/>
      </w:divBdr>
    </w:div>
    <w:div w:id="2112163479">
      <w:bodyDiv w:val="1"/>
      <w:marLeft w:val="0"/>
      <w:marRight w:val="0"/>
      <w:marTop w:val="0"/>
      <w:marBottom w:val="0"/>
      <w:divBdr>
        <w:top w:val="none" w:sz="0" w:space="0" w:color="auto"/>
        <w:left w:val="none" w:sz="0" w:space="0" w:color="auto"/>
        <w:bottom w:val="none" w:sz="0" w:space="0" w:color="auto"/>
        <w:right w:val="none" w:sz="0" w:space="0" w:color="auto"/>
      </w:divBdr>
    </w:div>
    <w:div w:id="211636472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footer" Target="footer1.xml"/><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image" Target="media/image6.emf"/><Relationship Id="rId18" Type="http://schemas.openxmlformats.org/officeDocument/2006/relationships/image" Target="media/image7.emf"/><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32C2D5-352B-E342-B2A0-B6725BC33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4161</TotalTime>
  <Pages>18</Pages>
  <Words>33114</Words>
  <Characters>188753</Characters>
  <Application>Microsoft Macintosh Word</Application>
  <DocSecurity>0</DocSecurity>
  <Lines>1572</Lines>
  <Paragraphs>442</Paragraphs>
  <ScaleCrop>false</ScaleCrop>
  <Company/>
  <LinksUpToDate>false</LinksUpToDate>
  <CharactersWithSpaces>221425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CascadePaperDraft.docx</dc:title>
  <cp:lastModifiedBy>Jack Olney</cp:lastModifiedBy>
  <cp:revision>1233</cp:revision>
  <cp:lastPrinted>2015-01-15T09:08:00Z</cp:lastPrinted>
  <dcterms:created xsi:type="dcterms:W3CDTF">2015-01-06T10:07:00Z</dcterms:created>
  <dcterms:modified xsi:type="dcterms:W3CDTF">2015-02-14T12:21:00Z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id="http://www.zotero.org/styles/the-lancet"/&gt;&lt;format class="21"/&gt;&lt;count citations="51" publications="39"/&gt;&lt;/info&gt;PAPERS2_INFO_END</vt:lpwstr>
  </property>
</Properties>
</file>