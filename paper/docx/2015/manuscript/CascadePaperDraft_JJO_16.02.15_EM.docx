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xml:space="preserve">, </w:t>
      </w:r>
      <w:proofErr w:type="spellStart"/>
      <w:r w:rsidR="00F76461">
        <w:rPr>
          <w:i/>
        </w:rPr>
        <w:t>Monicah</w:t>
      </w:r>
      <w:proofErr w:type="spellEnd"/>
      <w:r w:rsidR="00F76461">
        <w:rPr>
          <w:i/>
        </w:rPr>
        <w:t xml:space="preserve">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7428C8B8" w:rsidR="0065099A" w:rsidRPr="00DD19A4" w:rsidRDefault="0065099A" w:rsidP="0065099A">
      <w:pPr>
        <w:pStyle w:val="normal0"/>
        <w:rPr>
          <w:lang w:val="en-US"/>
        </w:rPr>
      </w:pPr>
      <w:r>
        <w:rPr>
          <w:lang w:val="en-US"/>
        </w:rPr>
        <w:t>With expanded access to anti</w:t>
      </w:r>
      <w:r w:rsidR="004C08FD">
        <w:rPr>
          <w:lang w:val="en-US"/>
        </w:rPr>
        <w:t>-</w:t>
      </w:r>
      <w:r>
        <w:rPr>
          <w:lang w:val="en-US"/>
        </w:rPr>
        <w:t xml:space="preserve">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 xml:space="preserve">the state of a </w:t>
      </w:r>
      <w:commentRangeStart w:id="3"/>
      <w:r w:rsidRPr="00DD19A4">
        <w:rPr>
          <w:lang w:val="en-US"/>
        </w:rPr>
        <w:t xml:space="preserve">current </w:t>
      </w:r>
      <w:commentRangeEnd w:id="3"/>
      <w:r w:rsidR="00F73B1D">
        <w:rPr>
          <w:rStyle w:val="CommentReference"/>
        </w:rPr>
        <w:commentReference w:id="3"/>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 xml:space="preserve">improve the impact of ART </w:t>
      </w:r>
      <w:proofErr w:type="spellStart"/>
      <w:r w:rsidR="008E005D">
        <w:rPr>
          <w:lang w:val="en-US"/>
        </w:rPr>
        <w:t>programmes</w:t>
      </w:r>
      <w:proofErr w:type="spellEnd"/>
      <w:r w:rsidR="008E005D">
        <w:rPr>
          <w:lang w:val="en-US"/>
        </w:rPr>
        <w:t xml:space="preserve"> on population health.</w:t>
      </w:r>
    </w:p>
    <w:p w14:paraId="035E865F" w14:textId="77777777" w:rsidR="0065099A" w:rsidRDefault="0065099A" w:rsidP="0065099A">
      <w:pPr>
        <w:pStyle w:val="Heading2"/>
        <w:contextualSpacing w:val="0"/>
        <w:rPr>
          <w:rFonts w:ascii="Helvetica Neue Medium" w:hAnsi="Helvetica Neue Medium"/>
        </w:rPr>
      </w:pPr>
      <w:bookmarkStart w:id="4" w:name="h.wte43dx1dbcn" w:colFirst="0" w:colLast="0"/>
      <w:bookmarkStart w:id="5" w:name="h.vacu9m14spxl" w:colFirst="0" w:colLast="0"/>
      <w:bookmarkEnd w:id="4"/>
      <w:bookmarkEnd w:id="5"/>
      <w:r>
        <w:rPr>
          <w:rFonts w:ascii="Helvetica Neue Medium" w:hAnsi="Helvetica Neue Medium"/>
        </w:rPr>
        <w:t>Methods &amp; Findings</w:t>
      </w:r>
      <w:r w:rsidRPr="00DD19A4">
        <w:rPr>
          <w:rFonts w:ascii="Helvetica Neue Medium" w:hAnsi="Helvetica Neue Medium"/>
        </w:rPr>
        <w:t>:</w:t>
      </w:r>
    </w:p>
    <w:p w14:paraId="5C55A82D" w14:textId="009A74FF"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w:t>
      </w:r>
      <w:commentRangeStart w:id="6"/>
      <w:r w:rsidRPr="00DD19A4">
        <w:rPr>
          <w:lang w:val="en-US"/>
        </w:rPr>
        <w:t xml:space="preserve">describing </w:t>
      </w:r>
      <w:commentRangeEnd w:id="6"/>
      <w:r w:rsidR="00F73B1D">
        <w:rPr>
          <w:rStyle w:val="CommentReference"/>
        </w:rPr>
        <w:commentReference w:id="6"/>
      </w:r>
      <w:r w:rsidRPr="00DD19A4">
        <w:rPr>
          <w:lang w:val="en-US"/>
        </w:rPr>
        <w:t>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commentRangeStart w:id="7"/>
      <w:ins w:id="8" w:author="Ellen McRobie" w:date="2015-02-24T13:23:00Z">
        <w:r w:rsidR="00F73B1D">
          <w:t xml:space="preserve">Between 2010 and 2030 </w:t>
        </w:r>
      </w:ins>
      <w:commentRangeEnd w:id="7"/>
      <w:ins w:id="9" w:author="Ellen McRobie" w:date="2015-02-24T13:24:00Z">
        <w:r w:rsidR="00F73B1D">
          <w:rPr>
            <w:rStyle w:val="CommentReference"/>
          </w:rPr>
          <w:commentReference w:id="7"/>
        </w:r>
      </w:ins>
      <w:ins w:id="11" w:author="Ellen McRobie" w:date="2015-02-24T13:23:00Z">
        <w:r w:rsidR="00F73B1D">
          <w:t xml:space="preserve">we estimated that the majority of AIDS related deaths in this population (57%) would be among </w:t>
        </w:r>
        <w:r w:rsidR="00F73B1D">
          <w:rPr>
            <w:lang w:val="en-US"/>
          </w:rPr>
          <w:t>persons that have been diagnosed with HIV but never initiated treatment</w:t>
        </w:r>
      </w:ins>
      <w:del w:id="12" w:author="Ellen McRobie" w:date="2015-02-24T13:23:00Z">
        <w:r w:rsidR="008E005D" w:rsidDel="00F73B1D">
          <w:rPr>
            <w:lang w:val="en-US"/>
          </w:rPr>
          <w:delText xml:space="preserve">The model suggests </w:delText>
        </w:r>
        <w:r w:rsidR="00F1568F" w:rsidDel="00F73B1D">
          <w:rPr>
            <w:lang w:val="en-US"/>
          </w:rPr>
          <w:delText>that most AIDS</w:delText>
        </w:r>
        <w:r w:rsidR="00C42CE7" w:rsidDel="00F73B1D">
          <w:rPr>
            <w:lang w:val="en-US"/>
          </w:rPr>
          <w:delText>-related</w:delText>
        </w:r>
        <w:r w:rsidR="00F1568F" w:rsidDel="00F73B1D">
          <w:rPr>
            <w:lang w:val="en-US"/>
          </w:rPr>
          <w:delText xml:space="preserve"> deaths (57%</w:delText>
        </w:r>
        <w:r w:rsidR="000B7D47" w:rsidDel="00F73B1D">
          <w:rPr>
            <w:lang w:val="en-US"/>
          </w:rPr>
          <w:delText xml:space="preserve"> between 2010 and 2030</w:delText>
        </w:r>
        <w:r w:rsidR="00F1568F" w:rsidDel="00F73B1D">
          <w:rPr>
            <w:lang w:val="en-US"/>
          </w:rPr>
          <w:delText xml:space="preserve">) in this population are among persons that have been diagnosed with HIV but </w:delText>
        </w:r>
        <w:r w:rsidR="00C42CE7" w:rsidDel="00F73B1D">
          <w:rPr>
            <w:lang w:val="en-US"/>
          </w:rPr>
          <w:delText>never initiated treatment</w:delText>
        </w:r>
      </w:del>
      <w:r w:rsidR="00F1568F">
        <w:rPr>
          <w:lang w:val="en-US"/>
        </w:rPr>
        <w:t xml:space="preserve">. Other predicted drivers of </w:t>
      </w:r>
      <w:r w:rsidR="00073B5E">
        <w:rPr>
          <w:lang w:val="en-US"/>
        </w:rPr>
        <w:t>mortality</w:t>
      </w:r>
      <w:r w:rsidR="00F1568F">
        <w:rPr>
          <w:lang w:val="en-US"/>
        </w:rPr>
        <w:t xml:space="preserve">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xml:space="preserve">. We used the model to simulate the cost and impact of </w:t>
      </w:r>
      <w:del w:id="13" w:author="Ellen McRobie" w:date="2015-02-24T13:27:00Z">
        <w:r w:rsidR="00F1568F" w:rsidDel="00DA65A6">
          <w:rPr>
            <w:lang w:val="en-US"/>
          </w:rPr>
          <w:delText>alternativ</w:delText>
        </w:r>
        <w:r w:rsidR="00875403" w:rsidDel="00DA65A6">
          <w:rPr>
            <w:lang w:val="en-US"/>
          </w:rPr>
          <w:delText xml:space="preserve">e </w:delText>
        </w:r>
      </w:del>
      <w:r w:rsidR="00875403">
        <w:rPr>
          <w:lang w:val="en-US"/>
        </w:rPr>
        <w:t>intervention</w:t>
      </w:r>
      <w:r w:rsidR="00C8583B">
        <w:rPr>
          <w:lang w:val="en-US"/>
        </w:rPr>
        <w:t>s</w:t>
      </w:r>
      <w:r w:rsidR="00875403">
        <w:rPr>
          <w:lang w:val="en-US"/>
        </w:rPr>
        <w:t>, based on earlier trial results</w:t>
      </w:r>
      <w:ins w:id="14" w:author="Ellen McRobie" w:date="2015-02-24T13:27:00Z">
        <w:r w:rsidR="00DA65A6">
          <w:rPr>
            <w:lang w:val="en-US"/>
          </w:rPr>
          <w:t xml:space="preserve">, at </w:t>
        </w:r>
      </w:ins>
      <w:ins w:id="15" w:author="Ellen McRobie" w:date="2015-02-24T13:28:00Z">
        <w:r w:rsidR="00DA65A6">
          <w:rPr>
            <w:lang w:val="en-US"/>
          </w:rPr>
          <w:t>individual</w:t>
        </w:r>
      </w:ins>
      <w:ins w:id="16" w:author="Ellen McRobie" w:date="2015-02-24T13:27:00Z">
        <w:r w:rsidR="00DA65A6">
          <w:rPr>
            <w:lang w:val="en-US"/>
          </w:rPr>
          <w:t xml:space="preserve"> points of the cascade or in combination</w:t>
        </w:r>
      </w:ins>
      <w:r w:rsidR="00875403">
        <w:rPr>
          <w:lang w:val="en-US"/>
        </w:rPr>
        <w:t>.</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 xml:space="preserve">ention </w:t>
      </w:r>
      <w:del w:id="17" w:author="Ellen McRobie" w:date="2015-02-24T13:28:00Z">
        <w:r w:rsidR="003221A4" w:rsidDel="00DA65A6">
          <w:rPr>
            <w:lang w:val="en-US"/>
          </w:rPr>
          <w:delText>to improve the cascade of</w:delText>
        </w:r>
        <w:r w:rsidR="00875403" w:rsidDel="00DA65A6">
          <w:rPr>
            <w:lang w:val="en-US"/>
          </w:rPr>
          <w:delText xml:space="preserve"> care </w:delText>
        </w:r>
      </w:del>
      <w:r w:rsidR="00875403">
        <w:rPr>
          <w:lang w:val="en-US"/>
        </w:rPr>
        <w:t>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benefit</w:t>
      </w:r>
      <w:del w:id="18" w:author="Ellen McRobie" w:date="2015-02-24T13:30:00Z">
        <w:r w:rsidR="003221A4" w:rsidDel="00DA65A6">
          <w:rPr>
            <w:lang w:val="en-US"/>
          </w:rPr>
          <w:delText xml:space="preserve">, </w:delText>
        </w:r>
        <w:r w:rsidR="00875403" w:rsidDel="00DA65A6">
          <w:rPr>
            <w:lang w:val="en-US"/>
          </w:rPr>
          <w:delText>because any single intervention</w:delText>
        </w:r>
      </w:del>
      <w:ins w:id="19" w:author="Ellen McRobie" w:date="2015-02-24T13:30:00Z">
        <w:r w:rsidR="00DA65A6">
          <w:rPr>
            <w:lang w:val="en-US"/>
          </w:rPr>
          <w:t xml:space="preserve"> as it</w:t>
        </w:r>
      </w:ins>
      <w:r w:rsidR="00875403">
        <w:rPr>
          <w:lang w:val="en-US"/>
        </w:rPr>
        <w:t xml:space="preserve"> is confounded by other weaknesses </w:t>
      </w:r>
      <w:r w:rsidR="004706DF">
        <w:rPr>
          <w:lang w:val="en-US"/>
        </w:rPr>
        <w:t xml:space="preserve">both </w:t>
      </w:r>
      <w:r w:rsidR="003221A4">
        <w:rPr>
          <w:lang w:val="en-US"/>
        </w:rPr>
        <w:t>up and down</w:t>
      </w:r>
      <w:r w:rsidR="00875403">
        <w:rPr>
          <w:lang w:val="en-US"/>
        </w:rPr>
        <w:t>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w:t>
      </w:r>
      <w:r w:rsidR="00073B5E">
        <w:rPr>
          <w:lang w:val="en-US"/>
        </w:rPr>
        <w:t>x</w:t>
      </w:r>
      <w:r w:rsidR="00A3168C">
        <w:rPr>
          <w:lang w:val="en-US"/>
        </w:rPr>
        <w:t>GDP</w:t>
      </w:r>
      <w:r w:rsidR="00215887">
        <w:rPr>
          <w:lang w:val="en-US"/>
        </w:rPr>
        <w:t xml:space="preserve"> per capita</w:t>
      </w:r>
      <w:r w:rsidR="00073B5E">
        <w:rPr>
          <w:lang w:val="en-US"/>
        </w:rPr>
        <w:t xml:space="preserve"> in Kenya, </w:t>
      </w:r>
      <w:r w:rsidR="002D5E1F">
        <w:rPr>
          <w:lang w:val="en-US"/>
        </w:rPr>
        <w:t>$</w:t>
      </w:r>
      <w:r w:rsidR="002D3E6A">
        <w:rPr>
          <w:lang w:val="en-US"/>
        </w:rPr>
        <w:t>613</w:t>
      </w:r>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upon presentation to care</w:t>
      </w:r>
      <w:r w:rsidR="00875403">
        <w:rPr>
          <w:lang w:val="en-US"/>
        </w:rPr>
        <w:t xml:space="preserve"> (</w:t>
      </w:r>
      <w:r w:rsidR="00DA7062">
        <w:rPr>
          <w:lang w:val="en-US"/>
        </w:rPr>
        <w:t>3.62m DALYS averted between 2010 and 2030</w:t>
      </w:r>
      <w:r w:rsidR="00073B5E">
        <w:rPr>
          <w:lang w:val="en-US"/>
        </w:rPr>
        <w:t>,</w:t>
      </w:r>
      <w:r w:rsidR="00875403">
        <w:rPr>
          <w:lang w:val="en-US"/>
        </w:rPr>
        <w:t xml:space="preserve"> and </w:t>
      </w:r>
      <w:r w:rsidR="00DA7062">
        <w:rPr>
          <w:lang w:val="en-US"/>
        </w:rPr>
        <w:t>$453</w:t>
      </w:r>
      <w:r w:rsidR="00875403">
        <w:rPr>
          <w:lang w:val="en-US"/>
        </w:rPr>
        <w:t xml:space="preserve"> </w:t>
      </w:r>
      <w:r w:rsidR="00073B5E">
        <w:rPr>
          <w:lang w:val="en-US"/>
        </w:rPr>
        <w:t>per DALY</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an immediate exp</w:t>
      </w:r>
      <w:r w:rsidR="00995E03">
        <w:rPr>
          <w:lang w:val="en-US"/>
        </w:rPr>
        <w:t xml:space="preserve">ansion of testing and treatment, through a universal test and treat strategy </w:t>
      </w:r>
      <w:r w:rsidR="00101524">
        <w:rPr>
          <w:lang w:val="en-US"/>
        </w:rPr>
        <w:t>(</w:t>
      </w:r>
      <w:r w:rsidR="00995E03">
        <w:rPr>
          <w:lang w:val="en-US"/>
        </w:rPr>
        <w:t>5.43m DALYs averted at $776 per DALY averted</w:t>
      </w:r>
      <w:r w:rsidR="00101524">
        <w:rPr>
          <w:lang w:val="en-US"/>
        </w:rPr>
        <w:t>).</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4CDC5A1F" w:rsidR="00DF1540" w:rsidRDefault="0065099A" w:rsidP="00DF1540">
      <w:pPr>
        <w:pStyle w:val="normal0"/>
        <w:rPr>
          <w:lang w:val="en-US"/>
        </w:rPr>
      </w:pPr>
      <w:r w:rsidRPr="00DD19A4">
        <w:rPr>
          <w:lang w:val="en-US"/>
        </w:rPr>
        <w:t xml:space="preserve">Our results suggest </w:t>
      </w:r>
      <w:del w:id="20" w:author="Ellen McRobie" w:date="2015-02-24T13:33:00Z">
        <w:r w:rsidRPr="00DD19A4" w:rsidDel="00DA65A6">
          <w:rPr>
            <w:lang w:val="en-US"/>
          </w:rPr>
          <w:delText xml:space="preserve">that ART-programmes in </w:delText>
        </w:r>
        <w:commentRangeStart w:id="21"/>
        <w:r w:rsidRPr="00DD19A4" w:rsidDel="00DA65A6">
          <w:rPr>
            <w:lang w:val="en-US"/>
          </w:rPr>
          <w:delText>Kenya</w:delText>
        </w:r>
        <w:commentRangeEnd w:id="21"/>
        <w:r w:rsidR="00DA65A6" w:rsidDel="00DA65A6">
          <w:rPr>
            <w:rStyle w:val="CommentReference"/>
          </w:rPr>
          <w:commentReference w:id="21"/>
        </w:r>
        <w:r w:rsidRPr="00DD19A4" w:rsidDel="00DA65A6">
          <w:rPr>
            <w:lang w:val="en-US"/>
          </w:rPr>
          <w:delText xml:space="preserve"> can be enhanced to bri</w:delText>
        </w:r>
        <w:r w:rsidDel="00DA65A6">
          <w:rPr>
            <w:lang w:val="en-US"/>
          </w:rPr>
          <w:delText xml:space="preserve">ng about </w:delText>
        </w:r>
      </w:del>
      <w:r>
        <w:rPr>
          <w:lang w:val="en-US"/>
        </w:rPr>
        <w:t>greater health benefits</w:t>
      </w:r>
      <w:ins w:id="22" w:author="Ellen McRobie" w:date="2015-02-24T13:33:00Z">
        <w:r w:rsidR="00DA65A6">
          <w:rPr>
            <w:lang w:val="en-US"/>
          </w:rPr>
          <w:t xml:space="preserve"> could be achieved in this setting</w:t>
        </w:r>
      </w:ins>
      <w:r w:rsidR="00631F27">
        <w:rPr>
          <w:lang w:val="en-US"/>
        </w:rPr>
        <w:t xml:space="preserve"> 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w:t>
      </w:r>
      <w:proofErr w:type="spellStart"/>
      <w:r w:rsidR="001602F8">
        <w:rPr>
          <w:lang w:val="en-US"/>
        </w:rPr>
        <w:t>programmes</w:t>
      </w:r>
      <w:proofErr w:type="spellEnd"/>
      <w:r w:rsidR="001602F8">
        <w:rPr>
          <w:lang w:val="en-US"/>
        </w:rPr>
        <w:t xml:space="preserve">, with the identified </w:t>
      </w:r>
      <w:r w:rsidR="00A47F16">
        <w:rPr>
          <w:lang w:val="en-US"/>
        </w:rPr>
        <w:t>weakness</w:t>
      </w:r>
      <w:r w:rsidR="00D914B8">
        <w:rPr>
          <w:lang w:val="en-US"/>
        </w:rPr>
        <w:t>es</w:t>
      </w:r>
      <w:r w:rsidR="001602F8">
        <w:rPr>
          <w:lang w:val="en-US"/>
        </w:rPr>
        <w:t xml:space="preserve"> in linkage and retention perpetuated, would not maximize health </w:t>
      </w:r>
      <w:r w:rsidR="00420842">
        <w:rPr>
          <w:lang w:val="en-US"/>
        </w:rPr>
        <w:t>benefits in a limited-resource 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w:t>
      </w:r>
      <w:proofErr w:type="spellStart"/>
      <w:r w:rsidR="00DF1540">
        <w:rPr>
          <w:lang w:val="en-US"/>
        </w:rPr>
        <w:t>program</w:t>
      </w:r>
      <w:r w:rsidR="00FC2629">
        <w:rPr>
          <w:lang w:val="en-US"/>
        </w:rPr>
        <w:t>me</w:t>
      </w:r>
      <w:r w:rsidR="00DF1540">
        <w:rPr>
          <w:lang w:val="en-US"/>
        </w:rPr>
        <w:t>s</w:t>
      </w:r>
      <w:proofErr w:type="spellEnd"/>
      <w:r w:rsidR="00DF1540">
        <w:rPr>
          <w:lang w:val="en-US"/>
        </w:rPr>
        <w:t xml:space="preserve"> to evaluate the costs and impact of ART expansion as well as the clinical benefits of earlier </w:t>
      </w:r>
      <w:r w:rsidR="002769C8">
        <w:rPr>
          <w:lang w:val="en-US"/>
        </w:rPr>
        <w:t>initiation</w:t>
      </w:r>
      <w:r w:rsidR="00F90514">
        <w:rPr>
          <w:lang w:val="en-US"/>
        </w:rPr>
        <w:t>.</w:t>
      </w:r>
    </w:p>
    <w:p w14:paraId="5B58951E" w14:textId="77777777" w:rsidR="001602F8" w:rsidRDefault="00A3168C" w:rsidP="001602F8">
      <w:pPr>
        <w:pStyle w:val="normal0"/>
        <w:rPr>
          <w:lang w:val="en-US"/>
        </w:rPr>
      </w:pPr>
      <w:r>
        <w:rPr>
          <w:lang w:val="en-US"/>
        </w:rPr>
        <w:lastRenderedPageBreak/>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r>
        <w:t>Introduction</w:t>
      </w:r>
    </w:p>
    <w:p w14:paraId="3C90D372" w14:textId="04947870"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 In South Africa, </w:t>
      </w:r>
      <w:r w:rsidR="006A4A37">
        <w:t>200,000 AIDS-related deaths were estimated to have occurred in 2013</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a </w:t>
      </w:r>
      <w:r w:rsidR="002427ED">
        <w:t xml:space="preserve">prospective cohort </w:t>
      </w:r>
      <w:r w:rsidR="005E22E8">
        <w:t xml:space="preserve">study in </w:t>
      </w:r>
      <w:commentRangeStart w:id="23"/>
      <w:r w:rsidR="005E22E8">
        <w:t>Uganda</w:t>
      </w:r>
      <w:commentRangeEnd w:id="23"/>
      <w:r w:rsidR="00FD1457">
        <w:rPr>
          <w:rStyle w:val="CommentReference"/>
        </w:rPr>
        <w:commentReference w:id="23"/>
      </w:r>
      <w:r w:rsidR="005E22E8">
        <w:t xml:space="preserve">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B644C7">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w:t>
      </w:r>
      <w:r w:rsidR="000316FF">
        <w:t>this</w:t>
      </w:r>
      <w:r w:rsidR="00F2745C">
        <w:t xml:space="preserv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22EF284F" w:rsidR="00EB2C4C" w:rsidRDefault="00A86169" w:rsidP="005A14B3">
      <w:pPr>
        <w:pStyle w:val="normal0"/>
        <w:ind w:firstLine="720"/>
        <w:contextualSpacing w:val="0"/>
      </w:pPr>
      <w:r>
        <w:t xml:space="preserve">The reasons for continued health losses to HIV </w:t>
      </w:r>
      <w:r w:rsidR="000316FF">
        <w:t>are</w:t>
      </w:r>
      <w:r w:rsidR="002640F5">
        <w:t xml:space="preserve"> </w:t>
      </w:r>
      <w:r w:rsidR="006B075B">
        <w:t xml:space="preserve">not well understood </w:t>
      </w:r>
      <w:r w:rsidR="00C2662C">
        <w:t xml:space="preserve">but attention has </w:t>
      </w:r>
      <w:r w:rsidR="00FF60E8">
        <w:t>recently focused</w:t>
      </w:r>
      <w:r w:rsidR="005A14B3">
        <w:t xml:space="preserve">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del w:id="24" w:author="Ellen McRobie" w:date="2015-02-24T13:43:00Z">
        <w:r w:rsidR="00910518" w:rsidDel="00C975C6">
          <w:delText xml:space="preserve">is </w:delText>
        </w:r>
      </w:del>
      <w:ins w:id="25" w:author="Ellen McRobie" w:date="2015-02-24T13:43:00Z">
        <w:r w:rsidR="00C975C6">
          <w:t xml:space="preserve">describes </w:t>
        </w:r>
      </w:ins>
      <w:r w:rsidR="005A14B3">
        <w:t xml:space="preserve">the </w:t>
      </w:r>
      <w:r w:rsidR="00C2662C">
        <w:t>series of events and appointments through which HIV-infected individuals must pass in o</w:t>
      </w:r>
      <w:r w:rsidR="00EE6EF6">
        <w:t>rder to benefit fully from ART,</w:t>
      </w:r>
      <w:r w:rsidR="005A14B3">
        <w:t xml:space="preserve"> beginning with HIV testing</w:t>
      </w:r>
      <w:r w:rsidR="00FF60E8">
        <w:t>,</w:t>
      </w:r>
      <w:r w:rsidR="005A14B3">
        <w:t xml:space="preserve"> and ending with patients in a state of sustained viral suppression with regular monitoring. </w:t>
      </w:r>
      <w:r w:rsidR="00EB2C4C">
        <w:t>In 2011, Fox and Rosen highlighted how fewer patie</w:t>
      </w:r>
      <w:r w:rsidR="005A14B3">
        <w:t>nts reach each successive stage</w:t>
      </w:r>
      <w:r w:rsidR="00DA61D9">
        <w:t xml:space="preserve"> of HIV care</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r w:rsidR="00DA61D9">
        <w:t xml:space="preserve">and since then </w:t>
      </w:r>
      <w:r w:rsidR="005A14B3">
        <w:t xml:space="preserve">there have been many reports detailing </w:t>
      </w:r>
      <w:r w:rsidR="004D3CC9">
        <w:t xml:space="preserve">the care cascade as it appears to operate in </w:t>
      </w:r>
      <w:r w:rsidR="00807820">
        <w:t>different</w:t>
      </w:r>
      <w:r w:rsidR="004D3CC9">
        <w:t xml:space="preserve">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D45808">
      <w:pPr>
        <w:pStyle w:val="normal0"/>
        <w:contextualSpacing w:val="0"/>
      </w:pPr>
    </w:p>
    <w:p w14:paraId="672058E0" w14:textId="5E208FEE" w:rsidR="00366A02" w:rsidRDefault="00BC0FB5" w:rsidP="00AE0D69">
      <w:pPr>
        <w:pStyle w:val="normal0"/>
        <w:ind w:firstLine="720"/>
        <w:contextualSpacing w:val="0"/>
      </w:pPr>
      <w:del w:id="26" w:author="Ellen McRobie" w:date="2015-02-24T13:48:00Z">
        <w:r w:rsidDel="005C6134">
          <w:delText xml:space="preserve">Over the past few </w:delText>
        </w:r>
      </w:del>
      <w:ins w:id="27" w:author="Ellen McRobie" w:date="2015-02-24T13:48:00Z">
        <w:r w:rsidR="005C6134">
          <w:t xml:space="preserve">In recent </w:t>
        </w:r>
      </w:ins>
      <w:r>
        <w:t xml:space="preserve">years </w:t>
      </w:r>
      <w:r w:rsidR="00C53DE2">
        <w:t xml:space="preserve">there has </w:t>
      </w:r>
      <w:del w:id="28" w:author="Ellen McRobie" w:date="2015-02-24T13:49:00Z">
        <w:r w:rsidR="00C53DE2" w:rsidDel="005C6134">
          <w:delText xml:space="preserve">also </w:delText>
        </w:r>
      </w:del>
      <w:r w:rsidR="00C53DE2">
        <w:t>been a</w:t>
      </w:r>
      <w:r w:rsidR="00366A02">
        <w:t xml:space="preserve"> massive proliferation </w:t>
      </w:r>
      <w:del w:id="29" w:author="Ellen McRobie" w:date="2015-02-24T13:49:00Z">
        <w:r w:rsidR="00C53DE2" w:rsidDel="005C6134">
          <w:delText>o</w:delText>
        </w:r>
      </w:del>
      <w:ins w:id="30" w:author="Ellen McRobie" w:date="2015-02-24T13:49:00Z">
        <w:r w:rsidR="005C6134">
          <w:t>in</w:t>
        </w:r>
      </w:ins>
      <w:del w:id="31" w:author="Ellen McRobie" w:date="2015-02-24T13:49:00Z">
        <w:r w:rsidR="00C53DE2" w:rsidDel="005C6134">
          <w:delText>f</w:delText>
        </w:r>
      </w:del>
      <w:r w:rsidR="00366A02">
        <w:t xml:space="preserve"> innovative approaches to improv</w:t>
      </w:r>
      <w:ins w:id="32" w:author="Ellen McRobie" w:date="2015-02-24T13:49:00Z">
        <w:r w:rsidR="005C6134">
          <w:t>e</w:t>
        </w:r>
      </w:ins>
      <w:del w:id="33" w:author="Ellen McRobie" w:date="2015-02-24T13:49:00Z">
        <w:r w:rsidR="00366A02" w:rsidDel="005C6134">
          <w:delText>ing</w:delText>
        </w:r>
      </w:del>
      <w:r w:rsidR="00366A02">
        <w:t xml:space="preserve"> the care cascade</w:t>
      </w:r>
      <w:r w:rsidR="00EB2993">
        <w:fldChar w:fldCharType="begin"/>
      </w:r>
      <w:r w:rsidR="00EB2993">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rsidR="00366A02">
        <w:t xml:space="preserve">. These variously aim to improve testing, linkage to </w:t>
      </w:r>
      <w:r w:rsidR="00EB2993">
        <w:t>care, retention in pre-ART care and</w:t>
      </w:r>
      <w:r w:rsidR="00366A02">
        <w:t xml:space="preserve"> rates of viral suppression or retention in post-ART care. </w:t>
      </w:r>
      <w:r w:rsidR="00D90E05">
        <w:t>Many of these have been subject to a trial and there have been s</w:t>
      </w:r>
      <w:r w:rsidR="0063067F">
        <w:t xml:space="preserve">ome remarkable successes. </w:t>
      </w:r>
      <w:ins w:id="34" w:author="Ellen McRobie" w:date="2015-02-24T14:01:00Z">
        <w:r w:rsidR="005C6134">
          <w:t>For example, a pilot using home-based counselling and testing (HBCT) with point-of-care (POC) CD4 in KwaZulu-Natal, South Africa, achieved 91% coverage of the community and linked 96% of newly diagnosed individuals within six months</w:t>
        </w:r>
      </w:ins>
      <w:del w:id="35" w:author="Ellen McRobie" w:date="2015-02-24T14:01:00Z">
        <w:r w:rsidR="0063067F" w:rsidDel="005C6134">
          <w:delText>For example</w:delText>
        </w:r>
        <w:r w:rsidR="00872585" w:rsidDel="005C6134">
          <w:delText>,</w:delText>
        </w:r>
        <w:r w:rsidR="006F5F24" w:rsidDel="005C6134">
          <w:delText xml:space="preserve"> in South Africa van Rooyen </w:delText>
        </w:r>
        <w:r w:rsidR="006F5F24" w:rsidRPr="00705DDE" w:rsidDel="005C6134">
          <w:rPr>
            <w:i/>
          </w:rPr>
          <w:delText>et al.</w:delText>
        </w:r>
        <w:r w:rsidR="006F5F24" w:rsidDel="005C6134">
          <w:delText xml:space="preserve"> </w:delText>
        </w:r>
        <w:r w:rsidR="00705DDE" w:rsidDel="005C6134">
          <w:delText>trialled</w:delText>
        </w:r>
        <w:r w:rsidR="006F5F24" w:rsidDel="005C6134">
          <w:delText xml:space="preserve"> a </w:delText>
        </w:r>
        <w:commentRangeStart w:id="36"/>
        <w:r w:rsidR="006F5F24" w:rsidDel="005C6134">
          <w:delText>home-based counselling and testing (HBCT)</w:delText>
        </w:r>
        <w:commentRangeEnd w:id="36"/>
        <w:r w:rsidR="005C6134" w:rsidDel="005C6134">
          <w:rPr>
            <w:rStyle w:val="CommentReference"/>
          </w:rPr>
          <w:commentReference w:id="36"/>
        </w:r>
        <w:r w:rsidR="006F5F24" w:rsidDel="005C6134">
          <w:delText xml:space="preserve"> intervention achieving 91% coverage of the community and 96% of newly diagnosed individuals linked to care within six months</w:delText>
        </w:r>
      </w:del>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proofErr w:type="spellStart"/>
      <w:r w:rsidR="00872585">
        <w:t>Jani</w:t>
      </w:r>
      <w:proofErr w:type="spellEnd"/>
      <w:r w:rsidR="00872585">
        <w:t xml:space="preserve">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37"/>
      <w:del w:id="38" w:author="Ellen McRobie" w:date="2015-02-24T14:02:00Z">
        <w:r w:rsidR="00F07DCD" w:rsidDel="00AE0D69">
          <w:delText>Although, some</w:delText>
        </w:r>
      </w:del>
      <w:ins w:id="39" w:author="Ellen McRobie" w:date="2015-02-24T14:02:00Z">
        <w:r w:rsidR="00AE0D69">
          <w:t>However, other</w:t>
        </w:r>
      </w:ins>
      <w:r w:rsidR="00F07DCD">
        <w:t xml:space="preserve"> interventions have had less success</w:t>
      </w:r>
      <w:ins w:id="40" w:author="Ellen McRobie" w:date="2015-02-24T14:02:00Z">
        <w:r w:rsidR="00AE0D69">
          <w:t>;</w:t>
        </w:r>
      </w:ins>
      <w:r w:rsidR="000930CF">
        <w:t xml:space="preserve"> </w:t>
      </w:r>
      <w:del w:id="41" w:author="Ellen McRobie" w:date="2015-02-24T14:02:00Z">
        <w:r w:rsidR="000930CF" w:rsidDel="00AE0D69">
          <w:delText xml:space="preserve">such as </w:delText>
        </w:r>
        <w:r w:rsidR="00197F58" w:rsidDel="00AE0D69">
          <w:delText xml:space="preserve">the addition of </w:delText>
        </w:r>
      </w:del>
      <w:r w:rsidR="00197F58">
        <w:t xml:space="preserve">one-on-one motivational sessions to group counselling in South Africa </w:t>
      </w:r>
      <w:del w:id="42" w:author="Ellen McRobie" w:date="2015-02-24T14:02:00Z">
        <w:r w:rsidR="00197F58" w:rsidDel="00AE0D69">
          <w:delText xml:space="preserve">that </w:delText>
        </w:r>
      </w:del>
      <w:r w:rsidR="00C63F16">
        <w:t>showed</w:t>
      </w:r>
      <w:r w:rsidR="00197F58">
        <w:t xml:space="preserve"> no significant difference in adherence or loss to follow up </w:t>
      </w:r>
      <w:r w:rsidR="00C63F16">
        <w:t>over the study period</w:t>
      </w:r>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37"/>
      <w:r w:rsidR="00C90B09">
        <w:rPr>
          <w:rStyle w:val="CommentReference"/>
        </w:rPr>
        <w:commentReference w:id="37"/>
      </w:r>
      <w:r w:rsidR="00C90B09">
        <w:t xml:space="preserve"> </w:t>
      </w:r>
      <w:del w:id="43" w:author="Ellen McRobie" w:date="2015-02-24T14:03:00Z">
        <w:r w:rsidR="002F7DE8" w:rsidDel="00AE0D69">
          <w:delText>However,</w:delText>
        </w:r>
      </w:del>
      <w:ins w:id="44" w:author="Ellen McRobie" w:date="2015-02-24T14:03:00Z">
        <w:r w:rsidR="00AE0D69">
          <w:t>While important,</w:t>
        </w:r>
      </w:ins>
      <w:r w:rsidR="002F7DE8">
        <w:t xml:space="preserve"> these trials </w:t>
      </w:r>
      <w:del w:id="45" w:author="Ellen McRobie" w:date="2015-02-24T14:05:00Z">
        <w:r w:rsidR="00FA13FB" w:rsidDel="00384E57">
          <w:delText>fail to capture</w:delText>
        </w:r>
      </w:del>
      <w:ins w:id="46" w:author="Ellen McRobie" w:date="2015-02-24T14:05:00Z">
        <w:r w:rsidR="00384E57">
          <w:t>seldom measure the gains in</w:t>
        </w:r>
      </w:ins>
      <w:r w:rsidR="002F7DE8">
        <w:t xml:space="preserve"> population health</w:t>
      </w:r>
      <w:r w:rsidR="00B64C08">
        <w:t xml:space="preserve"> </w:t>
      </w:r>
      <w:del w:id="47" w:author="Ellen McRobie" w:date="2015-02-24T14:05:00Z">
        <w:r w:rsidR="00FA13FB" w:rsidDel="00384E57">
          <w:delText xml:space="preserve">gains </w:delText>
        </w:r>
      </w:del>
      <w:r w:rsidR="006950BA">
        <w:t>(e.g. long-term effects</w:t>
      </w:r>
      <w:r w:rsidR="00B64C08">
        <w:t xml:space="preserve"> and knock-on effects to persons not directly reached with an intervention)</w:t>
      </w:r>
      <w:r w:rsidR="00FA13FB">
        <w:t xml:space="preserve">, and </w:t>
      </w:r>
      <w:r w:rsidR="002F7DE8">
        <w:t>largely focus on examining the impact of</w:t>
      </w:r>
      <w:r w:rsidR="007105E8">
        <w:t xml:space="preserve"> a</w:t>
      </w:r>
      <w:r w:rsidR="002F7DE8">
        <w:t xml:space="preserve"> new intervention at </w:t>
      </w:r>
      <w:r w:rsidR="007105E8">
        <w:t>a single point in time</w:t>
      </w:r>
      <w:r w:rsidR="00FA13FB">
        <w:t>. Additionally</w:t>
      </w:r>
      <w:r w:rsidR="002F7DE8">
        <w:t>,</w:t>
      </w:r>
      <w:r w:rsidR="00FA13FB">
        <w:t xml:space="preserve"> trials</w:t>
      </w:r>
      <w:r w:rsidR="002F7DE8">
        <w:t xml:space="preserve"> have not been able to measure the combined impact of interventions </w:t>
      </w:r>
      <w:r w:rsidR="00FA13FB">
        <w:t>targeting different areas</w:t>
      </w:r>
      <w:r w:rsidR="002F7DE8">
        <w:t xml:space="preserve"> of the cascade.</w:t>
      </w:r>
    </w:p>
    <w:p w14:paraId="5EFE853B" w14:textId="77777777" w:rsidR="00D90E05" w:rsidRDefault="00D90E05" w:rsidP="00EB2C4C">
      <w:pPr>
        <w:pStyle w:val="normal0"/>
        <w:ind w:firstLine="720"/>
        <w:contextualSpacing w:val="0"/>
      </w:pPr>
    </w:p>
    <w:p w14:paraId="4881739F" w14:textId="33C71EB7" w:rsidR="004B4A15" w:rsidRDefault="00B123B8" w:rsidP="00384E57">
      <w:pPr>
        <w:pStyle w:val="normal0"/>
        <w:ind w:firstLine="720"/>
        <w:contextualSpacing w:val="0"/>
      </w:pPr>
      <w:del w:id="48" w:author="Ellen McRobie" w:date="2015-02-24T14:08:00Z">
        <w:r w:rsidDel="00384E57">
          <w:lastRenderedPageBreak/>
          <w:delText>At the same</w:delText>
        </w:r>
        <w:r w:rsidR="00C269C4" w:rsidDel="00384E57">
          <w:delText xml:space="preserve"> time</w:delText>
        </w:r>
      </w:del>
      <w:ins w:id="49" w:author="Ellen McRobie" w:date="2015-02-24T14:08:00Z">
        <w:r w:rsidR="00384E57">
          <w:t xml:space="preserve">While </w:t>
        </w:r>
      </w:ins>
      <w:ins w:id="50" w:author="Ellen McRobie" w:date="2015-02-24T14:12:00Z">
        <w:r w:rsidR="00384E57">
          <w:t>it is</w:t>
        </w:r>
      </w:ins>
      <w:ins w:id="51" w:author="Ellen McRobie" w:date="2015-02-24T14:13:00Z">
        <w:r w:rsidR="00384E57">
          <w:t xml:space="preserve"> increasingly</w:t>
        </w:r>
      </w:ins>
      <w:ins w:id="52" w:author="Ellen McRobie" w:date="2015-02-24T14:08:00Z">
        <w:r w:rsidR="00384E57">
          <w:t xml:space="preserve"> recognised</w:t>
        </w:r>
      </w:ins>
      <w:ins w:id="53" w:author="Ellen McRobie" w:date="2015-02-24T14:12:00Z">
        <w:r w:rsidR="00384E57">
          <w:t xml:space="preserve"> that </w:t>
        </w:r>
      </w:ins>
      <w:ins w:id="54" w:author="Ellen McRobie" w:date="2015-02-24T14:14:00Z">
        <w:r w:rsidR="00384E57">
          <w:t>strengthening of the cascade is required</w:t>
        </w:r>
      </w:ins>
      <w:ins w:id="55" w:author="Ellen McRobie" w:date="2015-02-24T14:08:00Z">
        <w:r w:rsidR="00384E57">
          <w:t xml:space="preserve">, and progress </w:t>
        </w:r>
      </w:ins>
      <w:ins w:id="56" w:author="Ellen McRobie" w:date="2015-02-24T14:09:00Z">
        <w:r w:rsidR="00384E57">
          <w:t xml:space="preserve">is being made in identifying possible interventions, there is a continued push </w:t>
        </w:r>
      </w:ins>
      <w:ins w:id="57" w:author="Ellen McRobie" w:date="2015-02-24T14:11:00Z">
        <w:r w:rsidR="00384E57">
          <w:t>for programmes to</w:t>
        </w:r>
      </w:ins>
      <w:ins w:id="58" w:author="Ellen McRobie" w:date="2015-02-24T14:09:00Z">
        <w:r w:rsidR="00384E57">
          <w:t xml:space="preserve"> expand treatment and consider altering </w:t>
        </w:r>
      </w:ins>
      <w:del w:id="59" w:author="Ellen McRobie" w:date="2015-02-24T14:09:00Z">
        <w:r w:rsidDel="00384E57">
          <w:delText xml:space="preserve">, there has been a push to continue the rapid expansion of treatment, including expanding </w:delText>
        </w:r>
      </w:del>
      <w:r>
        <w:t>elig</w:t>
      </w:r>
      <w:r w:rsidR="00E411BC">
        <w:t xml:space="preserve">ibility criteria </w:t>
      </w:r>
      <w:r>
        <w:t>to poten</w:t>
      </w:r>
      <w:r w:rsidR="00E411BC">
        <w:t>tially all HIV-infected persons,</w:t>
      </w:r>
      <w:r>
        <w:t xml:space="preserve"> and </w:t>
      </w:r>
      <w:r w:rsidR="007916E9">
        <w:t>to increase active out</w:t>
      </w:r>
      <w:r w:rsidR="00B31A7A">
        <w:t>re</w:t>
      </w:r>
      <w:r w:rsidR="00E411BC">
        <w:t>ach to populations for testing (</w:t>
      </w:r>
      <w:r w:rsidR="00B31A7A">
        <w:t>i.e.</w:t>
      </w:r>
      <w:r w:rsidR="00E411BC">
        <w:t xml:space="preserve"> through</w:t>
      </w:r>
      <w:r w:rsidR="00B31A7A">
        <w:t xml:space="preserv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41768BDE" w14:textId="77777777" w:rsidR="00EB29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EB2993">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076FE11D" w:rsidR="00D90E05" w:rsidRDefault="00EB29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r w:rsidR="000C62C9">
        <w:t xml:space="preserve">is </w:t>
      </w:r>
      <w:r w:rsidR="00523627">
        <w:t xml:space="preserve">a </w:t>
      </w:r>
      <w:r w:rsidR="006D081F">
        <w:t>source of concern with respect to the equality of health benefits to patients.</w:t>
      </w:r>
    </w:p>
    <w:p w14:paraId="64B8D86B" w14:textId="77777777" w:rsidR="00D90E05" w:rsidRDefault="00D90E05" w:rsidP="00EB2C4C">
      <w:pPr>
        <w:pStyle w:val="normal0"/>
        <w:ind w:firstLine="720"/>
        <w:contextualSpacing w:val="0"/>
      </w:pPr>
    </w:p>
    <w:p w14:paraId="3D14B401" w14:textId="65109EEC" w:rsidR="00EF72B4" w:rsidRDefault="002F7DE8" w:rsidP="009E7F15">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w:t>
      </w:r>
      <w:r w:rsidR="00601A0D">
        <w:t>n</w:t>
      </w:r>
      <w:r w:rsidR="00445954">
        <w:t xml:space="preserve"> th</w:t>
      </w:r>
      <w:r w:rsidR="00817B46">
        <w:t xml:space="preserve">e care cascade in </w:t>
      </w:r>
      <w:r w:rsidR="00252B4B">
        <w:t>w</w:t>
      </w:r>
      <w:r w:rsidR="00817B46">
        <w:t xml:space="preserve">estern Kenya including information on persons out of care, prior to testing, through an integrated household-based testing survey and intervention.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We are then able to use the model to estimate the cost and impact of possible intervention</w:t>
      </w:r>
      <w:r w:rsidR="009E09A3">
        <w:t>s</w:t>
      </w:r>
      <w:r w:rsidR="00B64C08">
        <w:t xml:space="preserve">, in isolation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6A0974">
        <w:t>to maximise health.</w:t>
      </w:r>
    </w:p>
    <w:p w14:paraId="5E4A4C26" w14:textId="77777777" w:rsidR="00C07325" w:rsidRDefault="0004446E">
      <w:pPr>
        <w:pStyle w:val="Heading1"/>
        <w:contextualSpacing w:val="0"/>
      </w:pPr>
      <w:bookmarkStart w:id="60" w:name="h.kidv94ib4qwh" w:colFirst="0" w:colLast="0"/>
      <w:bookmarkEnd w:id="60"/>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48526AEB" w:rsidR="002423B1" w:rsidRDefault="002423B1" w:rsidP="002423B1">
      <w:pPr>
        <w:pStyle w:val="normal0"/>
        <w:ind w:firstLine="720"/>
        <w:contextualSpacing w:val="0"/>
      </w:pPr>
      <w:r>
        <w:t>The model is briefly described below in three sections:</w:t>
      </w:r>
      <w:r w:rsidR="00A23F0E">
        <w:t xml:space="preserve"> (</w:t>
      </w:r>
      <w:proofErr w:type="spellStart"/>
      <w:r w:rsidR="00A23F0E">
        <w:t>i</w:t>
      </w:r>
      <w:proofErr w:type="spellEnd"/>
      <w:r w:rsidR="00A23F0E">
        <w:t>)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78DC2E9A"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w:t>
      </w:r>
      <w:r w:rsidR="00D20F76">
        <w:rPr>
          <w:b/>
          <w:i/>
        </w:rPr>
        <w:t>Natural H</w:t>
      </w:r>
      <w:r w:rsidR="00D51A6F" w:rsidRPr="00D51A6F">
        <w:rPr>
          <w:b/>
          <w:i/>
        </w:rPr>
        <w:t xml:space="preserve">istory </w:t>
      </w:r>
      <w:r w:rsidR="00D20F76">
        <w:rPr>
          <w:b/>
          <w:i/>
        </w:rPr>
        <w:t>A</w:t>
      </w:r>
      <w:r w:rsidR="00D51A6F" w:rsidRPr="00D51A6F">
        <w:rPr>
          <w:b/>
          <w:i/>
        </w:rPr>
        <w:t>ssumption</w:t>
      </w:r>
      <w:r w:rsidR="00866EA2">
        <w:rPr>
          <w:b/>
          <w:i/>
        </w:rPr>
        <w:t>s</w:t>
      </w:r>
    </w:p>
    <w:p w14:paraId="76DD98D6" w14:textId="77777777" w:rsidR="00D51A6F" w:rsidRPr="00D51A6F" w:rsidRDefault="00D51A6F" w:rsidP="00D51A6F">
      <w:pPr>
        <w:pStyle w:val="normal0"/>
        <w:ind w:left="1440"/>
        <w:contextualSpacing w:val="0"/>
        <w:rPr>
          <w:b/>
          <w:i/>
        </w:rPr>
      </w:pPr>
    </w:p>
    <w:p w14:paraId="14F7841A" w14:textId="42B07EBB"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w:t>
      </w:r>
      <w:r w:rsidR="000C74A8">
        <w:t>from</w:t>
      </w:r>
      <w:r w:rsidR="00B30876">
        <w:t xml:space="preserve">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6C1F895A"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An individual’s CD4 cell count and disease state are both tracked as they have independent predictive effects on the risk of mortality, and the latter is assumed to also predict the propensity to seek care. Rates of transitioning through these stages were inferred through fitting the model to all available</w:t>
      </w:r>
      <w:r w:rsidR="000632A0">
        <w:t xml:space="preserve"> surveillance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304FDA87"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IeDEA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61"/>
      <w:r w:rsidR="00955B6E">
        <w:t>but at a greater rate than ART-naïve patients</w:t>
      </w:r>
      <w:commentRangeEnd w:id="61"/>
      <w:r w:rsidR="009F2D5B">
        <w:rPr>
          <w:rStyle w:val="CommentReference"/>
        </w:rPr>
        <w:commentReference w:id="61"/>
      </w:r>
      <w:r w:rsidR="00955B6E">
        <w:t>.</w:t>
      </w:r>
    </w:p>
    <w:p w14:paraId="75F6D87C" w14:textId="77777777" w:rsidR="00F5470E" w:rsidRDefault="00F5470E" w:rsidP="00B73B3D">
      <w:pPr>
        <w:pStyle w:val="normal0"/>
        <w:contextualSpacing w:val="0"/>
      </w:pPr>
    </w:p>
    <w:p w14:paraId="68D1141E" w14:textId="75546365" w:rsidR="00485C99" w:rsidRDefault="00485C99" w:rsidP="00505EA7">
      <w:pPr>
        <w:pStyle w:val="normal0"/>
        <w:ind w:firstLine="720"/>
        <w:contextualSpacing w:val="0"/>
      </w:pPr>
      <w:r>
        <w:t xml:space="preserve">Relevant model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being compared to HIV prevalence estimates from AMPATH itself.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3D7A1F4F" w:rsidR="00F24045" w:rsidRDefault="00DE5773" w:rsidP="00C10848">
      <w:pPr>
        <w:pStyle w:val="normal0"/>
        <w:numPr>
          <w:ilvl w:val="0"/>
          <w:numId w:val="26"/>
        </w:numPr>
        <w:contextualSpacing w:val="0"/>
        <w:rPr>
          <w:b/>
          <w:i/>
        </w:rPr>
      </w:pPr>
      <w:r w:rsidRPr="003127C8">
        <w:rPr>
          <w:b/>
          <w:i/>
        </w:rPr>
        <w:t xml:space="preserve">Representation of the </w:t>
      </w:r>
      <w:r w:rsidR="00D20F76">
        <w:rPr>
          <w:b/>
          <w:i/>
        </w:rPr>
        <w:t>C</w:t>
      </w:r>
      <w:r w:rsidRPr="003127C8">
        <w:rPr>
          <w:b/>
          <w:i/>
        </w:rPr>
        <w:t xml:space="preserve">are </w:t>
      </w:r>
      <w:r w:rsidR="00D20F76">
        <w:rPr>
          <w:b/>
          <w:i/>
        </w:rPr>
        <w:t>C</w:t>
      </w:r>
      <w:r w:rsidRPr="003127C8">
        <w:rPr>
          <w:b/>
          <w:i/>
        </w:rPr>
        <w:t xml:space="preserve">ascade at </w:t>
      </w:r>
      <w:r w:rsidR="00D20F76">
        <w:rPr>
          <w:b/>
          <w:i/>
        </w:rPr>
        <w:t>B</w:t>
      </w:r>
      <w:r w:rsidRPr="003127C8">
        <w:rPr>
          <w:b/>
          <w:i/>
        </w:rPr>
        <w:t>aseline</w:t>
      </w:r>
      <w:bookmarkStart w:id="62" w:name="h.qp08777c4239" w:colFirst="0" w:colLast="0"/>
      <w:bookmarkEnd w:id="62"/>
      <w:r w:rsidR="00805D83">
        <w:rPr>
          <w:b/>
          <w:i/>
        </w:rPr>
        <w:t xml:space="preserve"> </w:t>
      </w:r>
    </w:p>
    <w:p w14:paraId="76213C15" w14:textId="77777777" w:rsidR="00C10848" w:rsidRPr="000A32D1" w:rsidRDefault="00C10848" w:rsidP="000A32D1">
      <w:pPr>
        <w:pStyle w:val="normal0"/>
        <w:contextualSpacing w:val="0"/>
      </w:pPr>
    </w:p>
    <w:p w14:paraId="145A87D2" w14:textId="1A21E95C" w:rsidR="00D3021A" w:rsidRDefault="00AD5751" w:rsidP="00AD5751">
      <w:pPr>
        <w:pStyle w:val="normal0"/>
      </w:pPr>
      <w:r>
        <w:rPr>
          <w:noProof/>
          <w:lang w:val="en-US"/>
        </w:rPr>
        <mc:AlternateContent>
          <mc:Choice Requires="wpg">
            <w:drawing>
              <wp:anchor distT="0" distB="0" distL="114300" distR="114300" simplePos="0" relativeHeight="251687936" behindDoc="0" locked="0" layoutInCell="1" allowOverlap="1" wp14:anchorId="087A6813" wp14:editId="4E3D5008">
                <wp:simplePos x="0" y="0"/>
                <wp:positionH relativeFrom="column">
                  <wp:posOffset>-114300</wp:posOffset>
                </wp:positionH>
                <wp:positionV relativeFrom="paragraph">
                  <wp:posOffset>2580005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0F6863" w:rsidRDefault="000F6863"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0F6863" w:rsidRPr="00B7495C" w:rsidRDefault="000F6863"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03.15pt;width:450pt;height:297pt;z-index:251687936;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ArMGwD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C549AB" w:rsidRDefault="00C549AB"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C549AB" w:rsidRPr="00B7495C" w:rsidRDefault="00C549AB"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63" w:name="h.iogg3anz8zdv" w:colFirst="0" w:colLast="0"/>
      <w:bookmarkStart w:id="64" w:name="h.hslqb1xxus50" w:colFirst="0" w:colLast="0"/>
      <w:bookmarkEnd w:id="63"/>
      <w:bookmarkEnd w:id="64"/>
    </w:p>
    <w:p w14:paraId="05428430" w14:textId="24B1675F" w:rsidR="00D10AB5" w:rsidRDefault="006A7F50" w:rsidP="00660A72">
      <w:pPr>
        <w:pStyle w:val="normal0"/>
        <w:ind w:firstLine="720"/>
        <w:contextualSpacing w:val="0"/>
      </w:pPr>
      <w:r>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2B33B0B6"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commentRangeStart w:id="65"/>
      <w:r>
        <w:t xml:space="preserve">In the area of </w:t>
      </w:r>
      <w:proofErr w:type="spellStart"/>
      <w:r>
        <w:t>Bunyala</w:t>
      </w:r>
      <w:proofErr w:type="spellEnd"/>
      <w:r>
        <w:t xml:space="preserve">, there have additionally been multiple rounds of household-based testing campaigns </w:t>
      </w:r>
      <w:r w:rsidR="00D000F2">
        <w:t>since 2010</w:t>
      </w:r>
      <w:commentRangeEnd w:id="65"/>
      <w:r w:rsidR="00D000F2">
        <w:rPr>
          <w:rStyle w:val="CommentReference"/>
        </w:rPr>
        <w:commentReference w:id="65"/>
      </w:r>
      <w:r>
        <w:t>. We used these data to fully</w:t>
      </w:r>
      <w:r w:rsidR="0093097C">
        <w:t xml:space="preserve"> </w:t>
      </w:r>
      <w:r w:rsidR="009410CC">
        <w:t>characterize</w:t>
      </w:r>
      <w:r w:rsidR="0093097C">
        <w:t xml:space="preserve"> the care cascade and then used these as input parameters to th</w:t>
      </w:r>
      <w:r w:rsidR="00A03FAA">
        <w:t>e model, or otherwise adjusted</w:t>
      </w:r>
      <w:r w:rsidR="0093097C">
        <w:t xml:space="preserve"> </w:t>
      </w:r>
      <w:r w:rsidR="00A03FAA">
        <w:t>parameters</w:t>
      </w:r>
      <w:r w:rsidR="0093097C">
        <w:t xml:space="preserve"> in the model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552BBE8F"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 xml:space="preserve">and assumed to be comprised of </w:t>
      </w:r>
      <w:r w:rsidR="00062509">
        <w:t xml:space="preserve">the </w:t>
      </w:r>
      <w:r w:rsidR="00D42EC2">
        <w:t xml:space="preserve">cost of ART care, the cost of pre-ART clinic visits and </w:t>
      </w:r>
      <w:r w:rsidR="00D64E26">
        <w:t xml:space="preserve">the cost of </w:t>
      </w:r>
      <w:r w:rsidR="00D42EC2">
        <w:t>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66" w:name="h.wvtuqq7mpsy1" w:colFirst="0" w:colLast="0"/>
      <w:bookmarkStart w:id="67" w:name="h.zedl01pfmy8z" w:colFirst="0" w:colLast="0"/>
      <w:bookmarkStart w:id="68" w:name="h.rl97lz7j3hfn" w:colFirst="0" w:colLast="0"/>
      <w:bookmarkEnd w:id="66"/>
      <w:bookmarkEnd w:id="67"/>
      <w:bookmarkEnd w:id="68"/>
    </w:p>
    <w:p w14:paraId="256D55D6" w14:textId="77777777" w:rsidR="00B27764" w:rsidRDefault="00B27764" w:rsidP="00B27764">
      <w:pPr>
        <w:pStyle w:val="normal0"/>
        <w:ind w:firstLine="720"/>
        <w:contextualSpacing w:val="0"/>
      </w:pPr>
    </w:p>
    <w:p w14:paraId="2B17171A" w14:textId="2511FAA5" w:rsidR="00766C6C" w:rsidRPr="006E0775" w:rsidRDefault="00DE5773" w:rsidP="006E0775">
      <w:pPr>
        <w:pStyle w:val="normal0"/>
        <w:numPr>
          <w:ilvl w:val="0"/>
          <w:numId w:val="26"/>
        </w:numPr>
        <w:contextualSpacing w:val="0"/>
        <w:rPr>
          <w:b/>
          <w:i/>
          <w:noProof/>
          <w:lang w:val="en-US"/>
        </w:rPr>
      </w:pPr>
      <w:r w:rsidRPr="006E0775">
        <w:rPr>
          <w:b/>
          <w:i/>
        </w:rPr>
        <w:t xml:space="preserve">Interventions on the </w:t>
      </w:r>
      <w:r w:rsidR="00D20F76">
        <w:rPr>
          <w:b/>
          <w:i/>
        </w:rPr>
        <w:t>C</w:t>
      </w:r>
      <w:r w:rsidRPr="006E0775">
        <w:rPr>
          <w:b/>
          <w:i/>
        </w:rPr>
        <w:t xml:space="preserve">are </w:t>
      </w:r>
      <w:r w:rsidR="00D20F76">
        <w:rPr>
          <w:b/>
          <w:i/>
        </w:rPr>
        <w:t>C</w:t>
      </w:r>
      <w:r w:rsidRPr="006E0775">
        <w:rPr>
          <w:b/>
          <w:i/>
        </w:rPr>
        <w:t>ascade</w:t>
      </w:r>
    </w:p>
    <w:p w14:paraId="24A7F0C7" w14:textId="77777777" w:rsidR="00B27764" w:rsidRDefault="00B27764" w:rsidP="00766C6C">
      <w:pPr>
        <w:pStyle w:val="normal0"/>
        <w:contextualSpacing w:val="0"/>
      </w:pPr>
    </w:p>
    <w:p w14:paraId="73EE735B" w14:textId="4417F860"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As t</w:t>
      </w:r>
      <w:r>
        <w:t>he effect size measured in trials, and that whi</w:t>
      </w:r>
      <w:r w:rsidR="00982846">
        <w:t>ch would arguably be attainable</w:t>
      </w:r>
      <w:r w:rsidR="00D92ECF">
        <w:t xml:space="preserve"> differ</w:t>
      </w:r>
      <w:r w:rsidR="00982846">
        <w:t>,</w:t>
      </w:r>
      <w:r>
        <w:t xml:space="preserve"> </w:t>
      </w:r>
      <w:r w:rsidR="0051143C">
        <w:t xml:space="preserve">two assumptions for the effect size </w:t>
      </w:r>
      <w:r w:rsidR="00D92ECF">
        <w:t xml:space="preserve">are used </w:t>
      </w:r>
      <w:r w:rsidR="0051143C">
        <w:t>(a ‘maximum’ and a ‘realistic’</w:t>
      </w:r>
      <w:r w:rsidR="00D92ECF">
        <w:t xml:space="preserve"> scenario</w:t>
      </w:r>
      <w:r w:rsidR="0051143C">
        <w:t>).</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0045D8" w:rsidRDefault="00CE743E" w:rsidP="00CE743E">
            <w:pPr>
              <w:pStyle w:val="normal0"/>
              <w:contextualSpacing w:val="0"/>
              <w:jc w:val="left"/>
            </w:pPr>
            <w:commentRangeStart w:id="69"/>
            <w:r w:rsidRPr="000045D8">
              <w:t>Key Assumptions</w:t>
            </w:r>
            <w:commentRangeEnd w:id="69"/>
            <w:r w:rsidR="00334AD0">
              <w:rPr>
                <w:rStyle w:val="CommentReference"/>
                <w:b w:val="0"/>
                <w:bCs w:val="0"/>
                <w:color w:val="000000"/>
              </w:rPr>
              <w:commentReference w:id="69"/>
            </w:r>
          </w:p>
        </w:tc>
        <w:tc>
          <w:tcPr>
            <w:tcW w:w="4621" w:type="dxa"/>
          </w:tcPr>
          <w:p w14:paraId="7133F165" w14:textId="77777777" w:rsidR="00CE743E" w:rsidRPr="000045D8"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pPr>
            <w:r w:rsidRPr="000045D8">
              <w:t>Data Sources</w:t>
            </w:r>
          </w:p>
        </w:tc>
      </w:tr>
      <w:tr w:rsidR="00CE743E"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For a given health state, the mortality rate on ART is less than the mortality rate off ART.</w:t>
            </w:r>
          </w:p>
          <w:p w14:paraId="18D80CFF" w14:textId="77777777" w:rsidR="00CE743E" w:rsidRPr="00072B60"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03FA1EFE" w14:textId="77777777" w:rsidR="00CE743E" w:rsidRPr="00072B60"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388E4454" w14:textId="77777777"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tc>
      </w:tr>
      <w:tr w:rsidR="00CE743E"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0D349562" w:rsidR="00CE743E" w:rsidRPr="00072B60"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EB2993">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610E5F3D"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Patients have the propensity to be lost from care at any stage.</w:t>
            </w:r>
          </w:p>
        </w:tc>
        <w:tc>
          <w:tcPr>
            <w:tcW w:w="4621" w:type="dxa"/>
          </w:tcPr>
          <w:p w14:paraId="6079FD68" w14:textId="45E4B84C" w:rsidR="00CE743E" w:rsidRPr="00072B60"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EB2993">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tc>
      </w:tr>
      <w:tr w:rsidR="00CE743E"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pre-ART care, patients can re-engage at a later date.</w:t>
            </w:r>
          </w:p>
        </w:tc>
        <w:tc>
          <w:tcPr>
            <w:tcW w:w="4621" w:type="dxa"/>
          </w:tcPr>
          <w:p w14:paraId="7B612D56" w14:textId="77777777" w:rsidR="00CE743E" w:rsidRPr="00072B60"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072B60" w:rsidRDefault="00CE743E" w:rsidP="00CE743E">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072B60"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23CACFED" w14:textId="7BECBCE8" w:rsidR="00CE743E" w:rsidRDefault="00CE743E" w:rsidP="00DE03E0">
      <w:pPr>
        <w:pStyle w:val="normal0"/>
        <w:ind w:firstLine="720"/>
        <w:contextualSpacing w:val="0"/>
        <w:sectPr w:rsidR="00CE743E">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9984" behindDoc="0" locked="0" layoutInCell="1" allowOverlap="1" wp14:anchorId="1FD67A62" wp14:editId="21342956">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0F6863" w:rsidRPr="00B7495C" w:rsidRDefault="000F6863"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C549AB" w:rsidRPr="00B7495C" w:rsidRDefault="00C549AB"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 and</w:t>
      </w:r>
      <w:r w:rsidR="00FD1119">
        <w:t xml:space="preserve"> HIV-related</w:t>
      </w:r>
      <w:r w:rsidR="0051143C">
        <w:t xml:space="preserve"> deaths averted, both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545665">
        <w:t>household-testing</w:t>
      </w:r>
      <w:r w:rsidR="00FD1119">
        <w:t>.</w:t>
      </w:r>
      <w:r w:rsidR="001E713D">
        <w:tab/>
      </w: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3C7A6E" w14:paraId="465EBC32" w14:textId="77777777" w:rsidTr="00CE743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noWrap/>
            <w:vAlign w:val="center"/>
            <w:hideMark/>
          </w:tcPr>
          <w:p w14:paraId="6BE1EDB6" w14:textId="77777777" w:rsidR="00CE743E" w:rsidRPr="003C7A6E" w:rsidRDefault="00CE743E" w:rsidP="00CE743E">
            <w:pPr>
              <w:jc w:val="center"/>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Description</w:t>
            </w:r>
          </w:p>
        </w:tc>
        <w:tc>
          <w:tcPr>
            <w:tcW w:w="2268" w:type="dxa"/>
            <w:noWrap/>
            <w:vAlign w:val="center"/>
            <w:hideMark/>
          </w:tcPr>
          <w:p w14:paraId="5569573A"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Route of entry to care</w:t>
            </w:r>
          </w:p>
        </w:tc>
        <w:tc>
          <w:tcPr>
            <w:tcW w:w="3827" w:type="dxa"/>
            <w:gridSpan w:val="3"/>
            <w:noWrap/>
            <w:vAlign w:val="center"/>
            <w:hideMark/>
          </w:tcPr>
          <w:p w14:paraId="45442C81" w14:textId="784555E8"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AMPATH</w:t>
            </w:r>
            <w:r w:rsidR="00BC08A9">
              <w:rPr>
                <w:rFonts w:ascii="Calibri" w:eastAsia="Times New Roman" w:hAnsi="Calibri" w:cs="Times New Roman"/>
                <w:b/>
                <w:color w:val="auto"/>
                <w:sz w:val="20"/>
                <w:szCs w:val="20"/>
              </w:rPr>
              <w:t xml:space="preserve"> Data</w:t>
            </w:r>
          </w:p>
        </w:tc>
        <w:tc>
          <w:tcPr>
            <w:tcW w:w="3827" w:type="dxa"/>
            <w:gridSpan w:val="3"/>
            <w:noWrap/>
            <w:vAlign w:val="center"/>
            <w:hideMark/>
          </w:tcPr>
          <w:p w14:paraId="636C21EF" w14:textId="77777777" w:rsidR="00CE743E" w:rsidRPr="003C7A6E"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3C7A6E">
              <w:rPr>
                <w:rFonts w:ascii="Calibri" w:eastAsia="Times New Roman" w:hAnsi="Calibri" w:cs="Times New Roman"/>
                <w:b/>
                <w:color w:val="auto"/>
                <w:sz w:val="20"/>
                <w:szCs w:val="20"/>
              </w:rPr>
              <w:t>Model</w:t>
            </w:r>
          </w:p>
        </w:tc>
      </w:tr>
      <w:tr w:rsidR="00CE743E" w:rsidRPr="003C7A6E"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 xml:space="preserve">Proportion of individuals who received </w:t>
            </w:r>
            <w:r>
              <w:rPr>
                <w:rFonts w:ascii="Calibri" w:eastAsia="Times New Roman" w:hAnsi="Calibri" w:cs="Times New Roman"/>
              </w:rPr>
              <w:t>initial CD4-</w:t>
            </w:r>
            <w:r w:rsidRPr="003C7A6E">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53%</w:t>
            </w:r>
          </w:p>
        </w:tc>
      </w:tr>
      <w:tr w:rsidR="00CE743E" w:rsidRPr="003C7A6E"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54%</w:t>
            </w:r>
          </w:p>
        </w:tc>
      </w:tr>
      <w:tr w:rsidR="00CE743E" w:rsidRPr="003C7A6E"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43%</w:t>
            </w:r>
          </w:p>
        </w:tc>
      </w:tr>
      <w:tr w:rsidR="00CE743E" w:rsidRPr="003C7A6E"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31%</w:t>
            </w:r>
          </w:p>
        </w:tc>
      </w:tr>
      <w:tr w:rsidR="00CE743E" w:rsidRPr="003C7A6E"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3C7A6E" w:rsidRDefault="00CE743E" w:rsidP="00CE743E">
            <w:pPr>
              <w:rPr>
                <w:rFonts w:ascii="Calibri" w:eastAsia="Times New Roman" w:hAnsi="Calibri" w:cs="Times New Roman"/>
                <w:color w:val="auto"/>
              </w:rPr>
            </w:pPr>
            <w:r w:rsidRPr="003C7A6E">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commentRangeStart w:id="70"/>
            <w:r w:rsidRPr="00A34ED3">
              <w:rPr>
                <w:rFonts w:ascii="Calibri" w:eastAsia="Times New Roman" w:hAnsi="Calibri" w:cs="Times New Roman"/>
                <w:i/>
                <w:color w:val="auto"/>
              </w:rPr>
              <w:t>2007 - 2010</w:t>
            </w:r>
            <w:commentRangeEnd w:id="70"/>
            <w:r w:rsidR="00334AD0">
              <w:rPr>
                <w:rStyle w:val="CommentReference"/>
                <w:rFonts w:ascii="Helvetica Neue" w:eastAsia="Helvetica Neue" w:hAnsi="Helvetica Neue" w:cs="Helvetica Neue"/>
                <w:color w:val="000000"/>
              </w:rPr>
              <w:commentReference w:id="70"/>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A34ED3"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2011 - 2014</w:t>
            </w:r>
          </w:p>
        </w:tc>
      </w:tr>
      <w:tr w:rsidR="00CE743E" w:rsidRPr="003C7A6E"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r>
      <w:tr w:rsidR="00CE743E" w:rsidRPr="003C7A6E"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24%</w:t>
            </w:r>
          </w:p>
        </w:tc>
      </w:tr>
      <w:tr w:rsidR="00CE743E" w:rsidRPr="003C7A6E"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r>
      <w:tr w:rsidR="00CE743E" w:rsidRPr="003C7A6E"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0%</w:t>
            </w:r>
          </w:p>
        </w:tc>
      </w:tr>
      <w:tr w:rsidR="00CE743E" w:rsidRPr="003C7A6E"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w:t>
            </w:r>
          </w:p>
        </w:tc>
      </w:tr>
      <w:tr w:rsidR="00CE743E" w:rsidRPr="003C7A6E"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32%</w:t>
            </w:r>
          </w:p>
        </w:tc>
      </w:tr>
      <w:tr w:rsidR="00CE743E" w:rsidRPr="003C7A6E"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3C7A6E"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67%</w:t>
            </w:r>
          </w:p>
        </w:tc>
      </w:tr>
      <w:tr w:rsidR="00CE743E" w:rsidRPr="003C7A6E"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3C7A6E"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3C7A6E"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w:t>
            </w:r>
            <w:r>
              <w:rPr>
                <w:rFonts w:ascii="Calibri" w:eastAsia="Times New Roman" w:hAnsi="Calibri" w:cs="Times New Roman"/>
                <w:i/>
                <w:color w:val="auto"/>
              </w:rPr>
              <w:t xml:space="preserve"> of PLWHIV</w:t>
            </w:r>
            <w:r w:rsidRPr="00A34ED3">
              <w:rPr>
                <w:rFonts w:ascii="Calibri" w:eastAsia="Times New Roman" w:hAnsi="Calibri" w:cs="Times New Roman"/>
                <w:i/>
                <w:color w:val="auto"/>
              </w:rPr>
              <w:t xml:space="preserve">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62%</w:t>
            </w:r>
          </w:p>
        </w:tc>
      </w:tr>
      <w:tr w:rsidR="00CE743E" w:rsidRPr="003C7A6E"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3C7A6E"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A34ED3"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3C7A6E"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66%</w:t>
            </w:r>
          </w:p>
        </w:tc>
      </w:tr>
      <w:tr w:rsidR="00CE743E" w:rsidRPr="003C7A6E"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3C7A6E"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3C7A6E"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A34ED3"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A34ED3">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3C7A6E"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3C7A6E">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2032" behindDoc="0" locked="0" layoutInCell="1" allowOverlap="1" wp14:anchorId="736F8215" wp14:editId="69228754">
                <wp:simplePos x="0" y="0"/>
                <wp:positionH relativeFrom="column">
                  <wp:posOffset>-228600</wp:posOffset>
                </wp:positionH>
                <wp:positionV relativeFrom="paragraph">
                  <wp:posOffset>5883910</wp:posOffset>
                </wp:positionV>
                <wp:extent cx="5829300" cy="228600"/>
                <wp:effectExtent l="0" t="0" r="0" b="0"/>
                <wp:wrapThrough wrapText="bothSides">
                  <wp:wrapPolygon edited="0">
                    <wp:start x="94" y="0"/>
                    <wp:lineTo x="94" y="19200"/>
                    <wp:lineTo x="21365" y="19200"/>
                    <wp:lineTo x="21365" y="0"/>
                    <wp:lineTo x="94" y="0"/>
                  </wp:wrapPolygon>
                </wp:wrapThrough>
                <wp:docPr id="4" name="Text Box 4"/>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81928F6" w:rsidR="000F6863" w:rsidRPr="00B7495C" w:rsidRDefault="000F6863"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7.95pt;margin-top:463.3pt;width:459pt;height:1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" filled="f" stroked="f">
                <v:textbox>
                  <w:txbxContent>
                    <w:p w14:paraId="35E40F49" w14:textId="781928F6" w:rsidR="00C549AB" w:rsidRPr="00B7495C" w:rsidRDefault="00C549AB"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p>
                  </w:txbxContent>
                </v:textbox>
                <w10:wrap type="through"/>
              </v:shape>
            </w:pict>
          </mc:Fallback>
        </mc:AlternateContent>
      </w:r>
      <w:r w:rsidR="005C3FB9">
        <w:br w:type="page"/>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E21C0">
        <w:tc>
          <w:tcPr>
            <w:tcW w:w="3402" w:type="dxa"/>
            <w:tcBorders>
              <w:top w:val="nil"/>
              <w:left w:val="nil"/>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0CCB139C" w14:textId="77777777" w:rsidR="00260E0F" w:rsidRPr="000E21C0" w:rsidRDefault="00260E0F" w:rsidP="000E21C0">
            <w:pPr>
              <w:pStyle w:val="normal0"/>
              <w:spacing w:line="240" w:lineRule="auto"/>
              <w:contextualSpacing w:val="0"/>
              <w:jc w:val="center"/>
              <w:rPr>
                <w:rFonts w:ascii="Calibri" w:hAnsi="Calibri"/>
                <w:color w:val="auto"/>
              </w:rPr>
            </w:pPr>
            <w:bookmarkStart w:id="71" w:name="h.dos6ozntvgnl" w:colFirst="0" w:colLast="0"/>
            <w:bookmarkEnd w:id="71"/>
            <w:r w:rsidRPr="000E21C0">
              <w:rPr>
                <w:rFonts w:ascii="Calibri" w:hAnsi="Calibri"/>
                <w:b/>
                <w:color w:val="auto"/>
              </w:rPr>
              <w:t>Aspect of care to be addressed</w:t>
            </w:r>
          </w:p>
        </w:tc>
        <w:tc>
          <w:tcPr>
            <w:tcW w:w="113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vAlign w:val="bottom"/>
          </w:tcPr>
          <w:p w14:paraId="65BC0B41" w14:textId="77777777" w:rsidR="00260E0F" w:rsidRPr="000E21C0" w:rsidRDefault="00260E0F" w:rsidP="000E21C0">
            <w:pPr>
              <w:pStyle w:val="normal0"/>
              <w:spacing w:line="240" w:lineRule="auto"/>
              <w:contextualSpacing w:val="0"/>
              <w:jc w:val="center"/>
              <w:rPr>
                <w:rFonts w:ascii="Calibri" w:hAnsi="Calibri"/>
                <w:color w:val="auto"/>
                <w:sz w:val="16"/>
                <w:szCs w:val="16"/>
              </w:rPr>
            </w:pPr>
            <w:r w:rsidRPr="000E21C0">
              <w:rPr>
                <w:rFonts w:ascii="Calibri" w:hAnsi="Calibri"/>
                <w:b/>
                <w:color w:val="auto"/>
                <w:sz w:val="16"/>
                <w:szCs w:val="16"/>
              </w:rPr>
              <w:t>Intervention type</w:t>
            </w:r>
          </w:p>
        </w:tc>
        <w:tc>
          <w:tcPr>
            <w:tcW w:w="14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7A08B6AB"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Intervention</w:t>
            </w:r>
          </w:p>
        </w:tc>
        <w:tc>
          <w:tcPr>
            <w:tcW w:w="3118"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B54BA34"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Maximum Impact</w:t>
            </w:r>
          </w:p>
        </w:tc>
        <w:tc>
          <w:tcPr>
            <w:tcW w:w="3544" w:type="dxa"/>
            <w:tcBorders>
              <w:top w:val="nil"/>
              <w:left w:val="single" w:sz="12" w:space="0" w:color="FFFFFF" w:themeColor="background1"/>
              <w:bottom w:val="single" w:sz="18" w:space="0" w:color="auto"/>
              <w:right w:val="single" w:sz="12" w:space="0" w:color="FFFFFF" w:themeColor="background1"/>
            </w:tcBorders>
            <w:shd w:val="clear" w:color="auto" w:fill="FFFFFF" w:themeFill="background1"/>
            <w:tcMar>
              <w:top w:w="100" w:type="dxa"/>
              <w:left w:w="100" w:type="dxa"/>
              <w:bottom w:w="100" w:type="dxa"/>
              <w:right w:w="100" w:type="dxa"/>
            </w:tcMar>
            <w:vAlign w:val="bottom"/>
          </w:tcPr>
          <w:p w14:paraId="3C782EF0"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Realistic Impact</w:t>
            </w:r>
          </w:p>
        </w:tc>
        <w:tc>
          <w:tcPr>
            <w:tcW w:w="2268" w:type="dxa"/>
            <w:tcBorders>
              <w:top w:val="nil"/>
              <w:left w:val="single" w:sz="12" w:space="0" w:color="FFFFFF" w:themeColor="background1"/>
              <w:bottom w:val="single" w:sz="18" w:space="0" w:color="auto"/>
              <w:right w:val="nil"/>
            </w:tcBorders>
            <w:shd w:val="clear" w:color="auto" w:fill="FFFFFF" w:themeFill="background1"/>
            <w:tcMar>
              <w:top w:w="100" w:type="dxa"/>
              <w:left w:w="100" w:type="dxa"/>
              <w:bottom w:w="100" w:type="dxa"/>
              <w:right w:w="100" w:type="dxa"/>
            </w:tcMar>
            <w:vAlign w:val="bottom"/>
          </w:tcPr>
          <w:p w14:paraId="69AD830E" w14:textId="27E0DA0A"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Cost</w:t>
            </w:r>
          </w:p>
          <w:p w14:paraId="40899012" w14:textId="77777777" w:rsidR="00260E0F" w:rsidRPr="000E21C0" w:rsidRDefault="00260E0F" w:rsidP="000E21C0">
            <w:pPr>
              <w:pStyle w:val="normal0"/>
              <w:spacing w:line="240" w:lineRule="auto"/>
              <w:contextualSpacing w:val="0"/>
              <w:jc w:val="center"/>
              <w:rPr>
                <w:rFonts w:ascii="Calibri" w:hAnsi="Calibri"/>
                <w:color w:val="auto"/>
              </w:rPr>
            </w:pPr>
            <w:r w:rsidRPr="000E21C0">
              <w:rPr>
                <w:rFonts w:ascii="Calibri" w:hAnsi="Calibri"/>
                <w:b/>
                <w:color w:val="auto"/>
              </w:rPr>
              <w:t>(2013 USD)</w:t>
            </w:r>
          </w:p>
        </w:tc>
      </w:tr>
      <w:tr w:rsidR="00260E0F" w14:paraId="4D7758CE" w14:textId="77777777" w:rsidTr="000E21C0">
        <w:trPr>
          <w:trHeight w:val="600"/>
        </w:trPr>
        <w:tc>
          <w:tcPr>
            <w:tcW w:w="3402" w:type="dxa"/>
            <w:vMerge w:val="restart"/>
            <w:tcBorders>
              <w:top w:val="single" w:sz="18" w:space="0" w:color="auto"/>
            </w:tcBorders>
            <w:shd w:val="clear" w:color="auto" w:fill="auto"/>
            <w:tcMar>
              <w:top w:w="100" w:type="dxa"/>
              <w:left w:w="100" w:type="dxa"/>
              <w:bottom w:w="100" w:type="dxa"/>
              <w:right w:w="100" w:type="dxa"/>
            </w:tcMar>
          </w:tcPr>
          <w:p w14:paraId="6806BBFD" w14:textId="3DAEA844" w:rsidR="00260E0F" w:rsidRPr="008D305E" w:rsidRDefault="00260E0F" w:rsidP="00823189">
            <w:pPr>
              <w:pStyle w:val="normal0"/>
              <w:spacing w:line="240" w:lineRule="auto"/>
              <w:contextualSpacing w:val="0"/>
              <w:jc w:val="left"/>
              <w:rPr>
                <w:sz w:val="16"/>
                <w:szCs w:val="16"/>
              </w:rPr>
            </w:pPr>
            <w:r>
              <w:rPr>
                <w:sz w:val="16"/>
                <w:szCs w:val="16"/>
              </w:rPr>
              <w:t>Individuals are</w:t>
            </w:r>
            <w:r w:rsidR="00823189">
              <w:rPr>
                <w:sz w:val="16"/>
                <w:szCs w:val="16"/>
              </w:rPr>
              <w:t xml:space="preserve"> initially</w:t>
            </w:r>
            <w:r>
              <w:rPr>
                <w:sz w:val="16"/>
                <w:szCs w:val="16"/>
              </w:rPr>
              <w:t xml:space="preserve"> unaware of their HIV </w:t>
            </w:r>
            <w:r w:rsidR="00823189">
              <w:rPr>
                <w:sz w:val="16"/>
                <w:szCs w:val="16"/>
              </w:rPr>
              <w:t>infection</w:t>
            </w:r>
            <w:r>
              <w:rPr>
                <w:sz w:val="16"/>
                <w:szCs w:val="16"/>
              </w:rPr>
              <w:t xml:space="preserve">. At baseline, the mean time for an individual to test through VCT is 7.2 years. Additionally individuals may test through PICT, </w:t>
            </w:r>
            <w:r w:rsidR="00823189">
              <w:rPr>
                <w:sz w:val="16"/>
                <w:szCs w:val="16"/>
              </w:rPr>
              <w:t xml:space="preserve">and </w:t>
            </w:r>
            <w:r>
              <w:rPr>
                <w:sz w:val="16"/>
                <w:szCs w:val="16"/>
              </w:rPr>
              <w:t xml:space="preserve">the time to test varies depending on </w:t>
            </w:r>
            <w:r w:rsidR="00823189">
              <w:rPr>
                <w:sz w:val="16"/>
                <w:szCs w:val="16"/>
              </w:rPr>
              <w:t xml:space="preserve">prior </w:t>
            </w:r>
            <w:r>
              <w:rPr>
                <w:sz w:val="16"/>
                <w:szCs w:val="16"/>
              </w:rPr>
              <w:t>health care experience and symptoms</w:t>
            </w:r>
            <w:r w:rsidR="00823189">
              <w:rPr>
                <w:sz w:val="16"/>
                <w:szCs w:val="16"/>
              </w:rPr>
              <w:t xml:space="preserve">: </w:t>
            </w:r>
            <w:r>
              <w:rPr>
                <w:sz w:val="16"/>
                <w:szCs w:val="16"/>
              </w:rPr>
              <w:t>Asymptomatic and no previous care experience = 15.6 years. Asymptomatic and diagnosed = 11 years. Asymptomatic and aware of CD4 count = 5 years. Symptomatic = 1.5 years.</w:t>
            </w:r>
          </w:p>
        </w:tc>
        <w:tc>
          <w:tcPr>
            <w:tcW w:w="1134" w:type="dxa"/>
            <w:vMerge w:val="restart"/>
            <w:tcBorders>
              <w:top w:val="single" w:sz="18" w:space="0" w:color="auto"/>
            </w:tcBorders>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tcBorders>
              <w:top w:val="single" w:sz="18" w:space="0" w:color="auto"/>
            </w:tcBorders>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tcBorders>
              <w:top w:val="single" w:sz="18" w:space="0" w:color="auto"/>
            </w:tcBorders>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tcBorders>
              <w:top w:val="single" w:sz="18" w:space="0" w:color="auto"/>
            </w:tcBorders>
            <w:shd w:val="clear" w:color="auto" w:fill="auto"/>
            <w:tcMar>
              <w:top w:w="100" w:type="dxa"/>
              <w:left w:w="100" w:type="dxa"/>
              <w:bottom w:w="100" w:type="dxa"/>
              <w:right w:w="100" w:type="dxa"/>
            </w:tcMar>
          </w:tcPr>
          <w:p w14:paraId="2D64ED43" w14:textId="599D8E7E"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 linked if </w:t>
            </w:r>
            <w:r>
              <w:rPr>
                <w:sz w:val="16"/>
                <w:szCs w:val="16"/>
              </w:rPr>
              <w:t xml:space="preserve">had not previously been </w:t>
            </w:r>
            <w:r w:rsidRPr="008D305E">
              <w:rPr>
                <w:sz w:val="16"/>
                <w:szCs w:val="16"/>
              </w:rPr>
              <w:t>diagnosed, else 25%.</w:t>
            </w:r>
          </w:p>
        </w:tc>
        <w:tc>
          <w:tcPr>
            <w:tcW w:w="2268" w:type="dxa"/>
            <w:tcBorders>
              <w:top w:val="single" w:sz="18" w:space="0" w:color="auto"/>
            </w:tcBorders>
            <w:shd w:val="clear" w:color="auto" w:fill="auto"/>
            <w:tcMar>
              <w:top w:w="100" w:type="dxa"/>
              <w:left w:w="100" w:type="dxa"/>
              <w:bottom w:w="100" w:type="dxa"/>
              <w:right w:w="100" w:type="dxa"/>
            </w:tcMar>
          </w:tcPr>
          <w:p w14:paraId="13EEDBEA" w14:textId="6113DFD6"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B644C7">
              <w:rPr>
                <w:sz w:val="12"/>
                <w:szCs w:val="12"/>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3260423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B644C7">
              <w:rPr>
                <w:sz w:val="12"/>
                <w:szCs w:val="12"/>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B644C7">
              <w:rPr>
                <w:sz w:val="12"/>
                <w:szCs w:val="12"/>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B644C7">
              <w:rPr>
                <w:sz w:val="12"/>
                <w:szCs w:val="12"/>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522968EA"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B644C7">
              <w:rPr>
                <w:sz w:val="12"/>
                <w:szCs w:val="12"/>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15099F88" w:rsidR="00260E0F" w:rsidRPr="008D305E" w:rsidRDefault="00260E0F" w:rsidP="00B119AB">
            <w:pPr>
              <w:pStyle w:val="normal0"/>
              <w:spacing w:line="240" w:lineRule="auto"/>
              <w:contextualSpacing w:val="0"/>
              <w:jc w:val="left"/>
              <w:rPr>
                <w:sz w:val="16"/>
                <w:szCs w:val="16"/>
              </w:rPr>
            </w:pPr>
            <w:r>
              <w:rPr>
                <w:sz w:val="16"/>
                <w:szCs w:val="16"/>
              </w:rPr>
              <w:t>I</w:t>
            </w:r>
            <w:r w:rsidR="00823189">
              <w:rPr>
                <w:sz w:val="16"/>
                <w:szCs w:val="16"/>
              </w:rPr>
              <w:t>n some cases, i</w:t>
            </w:r>
            <w:r>
              <w:rPr>
                <w:sz w:val="16"/>
                <w:szCs w:val="16"/>
              </w:rPr>
              <w:t xml:space="preserve">ndividuals are not connecting to care </w:t>
            </w:r>
            <w:r w:rsidR="00823189">
              <w:rPr>
                <w:sz w:val="16"/>
                <w:szCs w:val="16"/>
              </w:rPr>
              <w:t xml:space="preserve">following diagnosis </w:t>
            </w:r>
            <w:r>
              <w:rPr>
                <w:sz w:val="16"/>
                <w:szCs w:val="16"/>
              </w:rPr>
              <w:t>in timely manner. At baseline, 60% of patients tested through VCT or PICT successfully link to care</w:t>
            </w:r>
            <w:r w:rsidR="000F1B57">
              <w:rPr>
                <w:sz w:val="16"/>
                <w:szCs w:val="16"/>
              </w:rPr>
              <w:t xml:space="preserve"> immediately</w:t>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r w:rsidRPr="00EE6BE4">
              <w:rPr>
                <w:sz w:val="12"/>
                <w:szCs w:val="12"/>
              </w:rPr>
              <w:t>No additional costs applied.</w:t>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62EAE4EE"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r w:rsidR="009E5FD3">
              <w:rPr>
                <w:b/>
                <w:i/>
                <w:sz w:val="16"/>
                <w:szCs w:val="16"/>
              </w:rPr>
              <w:t xml:space="preserve"> CD4</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r w:rsidRPr="008D305E">
              <w:rPr>
                <w:sz w:val="16"/>
                <w:szCs w:val="16"/>
              </w:rPr>
              <w:t>At VCT testing, a POC CD4 test is given to patients reducing the risk of not linking to 0%.</w:t>
            </w:r>
          </w:p>
        </w:tc>
        <w:tc>
          <w:tcPr>
            <w:tcW w:w="2268" w:type="dxa"/>
            <w:shd w:val="clear" w:color="auto" w:fill="auto"/>
            <w:tcMar>
              <w:top w:w="100" w:type="dxa"/>
              <w:left w:w="100" w:type="dxa"/>
              <w:bottom w:w="100" w:type="dxa"/>
              <w:right w:w="100" w:type="dxa"/>
            </w:tcMar>
          </w:tcPr>
          <w:p w14:paraId="6F8C7E8D" w14:textId="6CCC9455"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B644C7">
              <w:rPr>
                <w:sz w:val="12"/>
                <w:szCs w:val="12"/>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B644C7">
              <w:rPr>
                <w:sz w:val="12"/>
                <w:szCs w:val="12"/>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B644C7">
              <w:rPr>
                <w:sz w:val="12"/>
                <w:szCs w:val="12"/>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1EEE4732" w:rsidR="00260E0F" w:rsidRPr="008D305E" w:rsidRDefault="00260E0F" w:rsidP="00623179">
            <w:pPr>
              <w:pStyle w:val="normal0"/>
              <w:spacing w:line="240" w:lineRule="auto"/>
              <w:contextualSpacing w:val="0"/>
              <w:jc w:val="left"/>
              <w:rPr>
                <w:sz w:val="16"/>
                <w:szCs w:val="16"/>
              </w:rPr>
            </w:pPr>
            <w:r>
              <w:rPr>
                <w:sz w:val="16"/>
                <w:szCs w:val="16"/>
              </w:rPr>
              <w:t xml:space="preserve">Individuals </w:t>
            </w:r>
            <w:r w:rsidR="00623179">
              <w:rPr>
                <w:sz w:val="16"/>
                <w:szCs w:val="16"/>
              </w:rPr>
              <w:t xml:space="preserve">that have linked to </w:t>
            </w:r>
            <w:r>
              <w:rPr>
                <w:sz w:val="16"/>
                <w:szCs w:val="16"/>
              </w:rPr>
              <w:t xml:space="preserve">care </w:t>
            </w:r>
            <w:r w:rsidR="00623179">
              <w:rPr>
                <w:sz w:val="16"/>
                <w:szCs w:val="16"/>
              </w:rPr>
              <w:t>can sometimes</w:t>
            </w:r>
            <w:r>
              <w:rPr>
                <w:sz w:val="16"/>
                <w:szCs w:val="16"/>
              </w:rPr>
              <w:t xml:space="preserve"> subsequently </w:t>
            </w:r>
            <w:r w:rsidR="00623179">
              <w:rPr>
                <w:sz w:val="16"/>
                <w:szCs w:val="16"/>
              </w:rPr>
              <w:t xml:space="preserve">disengage </w:t>
            </w:r>
            <w:r>
              <w:rPr>
                <w:sz w:val="16"/>
                <w:szCs w:val="16"/>
              </w:rPr>
              <w:t xml:space="preserve">prior to starting treatment. On average at baseline, for every CD4 test 56% of patients </w:t>
            </w:r>
            <w:r w:rsidR="00623179">
              <w:rPr>
                <w:sz w:val="16"/>
                <w:szCs w:val="16"/>
              </w:rPr>
              <w:t>disengage</w:t>
            </w:r>
            <w:r>
              <w:rPr>
                <w:sz w:val="16"/>
                <w:szCs w:val="16"/>
              </w:rPr>
              <w:t xml:space="preserve"> from care before receiving their results. On the day of a CD4 test result appointment, 20% of patients </w:t>
            </w:r>
            <w:r w:rsidR="00623179">
              <w:rPr>
                <w:sz w:val="16"/>
                <w:szCs w:val="16"/>
              </w:rPr>
              <w:t>do not</w:t>
            </w:r>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4AB309F5"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1DB1C983" w:rsidR="00260E0F" w:rsidRPr="009C6BD8" w:rsidRDefault="00260E0F" w:rsidP="00082814">
            <w:pPr>
              <w:pStyle w:val="normal0"/>
              <w:spacing w:line="240" w:lineRule="auto"/>
              <w:contextualSpacing w:val="0"/>
              <w:jc w:val="left"/>
              <w:rPr>
                <w:sz w:val="16"/>
                <w:szCs w:val="16"/>
              </w:rPr>
            </w:pPr>
            <w:r w:rsidRPr="009C6BD8">
              <w:rPr>
                <w:b/>
                <w:i/>
                <w:sz w:val="16"/>
                <w:szCs w:val="16"/>
              </w:rPr>
              <w:t>POC</w:t>
            </w:r>
            <w:r w:rsidR="009E5FD3">
              <w:rPr>
                <w:b/>
                <w:i/>
                <w:sz w:val="16"/>
                <w:szCs w:val="16"/>
              </w:rPr>
              <w:t xml:space="preserve"> </w:t>
            </w:r>
            <w:r w:rsidR="00082814">
              <w:rPr>
                <w:b/>
                <w:i/>
                <w:sz w:val="16"/>
                <w:szCs w:val="16"/>
              </w:rPr>
              <w:t>CD4</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52394F52"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B644C7">
              <w:rPr>
                <w:sz w:val="12"/>
                <w:szCs w:val="12"/>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B644C7">
              <w:rPr>
                <w:sz w:val="12"/>
                <w:szCs w:val="12"/>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1BDD6494"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r w:rsidR="00623179">
              <w:rPr>
                <w:sz w:val="16"/>
                <w:szCs w:val="16"/>
              </w:rPr>
              <w:t>disengage from</w:t>
            </w:r>
            <w:r>
              <w:rPr>
                <w:sz w:val="16"/>
                <w:szCs w:val="16"/>
              </w:rPr>
              <w:t xml:space="preserve"> care. At baseline, 8% dropout in the first year of ART and 5%</w:t>
            </w:r>
            <w:r w:rsidR="00170846">
              <w:rPr>
                <w:sz w:val="16"/>
                <w:szCs w:val="16"/>
              </w:rPr>
              <w:t xml:space="preserve"> per year</w:t>
            </w:r>
            <w:r>
              <w:rPr>
                <w:sz w:val="16"/>
                <w:szCs w:val="16"/>
              </w:rPr>
              <w:t xml:space="preserve">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6C0B788F"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B644C7">
              <w:rPr>
                <w:sz w:val="12"/>
                <w:szCs w:val="12"/>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A2F9872" w:rsidR="00260E0F" w:rsidRPr="008D305E" w:rsidRDefault="00623179" w:rsidP="00B119AB">
            <w:pPr>
              <w:pStyle w:val="normal0"/>
              <w:spacing w:line="240" w:lineRule="auto"/>
              <w:contextualSpacing w:val="0"/>
              <w:jc w:val="left"/>
              <w:rPr>
                <w:sz w:val="16"/>
                <w:szCs w:val="16"/>
              </w:rPr>
            </w:pPr>
            <w:r>
              <w:rPr>
                <w:sz w:val="16"/>
                <w:szCs w:val="16"/>
              </w:rPr>
              <w:t>Some individuals on ART do not adhere sufficiently to fully benefit from effects of ART.</w:t>
            </w:r>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06E054D4"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B644C7">
              <w:rPr>
                <w:sz w:val="12"/>
                <w:szCs w:val="12"/>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532117C8"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440EB3DD" w:rsidR="00260E0F" w:rsidRPr="008D305E" w:rsidRDefault="00260E0F" w:rsidP="005D6B7C">
            <w:pPr>
              <w:pStyle w:val="normal0"/>
              <w:spacing w:line="240" w:lineRule="auto"/>
              <w:contextualSpacing w:val="0"/>
              <w:jc w:val="left"/>
              <w:rPr>
                <w:sz w:val="16"/>
                <w:szCs w:val="16"/>
              </w:rPr>
            </w:pPr>
            <w:r w:rsidRPr="008D305E">
              <w:rPr>
                <w:sz w:val="16"/>
                <w:szCs w:val="16"/>
              </w:rPr>
              <w:t>Immediate ART &amp; HBCT</w:t>
            </w:r>
            <w:r w:rsidR="008403D4">
              <w:rPr>
                <w:sz w:val="16"/>
                <w:szCs w:val="16"/>
              </w:rPr>
              <w:t xml:space="preserve"> (every four years, 90% coverage. </w:t>
            </w:r>
            <w:r w:rsidR="005D6B7C">
              <w:rPr>
                <w:sz w:val="16"/>
                <w:szCs w:val="16"/>
              </w:rPr>
              <w:t>100% linked to care)</w:t>
            </w:r>
          </w:p>
        </w:tc>
        <w:tc>
          <w:tcPr>
            <w:tcW w:w="3544" w:type="dxa"/>
            <w:shd w:val="clear" w:color="auto" w:fill="auto"/>
            <w:tcMar>
              <w:top w:w="100" w:type="dxa"/>
              <w:left w:w="100" w:type="dxa"/>
              <w:bottom w:w="100" w:type="dxa"/>
              <w:right w:w="100" w:type="dxa"/>
            </w:tcMar>
          </w:tcPr>
          <w:p w14:paraId="47D15923" w14:textId="4EA2D2C7" w:rsidR="00260E0F" w:rsidRPr="008D305E" w:rsidRDefault="00260E0F" w:rsidP="000E562F">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w:t>
            </w:r>
            <w:r w:rsidR="000E562F">
              <w:rPr>
                <w:sz w:val="16"/>
                <w:szCs w:val="16"/>
              </w:rPr>
              <w:t>(e</w:t>
            </w:r>
            <w:r w:rsidR="000E562F" w:rsidRPr="008D305E">
              <w:rPr>
                <w:sz w:val="16"/>
                <w:szCs w:val="16"/>
              </w:rPr>
              <w:t xml:space="preserve">very four years, 90% coverage. 5% linked if </w:t>
            </w:r>
            <w:r w:rsidR="000E562F">
              <w:rPr>
                <w:sz w:val="16"/>
                <w:szCs w:val="16"/>
              </w:rPr>
              <w:t xml:space="preserve">had not previously been </w:t>
            </w:r>
            <w:r w:rsidR="000E562F" w:rsidRPr="008D305E">
              <w:rPr>
                <w:sz w:val="16"/>
                <w:szCs w:val="16"/>
              </w:rPr>
              <w:t>diagnosed, else 25%</w:t>
            </w:r>
            <w:r w:rsidR="000E562F">
              <w:rPr>
                <w:sz w:val="16"/>
                <w:szCs w:val="16"/>
              </w:rPr>
              <w:t>)</w:t>
            </w:r>
          </w:p>
        </w:tc>
        <w:tc>
          <w:tcPr>
            <w:tcW w:w="2268" w:type="dxa"/>
            <w:shd w:val="clear" w:color="auto" w:fill="auto"/>
            <w:tcMar>
              <w:top w:w="100" w:type="dxa"/>
              <w:left w:w="100" w:type="dxa"/>
              <w:bottom w:w="100" w:type="dxa"/>
              <w:right w:w="100" w:type="dxa"/>
            </w:tcMar>
          </w:tcPr>
          <w:p w14:paraId="45557CEA" w14:textId="638DBF61" w:rsidR="00260E0F" w:rsidRPr="00EE6BE4" w:rsidRDefault="005561CF" w:rsidP="00B119AB">
            <w:pPr>
              <w:pStyle w:val="normal0"/>
              <w:spacing w:line="240" w:lineRule="auto"/>
              <w:contextualSpacing w:val="0"/>
              <w:jc w:val="left"/>
              <w:rPr>
                <w:sz w:val="12"/>
                <w:szCs w:val="12"/>
              </w:rPr>
            </w:pPr>
            <w:r w:rsidRPr="00EE6BE4">
              <w:rPr>
                <w:sz w:val="12"/>
                <w:szCs w:val="12"/>
              </w:rPr>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B644C7">
              <w:rPr>
                <w:sz w:val="12"/>
                <w:szCs w:val="12"/>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3120" behindDoc="0" locked="0" layoutInCell="1" allowOverlap="1" wp14:anchorId="1DF853A5" wp14:editId="1863FD25">
                <wp:simplePos x="0" y="0"/>
                <wp:positionH relativeFrom="column">
                  <wp:posOffset>-685800</wp:posOffset>
                </wp:positionH>
                <wp:positionV relativeFrom="paragraph">
                  <wp:posOffset>24765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0F6863" w:rsidRPr="00B7495C" w:rsidRDefault="000F6863"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53.95pt;margin-top:1.95pt;width:459pt;height:18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" filled="f" stroked="f">
                <v:textbox>
                  <w:txbxContent>
                    <w:p w14:paraId="73874196" w14:textId="6BACE84D" w:rsidR="00C549AB" w:rsidRPr="00B7495C" w:rsidRDefault="00C549AB"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72" w:name="h.y4wfwt853tej" w:colFirst="0" w:colLast="0"/>
      <w:bookmarkStart w:id="73" w:name="h.t1c7wugpot58" w:colFirst="0" w:colLast="0"/>
      <w:bookmarkEnd w:id="72"/>
      <w:bookmarkEnd w:id="73"/>
    </w:p>
    <w:p w14:paraId="31B91804" w14:textId="77777777" w:rsidR="00181EEC" w:rsidRPr="0098759A" w:rsidRDefault="0004446E" w:rsidP="0098759A">
      <w:pPr>
        <w:pStyle w:val="Heading1"/>
        <w:contextualSpacing w:val="0"/>
        <w:rPr>
          <w:i/>
        </w:rPr>
      </w:pPr>
      <w:r>
        <w:t>Results</w:t>
      </w:r>
    </w:p>
    <w:p w14:paraId="24DB1112" w14:textId="77777777" w:rsidR="0098759A" w:rsidRDefault="0098759A" w:rsidP="0098759A">
      <w:pPr>
        <w:pStyle w:val="Heading2"/>
        <w:contextualSpacing w:val="0"/>
      </w:pPr>
      <w:r>
        <w:t>Current Sources of Health Losses</w:t>
      </w:r>
    </w:p>
    <w:p w14:paraId="14902408" w14:textId="4DE9EABF" w:rsidR="001D6EB6" w:rsidRDefault="00FA46DC" w:rsidP="00CD1135">
      <w:pPr>
        <w:pStyle w:val="normal0"/>
        <w:ind w:firstLine="720"/>
      </w:pPr>
      <w:r>
        <w:t xml:space="preserve">We first projected the </w:t>
      </w:r>
      <w:r w:rsidR="00480FDA">
        <w:t>‘status quo’</w:t>
      </w:r>
      <w:r>
        <w:t xml:space="preserve"> model to 2030 and analysed the drivers of AIDS</w:t>
      </w:r>
      <w:r w:rsidR="000C213F">
        <w:t>-related</w:t>
      </w:r>
      <w:r>
        <w:t xml:space="preserve"> deaths in the period 2010-2030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are 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78C30519" w14:textId="77777777" w:rsidR="008E009C" w:rsidRDefault="008E009C" w:rsidP="00CD1135">
      <w:pPr>
        <w:pStyle w:val="normal0"/>
      </w:pPr>
      <w:r>
        <w:tab/>
      </w:r>
    </w:p>
    <w:p w14:paraId="6FAB1C7A" w14:textId="7F8F5373" w:rsidR="001D6EB6" w:rsidRDefault="008E009C" w:rsidP="003A4CF6">
      <w:pPr>
        <w:pStyle w:val="normal0"/>
        <w:ind w:firstLine="720"/>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commentRangeStart w:id="74"/>
      <w:r w:rsidR="003D1B96">
        <w:t>33</w:t>
      </w:r>
      <w:r w:rsidR="00E20D19">
        <w:t>%</w:t>
      </w:r>
      <w:commentRangeEnd w:id="74"/>
      <w:r w:rsidR="00882B34">
        <w:rPr>
          <w:rStyle w:val="CommentReference"/>
        </w:rPr>
        <w:commentReference w:id="74"/>
      </w:r>
      <w:r w:rsidR="00E20D19">
        <w:t xml:space="preserve"> of all AIDS</w:t>
      </w:r>
      <w:r w:rsidR="00D449F4">
        <w:t>-related</w:t>
      </w:r>
      <w:r w:rsidR="00E20D19">
        <w:t xml:space="preserve">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It is therefore crucial that better systems of surveillance are developed that can include</w:t>
      </w:r>
      <w:r w:rsidR="002D50F9">
        <w:t xml:space="preserve"> the</w:t>
      </w:r>
      <w:r w:rsidR="009A349B">
        <w:t xml:space="preserve"> outcomes of patients who </w:t>
      </w:r>
      <w:r w:rsidR="004906B6">
        <w:t xml:space="preserve">never test or </w:t>
      </w:r>
      <w:r w:rsidR="000105F3">
        <w:t>fail to link to care</w:t>
      </w:r>
      <w:r w:rsidR="004906B6">
        <w:t>.</w:t>
      </w:r>
    </w:p>
    <w:p w14:paraId="3CA4A965" w14:textId="634F2F0E" w:rsidR="009A349B" w:rsidRDefault="00A335CD" w:rsidP="003A4CF6">
      <w:pPr>
        <w:pStyle w:val="normal0"/>
      </w:pPr>
      <w:r>
        <w:rPr>
          <w:noProof/>
          <w:sz w:val="18"/>
          <w:szCs w:val="18"/>
          <w:lang w:val="en-US"/>
        </w:rPr>
        <mc:AlternateContent>
          <mc:Choice Requires="wpg">
            <w:drawing>
              <wp:anchor distT="0" distB="0" distL="114300" distR="114300" simplePos="0" relativeHeight="251675648" behindDoc="0" locked="0" layoutInCell="1" allowOverlap="1" wp14:anchorId="6FCD1C07" wp14:editId="0228A566">
                <wp:simplePos x="0" y="0"/>
                <wp:positionH relativeFrom="column">
                  <wp:posOffset>-114300</wp:posOffset>
                </wp:positionH>
                <wp:positionV relativeFrom="paragraph">
                  <wp:posOffset>202565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0F6863" w:rsidRPr="00BF66CB" w:rsidRDefault="000F6863"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0F6863" w:rsidRDefault="000F6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15.95pt;width:459pt;height:257.15pt;z-index:251675648"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Csi81T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C549AB" w:rsidRPr="00BF66CB" w:rsidRDefault="00C549AB"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C549AB" w:rsidRDefault="00C549AB"/>
                    </w:txbxContent>
                  </v:textbox>
                </v:sha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75"/>
      <w:commentRangeStart w:id="76"/>
      <w:r w:rsidR="00BB5BF0">
        <w:rPr>
          <w:rStyle w:val="CommentReference"/>
        </w:rPr>
        <w:commentReference w:id="77"/>
      </w:r>
      <w:commentRangeEnd w:id="75"/>
      <w:r w:rsidR="00FD676C">
        <w:rPr>
          <w:rStyle w:val="CommentReference"/>
        </w:rPr>
        <w:commentReference w:id="75"/>
      </w:r>
      <w:r w:rsidR="00156166">
        <w:rPr>
          <w:rStyle w:val="CommentReference"/>
        </w:rPr>
        <w:commentReference w:id="78"/>
      </w:r>
      <w:commentRangeEnd w:id="76"/>
      <w:r w:rsidR="004F32FB">
        <w:rPr>
          <w:rStyle w:val="CommentReference"/>
        </w:rPr>
        <w:commentReference w:id="76"/>
      </w:r>
    </w:p>
    <w:p w14:paraId="61C9E42E" w14:textId="69832F4A" w:rsidR="006B3430" w:rsidRDefault="0056081D" w:rsidP="003A4CF6">
      <w:pPr>
        <w:pStyle w:val="Heading2"/>
        <w:contextualSpacing w:val="0"/>
      </w:pPr>
      <w:r>
        <w:t xml:space="preserve">The Impact of </w:t>
      </w:r>
      <w:r w:rsidR="00EF2D9F">
        <w:t xml:space="preserve">Cascade </w:t>
      </w:r>
      <w:r>
        <w:t>Interventions</w:t>
      </w:r>
    </w:p>
    <w:p w14:paraId="19439699" w14:textId="737481A3"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r w:rsidR="00C549AB">
        <w:t xml:space="preserve"> </w:t>
      </w:r>
      <w:r w:rsidR="001E247E">
        <w:t>T</w:t>
      </w:r>
      <w:r w:rsidR="00C549AB">
        <w:t xml:space="preserve">he ‘maximum’ scenario </w:t>
      </w:r>
      <w:r w:rsidR="001E247E">
        <w:t xml:space="preserve">illustrates </w:t>
      </w:r>
      <w:r w:rsidR="00C549AB">
        <w:t xml:space="preserve">the </w:t>
      </w:r>
      <w:r w:rsidR="001E247E">
        <w:t>total power of an individually applied intervention</w:t>
      </w:r>
      <w:r w:rsidR="00A45C69">
        <w:t>,</w:t>
      </w:r>
      <w:r w:rsidR="001E247E">
        <w:t xml:space="preserve"> </w:t>
      </w:r>
      <w:r w:rsidR="00A45C69">
        <w:t xml:space="preserve">while </w:t>
      </w:r>
      <w:r w:rsidR="001E247E">
        <w:t xml:space="preserve">the ‘realistic’ scenario represents the achievable impact of </w:t>
      </w:r>
      <w:r w:rsidR="008847B4">
        <w:t xml:space="preserve">interventions </w:t>
      </w:r>
      <w:r w:rsidR="00A45C69">
        <w:t xml:space="preserve">as </w:t>
      </w:r>
      <w:r w:rsidR="001E247E">
        <w:t>is discussed below.</w:t>
      </w:r>
    </w:p>
    <w:p w14:paraId="50F535E9" w14:textId="77777777" w:rsidR="006B3430" w:rsidRDefault="006B3430" w:rsidP="00882B34">
      <w:pPr>
        <w:pStyle w:val="normal0"/>
        <w:rPr>
          <w:noProof/>
          <w:lang w:val="en-US"/>
        </w:rPr>
      </w:pPr>
    </w:p>
    <w:p w14:paraId="6A220CAD" w14:textId="4998A5CD"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5554161F"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0EF24A7E" w14:textId="77777777" w:rsidR="007C6DC7" w:rsidRDefault="007C6DC7" w:rsidP="00882B34">
      <w:pPr>
        <w:pStyle w:val="normal0"/>
        <w:rPr>
          <w:noProof/>
          <w:lang w:val="en-US"/>
        </w:rPr>
      </w:pPr>
    </w:p>
    <w:p w14:paraId="0020705C" w14:textId="5F874B6F"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estimated to be very large; yet, </w:t>
      </w:r>
      <w:r w:rsidR="006E02E3">
        <w:rPr>
          <w:noProof/>
          <w:lang w:val="en-US"/>
        </w:rPr>
        <w:t xml:space="preserve">more impactful </w:t>
      </w:r>
      <w:r w:rsidR="002668D8">
        <w:rPr>
          <w:noProof/>
          <w:lang w:val="en-US"/>
        </w:rPr>
        <w:t xml:space="preserve">as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77832FD1" w14:textId="77777777" w:rsidR="007C6DC7" w:rsidRDefault="007C6DC7" w:rsidP="00882B34">
      <w:pPr>
        <w:pStyle w:val="normal0"/>
        <w:rPr>
          <w:noProof/>
          <w:lang w:val="en-US"/>
        </w:rPr>
      </w:pPr>
    </w:p>
    <w:p w14:paraId="532421AA" w14:textId="543C0699" w:rsidR="00585782" w:rsidRDefault="002C3CC0" w:rsidP="00882B34">
      <w:pPr>
        <w:pStyle w:val="normal0"/>
        <w:rPr>
          <w:noProof/>
          <w:lang w:val="en-US"/>
        </w:rPr>
      </w:pPr>
      <w:r>
        <w:rPr>
          <w:noProof/>
          <w:lang w:val="en-US"/>
        </w:rPr>
        <w:tab/>
        <w:t xml:space="preserve">In contrast to </w:t>
      </w:r>
      <w:r w:rsidR="00F442E2">
        <w:rPr>
          <w:noProof/>
          <w:lang w:val="en-US"/>
        </w:rPr>
        <w:t xml:space="preserve">HBCT, enhancing VCT provides little benefit while attracting a high cost.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463FE818"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4328D2">
        <w:rPr>
          <w:noProof/>
          <w:lang w:val="en-US"/>
        </w:rPr>
        <w:t xml:space="preserve">However, </w:t>
      </w:r>
      <w:r w:rsidR="00465F37">
        <w:rPr>
          <w:noProof/>
          <w:lang w:val="en-US"/>
        </w:rPr>
        <w:t>the benefit is marginal</w:t>
      </w:r>
      <w:r w:rsidR="004328D2">
        <w:rPr>
          <w:noProof/>
          <w:lang w:val="en-US"/>
        </w:rPr>
        <w:t xml:space="preserve"> and </w:t>
      </w:r>
      <w:r w:rsidR="00465F37">
        <w:rPr>
          <w:noProof/>
          <w:lang w:val="en-US"/>
        </w:rPr>
        <w:t xml:space="preserve">in a realistic scenario, the </w:t>
      </w:r>
      <w:r w:rsidR="004328D2">
        <w:rPr>
          <w:noProof/>
          <w:lang w:val="en-US"/>
        </w:rPr>
        <w:t xml:space="preserve">cost per DALY averted compared to baseline (ACER) for improving pre-ART outreach is 26% less than improving care ($375 vs. </w:t>
      </w:r>
      <w:r w:rsidR="00290CED">
        <w:rPr>
          <w:noProof/>
          <w:lang w:val="en-US"/>
        </w:rPr>
        <w:t>$507, respectively).</w:t>
      </w:r>
    </w:p>
    <w:p w14:paraId="055F55D8" w14:textId="77777777" w:rsidR="00C72FE8" w:rsidRDefault="00C72FE8" w:rsidP="00882B34">
      <w:pPr>
        <w:pStyle w:val="normal0"/>
        <w:rPr>
          <w:noProof/>
          <w:lang w:val="en-US"/>
        </w:rPr>
      </w:pPr>
    </w:p>
    <w:p w14:paraId="0BD76D5B" w14:textId="44610ACC"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individuals testing through VCT ($369).</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CA20E6">
        <w:rPr>
          <w:noProof/>
          <w:lang w:val="en-US"/>
        </w:rPr>
        <w:t>provides</w:t>
      </w:r>
      <w:r w:rsidR="005802F1">
        <w:rPr>
          <w:noProof/>
          <w:lang w:val="en-US"/>
        </w:rPr>
        <w:t xml:space="preserve"> restricted benefits to patient outcomes</w:t>
      </w:r>
      <w:r w:rsidR="00C77FA1">
        <w:rPr>
          <w:noProof/>
          <w:lang w:val="en-US"/>
        </w:rPr>
        <w:t>.</w:t>
      </w:r>
    </w:p>
    <w:p w14:paraId="3A93DED1" w14:textId="77777777" w:rsidR="00F24588" w:rsidRDefault="00F24588" w:rsidP="00882B34">
      <w:pPr>
        <w:pStyle w:val="normal0"/>
        <w:rPr>
          <w:noProof/>
          <w:lang w:val="en-US"/>
        </w:rPr>
      </w:pPr>
    </w:p>
    <w:p w14:paraId="13C615A6" w14:textId="1A787566" w:rsidR="00407472" w:rsidRDefault="00F24588" w:rsidP="00882B34">
      <w:pPr>
        <w:pStyle w:val="normal0"/>
        <w:rPr>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seek care naturally as infection progresses, most 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w:t>
      </w:r>
      <w:r w:rsidR="00BE6AC0">
        <w:rPr>
          <w:noProof/>
          <w:lang w:val="en-US"/>
        </w:rPr>
        <w:t>-related</w:t>
      </w:r>
      <w:r w:rsidR="007D57AE">
        <w:rPr>
          <w:noProof/>
          <w:lang w:val="en-US"/>
        </w:rPr>
        <w:t xml:space="preserve"> deaths are among patients who have initiated ART</w:t>
      </w:r>
      <w:r w:rsidR="00BE6AC0">
        <w:rPr>
          <w:noProof/>
          <w:lang w:val="en-US"/>
        </w:rPr>
        <w:t>,</w:t>
      </w:r>
      <w:r w:rsidR="007D57AE">
        <w:rPr>
          <w:noProof/>
          <w:lang w:val="en-US"/>
        </w:rPr>
        <w:t xml:space="preserve"> compared t</w:t>
      </w:r>
      <w:r w:rsidR="008A105B">
        <w:rPr>
          <w:noProof/>
          <w:lang w:val="en-US"/>
        </w:rPr>
        <w:t>o 24% in the ‘status quo’ model,</w:t>
      </w:r>
      <w:r w:rsidR="007D57AE">
        <w:rPr>
          <w:noProof/>
          <w:lang w:val="en-US"/>
        </w:rPr>
        <w:t xml:space="preserve">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r w:rsidR="006C0A0F">
        <w:rPr>
          <w:noProof/>
          <w:lang w:val="en-US"/>
        </w:rPr>
        <w:t xml:space="preserve"> Additionally, the impact of each individual intervention is </w:t>
      </w:r>
      <w:r w:rsidR="00FF7F90">
        <w:rPr>
          <w:noProof/>
          <w:lang w:val="en-US"/>
        </w:rPr>
        <w:t xml:space="preserve">slightly </w:t>
      </w:r>
      <w:r w:rsidR="006C0A0F">
        <w:rPr>
          <w:noProof/>
          <w:lang w:val="en-US"/>
        </w:rPr>
        <w:t>weakened</w:t>
      </w:r>
      <w:r w:rsidR="00A169DE">
        <w:rPr>
          <w:noProof/>
          <w:lang w:val="en-US"/>
        </w:rPr>
        <w:t xml:space="preserve"> if transmission benefits are removed</w:t>
      </w:r>
      <w:r w:rsidR="00FF7F90">
        <w:rPr>
          <w:noProof/>
          <w:lang w:val="en-US"/>
        </w:rPr>
        <w:t xml:space="preserve">. This indicates that 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incidence</w:t>
      </w:r>
      <w:r w:rsidR="00AA1831">
        <w:rPr>
          <w:noProof/>
          <w:lang w:val="en-US"/>
        </w:rPr>
        <w:t xml:space="preserve"> (Text S1)</w:t>
      </w:r>
      <w:r w:rsidR="00A80517">
        <w:rPr>
          <w:noProof/>
          <w:lang w:val="en-US"/>
        </w:rPr>
        <w:t>.</w:t>
      </w:r>
    </w:p>
    <w:p w14:paraId="2AAE76BC" w14:textId="77777777" w:rsidR="00181EEC" w:rsidRDefault="0056081D" w:rsidP="0056081D">
      <w:pPr>
        <w:pStyle w:val="Heading2"/>
        <w:contextualSpacing w:val="0"/>
      </w:pPr>
      <w:r>
        <w:t>The Impact of Bundles of Interventions</w:t>
      </w:r>
    </w:p>
    <w:p w14:paraId="656C98A2" w14:textId="57A23CAA" w:rsidR="00321465" w:rsidRDefault="00B14FC9" w:rsidP="003A4313">
      <w:pPr>
        <w:pStyle w:val="normal0"/>
        <w:ind w:firstLine="361"/>
      </w:pPr>
      <w:proofErr w:type="gramStart"/>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he greatest increase in health</w:t>
      </w:r>
      <w:proofErr w:type="gramEnd"/>
      <w:r w:rsidR="00BA3641">
        <w:t xml:space="preserve">. </w:t>
      </w:r>
      <w:r w:rsidR="00E259EF">
        <w:t xml:space="preserve">We did this for all </w:t>
      </w:r>
      <w:r w:rsidR="00BA3641">
        <w:t>‘realistic’ intervention scenarios</w:t>
      </w:r>
      <w:r w:rsidR="00E259EF">
        <w:t xml:space="preserve"> and imposed the additional constraint that, once an intervention ha</w:t>
      </w:r>
      <w:r w:rsidR="006B2C19">
        <w:t>d</w:t>
      </w:r>
      <w:r w:rsidR="00E259EF">
        <w:t xml:space="preserve"> been included in the combination at one budget level it cannot be </w:t>
      </w:r>
      <w:r w:rsidR="00532DB0">
        <w:t>removed at higher budget levels</w:t>
      </w:r>
      <w:r w:rsidR="006444A3">
        <w:t>.</w:t>
      </w:r>
    </w:p>
    <w:p w14:paraId="12286788" w14:textId="77777777" w:rsidR="00321465" w:rsidRDefault="00321465" w:rsidP="003A4313">
      <w:pPr>
        <w:pStyle w:val="normal0"/>
        <w:ind w:firstLine="361"/>
      </w:pPr>
    </w:p>
    <w:p w14:paraId="4FF43B7E" w14:textId="62FEB3F2"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5E775C64" w14:textId="36698938"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($353.06 vs. $905.37 ACER).</w:t>
      </w:r>
      <w:r w:rsidR="00A87CE4">
        <w:t xml:space="preserve"> </w:t>
      </w:r>
      <w:r w:rsidR="00954A6B">
        <w:t>This</w:t>
      </w:r>
      <w:r w:rsidR="00E11504">
        <w:t xml:space="preserve"> combination </w:t>
      </w:r>
      <w:r w:rsidR="0030017E">
        <w:t>of cascade intervention</w:t>
      </w:r>
      <w:r w:rsidR="00E11504">
        <w:t>s is of</w:t>
      </w:r>
      <w:r w:rsidR="0030017E">
        <w:t xml:space="preserve"> similar cost </w:t>
      </w:r>
      <w:r w:rsidR="00E11504">
        <w:t>to</w:t>
      </w:r>
      <w:r w:rsidR="0030017E">
        <w:t xml:space="preserve"> 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24204145" w14:textId="77777777" w:rsidR="0030017E" w:rsidRDefault="0030017E" w:rsidP="0062659A">
      <w:pPr>
        <w:pStyle w:val="normal0"/>
      </w:pPr>
    </w:p>
    <w:p w14:paraId="6FC3C3C3" w14:textId="431E7826" w:rsidR="00943332" w:rsidRPr="003A1623" w:rsidRDefault="00AC676F" w:rsidP="00943332">
      <w:pPr>
        <w:pStyle w:val="normal0"/>
      </w:pPr>
      <w:r>
        <w:rPr>
          <w:noProof/>
          <w:lang w:val="en-US"/>
        </w:rPr>
        <mc:AlternateContent>
          <mc:Choice Requires="wpg">
            <w:drawing>
              <wp:anchor distT="0" distB="0" distL="114300" distR="114300" simplePos="0" relativeHeight="251695104" behindDoc="0" locked="0" layoutInCell="1" allowOverlap="1" wp14:anchorId="02F41D81" wp14:editId="6C5DF59F">
                <wp:simplePos x="0" y="0"/>
                <wp:positionH relativeFrom="column">
                  <wp:posOffset>0</wp:posOffset>
                </wp:positionH>
                <wp:positionV relativeFrom="paragraph">
                  <wp:posOffset>2241550</wp:posOffset>
                </wp:positionV>
                <wp:extent cx="5725795" cy="4114800"/>
                <wp:effectExtent l="25400" t="25400" r="14605" b="0"/>
                <wp:wrapTopAndBottom/>
                <wp:docPr id="17" name="Group 17"/>
                <wp:cNvGraphicFramePr/>
                <a:graphic xmlns:a="http://schemas.openxmlformats.org/drawingml/2006/main">
                  <a:graphicData uri="http://schemas.microsoft.com/office/word/2010/wordprocessingGroup">
                    <wpg:wgp>
                      <wpg:cNvGrpSpPr/>
                      <wpg:grpSpPr>
                        <a:xfrm>
                          <a:off x="0" y="0"/>
                          <a:ext cx="5725795" cy="4114800"/>
                          <a:chOff x="0" y="0"/>
                          <a:chExt cx="5725795" cy="4114800"/>
                        </a:xfrm>
                      </wpg:grpSpPr>
                      <wps:wsp>
                        <wps:cNvPr id="10" name="Text Box 10"/>
                        <wps:cNvSpPr txBox="1"/>
                        <wps:spPr>
                          <a:xfrm>
                            <a:off x="0" y="388620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0F6863" w:rsidRPr="00B7495C" w:rsidRDefault="000F6863"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3:new:Figure3.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854450"/>
                          </a:xfrm>
                          <a:prstGeom prst="rect">
                            <a:avLst/>
                          </a:prstGeom>
                          <a:noFill/>
                          <a:ln w="12700" cmpd="sng">
                            <a:solidFill>
                              <a:schemeClr val="tx1"/>
                            </a:solidFill>
                          </a:ln>
                        </pic:spPr>
                      </pic:pic>
                    </wpg:wgp>
                  </a:graphicData>
                </a:graphic>
              </wp:anchor>
            </w:drawing>
          </mc:Choice>
          <mc:Fallback>
            <w:pict>
              <v:group id="Group 17" o:spid="_x0000_s1035" style="position:absolute;left:0;text-align:left;margin-left:0;margin-top:176.5pt;width:450.85pt;height:324pt;z-index:251695104" coordsize="5725795,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">
                <v:shape id="Text Box 10" o:spid="_x0000_s1036" type="#_x0000_t202" style="position:absolute;top:388620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C549AB" w:rsidRPr="00B7495C" w:rsidRDefault="00C549AB"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7" o:spid="_x0000_s1037" type="#_x0000_t75" alt="Macintosh HD:Users:jack:Dropbox:DIDE - HIVMC:Treatment Cascade:Paper:Figures:Figure3:new:Figure3.pdf" style="position:absolute;width:5725795;height:3854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Ts&#10;8f3EAAAA2gAAAA8AAABkcnMvZG93bnJldi54bWxEj0FrwkAUhO+C/2F5hV5ENy1FQ3QNQdrSQ0VM&#10;eujxkX0msdm3IbuN6b/vCoLHYeabYTbpaFoxUO8aywqeFhEI4tLqhisFX8XbPAbhPLLG1jIp+CMH&#10;6XY62WCi7YWPNOS+EqGEXYIKau+7REpX1mTQLWxHHLyT7Q36IPtK6h4vody08jmKltJgw2Ghxo52&#10;NZU/+a9RsIps9nKK93g4fL+fZ8Nr8Wl0odTjw5itQXga/T18oz904OB6JdwAuf0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Ts8f3EAAAA2gAAAA8AAAAAAAAAAAAAAAAAnAIA&#10;AGRycy9kb3ducmV2LnhtbFBLBQYAAAAABAAEAPcAAACNAwAAAAA=&#10;" stroked="t" strokecolor="black [3213]" strokeweight="1pt">
                  <v:imagedata r:id="rId16" o:title="Figure3.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77777777" w:rsidR="00297244" w:rsidRDefault="00297244" w:rsidP="0003444E"/>
    <w:p w14:paraId="001963AE" w14:textId="21C730FA"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79" w:name="h.l34fxr5ht8f5" w:colFirst="0" w:colLast="0"/>
      <w:bookmarkEnd w:id="79"/>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32354898" w:rsidR="00A70AB2" w:rsidRPr="009C55F2" w:rsidRDefault="00A70AB2" w:rsidP="00921145">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w:t>
            </w:r>
          </w:p>
        </w:tc>
        <w:tc>
          <w:tcPr>
            <w:tcW w:w="2552" w:type="dxa"/>
            <w:hideMark/>
          </w:tcPr>
          <w:p w14:paraId="500FC4A6" w14:textId="176E3910"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BE2C1D"/>
            <w:hideMark/>
          </w:tcPr>
          <w:p w14:paraId="4ED96335" w14:textId="75367449" w:rsidR="00F3078A" w:rsidRPr="004B422D" w:rsidRDefault="00AF6206" w:rsidP="00A70AB2">
            <w:pPr>
              <w:widowControl/>
              <w:contextualSpacing w:val="0"/>
              <w:jc w:val="left"/>
              <w:rPr>
                <w:rFonts w:ascii="Times" w:hAnsi="Times" w:cs="Times New Roman"/>
                <w:bCs w:val="0"/>
                <w:color w:val="auto"/>
                <w:sz w:val="16"/>
                <w:szCs w:val="16"/>
              </w:rPr>
            </w:pPr>
            <w:r w:rsidRPr="004B422D">
              <w:rPr>
                <w:rFonts w:ascii="Helvetica" w:hAnsi="Helvetica" w:cs="Times New Roman"/>
                <w:bCs w:val="0"/>
                <w:color w:val="auto"/>
                <w:sz w:val="16"/>
                <w:szCs w:val="16"/>
              </w:rPr>
              <w:t>HBCT</w:t>
            </w:r>
          </w:p>
          <w:p w14:paraId="45180ECD" w14:textId="77777777" w:rsidR="00AF6206" w:rsidRPr="00F3078A" w:rsidRDefault="00AF6206" w:rsidP="00F3078A">
            <w:pPr>
              <w:rPr>
                <w:rFonts w:ascii="Times" w:hAnsi="Times" w:cs="Times New Roman"/>
                <w:sz w:val="16"/>
                <w:szCs w:val="16"/>
              </w:rPr>
            </w:pPr>
          </w:p>
        </w:tc>
        <w:tc>
          <w:tcPr>
            <w:tcW w:w="1131" w:type="dxa"/>
            <w:shd w:val="clear" w:color="auto" w:fill="BE2C1D"/>
            <w:hideMark/>
          </w:tcPr>
          <w:p w14:paraId="04BFB97B"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BE2C1D"/>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BE2C1D"/>
            <w:hideMark/>
          </w:tcPr>
          <w:p w14:paraId="13CC36FC"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662AD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64F53"/>
            <w:hideMark/>
          </w:tcPr>
          <w:p w14:paraId="1EB5B2FA"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Enhanced VCT</w:t>
            </w:r>
          </w:p>
        </w:tc>
        <w:tc>
          <w:tcPr>
            <w:tcW w:w="1131" w:type="dxa"/>
            <w:shd w:val="clear" w:color="auto" w:fill="D64F53"/>
            <w:hideMark/>
          </w:tcPr>
          <w:p w14:paraId="3B9FE156" w14:textId="77777777" w:rsidR="00AF6206" w:rsidRPr="004B422D"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64F53"/>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64F53"/>
            <w:hideMark/>
          </w:tcPr>
          <w:p w14:paraId="244F99B2"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CC806AD"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DE7D2B"/>
            <w:hideMark/>
          </w:tcPr>
          <w:p w14:paraId="38B9C996"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HBCT (with POC)</w:t>
            </w:r>
          </w:p>
        </w:tc>
        <w:tc>
          <w:tcPr>
            <w:tcW w:w="1131" w:type="dxa"/>
            <w:shd w:val="clear" w:color="auto" w:fill="DE7D2B"/>
            <w:hideMark/>
          </w:tcPr>
          <w:p w14:paraId="4A773F2E"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DE7D2B"/>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DE7D2B"/>
            <w:hideMark/>
          </w:tcPr>
          <w:p w14:paraId="0CD0DE5A"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3EEDBA4"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F1A259"/>
            <w:hideMark/>
          </w:tcPr>
          <w:p w14:paraId="0DDA468F" w14:textId="77777777" w:rsidR="00AF6206" w:rsidRPr="004B422D" w:rsidRDefault="00AF6206"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Facilitated Linkage</w:t>
            </w:r>
          </w:p>
        </w:tc>
        <w:tc>
          <w:tcPr>
            <w:tcW w:w="1131" w:type="dxa"/>
            <w:shd w:val="clear" w:color="auto" w:fill="F1A259"/>
            <w:hideMark/>
          </w:tcPr>
          <w:p w14:paraId="09D19FEA" w14:textId="77777777" w:rsidR="00AF6206" w:rsidRPr="004B422D"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F1A259"/>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shd w:val="clear" w:color="auto" w:fill="F1A259"/>
            <w:hideMark/>
          </w:tcPr>
          <w:p w14:paraId="3AA94855" w14:textId="77777777" w:rsidR="00AF6206" w:rsidRPr="004B422D"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0B48BBE0" w14:textId="77777777" w:rsidR="00AF6206" w:rsidRPr="004B422D"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F6BF8B"/>
            <w:hideMark/>
          </w:tcPr>
          <w:p w14:paraId="12942149"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99B3F"/>
            <w:hideMark/>
          </w:tcPr>
          <w:p w14:paraId="588560AC"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Pre-ART Outreach</w:t>
            </w:r>
          </w:p>
        </w:tc>
        <w:tc>
          <w:tcPr>
            <w:tcW w:w="1131" w:type="dxa"/>
            <w:shd w:val="clear" w:color="auto" w:fill="599B3F"/>
            <w:hideMark/>
          </w:tcPr>
          <w:p w14:paraId="0FDA887E"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3E1A4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99B3F"/>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99B3F"/>
            <w:hideMark/>
          </w:tcPr>
          <w:p w14:paraId="1FD632A6"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7761D12F" w14:textId="77777777" w:rsidR="00BF311B" w:rsidRPr="004B422D"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82BB6A"/>
            <w:hideMark/>
          </w:tcPr>
          <w:p w14:paraId="6A7EE54F"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Improved Care</w:t>
            </w:r>
          </w:p>
        </w:tc>
        <w:tc>
          <w:tcPr>
            <w:tcW w:w="1131" w:type="dxa"/>
            <w:shd w:val="clear" w:color="auto" w:fill="82BB6A"/>
            <w:hideMark/>
          </w:tcPr>
          <w:p w14:paraId="212FF206"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82BB6A"/>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82BB6A"/>
            <w:hideMark/>
          </w:tcPr>
          <w:p w14:paraId="4DFE992E"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B4750B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F3078A">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A9D098"/>
            <w:hideMark/>
          </w:tcPr>
          <w:p w14:paraId="2C6D47CA" w14:textId="51C299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POC</w:t>
            </w:r>
            <w:r w:rsidR="004B422D" w:rsidRPr="004B422D">
              <w:rPr>
                <w:rFonts w:ascii="Helvetica" w:hAnsi="Helvetica" w:cs="Times New Roman"/>
                <w:bCs w:val="0"/>
                <w:color w:val="auto"/>
                <w:sz w:val="16"/>
                <w:szCs w:val="16"/>
              </w:rPr>
              <w:t xml:space="preserve"> CD4</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2F60CF"/>
            <w:hideMark/>
          </w:tcPr>
          <w:p w14:paraId="65A30BA7"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On-ART Outreach</w:t>
            </w:r>
          </w:p>
        </w:tc>
        <w:tc>
          <w:tcPr>
            <w:tcW w:w="1131" w:type="dxa"/>
            <w:shd w:val="clear" w:color="auto" w:fill="2F60CF"/>
            <w:hideMark/>
          </w:tcPr>
          <w:p w14:paraId="3B02E880"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2F60CF"/>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2F60CF"/>
            <w:hideMark/>
          </w:tcPr>
          <w:p w14:paraId="65BA1F05"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3044DEC1"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5B8AE5"/>
            <w:hideMark/>
          </w:tcPr>
          <w:p w14:paraId="1FEB9A30"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Adherence</w:t>
            </w:r>
          </w:p>
        </w:tc>
        <w:tc>
          <w:tcPr>
            <w:tcW w:w="1131" w:type="dxa"/>
            <w:shd w:val="clear" w:color="auto" w:fill="5B8AE5"/>
            <w:hideMark/>
          </w:tcPr>
          <w:p w14:paraId="2C86EDEB"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3E1A4D">
        <w:trPr>
          <w:trHeight w:val="120"/>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5B8AE5"/>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5B8AE5"/>
            <w:hideMark/>
          </w:tcPr>
          <w:p w14:paraId="6BB30B6A" w14:textId="77777777" w:rsidR="00BF311B" w:rsidRPr="004B422D"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4EC9D0C7" w14:textId="77777777" w:rsidR="00BF311B" w:rsidRPr="004B422D"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F3078A">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shd w:val="clear" w:color="auto" w:fill="533896"/>
            <w:hideMark/>
          </w:tcPr>
          <w:p w14:paraId="7803FD17" w14:textId="77777777" w:rsidR="00BF311B" w:rsidRPr="004B422D" w:rsidRDefault="00BF311B" w:rsidP="00A70AB2">
            <w:pPr>
              <w:widowControl/>
              <w:spacing w:line="105" w:lineRule="atLeast"/>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3E1A4D">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shd w:val="clear" w:color="auto" w:fill="7B65B6"/>
            <w:hideMark/>
          </w:tcPr>
          <w:p w14:paraId="0B0C8065" w14:textId="77777777" w:rsidR="00BF311B" w:rsidRPr="004B422D" w:rsidRDefault="00BF311B" w:rsidP="00A70AB2">
            <w:pPr>
              <w:widowControl/>
              <w:contextualSpacing w:val="0"/>
              <w:jc w:val="left"/>
              <w:rPr>
                <w:rFonts w:ascii="Times" w:hAnsi="Times" w:cs="Times New Roman"/>
                <w:color w:val="auto"/>
                <w:sz w:val="16"/>
                <w:szCs w:val="16"/>
              </w:rPr>
            </w:pPr>
            <w:r w:rsidRPr="004B422D">
              <w:rPr>
                <w:rFonts w:ascii="Helvetica" w:hAnsi="Helvetica" w:cs="Times New Roman"/>
                <w:bCs w:val="0"/>
                <w:color w:val="auto"/>
                <w:sz w:val="16"/>
                <w:szCs w:val="16"/>
              </w:rPr>
              <w:t>Universal Test &amp; Treat</w:t>
            </w:r>
          </w:p>
        </w:tc>
        <w:tc>
          <w:tcPr>
            <w:tcW w:w="1131" w:type="dxa"/>
            <w:shd w:val="clear" w:color="auto" w:fill="7B65B6"/>
            <w:hideMark/>
          </w:tcPr>
          <w:p w14:paraId="79A64D19" w14:textId="77777777" w:rsidR="00BF311B" w:rsidRPr="004B422D"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Maximum</w:t>
            </w:r>
          </w:p>
        </w:tc>
        <w:tc>
          <w:tcPr>
            <w:tcW w:w="1984" w:type="dxa"/>
            <w:hideMark/>
          </w:tcPr>
          <w:p w14:paraId="7BE8B0F0" w14:textId="3A17C1BC" w:rsidR="00BF311B" w:rsidRPr="00BF311B" w:rsidRDefault="00921145"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5.43</w:t>
            </w:r>
          </w:p>
        </w:tc>
        <w:tc>
          <w:tcPr>
            <w:tcW w:w="2552" w:type="dxa"/>
            <w:hideMark/>
          </w:tcPr>
          <w:p w14:paraId="28D8E6F1" w14:textId="7BFA4950" w:rsidR="00BF311B" w:rsidRPr="00BF311B" w:rsidRDefault="008522D0" w:rsidP="00921145">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921145">
              <w:rPr>
                <w:rFonts w:ascii="Helvetica" w:eastAsia="Times New Roman" w:hAnsi="Helvetica" w:cs="Times New Roman"/>
                <w:sz w:val="16"/>
                <w:szCs w:val="16"/>
              </w:rPr>
              <w:t>216</w:t>
            </w:r>
            <w:r w:rsidR="00BF311B" w:rsidRPr="00BF311B">
              <w:rPr>
                <w:rFonts w:ascii="Helvetica" w:eastAsia="Times New Roman" w:hAnsi="Helvetica" w:cs="Times New Roman"/>
                <w:sz w:val="16"/>
                <w:szCs w:val="16"/>
              </w:rPr>
              <w:t>.</w:t>
            </w:r>
            <w:r w:rsidR="00921145">
              <w:rPr>
                <w:rFonts w:ascii="Helvetica" w:eastAsia="Times New Roman" w:hAnsi="Helvetica" w:cs="Times New Roman"/>
                <w:sz w:val="16"/>
                <w:szCs w:val="16"/>
              </w:rPr>
              <w:t>30</w:t>
            </w:r>
          </w:p>
        </w:tc>
      </w:tr>
      <w:tr w:rsidR="00BF311B" w:rsidRPr="00C640F5" w14:paraId="11D9B73A" w14:textId="77777777" w:rsidTr="003E1A4D">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shd w:val="clear" w:color="auto" w:fill="7B65B6"/>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shd w:val="clear" w:color="auto" w:fill="7B65B6"/>
            <w:hideMark/>
          </w:tcPr>
          <w:p w14:paraId="5918693A" w14:textId="77777777" w:rsidR="00BF311B" w:rsidRPr="004B422D"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4B422D">
              <w:rPr>
                <w:rFonts w:ascii="Helvetica" w:hAnsi="Helvetica" w:cs="Times New Roman"/>
                <w:bCs/>
                <w:color w:val="auto"/>
                <w:sz w:val="16"/>
                <w:szCs w:val="16"/>
              </w:rPr>
              <w:t>Realistic</w:t>
            </w:r>
          </w:p>
          <w:p w14:paraId="1889B754" w14:textId="77777777" w:rsidR="00BF311B" w:rsidRPr="004B422D"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3AE16C63" w:rsidR="00BF311B" w:rsidRPr="00BF311B" w:rsidRDefault="00921145"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4.05</w:t>
            </w:r>
          </w:p>
        </w:tc>
        <w:tc>
          <w:tcPr>
            <w:tcW w:w="2552" w:type="dxa"/>
            <w:hideMark/>
          </w:tcPr>
          <w:p w14:paraId="31E0A2FE" w14:textId="183D419A" w:rsidR="00BF311B" w:rsidRPr="00BF311B" w:rsidRDefault="008522D0" w:rsidP="00921145">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921145">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921145">
              <w:rPr>
                <w:rFonts w:ascii="Helvetica" w:eastAsia="Times New Roman" w:hAnsi="Helvetica" w:cs="Times New Roman"/>
                <w:sz w:val="16"/>
                <w:szCs w:val="16"/>
              </w:rPr>
              <w:t>666</w:t>
            </w:r>
            <w:r w:rsidR="00BF311B" w:rsidRPr="00BF311B">
              <w:rPr>
                <w:rFonts w:ascii="Helvetica" w:eastAsia="Times New Roman" w:hAnsi="Helvetica" w:cs="Times New Roman"/>
                <w:sz w:val="16"/>
                <w:szCs w:val="16"/>
              </w:rPr>
              <w:t>.</w:t>
            </w:r>
            <w:r w:rsidR="00921145">
              <w:rPr>
                <w:rFonts w:ascii="Helvetica" w:eastAsia="Times New Roman" w:hAnsi="Helvetica" w:cs="Times New Roman"/>
                <w:sz w:val="16"/>
                <w:szCs w:val="16"/>
              </w:rPr>
              <w:t>75</w:t>
            </w:r>
          </w:p>
        </w:tc>
      </w:tr>
    </w:tbl>
    <w:tbl>
      <w:tblPr>
        <w:tblStyle w:val="MediumShading1"/>
        <w:tblpPr w:leftFromText="180" w:rightFromText="180" w:vertAnchor="page" w:horzAnchor="page" w:tblpX="1909" w:tblpY="9001"/>
        <w:tblW w:w="7479" w:type="dxa"/>
        <w:tblLook w:val="04A0" w:firstRow="1" w:lastRow="0" w:firstColumn="1" w:lastColumn="0" w:noHBand="0" w:noVBand="1"/>
      </w:tblPr>
      <w:tblGrid>
        <w:gridCol w:w="1526"/>
        <w:gridCol w:w="995"/>
        <w:gridCol w:w="1415"/>
        <w:gridCol w:w="1984"/>
        <w:gridCol w:w="1559"/>
      </w:tblGrid>
      <w:tr w:rsidR="00253767" w14:paraId="38222D70"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253767" w:rsidRPr="00A70AB2" w:rsidRDefault="00253767" w:rsidP="00253767">
            <w:pPr>
              <w:pStyle w:val="normal0"/>
              <w:rPr>
                <w:b w:val="0"/>
                <w:sz w:val="16"/>
                <w:szCs w:val="16"/>
              </w:rPr>
            </w:pPr>
            <w:r w:rsidRPr="00A70AB2">
              <w:rPr>
                <w:b w:val="0"/>
                <w:sz w:val="16"/>
                <w:szCs w:val="16"/>
              </w:rPr>
              <w:t>Intervention Combination</w:t>
            </w:r>
          </w:p>
        </w:tc>
        <w:tc>
          <w:tcPr>
            <w:tcW w:w="995" w:type="dxa"/>
          </w:tcPr>
          <w:p w14:paraId="6AECCB72"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253767" w:rsidRPr="00A70AB2"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r>
      <w:tr w:rsidR="00253767" w14:paraId="45F46A9E"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253767" w:rsidRPr="00873F55" w:rsidRDefault="00253767" w:rsidP="00253767">
            <w:pPr>
              <w:pStyle w:val="normal0"/>
              <w:rPr>
                <w:sz w:val="16"/>
                <w:szCs w:val="16"/>
              </w:rPr>
            </w:pPr>
            <w:r w:rsidRPr="00873F55">
              <w:rPr>
                <w:sz w:val="16"/>
                <w:szCs w:val="16"/>
              </w:rPr>
              <w:t>ART Outreach</w:t>
            </w:r>
          </w:p>
        </w:tc>
        <w:tc>
          <w:tcPr>
            <w:tcW w:w="995" w:type="dxa"/>
          </w:tcPr>
          <w:p w14:paraId="39D474AD"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r>
      <w:tr w:rsidR="00253767" w14:paraId="294D849F"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253767" w:rsidRPr="00873F55" w:rsidRDefault="00253767" w:rsidP="00253767">
            <w:pPr>
              <w:pStyle w:val="normal0"/>
              <w:rPr>
                <w:sz w:val="16"/>
                <w:szCs w:val="16"/>
              </w:rPr>
            </w:pPr>
            <w:r w:rsidRPr="00873F55">
              <w:rPr>
                <w:sz w:val="16"/>
                <w:szCs w:val="16"/>
              </w:rPr>
              <w:t xml:space="preserve">ART Outreach + </w:t>
            </w:r>
          </w:p>
          <w:p w14:paraId="5B1D9D58" w14:textId="77777777" w:rsidR="00253767" w:rsidRPr="00873F55" w:rsidRDefault="00253767" w:rsidP="00253767">
            <w:pPr>
              <w:pStyle w:val="normal0"/>
              <w:rPr>
                <w:sz w:val="16"/>
                <w:szCs w:val="16"/>
              </w:rPr>
            </w:pPr>
            <w:r w:rsidRPr="00873F55">
              <w:rPr>
                <w:sz w:val="16"/>
                <w:szCs w:val="16"/>
              </w:rPr>
              <w:t>POC CD4</w:t>
            </w:r>
          </w:p>
        </w:tc>
        <w:tc>
          <w:tcPr>
            <w:tcW w:w="995" w:type="dxa"/>
          </w:tcPr>
          <w:p w14:paraId="1A2A25D8"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r>
      <w:tr w:rsidR="00253767" w14:paraId="2B804B60"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253767" w:rsidRPr="00873F55" w:rsidRDefault="00253767" w:rsidP="00253767">
            <w:pPr>
              <w:pStyle w:val="normal0"/>
              <w:rPr>
                <w:sz w:val="16"/>
                <w:szCs w:val="16"/>
              </w:rPr>
            </w:pPr>
            <w:r w:rsidRPr="00873F55">
              <w:rPr>
                <w:sz w:val="16"/>
                <w:szCs w:val="16"/>
              </w:rPr>
              <w:t>ART Outreach +</w:t>
            </w:r>
          </w:p>
          <w:p w14:paraId="09D7CC44" w14:textId="77777777" w:rsidR="00253767" w:rsidRPr="00873F55" w:rsidRDefault="00253767" w:rsidP="00253767">
            <w:pPr>
              <w:pStyle w:val="normal0"/>
              <w:rPr>
                <w:sz w:val="16"/>
                <w:szCs w:val="16"/>
              </w:rPr>
            </w:pPr>
            <w:r w:rsidRPr="00873F55">
              <w:rPr>
                <w:sz w:val="16"/>
                <w:szCs w:val="16"/>
              </w:rPr>
              <w:t xml:space="preserve">POC CD4 + </w:t>
            </w:r>
          </w:p>
          <w:p w14:paraId="36C3EFFF" w14:textId="77777777" w:rsidR="00253767" w:rsidRPr="00873F55" w:rsidRDefault="00253767" w:rsidP="00253767">
            <w:pPr>
              <w:pStyle w:val="normal0"/>
              <w:rPr>
                <w:sz w:val="16"/>
                <w:szCs w:val="16"/>
              </w:rPr>
            </w:pPr>
            <w:r w:rsidRPr="00873F55">
              <w:rPr>
                <w:sz w:val="16"/>
                <w:szCs w:val="16"/>
              </w:rPr>
              <w:t>VCT POC CD4</w:t>
            </w:r>
          </w:p>
        </w:tc>
        <w:tc>
          <w:tcPr>
            <w:tcW w:w="995" w:type="dxa"/>
          </w:tcPr>
          <w:p w14:paraId="15DAD252"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r>
      <w:tr w:rsidR="00253767" w14:paraId="0F62CE23"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253767" w:rsidRPr="00873F55" w:rsidRDefault="00253767" w:rsidP="00253767">
            <w:pPr>
              <w:pStyle w:val="normal0"/>
              <w:rPr>
                <w:sz w:val="16"/>
                <w:szCs w:val="16"/>
              </w:rPr>
            </w:pPr>
            <w:r w:rsidRPr="00873F55">
              <w:rPr>
                <w:sz w:val="16"/>
                <w:szCs w:val="16"/>
              </w:rPr>
              <w:t>ART Outreach +</w:t>
            </w:r>
          </w:p>
          <w:p w14:paraId="5311CD06" w14:textId="77777777" w:rsidR="00253767" w:rsidRPr="00873F55" w:rsidRDefault="00253767" w:rsidP="00253767">
            <w:pPr>
              <w:pStyle w:val="normal0"/>
              <w:rPr>
                <w:sz w:val="16"/>
                <w:szCs w:val="16"/>
              </w:rPr>
            </w:pPr>
            <w:r w:rsidRPr="00873F55">
              <w:rPr>
                <w:sz w:val="16"/>
                <w:szCs w:val="16"/>
              </w:rPr>
              <w:t xml:space="preserve">POC CD4 + </w:t>
            </w:r>
          </w:p>
          <w:p w14:paraId="6CF33485" w14:textId="77777777" w:rsidR="00253767" w:rsidRPr="00873F55" w:rsidRDefault="00253767" w:rsidP="00253767">
            <w:pPr>
              <w:pStyle w:val="normal0"/>
              <w:rPr>
                <w:sz w:val="16"/>
                <w:szCs w:val="16"/>
              </w:rPr>
            </w:pPr>
            <w:r w:rsidRPr="00873F55">
              <w:rPr>
                <w:sz w:val="16"/>
                <w:szCs w:val="16"/>
              </w:rPr>
              <w:t xml:space="preserve">VCT POC CD4 + </w:t>
            </w:r>
          </w:p>
          <w:p w14:paraId="4932CE3F" w14:textId="77777777" w:rsidR="00253767" w:rsidRPr="00873F55" w:rsidRDefault="00253767" w:rsidP="00253767">
            <w:pPr>
              <w:pStyle w:val="normal0"/>
              <w:rPr>
                <w:sz w:val="16"/>
                <w:szCs w:val="16"/>
              </w:rPr>
            </w:pPr>
            <w:r w:rsidRPr="00873F55">
              <w:rPr>
                <w:sz w:val="16"/>
                <w:szCs w:val="16"/>
              </w:rPr>
              <w:t>Linkage</w:t>
            </w:r>
          </w:p>
        </w:tc>
        <w:tc>
          <w:tcPr>
            <w:tcW w:w="995" w:type="dxa"/>
          </w:tcPr>
          <w:p w14:paraId="3D1F3183"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r>
      <w:tr w:rsidR="00253767" w14:paraId="3ABF0CB7"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253767" w:rsidRPr="00873F55" w:rsidRDefault="00253767" w:rsidP="00253767">
            <w:pPr>
              <w:pStyle w:val="normal0"/>
              <w:rPr>
                <w:sz w:val="16"/>
                <w:szCs w:val="16"/>
              </w:rPr>
            </w:pPr>
            <w:r w:rsidRPr="00873F55">
              <w:rPr>
                <w:sz w:val="16"/>
                <w:szCs w:val="16"/>
              </w:rPr>
              <w:t xml:space="preserve">ART Outreach + </w:t>
            </w:r>
          </w:p>
          <w:p w14:paraId="53EF68CF" w14:textId="77777777" w:rsidR="00253767" w:rsidRPr="00873F55" w:rsidRDefault="00253767" w:rsidP="00253767">
            <w:pPr>
              <w:pStyle w:val="normal0"/>
              <w:rPr>
                <w:sz w:val="16"/>
                <w:szCs w:val="16"/>
              </w:rPr>
            </w:pPr>
            <w:r w:rsidRPr="00873F55">
              <w:rPr>
                <w:sz w:val="16"/>
                <w:szCs w:val="16"/>
              </w:rPr>
              <w:t xml:space="preserve">POC CD4 + </w:t>
            </w:r>
          </w:p>
          <w:p w14:paraId="22949F06" w14:textId="77777777" w:rsidR="00253767" w:rsidRPr="00873F55" w:rsidRDefault="00253767" w:rsidP="00253767">
            <w:pPr>
              <w:pStyle w:val="normal0"/>
              <w:rPr>
                <w:sz w:val="16"/>
                <w:szCs w:val="16"/>
              </w:rPr>
            </w:pPr>
            <w:r w:rsidRPr="00873F55">
              <w:rPr>
                <w:sz w:val="16"/>
                <w:szCs w:val="16"/>
              </w:rPr>
              <w:t xml:space="preserve">VCT POC CD4 + </w:t>
            </w:r>
          </w:p>
          <w:p w14:paraId="3AA56A25" w14:textId="77777777" w:rsidR="00253767" w:rsidRPr="00873F55" w:rsidRDefault="00253767" w:rsidP="00253767">
            <w:pPr>
              <w:pStyle w:val="normal0"/>
              <w:rPr>
                <w:sz w:val="16"/>
                <w:szCs w:val="16"/>
              </w:rPr>
            </w:pPr>
            <w:r w:rsidRPr="00873F55">
              <w:rPr>
                <w:sz w:val="16"/>
                <w:szCs w:val="16"/>
              </w:rPr>
              <w:t xml:space="preserve">Linkage + </w:t>
            </w:r>
          </w:p>
          <w:p w14:paraId="76E5D36C" w14:textId="77777777" w:rsidR="00253767" w:rsidRPr="00873F55" w:rsidRDefault="00253767" w:rsidP="00253767">
            <w:pPr>
              <w:pStyle w:val="normal0"/>
              <w:rPr>
                <w:sz w:val="16"/>
                <w:szCs w:val="16"/>
              </w:rPr>
            </w:pPr>
            <w:r w:rsidRPr="00873F55">
              <w:rPr>
                <w:sz w:val="16"/>
                <w:szCs w:val="16"/>
              </w:rPr>
              <w:t xml:space="preserve">Pre-ART Outreach </w:t>
            </w:r>
          </w:p>
        </w:tc>
        <w:tc>
          <w:tcPr>
            <w:tcW w:w="995" w:type="dxa"/>
          </w:tcPr>
          <w:p w14:paraId="69ECC919"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253767" w:rsidRPr="00860B8B"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r>
      <w:tr w:rsidR="00253767" w14:paraId="0A2830E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253767" w:rsidRPr="00873F55" w:rsidRDefault="00253767" w:rsidP="00253767">
            <w:pPr>
              <w:pStyle w:val="normal0"/>
              <w:rPr>
                <w:sz w:val="16"/>
                <w:szCs w:val="16"/>
              </w:rPr>
            </w:pPr>
            <w:r w:rsidRPr="00873F55">
              <w:rPr>
                <w:sz w:val="16"/>
                <w:szCs w:val="16"/>
              </w:rPr>
              <w:t xml:space="preserve">ART Outreach + </w:t>
            </w:r>
          </w:p>
          <w:p w14:paraId="12B8D870" w14:textId="77777777" w:rsidR="00253767" w:rsidRPr="00873F55" w:rsidRDefault="00253767" w:rsidP="00253767">
            <w:pPr>
              <w:pStyle w:val="normal0"/>
              <w:rPr>
                <w:sz w:val="16"/>
                <w:szCs w:val="16"/>
              </w:rPr>
            </w:pPr>
            <w:r w:rsidRPr="00873F55">
              <w:rPr>
                <w:sz w:val="16"/>
                <w:szCs w:val="16"/>
              </w:rPr>
              <w:t xml:space="preserve">POC CD4 + </w:t>
            </w:r>
          </w:p>
          <w:p w14:paraId="585405C5" w14:textId="77777777" w:rsidR="00253767" w:rsidRPr="00873F55" w:rsidRDefault="00253767" w:rsidP="00253767">
            <w:pPr>
              <w:pStyle w:val="normal0"/>
              <w:rPr>
                <w:sz w:val="16"/>
                <w:szCs w:val="16"/>
              </w:rPr>
            </w:pPr>
            <w:r w:rsidRPr="00873F55">
              <w:rPr>
                <w:sz w:val="16"/>
                <w:szCs w:val="16"/>
              </w:rPr>
              <w:t xml:space="preserve">VCT POC CD4 + </w:t>
            </w:r>
          </w:p>
          <w:p w14:paraId="2A6E428A" w14:textId="77777777" w:rsidR="00253767" w:rsidRPr="00873F55" w:rsidRDefault="00253767" w:rsidP="00253767">
            <w:pPr>
              <w:pStyle w:val="normal0"/>
              <w:rPr>
                <w:sz w:val="16"/>
                <w:szCs w:val="16"/>
              </w:rPr>
            </w:pPr>
            <w:r w:rsidRPr="00873F55">
              <w:rPr>
                <w:sz w:val="16"/>
                <w:szCs w:val="16"/>
              </w:rPr>
              <w:t xml:space="preserve">Linkage + </w:t>
            </w:r>
          </w:p>
          <w:p w14:paraId="62FB7828" w14:textId="77777777" w:rsidR="00253767" w:rsidRPr="00873F55" w:rsidRDefault="00253767" w:rsidP="00253767">
            <w:pPr>
              <w:pStyle w:val="normal0"/>
              <w:rPr>
                <w:sz w:val="16"/>
                <w:szCs w:val="16"/>
              </w:rPr>
            </w:pPr>
            <w:r w:rsidRPr="00873F55">
              <w:rPr>
                <w:sz w:val="16"/>
                <w:szCs w:val="16"/>
              </w:rPr>
              <w:t xml:space="preserve">Pre-ART Outreach + </w:t>
            </w:r>
          </w:p>
          <w:p w14:paraId="643D7012" w14:textId="77777777" w:rsidR="00253767" w:rsidRPr="00873F55" w:rsidRDefault="00253767" w:rsidP="00253767">
            <w:pPr>
              <w:pStyle w:val="normal0"/>
              <w:rPr>
                <w:sz w:val="16"/>
                <w:szCs w:val="16"/>
              </w:rPr>
            </w:pPr>
            <w:r w:rsidRPr="00873F55">
              <w:rPr>
                <w:sz w:val="16"/>
                <w:szCs w:val="16"/>
              </w:rPr>
              <w:t>Adherence</w:t>
            </w:r>
          </w:p>
        </w:tc>
        <w:tc>
          <w:tcPr>
            <w:tcW w:w="995" w:type="dxa"/>
          </w:tcPr>
          <w:p w14:paraId="24013EB4"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253767" w:rsidRPr="00860B8B"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r>
    </w:tbl>
    <w:p w14:paraId="42E90282" w14:textId="77777777" w:rsidR="004D3BDD" w:rsidRDefault="004D3BDD" w:rsidP="007300B5">
      <w:pPr>
        <w:pStyle w:val="Heading1"/>
        <w:contextualSpacing w:val="0"/>
      </w:pPr>
    </w:p>
    <w:p w14:paraId="001200FC" w14:textId="70C9D76C" w:rsidR="004D3BDD" w:rsidRDefault="00AC676F" w:rsidP="007300B5">
      <w:pPr>
        <w:pStyle w:val="Heading1"/>
        <w:contextualSpacing w:val="0"/>
      </w:pPr>
      <w:r>
        <w:rPr>
          <w:noProof/>
          <w:lang w:val="en-US"/>
        </w:rPr>
        <mc:AlternateContent>
          <mc:Choice Requires="wps">
            <w:drawing>
              <wp:anchor distT="0" distB="0" distL="114300" distR="114300" simplePos="0" relativeHeight="251659264" behindDoc="0" locked="0" layoutInCell="1" allowOverlap="1" wp14:anchorId="7B200714" wp14:editId="6BA4BE1C">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0F6863" w:rsidRDefault="000F6863"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0F6863" w:rsidRPr="00B7495C" w:rsidRDefault="000F6863"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18pt;margin-top:26.15pt;width:387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" filled="f" stroked="f">
                <v:textbox>
                  <w:txbxContent>
                    <w:p w14:paraId="327E47F8" w14:textId="7370C502" w:rsidR="00C549AB" w:rsidRDefault="00C549AB"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C549AB" w:rsidRPr="00B7495C" w:rsidRDefault="00C549AB" w:rsidP="00EF0A6D">
                      <w:pPr>
                        <w:rPr>
                          <w:rFonts w:ascii="Trebuchet MS" w:hAnsi="Trebuchet MS"/>
                          <w:sz w:val="16"/>
                          <w:szCs w:val="16"/>
                        </w:rPr>
                      </w:pPr>
                    </w:p>
                  </w:txbxContent>
                </v:textbox>
                <w10:wrap type="through"/>
              </v:shape>
            </w:pict>
          </mc:Fallback>
        </mc:AlternateContent>
      </w:r>
    </w:p>
    <w:p w14:paraId="40921A18" w14:textId="7D0A6FAD" w:rsidR="005E3E3B" w:rsidRDefault="003A1623" w:rsidP="004047B1">
      <w:pPr>
        <w:pStyle w:val="Heading1"/>
        <w:contextualSpacing w:val="0"/>
      </w:pPr>
      <w:r>
        <w:rPr>
          <w:noProof/>
          <w:lang w:val="en-US"/>
        </w:rPr>
        <mc:AlternateContent>
          <mc:Choice Requires="wps">
            <w:drawing>
              <wp:anchor distT="0" distB="0" distL="114300" distR="114300" simplePos="0" relativeHeight="251683840" behindDoc="0" locked="0" layoutInCell="1" allowOverlap="1" wp14:anchorId="595B37E0" wp14:editId="7CD040FE">
                <wp:simplePos x="0" y="0"/>
                <wp:positionH relativeFrom="column">
                  <wp:posOffset>-228600</wp:posOffset>
                </wp:positionH>
                <wp:positionV relativeFrom="paragraph">
                  <wp:posOffset>3909060</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0F6863" w:rsidRDefault="000F6863"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0F6863" w:rsidRPr="00B7495C" w:rsidRDefault="000F6863"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17.95pt;margin-top:307.8pt;width:459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" filled="f" stroked="f">
                <v:textbox>
                  <w:txbxContent>
                    <w:p w14:paraId="19F6B2A0" w14:textId="31D83096" w:rsidR="00C549AB" w:rsidRDefault="00C549AB"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C549AB" w:rsidRPr="00B7495C" w:rsidRDefault="00C549AB" w:rsidP="00A70AB2">
                      <w:pPr>
                        <w:rPr>
                          <w:rFonts w:ascii="Trebuchet MS" w:hAnsi="Trebuchet MS"/>
                          <w:sz w:val="16"/>
                          <w:szCs w:val="16"/>
                        </w:rPr>
                      </w:pPr>
                    </w:p>
                  </w:txbxContent>
                </v:textbox>
                <w10:wrap type="through"/>
              </v:shape>
            </w:pict>
          </mc:Fallback>
        </mc:AlternateContent>
      </w:r>
    </w:p>
    <w:p w14:paraId="2EAD38C6" w14:textId="6ACF3B4C" w:rsidR="007F1979" w:rsidRDefault="00C25B7F" w:rsidP="008337DC">
      <w:pPr>
        <w:pStyle w:val="Heading1"/>
        <w:contextualSpacing w:val="0"/>
      </w:pPr>
      <w:r>
        <w:rPr>
          <w:noProof/>
          <w:lang w:val="en-US"/>
        </w:rPr>
        <mc:AlternateContent>
          <mc:Choice Requires="wpg">
            <w:drawing>
              <wp:anchor distT="0" distB="0" distL="114300" distR="114300" simplePos="0" relativeHeight="251696128" behindDoc="0" locked="0" layoutInCell="1" allowOverlap="1" wp14:anchorId="2B22D19D" wp14:editId="35D8B48D">
                <wp:simplePos x="0" y="0"/>
                <wp:positionH relativeFrom="column">
                  <wp:posOffset>457200</wp:posOffset>
                </wp:positionH>
                <wp:positionV relativeFrom="paragraph">
                  <wp:posOffset>-342900</wp:posOffset>
                </wp:positionV>
                <wp:extent cx="4248785" cy="5143500"/>
                <wp:effectExtent l="0" t="25400" r="18415" b="12700"/>
                <wp:wrapTopAndBottom/>
                <wp:docPr id="19" name="Group 19"/>
                <wp:cNvGraphicFramePr/>
                <a:graphic xmlns:a="http://schemas.openxmlformats.org/drawingml/2006/main">
                  <a:graphicData uri="http://schemas.microsoft.com/office/word/2010/wordprocessingGroup">
                    <wpg:wgp>
                      <wpg:cNvGrpSpPr/>
                      <wpg:grpSpPr>
                        <a:xfrm>
                          <a:off x="0" y="0"/>
                          <a:ext cx="4248785" cy="5143500"/>
                          <a:chOff x="0" y="0"/>
                          <a:chExt cx="4248785" cy="5143500"/>
                        </a:xfrm>
                      </wpg:grpSpPr>
                      <wps:wsp>
                        <wps:cNvPr id="15" name="Text Box 15"/>
                        <wps:cNvSpPr txBox="1"/>
                        <wps:spPr>
                          <a:xfrm>
                            <a:off x="0" y="48006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0F6863" w:rsidRDefault="000F6863" w:rsidP="00137AD9">
                              <w:pPr>
                                <w:pStyle w:val="Subtitle"/>
                                <w:contextualSpacing w:val="0"/>
                              </w:pPr>
                              <w:r>
                                <w:t>Figure 4. Care experience of deceased individuals who suffered an HIV-related death between 2010 and 2030.</w:t>
                              </w:r>
                            </w:p>
                            <w:p w14:paraId="3D527C01" w14:textId="77777777" w:rsidR="000F6863" w:rsidRPr="00B7495C" w:rsidRDefault="000F6863"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Macintosh HD:Users:jack:Dropbox:DIDE - HIVMC:Treatment Cascade:Paper:Figures:Figure4:new: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14300" y="0"/>
                            <a:ext cx="4134485" cy="4800600"/>
                          </a:xfrm>
                          <a:prstGeom prst="rect">
                            <a:avLst/>
                          </a:prstGeom>
                          <a:noFill/>
                          <a:ln w="12700" cmpd="sng">
                            <a:solidFill>
                              <a:srgbClr val="000000"/>
                            </a:solidFill>
                          </a:ln>
                        </pic:spPr>
                      </pic:pic>
                    </wpg:wgp>
                  </a:graphicData>
                </a:graphic>
              </wp:anchor>
            </w:drawing>
          </mc:Choice>
          <mc:Fallback>
            <w:pict>
              <v:group id="Group 19" o:spid="_x0000_s1040" style="position:absolute;left:0;text-align:left;margin-left:36pt;margin-top:-26.95pt;width:334.55pt;height:405pt;z-index:251696128" coordsize="4248785,51435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">
                <v:shape id="Text Box 15" o:spid="_x0000_s1041" type="#_x0000_t202" style="position:absolute;top:48006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C549AB" w:rsidRDefault="00C549AB" w:rsidP="00137AD9">
                        <w:pPr>
                          <w:pStyle w:val="Subtitle"/>
                          <w:contextualSpacing w:val="0"/>
                        </w:pPr>
                        <w:r>
                          <w:t>Figure 4. Care experience of deceased individuals who suffered an HIV-related death between 2010 and 2030.</w:t>
                        </w:r>
                      </w:p>
                      <w:p w14:paraId="3D527C01" w14:textId="77777777" w:rsidR="00C549AB" w:rsidRPr="00B7495C" w:rsidRDefault="00C549AB" w:rsidP="00137AD9">
                        <w:pPr>
                          <w:rPr>
                            <w:rFonts w:ascii="Trebuchet MS" w:hAnsi="Trebuchet MS"/>
                            <w:sz w:val="16"/>
                            <w:szCs w:val="16"/>
                          </w:rPr>
                        </w:pPr>
                      </w:p>
                    </w:txbxContent>
                  </v:textbox>
                </v:shape>
                <v:shape id="Picture 18" o:spid="_x0000_s1042" type="#_x0000_t75" alt="Macintosh HD:Users:jack:Dropbox:DIDE - HIVMC:Treatment Cascade:Paper:Figures:Figure4:new:fig4.pdf" style="position:absolute;left:114300;width:4134485;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x8/DAAAA2wAAAA8AAABkcnMvZG93bnJldi54bWxEj09rwzAMxe+Dfgejwm6r08K2ktYNJWUQdhnr&#10;H+hRxFocFsshdpvs20+HwW4S7+m9n7bF5Dt1pyG2gQ0sFxko4jrYlhsD59Pb0xpUTMgWu8Bk4Ici&#10;FLvZwxZzG0b+pPsxNUpCOOZowKXU51rH2pHHuAg9sWhfYfCYZB0abQccJdx3epVlL9pjy9LgsKfS&#10;Uf19vHkD5flS93jFV8bbR3W4Prt1++6MeZxP+w2oRFP6N/9dV1bwBVZ+kQH0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XbHz8MAAADbAAAADwAAAAAAAAAAAAAAAACcAgAA&#10;ZHJzL2Rvd25yZXYueG1sUEsFBgAAAAAEAAQA9wAAAIwDAAAAAA==&#10;" stroked="t" strokeweight="1pt">
                  <v:imagedata r:id="rId18" o:title="fig4.pdf"/>
                  <v:path arrowok="t"/>
                </v:shape>
                <w10:wrap type="topAndBottom"/>
              </v:group>
            </w:pict>
          </mc:Fallback>
        </mc:AlternateContent>
      </w:r>
      <w:r w:rsidR="00ED39DB">
        <w:t>D</w:t>
      </w:r>
      <w:r w:rsidR="00615625">
        <w:t>i</w:t>
      </w:r>
      <w:r w:rsidR="00ED39DB">
        <w:t>scussion</w:t>
      </w:r>
    </w:p>
    <w:p w14:paraId="168344F8" w14:textId="3AC6D933" w:rsidR="007F1979" w:rsidRPr="00804A10" w:rsidRDefault="0006590A" w:rsidP="00CF1E3F">
      <w:pPr>
        <w:pStyle w:val="normal0"/>
        <w:ind w:firstLine="360"/>
        <w:rPr>
          <w:lang w:val="en-US"/>
        </w:rPr>
      </w:pPr>
      <w:r w:rsidRPr="00DD19A4">
        <w:rPr>
          <w:lang w:val="en-US"/>
        </w:rPr>
        <w:t>Our results suggest that ART-</w:t>
      </w:r>
      <w:proofErr w:type="spellStart"/>
      <w:r w:rsidRPr="00DD19A4">
        <w:rPr>
          <w:lang w:val="en-US"/>
        </w:rPr>
        <w:t>programmes</w:t>
      </w:r>
      <w:proofErr w:type="spellEnd"/>
      <w:r w:rsidRPr="00DD19A4">
        <w:rPr>
          <w:lang w:val="en-US"/>
        </w:rPr>
        <w:t xml:space="preserve">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Pr>
          <w:lang w:val="en-US"/>
        </w:rPr>
        <w:t>,</w:t>
      </w:r>
      <w:r w:rsidR="00D10123" w:rsidRPr="00D10123">
        <w:rPr>
          <w:lang w:val="en-US"/>
        </w:rPr>
        <w:t xml:space="preserve"> </w:t>
      </w:r>
      <w:commentRangeStart w:id="80"/>
      <w:r w:rsidR="00D10123">
        <w:rPr>
          <w:lang w:val="en-US"/>
        </w:rPr>
        <w:t>as has been demonstrated to be feasible in earlier trials</w:t>
      </w:r>
      <w:commentRangeEnd w:id="80"/>
      <w:r w:rsidR="00621355">
        <w:rPr>
          <w:rStyle w:val="CommentReference"/>
        </w:rPr>
        <w:commentReference w:id="80"/>
      </w:r>
      <w:r w:rsidR="00467F4C">
        <w:rPr>
          <w:lang w:val="en-US"/>
        </w:rPr>
        <w:fldChar w:fldCharType="begin"/>
      </w:r>
      <w:r w:rsidR="00467F4C">
        <w:rPr>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Pr>
          <w:lang w:val="en-US"/>
        </w:rPr>
        <w:fldChar w:fldCharType="separate"/>
      </w:r>
      <w:r w:rsidR="00467F4C">
        <w:rPr>
          <w:lang w:val="en-US"/>
        </w:rPr>
        <w:t>{Cori:2014ip}</w:t>
      </w:r>
      <w:r w:rsidR="00467F4C">
        <w:rPr>
          <w:lang w:val="en-US"/>
        </w:rPr>
        <w:fldChar w:fldCharType="end"/>
      </w:r>
      <w:r>
        <w:rPr>
          <w:lang w:val="en-US"/>
        </w:rPr>
        <w:t xml:space="preserve">. In contrast, a </w:t>
      </w:r>
      <w:r w:rsidR="003536BA">
        <w:rPr>
          <w:lang w:val="en-US"/>
        </w:rPr>
        <w:t>radical</w:t>
      </w:r>
      <w:r>
        <w:rPr>
          <w:lang w:val="en-US"/>
        </w:rPr>
        <w:t xml:space="preserve"> expansion of treatment </w:t>
      </w:r>
      <w:proofErr w:type="spellStart"/>
      <w:r>
        <w:rPr>
          <w:lang w:val="en-US"/>
        </w:rPr>
        <w:t>programmes</w:t>
      </w:r>
      <w:proofErr w:type="spellEnd"/>
      <w:r>
        <w:rPr>
          <w:lang w:val="en-US"/>
        </w:rPr>
        <w:t xml:space="preserve">,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in a limited resource setting</w:t>
      </w:r>
      <w:r>
        <w:rPr>
          <w:lang w:val="en-US"/>
        </w:rPr>
        <w:t>.</w:t>
      </w:r>
    </w:p>
    <w:p w14:paraId="44F9A49A" w14:textId="77777777" w:rsidR="00501AD9" w:rsidRDefault="00501AD9" w:rsidP="005878BC">
      <w:pPr>
        <w:pStyle w:val="normal0"/>
      </w:pPr>
    </w:p>
    <w:p w14:paraId="57C081E4" w14:textId="55C0269C" w:rsidR="00B07EAE" w:rsidRDefault="00464172" w:rsidP="00883D49">
      <w:pPr>
        <w:pStyle w:val="normal0"/>
        <w:ind w:firstLine="360"/>
      </w:pPr>
      <w:commentRangeStart w:id="81"/>
      <w:r>
        <w:t>I</w:t>
      </w:r>
      <w:r w:rsidR="00D43662">
        <w:t xml:space="preserve">mprovements </w:t>
      </w:r>
      <w:r w:rsidR="002F02C5">
        <w:t>to</w:t>
      </w:r>
      <w:r w:rsidR="00D43662">
        <w:t xml:space="preserve"> the care cascade have long b</w:t>
      </w:r>
      <w:r w:rsidR="00DF6A0D">
        <w:t>een hoped to be small, feasible</w:t>
      </w:r>
      <w:r w:rsidR="00D43662">
        <w:t xml:space="preserve"> changes to the operations of a clinic that would yield a large benefit, </w:t>
      </w:r>
      <w:r w:rsidR="002F02C5">
        <w:t xml:space="preserve">leveraging </w:t>
      </w:r>
      <w:commentRangeEnd w:id="81"/>
      <w:r w:rsidR="0033336E">
        <w:rPr>
          <w:rStyle w:val="CommentReference"/>
        </w:rPr>
        <w:commentReference w:id="81"/>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 xml:space="preserve">vention has a </w:t>
      </w:r>
      <w:r w:rsidR="00580708">
        <w:t>particularly</w:t>
      </w:r>
      <w:r>
        <w:t xml:space="preserve"> large impact on patient outcomes</w:t>
      </w:r>
      <w:r w:rsidR="00541D34">
        <w:t xml:space="preserve"> (Figure 3)</w:t>
      </w:r>
      <w:r>
        <w:t>.</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 xml:space="preserve">as </w:t>
      </w:r>
      <w:r w:rsidR="009C69C3">
        <w:t>their</w:t>
      </w:r>
      <w:r w:rsidR="007C5B93">
        <w:t xml:space="preserve"> experi</w:t>
      </w:r>
      <w:r w:rsidR="007E2B59">
        <w:t xml:space="preserve">mental designs are not </w:t>
      </w:r>
      <w:r w:rsidR="00F56159">
        <w:t xml:space="preserve">particularly </w:t>
      </w:r>
      <w:r w:rsidR="00EA18D2">
        <w:t>amenable</w:t>
      </w:r>
      <w:r w:rsidR="007E2B59">
        <w:t xml:space="preserve"> to measuring the impact of </w:t>
      </w:r>
      <w:r w:rsidR="00813B3E">
        <w:t>a combination</w:t>
      </w:r>
      <w:r w:rsidR="007E2B59">
        <w:t xml:space="preserve"> of changes simultane</w:t>
      </w:r>
      <w:r w:rsidR="004B773F">
        <w:t>ous</w:t>
      </w:r>
      <w:r w:rsidR="007E2B59">
        <w:t>ly.</w:t>
      </w:r>
      <w:r w:rsidR="004B773F">
        <w:t xml:space="preserve"> </w:t>
      </w:r>
      <w:r w:rsidR="007E2B59">
        <w:t xml:space="preserve">However, </w:t>
      </w:r>
      <w:del w:id="82" w:author="Ellen McRobie" w:date="2015-02-24T15:18:00Z">
        <w:r w:rsidR="00EA18D2" w:rsidDel="00E610BF">
          <w:delText>with</w:delText>
        </w:r>
        <w:r w:rsidR="004B773F" w:rsidDel="00E610BF">
          <w:delText xml:space="preserve"> the aid of</w:delText>
        </w:r>
      </w:del>
      <w:ins w:id="83" w:author="Ellen McRobie" w:date="2015-02-24T15:18:00Z">
        <w:r w:rsidR="00E610BF">
          <w:t>by using</w:t>
        </w:r>
      </w:ins>
      <w:r w:rsidR="004B773F">
        <w:t xml:space="preserve"> a mathematical model</w:t>
      </w:r>
      <w:r w:rsidR="0006590A">
        <w:t xml:space="preserve"> </w:t>
      </w:r>
      <w:del w:id="84" w:author="Ellen McRobie" w:date="2015-02-24T15:18:00Z">
        <w:r w:rsidR="0006590A" w:rsidDel="00E610BF">
          <w:delText>we</w:delText>
        </w:r>
        <w:r w:rsidR="007E2B59" w:rsidDel="00E610BF">
          <w:delText xml:space="preserve"> can see how attractive a</w:delText>
        </w:r>
      </w:del>
      <w:ins w:id="85" w:author="Ellen McRobie" w:date="2015-02-24T15:18:00Z">
        <w:r w:rsidR="00E610BF">
          <w:t>it is possible to simulate</w:t>
        </w:r>
      </w:ins>
      <w:r w:rsidR="007E2B59">
        <w:t xml:space="preserve"> combination</w:t>
      </w:r>
      <w:ins w:id="86" w:author="Ellen McRobie" w:date="2015-02-24T15:18:00Z">
        <w:r w:rsidR="00E610BF">
          <w:t>s</w:t>
        </w:r>
      </w:ins>
      <w:r w:rsidR="007E2B59">
        <w:t xml:space="preserve"> </w:t>
      </w:r>
      <w:r w:rsidR="006D061A">
        <w:t xml:space="preserve">of </w:t>
      </w:r>
      <w:r w:rsidR="007E2B59">
        <w:t>intervention</w:t>
      </w:r>
      <w:r w:rsidR="004B773F">
        <w:t>s</w:t>
      </w:r>
      <w:r w:rsidR="007E2B59">
        <w:t xml:space="preserve"> </w:t>
      </w:r>
      <w:del w:id="87" w:author="Ellen McRobie" w:date="2015-02-24T15:18:00Z">
        <w:r w:rsidR="007E2B59" w:rsidDel="00E610BF">
          <w:delText>potentially is</w:delText>
        </w:r>
      </w:del>
      <w:ins w:id="88" w:author="Ellen McRobie" w:date="2015-02-24T15:18:00Z">
        <w:r w:rsidR="00E610BF">
          <w:t>and estimate what the impact would be</w:t>
        </w:r>
      </w:ins>
      <w:r w:rsidR="007E2B59">
        <w:t>.</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higher benefits and lower costs, or, instead that the increased complexity of operations leads to higher cost and </w:t>
      </w:r>
      <w:r w:rsidR="00576F1A">
        <w:t>fewer</w:t>
      </w:r>
      <w:r w:rsidR="007E2B59">
        <w:t xml:space="preserve"> ben</w:t>
      </w:r>
      <w:r w:rsidR="006B52D7">
        <w:t>e</w:t>
      </w:r>
      <w:r w:rsidR="007E2B59">
        <w:t>fits tha</w:t>
      </w:r>
      <w:r w:rsidR="005D5B00">
        <w:t>n</w:t>
      </w:r>
      <w:r w:rsidR="007E2B59">
        <w:t xml:space="preserve"> expected.</w:t>
      </w:r>
      <w:r w:rsidR="00EA52C6">
        <w:t xml:space="preserve"> </w:t>
      </w:r>
      <w:r w:rsidR="00501AD9">
        <w:t xml:space="preserve">Further interventions </w:t>
      </w:r>
      <w:r w:rsidR="00517C8C">
        <w:t>are in the pipeline 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along with</w:t>
      </w:r>
      <w:r w:rsidR="00E13799">
        <w:t xml:space="preserve"> exploring</w:t>
      </w:r>
      <w:r w:rsidR="00517C8C">
        <w:t xml:space="preserve">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6D061A">
        <w:t xml:space="preserve">further </w:t>
      </w:r>
      <w:r w:rsidR="00BD5F9C">
        <w:t>impact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EB2993">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41262823" w14:textId="55650923" w:rsidR="00320ED0" w:rsidRDefault="003646D1" w:rsidP="00320ED0">
      <w:pPr>
        <w:pStyle w:val="normal0"/>
        <w:ind w:firstLine="360"/>
      </w:pPr>
      <w:r>
        <w:t>U</w:t>
      </w:r>
      <w:r w:rsidR="005F5DBA">
        <w:t>ltimately</w:t>
      </w:r>
      <w:r w:rsidR="00501AD9">
        <w:t xml:space="preserve">, what we are finding here is that </w:t>
      </w:r>
      <w:r w:rsidR="00523D65">
        <w:t>the pragmatic benefits of not l</w:t>
      </w:r>
      <w:r w:rsidR="00501AD9">
        <w:t xml:space="preserve">osing </w:t>
      </w:r>
      <w:r w:rsidR="00523D65">
        <w:t xml:space="preserve">patients who </w:t>
      </w:r>
      <w:r w:rsidR="00501AD9">
        <w:t>present to care</w:t>
      </w:r>
      <w:r w:rsidR="002877C2">
        <w:t>,</w:t>
      </w:r>
      <w:r w:rsidR="00501AD9">
        <w:t xml:space="preserve"> is powerful. This is consistent with the story from </w:t>
      </w:r>
      <w:r w:rsidRPr="0013064A">
        <w:t xml:space="preserve">the </w:t>
      </w:r>
      <w:proofErr w:type="spellStart"/>
      <w:r w:rsidRPr="0013064A">
        <w:t>RapIT</w:t>
      </w:r>
      <w:proofErr w:type="spellEnd"/>
      <w:r w:rsidRPr="0013064A">
        <w:t xml:space="preserve">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00325B1E">
        <w:t xml:space="preserve"> </w:t>
      </w:r>
      <w:r w:rsidRPr="0013064A">
        <w:t>[</w:t>
      </w:r>
      <w:r w:rsidR="007D301C">
        <w:rPr>
          <w:i/>
          <w:color w:val="FF0000"/>
        </w:rPr>
        <w:t>Rosen et al. (2015)</w:t>
      </w:r>
      <w:r w:rsidRPr="0013064A">
        <w:rPr>
          <w:i/>
          <w:color w:val="FF0000"/>
        </w:rPr>
        <w:t>.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w:t>
      </w:r>
      <w:r w:rsidR="006F6544">
        <w:t>strategy</w:t>
      </w:r>
      <w:r>
        <w:t xml:space="preserve"> of </w:t>
      </w:r>
      <w:r w:rsidR="007731C0">
        <w:t xml:space="preserve">implementing </w:t>
      </w:r>
      <w:r>
        <w:t>a combination of interventions</w:t>
      </w:r>
      <w:r w:rsidR="006F6544">
        <w:t>,</w:t>
      </w:r>
      <w:r>
        <w:t xml:space="preserve"> or providing immediate ART</w:t>
      </w:r>
      <w:r w:rsidR="006F6544">
        <w:t>,</w:t>
      </w:r>
      <w:r>
        <w:t xml:space="preserve"> </w:t>
      </w:r>
      <w:r w:rsidR="00802DB7">
        <w:t xml:space="preserve">have </w:t>
      </w:r>
      <w:r w:rsidR="007731C0">
        <w:t xml:space="preserve">nearly </w:t>
      </w:r>
      <w:r w:rsidR="00802DB7">
        <w:t>the same impact and cost</w:t>
      </w:r>
      <w:r w:rsidR="006F6544">
        <w:t>,</w:t>
      </w:r>
      <w:r w:rsidR="00802DB7">
        <w:t xml:space="preserve"> </w:t>
      </w:r>
      <w:r w:rsidR="007731C0">
        <w:t xml:space="preserve">so </w:t>
      </w:r>
      <w:r w:rsidR="005926DE">
        <w:t>both can be recommended.</w:t>
      </w:r>
      <w:r w:rsidR="00802DB7">
        <w:t xml:space="preserve"> </w:t>
      </w:r>
      <w:r w:rsidR="00320ED0">
        <w:t>Yet</w:t>
      </w:r>
      <w:r w:rsidR="00320ED0" w:rsidRPr="0013064A">
        <w:t xml:space="preserve">, the combination of interventions results in fewer person-years </w:t>
      </w:r>
      <w:r w:rsidR="00320ED0">
        <w:t xml:space="preserve">spent </w:t>
      </w:r>
      <w:r w:rsidR="00320ED0" w:rsidRPr="0013064A">
        <w:t>on ART, reducing the likelihood of resistance through failure to adhere to treatment</w:t>
      </w:r>
      <w:r w:rsidR="00320ED0" w:rsidRPr="0013064A">
        <w:fldChar w:fldCharType="begin"/>
      </w:r>
      <w:r w:rsidR="00EB2993">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13064A">
        <w:fldChar w:fldCharType="separate"/>
      </w:r>
      <w:r w:rsidR="00320ED0" w:rsidRPr="0013064A">
        <w:rPr>
          <w:lang w:val="en-US"/>
        </w:rPr>
        <w:t>{Oyugi:2007fs}</w:t>
      </w:r>
      <w:r w:rsidR="00320ED0" w:rsidRPr="0013064A">
        <w:fldChar w:fldCharType="end"/>
      </w:r>
      <w:r w:rsidR="00320ED0" w:rsidRPr="0013064A">
        <w:t>.</w:t>
      </w:r>
    </w:p>
    <w:p w14:paraId="6310C5DB" w14:textId="77777777" w:rsidR="003646D1" w:rsidRDefault="003646D1" w:rsidP="00D96535">
      <w:pPr>
        <w:pStyle w:val="normal0"/>
      </w:pPr>
    </w:p>
    <w:p w14:paraId="4EFE0BD2" w14:textId="77777777" w:rsidR="00462BC5" w:rsidRDefault="00780990" w:rsidP="00B2612A">
      <w:pPr>
        <w:pStyle w:val="normal0"/>
        <w:ind w:firstLine="360"/>
      </w:pPr>
      <w:r>
        <w:t xml:space="preserve">However, </w:t>
      </w:r>
      <w:r w:rsidR="00692472">
        <w:t xml:space="preserve">as many </w:t>
      </w:r>
      <w:commentRangeStart w:id="89"/>
      <w:r w:rsidR="00692472">
        <w:t xml:space="preserve">data systems </w:t>
      </w:r>
      <w:commentRangeEnd w:id="89"/>
      <w:r w:rsidR="00E610BF">
        <w:rPr>
          <w:rStyle w:val="CommentReference"/>
        </w:rPr>
        <w:commentReference w:id="89"/>
      </w:r>
      <w:r w:rsidR="00692472">
        <w:t xml:space="preserve">only account for individuals who have </w:t>
      </w:r>
      <w:r w:rsidR="00AB2B70">
        <w:t xml:space="preserve">come into </w:t>
      </w:r>
      <w:r w:rsidR="00692472">
        <w:t>contact with the clinic, they fail to fully capture the state of care in the community (Figure 2). The population perspective reveals that the loci of many HIV-related deaths, when clinic-focussed interventions are considered, will not bring</w:t>
      </w:r>
      <w:r w:rsidR="006772AE">
        <w:t xml:space="preserve"> about</w:t>
      </w:r>
      <w:r w:rsidR="00692472">
        <w:t xml:space="preserve">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w:t>
      </w:r>
      <w:r w:rsidR="006772AE">
        <w:t xml:space="preserve"> </w:t>
      </w:r>
      <w:r w:rsidR="009E30B8">
        <w:t xml:space="preserve">(57%). </w:t>
      </w:r>
      <w:r w:rsidR="009E30B8" w:rsidRPr="0013064A">
        <w:t xml:space="preserve">These results are in agreement with data from ALPHA sites in </w:t>
      </w:r>
      <w:proofErr w:type="spellStart"/>
      <w:r w:rsidR="009E30B8" w:rsidRPr="0013064A">
        <w:t>Rakai</w:t>
      </w:r>
      <w:proofErr w:type="spellEnd"/>
      <w:r w:rsidR="009E30B8" w:rsidRPr="0013064A">
        <w:t xml:space="preserve">, Uganda, </w:t>
      </w:r>
      <w:r w:rsidR="009E30B8">
        <w:t>that</w:t>
      </w:r>
      <w:r w:rsidR="00057DE2">
        <w:t xml:space="preserve"> indicate that around </w:t>
      </w:r>
      <w:r w:rsidR="009E30B8" w:rsidRPr="0013064A">
        <w:t>20% of deaths in 2011 were amo</w:t>
      </w:r>
      <w:r w:rsidR="00057DE2">
        <w:t xml:space="preserve">ng undiagnosed individuals and around </w:t>
      </w:r>
      <w:r w:rsidR="009E30B8" w:rsidRPr="0013064A">
        <w:t xml:space="preserve">50% were among individuals tested but who never initiated </w:t>
      </w:r>
      <w:proofErr w:type="gramStart"/>
      <w:r w:rsidR="009E30B8" w:rsidRPr="0013064A">
        <w:t>ART[</w:t>
      </w:r>
      <w:proofErr w:type="gramEnd"/>
      <w:r w:rsidR="00C14FCE" w:rsidRPr="00C14FCE">
        <w:rPr>
          <w:i/>
          <w:color w:val="0000FF"/>
        </w:rPr>
        <w:t xml:space="preserve">Emma </w:t>
      </w:r>
      <w:proofErr w:type="spellStart"/>
      <w:r w:rsidR="009E30B8" w:rsidRPr="0013064A">
        <w:rPr>
          <w:i/>
          <w:color w:val="0000FF"/>
        </w:rPr>
        <w:t>Slaymaker</w:t>
      </w:r>
      <w:proofErr w:type="spellEnd"/>
      <w:r w:rsidR="009E30B8" w:rsidRPr="0013064A">
        <w:rPr>
          <w:i/>
          <w:color w:val="0000FF"/>
        </w:rPr>
        <w:t xml:space="preserve"> (can’t find the relevant paper)</w:t>
      </w:r>
      <w:r w:rsidR="009E30B8" w:rsidRPr="0013064A">
        <w:t xml:space="preserve">]. </w:t>
      </w:r>
      <w:commentRangeStart w:id="90"/>
      <w:r w:rsidR="009E30B8" w:rsidRPr="0013064A">
        <w:t>This reinforces our results, indicating that mortality is chiefly occurring outside the clinic</w:t>
      </w:r>
      <w:commentRangeEnd w:id="90"/>
      <w:r w:rsidR="003B5EA8">
        <w:rPr>
          <w:rStyle w:val="CommentReference"/>
        </w:rPr>
        <w:commentReference w:id="90"/>
      </w:r>
      <w:r w:rsidR="009E30B8" w:rsidRPr="0013064A">
        <w:t>.</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r w:rsidR="00B2612A">
        <w:t xml:space="preserve"> </w:t>
      </w:r>
    </w:p>
    <w:p w14:paraId="54F6274B" w14:textId="77777777" w:rsidR="00462BC5" w:rsidRDefault="00462BC5" w:rsidP="00B2612A">
      <w:pPr>
        <w:pStyle w:val="normal0"/>
        <w:ind w:firstLine="360"/>
      </w:pPr>
    </w:p>
    <w:p w14:paraId="51CE7F6E" w14:textId="175A7B2B" w:rsidR="00A96ED3" w:rsidRDefault="00A96ED3" w:rsidP="00B2612A">
      <w:pPr>
        <w:pStyle w:val="normal0"/>
        <w:ind w:firstLine="360"/>
      </w:pPr>
      <w:r>
        <w:t xml:space="preserve">Yet, neither providing immediate ART or the proposed combination of interventions would address this issue. </w:t>
      </w:r>
      <w:r w:rsidR="00DF6A0D">
        <w:t xml:space="preserve">For the largest impact, massive outreach is required to identify all HIV-infected individuals prior to death, but this </w:t>
      </w:r>
      <w:r w:rsidR="00E40E1C">
        <w:t>is likely to</w:t>
      </w:r>
      <w:r w:rsidR="00DF6A0D">
        <w:t xml:space="preserve"> incur substantial costs. Additionally, an equity dimension should be considered; should programmes continue to improve care for those that are</w:t>
      </w:r>
      <w:r w:rsidR="00AB2B70">
        <w:t xml:space="preserve"> more readily able to access it? O</w:t>
      </w:r>
      <w:r w:rsidR="00DF6A0D">
        <w:t>r</w:t>
      </w:r>
      <w:r w:rsidR="00AB2B70">
        <w:t xml:space="preserve"> alternatively</w:t>
      </w:r>
      <w:r w:rsidR="00DF6A0D">
        <w:t xml:space="preserve">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xml:space="preserve">. Ultimately, costs depend on demand creation together with how attractive and convenient HIV-testing and linkage can be made. </w:t>
      </w:r>
      <w:r w:rsidR="00356356">
        <w:t>Therefore t</w:t>
      </w:r>
      <w:r w:rsidR="00012C48">
        <w:t xml:space="preserve">o ensure future costs </w:t>
      </w:r>
      <w:r w:rsidR="00356356">
        <w:t>are minimised,</w:t>
      </w:r>
      <w:r w:rsidR="00012C48">
        <w:t xml:space="preserve"> </w:t>
      </w:r>
      <w:r w:rsidR="00461E38">
        <w:t xml:space="preserve">further insight into </w:t>
      </w:r>
      <w:r w:rsidR="00012C48">
        <w:t>how costs accrue in HIV care systems</w:t>
      </w:r>
      <w:r w:rsidR="00461E38">
        <w:t xml:space="preserve"> is required</w:t>
      </w:r>
      <w:r w:rsidR="00012C48">
        <w:t>.</w:t>
      </w:r>
    </w:p>
    <w:p w14:paraId="120A490C" w14:textId="77777777" w:rsidR="00012C48" w:rsidRDefault="00012C48" w:rsidP="00A0508A">
      <w:pPr>
        <w:pStyle w:val="normal0"/>
      </w:pPr>
    </w:p>
    <w:p w14:paraId="5387FB4C" w14:textId="382EF201" w:rsidR="00327646" w:rsidRDefault="00A0508A" w:rsidP="00313956">
      <w:pPr>
        <w:pStyle w:val="normal0"/>
        <w:ind w:firstLine="360"/>
      </w:pPr>
      <w:commentRangeStart w:id="91"/>
      <w:r>
        <w:t xml:space="preserve">For instance, </w:t>
      </w:r>
      <w:r w:rsidR="00F86599">
        <w:t>an</w:t>
      </w:r>
      <w:r w:rsidR="00874AE4">
        <w:t xml:space="preserve"> example of an </w:t>
      </w:r>
      <w:r w:rsidRPr="0013064A">
        <w:t>HBCT</w:t>
      </w:r>
      <w:r w:rsidR="00874AE4">
        <w:t xml:space="preserve"> intervention trialled in Kwazulu-Natal, South Africa, </w:t>
      </w:r>
      <w:r w:rsidR="00874AE4" w:rsidRPr="0013064A">
        <w:t xml:space="preserve">achieved </w:t>
      </w:r>
      <w:r w:rsidR="00F86599">
        <w:t>higher linkage rates at a lower cost than assumed here</w:t>
      </w:r>
      <w:r w:rsidR="00874AE4" w:rsidRPr="0013064A">
        <w:fldChar w:fldCharType="begin"/>
      </w:r>
      <w:r w:rsidR="00EB2993">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The intervention involved </w:t>
      </w:r>
      <w:r w:rsidRPr="0013064A">
        <w:t>home-based HIV-testing followed by immediate POC CD4 testing and follow-up visits to facilitate linkage and adherence to care</w:t>
      </w:r>
      <w:commentRangeEnd w:id="91"/>
      <w:r w:rsidR="000F6863">
        <w:rPr>
          <w:rStyle w:val="CommentReference"/>
        </w:rPr>
        <w:commentReference w:id="91"/>
      </w:r>
      <w:r w:rsidRPr="0013064A">
        <w:fldChar w:fldCharType="begin"/>
      </w:r>
      <w:r w:rsidR="00EB2993">
        <w:instrText xml:space="preserve"> ADDIN PAPERS2_CITATIONS &lt;citation&gt;&lt;uuid&gt;89C9B3DB-0DD3-4A26-BCC1-3095B3076579&lt;/uuid&gt;&lt;priority&gt;45&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Pr="0013064A">
        <w:fldChar w:fldCharType="separate"/>
      </w:r>
      <w:r w:rsidRPr="0013064A">
        <w:rPr>
          <w:lang w:val="en-US"/>
        </w:rPr>
        <w:t>{vanRooyen:2013gy}</w:t>
      </w:r>
      <w:r w:rsidRPr="0013064A">
        <w:fldChar w:fldCharType="end"/>
      </w:r>
      <w:r w:rsidR="00DE4E8B">
        <w:t>. At $17.32 per person tested (without ART costs), this intervention is highly cost-effective in comparison to the 0.5xGDP threshold</w:t>
      </w:r>
      <w:r w:rsidR="00426120">
        <w:t xml:space="preserve"> for South Africa</w:t>
      </w:r>
      <w:r w:rsidR="00DE4E8B">
        <w:t xml:space="preserve"> ($3,256 USD 2013).</w:t>
      </w:r>
      <w:r w:rsidR="006379FA">
        <w:t xml:space="preserve"> </w:t>
      </w:r>
      <w:r w:rsidR="00FE5322">
        <w:t>The wider issue is that there are often</w:t>
      </w:r>
      <w:r w:rsidR="0091604A" w:rsidRPr="0013064A">
        <w:t xml:space="preserve"> substantial differences between two interventions of the same name</w:t>
      </w:r>
      <w:r w:rsidR="00FE5322">
        <w:t>, as no two interventions are identical</w:t>
      </w:r>
      <w:r w:rsidR="0091604A" w:rsidRPr="0013064A">
        <w:fldChar w:fldCharType="begin"/>
      </w:r>
      <w:r w:rsidR="00EB2993">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rsidR="00FE5322">
        <w:t xml:space="preserve"> Additionally, extrapolating trial results to other settings remains </w:t>
      </w:r>
      <w:r w:rsidR="00975F18">
        <w:t xml:space="preserve">challenging </w:t>
      </w:r>
      <w:r w:rsidR="00FE5322">
        <w:t xml:space="preserve">due to the </w:t>
      </w:r>
      <w:r w:rsidR="00227C5C">
        <w:t>fundamental</w:t>
      </w:r>
      <w:r w:rsidR="00FE5322">
        <w:t xml:space="preserve"> causes of impact and cost, together with the intricate balance between </w:t>
      </w:r>
      <w:r w:rsidR="00975F18">
        <w:t xml:space="preserve">an HIV care system </w:t>
      </w:r>
      <w:r w:rsidR="00FE5322">
        <w:t xml:space="preserve">and </w:t>
      </w:r>
      <w:r w:rsidR="00975F18">
        <w:t xml:space="preserve">the </w:t>
      </w:r>
      <w:r w:rsidR="00FE5322">
        <w:t>underlying health care seeking behaviour</w:t>
      </w:r>
      <w:r w:rsidR="00975F18">
        <w:t xml:space="preserve"> of the population.</w:t>
      </w:r>
      <w:r w:rsidR="00313956">
        <w:t xml:space="preserve"> </w:t>
      </w:r>
      <w:r w:rsidR="00327646" w:rsidRPr="0013064A">
        <w:t>The motivating stimuli driving HIV-infected individuals to seek care are not yet fully 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 xml:space="preserve">With progress being made in other </w:t>
      </w:r>
      <w:proofErr w:type="gramStart"/>
      <w:r w:rsidR="00327646" w:rsidRPr="0013064A">
        <w:t>fields{</w:t>
      </w:r>
      <w:proofErr w:type="gramEnd"/>
      <w:r w:rsidR="00327646" w:rsidRPr="0013064A">
        <w:t>Buregyeya:2011fi, Salaniponi:2000tc, Pronyk:2001uk}, it is hoped that new insights into HIV health-care seeking behaviour will follow</w:t>
      </w:r>
      <w:r w:rsidR="001159E4">
        <w:t xml:space="preserve"> as this is currently a source of uncertainty and remains a priority to strengthen the impact of health systems more generally{Burns:2014jz}.</w:t>
      </w:r>
    </w:p>
    <w:p w14:paraId="71F01A3C" w14:textId="77777777" w:rsidR="00E27E43" w:rsidRDefault="00E27E43" w:rsidP="001159E4">
      <w:pPr>
        <w:pStyle w:val="normal0"/>
      </w:pPr>
    </w:p>
    <w:p w14:paraId="2D5CA757" w14:textId="13972FAC"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commentRangeStart w:id="92"/>
      <w:r>
        <w:t>is</w:t>
      </w:r>
      <w:commentRangeEnd w:id="92"/>
      <w:r w:rsidR="00082BE8">
        <w:rPr>
          <w:rStyle w:val="CommentReference"/>
        </w:rPr>
        <w:commentReference w:id="92"/>
      </w:r>
      <w:r>
        <w:t xml:space="preserve">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w:t>
      </w:r>
      <w:r w:rsidR="00EA0C8B">
        <w:rPr>
          <w:color w:val="auto"/>
        </w:rPr>
        <w:t>s</w:t>
      </w:r>
      <w:r w:rsidR="00AB7C38">
        <w:rPr>
          <w:color w:val="auto"/>
        </w:rPr>
        <w:t xml:space="preserve"> and cost</w:t>
      </w:r>
      <w:r w:rsidR="00EA0C8B">
        <w:rPr>
          <w:color w:val="auto"/>
        </w:rPr>
        <w:t>s</w:t>
      </w:r>
      <w:r w:rsidR="00AB7C38">
        <w:rPr>
          <w:color w:val="auto"/>
        </w:rPr>
        <w:t xml:space="preserve">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EB2993">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T</w:t>
      </w:r>
      <w:commentRangeStart w:id="93"/>
      <w:r w:rsidR="00CE5F94" w:rsidRPr="0013064A">
        <w:t xml:space="preserve">his leads us to speculate that a larger proportion of individuals are initiating ART in South Africa as our model results indicate that a similar intervention was not particularly impactful. </w:t>
      </w:r>
      <w:commentRangeEnd w:id="93"/>
      <w:r w:rsidR="00082BE8">
        <w:rPr>
          <w:rStyle w:val="CommentReference"/>
        </w:rPr>
        <w:commentReference w:id="93"/>
      </w:r>
      <w:r w:rsidR="00CE5F94" w:rsidRPr="0013064A">
        <w:t xml:space="preserve">However, this type of intervention becomes nearly 5-fold more powerful if upstream care is </w:t>
      </w:r>
      <w:proofErr w:type="gramStart"/>
      <w:r w:rsidR="00CE5F94" w:rsidRPr="0013064A">
        <w:t>flawless[</w:t>
      </w:r>
      <w:proofErr w:type="gramEnd"/>
      <w:r w:rsidR="00CE5F94" w:rsidRPr="0013064A">
        <w:rPr>
          <w:i/>
        </w:rPr>
        <w:t>results not shown (in Leaks.docx)</w:t>
      </w:r>
      <w:r w:rsidR="00713B01">
        <w:t>].</w:t>
      </w:r>
    </w:p>
    <w:p w14:paraId="3B454AC1" w14:textId="77777777" w:rsidR="00B30B2F" w:rsidRDefault="00B30B2F" w:rsidP="00713B01">
      <w:pPr>
        <w:pStyle w:val="normal0"/>
      </w:pPr>
    </w:p>
    <w:p w14:paraId="6C519093" w14:textId="661E165D"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t>
      </w:r>
      <w:r w:rsidR="00F566F7">
        <w:t xml:space="preserve">is </w:t>
      </w:r>
      <w:r w:rsidR="00E11A03">
        <w:t>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w:t>
      </w:r>
      <w:r w:rsidR="00C326B6">
        <w:t>esting and treatment to all HIV-</w:t>
      </w:r>
      <w:r w:rsidR="00E11A03">
        <w:t>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2DAD9AC0"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del w:id="94" w:author="Ellen McRobie" w:date="2015-02-24T15:41:00Z">
        <w:r w:rsidR="00433458" w:rsidDel="00CD3062">
          <w:rPr>
            <w:color w:val="auto"/>
          </w:rPr>
          <w:delText xml:space="preserve">aggressive </w:delText>
        </w:r>
      </w:del>
      <w:ins w:id="95" w:author="Ellen McRobie" w:date="2015-02-24T15:41:00Z">
        <w:r w:rsidR="00CD3062">
          <w:rPr>
            <w:color w:val="auto"/>
          </w:rPr>
          <w:t>ambitious</w:t>
        </w:r>
        <w:r w:rsidR="00CD3062">
          <w:rPr>
            <w:color w:val="auto"/>
          </w:rPr>
          <w:t xml:space="preserve"> </w:t>
        </w:r>
      </w:ins>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xml:space="preserve">. While WHO treatment guidelines predominantly focus on treatment eligibility thresholds and patient monitoring, based on clinical evidence, they do not include recommendations for </w:t>
      </w:r>
      <w:commentRangeStart w:id="96"/>
      <w:r>
        <w:rPr>
          <w:color w:val="auto"/>
        </w:rPr>
        <w:t>HIV-testing</w:t>
      </w:r>
      <w:commentRangeEnd w:id="96"/>
      <w:r w:rsidR="00CD3062">
        <w:rPr>
          <w:rStyle w:val="CommentReference"/>
        </w:rPr>
        <w:commentReference w:id="96"/>
      </w:r>
      <w:r w:rsidR="006E40B0">
        <w:rPr>
          <w:color w:val="auto"/>
        </w:rPr>
        <w:fldChar w:fldCharType="begin"/>
      </w:r>
      <w:r w:rsidR="006E40B0">
        <w:rPr>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Pr>
          <w:color w:val="auto"/>
        </w:rPr>
        <w:fldChar w:fldCharType="separate"/>
      </w:r>
      <w:r w:rsidR="006E40B0">
        <w:rPr>
          <w:lang w:val="en-US"/>
        </w:rPr>
        <w:t>{WorldHealthOrganization:2013we}</w:t>
      </w:r>
      <w:r w:rsidR="006E40B0">
        <w:rPr>
          <w:color w:val="auto"/>
        </w:rPr>
        <w:fldChar w:fldCharType="end"/>
      </w:r>
      <w:r>
        <w:rPr>
          <w:color w:val="auto"/>
        </w:rPr>
        <w:t xml:space="preserve">. Our results suggest that, programmes need to either systematically strengthen care </w:t>
      </w:r>
      <w:r w:rsidR="009F1493">
        <w:rPr>
          <w:color w:val="auto"/>
        </w:rPr>
        <w:t xml:space="preserve">by utilising </w:t>
      </w:r>
      <w:r w:rsidR="00B661F2">
        <w:rPr>
          <w:color w:val="auto"/>
        </w:rPr>
        <w:t>a combination of interventions; or, radically simplify care and provide immediate treatment to all presentin</w:t>
      </w:r>
      <w:bookmarkStart w:id="97" w:name="_GoBack"/>
      <w:bookmarkEnd w:id="97"/>
      <w:r w:rsidR="00B661F2">
        <w:rPr>
          <w:color w:val="auto"/>
        </w:rPr>
        <w:t xml:space="preserve">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Default="00DE16D1">
      <w:pPr>
        <w:rPr>
          <w:strike/>
        </w:rPr>
      </w:pPr>
      <w:r>
        <w:rPr>
          <w:strike/>
        </w:rPr>
        <w:br w:type="page"/>
      </w:r>
    </w:p>
    <w:p w14:paraId="40B8EC62" w14:textId="1751822A" w:rsidR="00354BF3" w:rsidRDefault="0004446E">
      <w:pPr>
        <w:pStyle w:val="Heading1"/>
        <w:contextualSpacing w:val="0"/>
      </w:pPr>
      <w:r>
        <w:t>Acknowledgements</w:t>
      </w:r>
      <w:bookmarkStart w:id="98" w:name="h.pbwlevpo3yu5" w:colFirst="0" w:colLast="0"/>
      <w:bookmarkEnd w:id="98"/>
    </w:p>
    <w:p w14:paraId="11513004" w14:textId="77777777" w:rsidR="00354BF3" w:rsidRDefault="0004446E">
      <w:pPr>
        <w:pStyle w:val="Heading1"/>
        <w:contextualSpacing w:val="0"/>
      </w:pPr>
      <w:r>
        <w:t>References</w:t>
      </w:r>
      <w:bookmarkStart w:id="99" w:name="h.i9jxy126drmb" w:colFirst="0" w:colLast="0"/>
      <w:bookmarkEnd w:id="99"/>
    </w:p>
    <w:p w14:paraId="72ABB6B5" w14:textId="77777777" w:rsidR="00C07325" w:rsidRDefault="0004446E" w:rsidP="004047B1">
      <w:pPr>
        <w:pStyle w:val="Heading1"/>
        <w:contextualSpacing w:val="0"/>
      </w:pPr>
      <w:r>
        <w:t>Figure Legends</w:t>
      </w:r>
    </w:p>
    <w:p w14:paraId="408D32DE" w14:textId="44979EA2"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03E544E5" w14:textId="3E245FD1"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0D90BB4B" w14:textId="0647DE4C"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3151CA" w:rsidRPr="00A520E1">
        <w:rPr>
          <w:i/>
          <w:sz w:val="16"/>
          <w:szCs w:val="16"/>
        </w:rPr>
        <w:t>DALYs</w:t>
      </w:r>
      <w:proofErr w:type="gramEnd"/>
      <w:r w:rsidR="003151CA" w:rsidRPr="00A520E1">
        <w:rPr>
          <w:i/>
          <w:sz w:val="16"/>
          <w:szCs w:val="16"/>
        </w:rPr>
        <w:t xml:space="preserve"> averted and additional cost of care for individual interventions between 2010 and 2030.</w:t>
      </w:r>
    </w:p>
    <w:p w14:paraId="046DE545" w14:textId="122CD3AC"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29B9BA16" w:rsidR="00C07325" w:rsidRPr="007D5B51" w:rsidRDefault="00194932" w:rsidP="007D5B51">
      <w:pPr>
        <w:rPr>
          <w:rFonts w:ascii="Trebuchet MS" w:hAnsi="Trebuchet MS"/>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7D5B51" w:rsidRPr="007D5B51">
        <w:rPr>
          <w:i/>
          <w:sz w:val="16"/>
          <w:szCs w:val="16"/>
        </w:rPr>
        <w:t>Summary of agreement between AMPATH data and the model.</w:t>
      </w:r>
    </w:p>
    <w:p w14:paraId="48A55138" w14:textId="06D6130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7D5B51" w:rsidRPr="007D5B51">
        <w:rPr>
          <w:i/>
          <w:sz w:val="16"/>
          <w:szCs w:val="16"/>
        </w:rPr>
        <w:t>Summary of individual interventions designed to target various aspects of care.</w:t>
      </w:r>
    </w:p>
    <w:p w14:paraId="0929A50B" w14:textId="51A0C36B"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007D5B51" w:rsidRPr="007D5B51">
        <w:rPr>
          <w:i/>
          <w:sz w:val="16"/>
          <w:szCs w:val="16"/>
        </w:rPr>
        <w:t>DALYs</w:t>
      </w:r>
      <w:proofErr w:type="gramEnd"/>
      <w:r w:rsidR="007D5B51" w:rsidRPr="007D5B51">
        <w:rPr>
          <w:i/>
          <w:sz w:val="16"/>
          <w:szCs w:val="16"/>
        </w:rPr>
        <w:t xml:space="preserve"> averted and additional cost of care for individual interventions between 2010 and 2030.</w:t>
      </w:r>
    </w:p>
    <w:p w14:paraId="2363EC85" w14:textId="6A7451E8" w:rsidR="00C8350D" w:rsidRPr="00A520E1" w:rsidRDefault="00C8350D" w:rsidP="00C8350D">
      <w:pPr>
        <w:pStyle w:val="normal0"/>
        <w:contextualSpacing w:val="0"/>
        <w:rPr>
          <w:sz w:val="16"/>
          <w:szCs w:val="16"/>
        </w:rPr>
      </w:pPr>
      <w:bookmarkStart w:id="100" w:name="h.n9mfvkja78ix" w:colFirst="0" w:colLast="0"/>
      <w:bookmarkEnd w:id="100"/>
      <w:r w:rsidRPr="00A520E1">
        <w:rPr>
          <w:b/>
          <w:i/>
          <w:sz w:val="16"/>
          <w:szCs w:val="16"/>
        </w:rPr>
        <w:t xml:space="preserve">Table </w:t>
      </w:r>
      <w:r>
        <w:rPr>
          <w:b/>
          <w:i/>
          <w:sz w:val="16"/>
          <w:szCs w:val="16"/>
        </w:rPr>
        <w:t>5</w:t>
      </w:r>
      <w:r w:rsidRPr="00A520E1">
        <w:rPr>
          <w:i/>
          <w:sz w:val="16"/>
          <w:szCs w:val="16"/>
        </w:rPr>
        <w:t xml:space="preserve"> – </w:t>
      </w:r>
      <w:proofErr w:type="gramStart"/>
      <w:r w:rsidR="00EB77B6" w:rsidRPr="00EB77B6">
        <w:rPr>
          <w:i/>
          <w:sz w:val="16"/>
          <w:szCs w:val="16"/>
        </w:rPr>
        <w:t>DALYs</w:t>
      </w:r>
      <w:proofErr w:type="gramEnd"/>
      <w:r w:rsidR="00EB77B6" w:rsidRPr="00EB77B6">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r>
        <w:t>Supporting Information</w:t>
      </w:r>
    </w:p>
    <w:p w14:paraId="4F059AE4" w14:textId="473911FC" w:rsidR="00FD78CE" w:rsidRPr="00EB315C" w:rsidRDefault="00EB315C" w:rsidP="00EB315C">
      <w:pPr>
        <w:pStyle w:val="normal0"/>
      </w:pPr>
      <w:r>
        <w:t>See Text S1</w:t>
      </w:r>
      <w:r w:rsidR="00E3215F">
        <w:t>.</w:t>
      </w: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llen McRobie" w:date="2015-02-24T13:30:00Z" w:initials="EM">
    <w:p w14:paraId="05EEE3D6" w14:textId="0F79F27E" w:rsidR="000F6863" w:rsidRDefault="000F6863">
      <w:pPr>
        <w:pStyle w:val="CommentText"/>
      </w:pPr>
      <w:r>
        <w:rPr>
          <w:rStyle w:val="CommentReference"/>
        </w:rPr>
        <w:annotationRef/>
      </w:r>
      <w:r>
        <w:t>I don’t think we should use “current” as we’re using old data and predicting outcomes until 2030…. Current makes it seem like a snapshot of the situation right now. You could say “using current data we examine the state of</w:t>
      </w:r>
      <w:proofErr w:type="gramStart"/>
      <w:r>
        <w:t>..</w:t>
      </w:r>
      <w:proofErr w:type="gramEnd"/>
    </w:p>
  </w:comment>
  <w:comment w:id="6" w:author="Ellen McRobie" w:date="2015-02-24T13:21:00Z" w:initials="EM">
    <w:p w14:paraId="366C31C2" w14:textId="5AE1350E" w:rsidR="000F6863" w:rsidRDefault="000F6863">
      <w:pPr>
        <w:pStyle w:val="CommentText"/>
      </w:pPr>
      <w:r>
        <w:rPr>
          <w:rStyle w:val="CommentReference"/>
        </w:rPr>
        <w:annotationRef/>
      </w:r>
      <w:proofErr w:type="gramStart"/>
      <w:r>
        <w:t>which</w:t>
      </w:r>
      <w:proofErr w:type="gramEnd"/>
      <w:r>
        <w:t xml:space="preserve"> provided</w:t>
      </w:r>
    </w:p>
  </w:comment>
  <w:comment w:id="7" w:author="Ellen McRobie" w:date="2015-02-24T13:24:00Z" w:initials="EM">
    <w:p w14:paraId="73EC1CC7" w14:textId="0D75250F" w:rsidR="000F6863" w:rsidRDefault="000F6863">
      <w:pPr>
        <w:pStyle w:val="CommentText"/>
      </w:pPr>
      <w:ins w:id="10" w:author="Ellen McRobie" w:date="2015-02-24T13:24:00Z">
        <w:r>
          <w:rPr>
            <w:rStyle w:val="CommentReference"/>
          </w:rPr>
          <w:annotationRef/>
        </w:r>
      </w:ins>
      <w:r>
        <w:t>I feel you should bring up the simulated time period upfront</w:t>
      </w:r>
    </w:p>
  </w:comment>
  <w:comment w:id="21" w:author="Ellen McRobie" w:date="2015-02-24T13:34:00Z" w:initials="EM">
    <w:p w14:paraId="40871C46" w14:textId="4248EEB8" w:rsidR="000F6863" w:rsidRDefault="000F6863">
      <w:pPr>
        <w:pStyle w:val="CommentText"/>
      </w:pPr>
      <w:r>
        <w:rPr>
          <w:rStyle w:val="CommentReference"/>
        </w:rPr>
        <w:annotationRef/>
      </w:r>
      <w:r>
        <w:t>I think it has become a bit unclear here now as we say we are using AMPATH data and now refer to all of Kenya – we know that we are using other data, but at this stage that is not clear so I would tweak this – I’ve used “setting” as a suitably vague term</w:t>
      </w:r>
      <w:proofErr w:type="gramStart"/>
      <w:r>
        <w:t>..</w:t>
      </w:r>
      <w:proofErr w:type="gramEnd"/>
    </w:p>
  </w:comment>
  <w:comment w:id="23" w:author="Ellen McRobie" w:date="2015-02-24T13:43:00Z" w:initials="EM">
    <w:p w14:paraId="150EE452" w14:textId="49231A0C" w:rsidR="000F6863" w:rsidRDefault="000F6863">
      <w:pPr>
        <w:pStyle w:val="CommentText"/>
      </w:pPr>
      <w:r>
        <w:rPr>
          <w:rStyle w:val="CommentReference"/>
        </w:rPr>
        <w:annotationRef/>
      </w:r>
      <w:r>
        <w:t>I wondered whether having an example from Kenya might be appropriate or useful seeing as we are talking about Kenya? Not sure whether it’s appropriate or looks like a competition, but e.g. something from George’s paper (they show changes in RR for –</w:t>
      </w:r>
      <w:proofErr w:type="spellStart"/>
      <w:r>
        <w:t>ve</w:t>
      </w:r>
      <w:proofErr w:type="spellEnd"/>
      <w:r>
        <w:t xml:space="preserve"> and +</w:t>
      </w:r>
      <w:proofErr w:type="spellStart"/>
      <w:r>
        <w:t>ve</w:t>
      </w:r>
      <w:proofErr w:type="spellEnd"/>
      <w:r>
        <w:t xml:space="preserve"> and say that this shows that there is a gap in care provision)? </w:t>
      </w:r>
      <w:r w:rsidRPr="00FD1457">
        <w:t>http://www.ncbi.nlm.nih.gov/pmc/articles/PMC4251911/pdf/aids-28-s533.pdf</w:t>
      </w:r>
    </w:p>
    <w:p w14:paraId="1D92427C" w14:textId="77777777" w:rsidR="000F6863" w:rsidRDefault="000F6863">
      <w:pPr>
        <w:pStyle w:val="CommentText"/>
      </w:pPr>
    </w:p>
  </w:comment>
  <w:comment w:id="36" w:author="Ellen McRobie" w:date="2015-02-24T13:59:00Z" w:initials="EM">
    <w:p w14:paraId="3DE9E700" w14:textId="1BD1ECC7" w:rsidR="000F6863" w:rsidRDefault="000F6863">
      <w:pPr>
        <w:pStyle w:val="CommentText"/>
      </w:pPr>
      <w:r>
        <w:rPr>
          <w:rStyle w:val="CommentReference"/>
        </w:rPr>
        <w:annotationRef/>
      </w:r>
      <w:r>
        <w:t xml:space="preserve">This is </w:t>
      </w:r>
      <w:proofErr w:type="spellStart"/>
      <w:r>
        <w:t>is</w:t>
      </w:r>
      <w:proofErr w:type="spellEnd"/>
      <w:r>
        <w:t xml:space="preserve"> HBCT, POC CD4 and intensive FU so think that needs mentioning</w:t>
      </w:r>
    </w:p>
  </w:comment>
  <w:comment w:id="37" w:author="Jack Olney" w:date="2015-02-18T16:57:00Z" w:initials="JO">
    <w:p w14:paraId="305B0427" w14:textId="7F79F341" w:rsidR="000F6863" w:rsidRDefault="000F6863">
      <w:pPr>
        <w:pStyle w:val="CommentText"/>
      </w:pPr>
      <w:r>
        <w:rPr>
          <w:rStyle w:val="CommentReference"/>
        </w:rPr>
        <w:annotationRef/>
      </w:r>
      <w:r>
        <w:rPr>
          <w:rStyle w:val="CommentReference"/>
        </w:rPr>
        <w:t>I have only limited evidence of poorly performing interventions. I guess we want to illustrate here how interventions don’t achieve maximum impact due to upstream/downstream constrictions.</w:t>
      </w:r>
    </w:p>
  </w:comment>
  <w:comment w:id="61" w:author="Jack Olney" w:date="2015-02-09T16:32:00Z" w:initials="JO">
    <w:p w14:paraId="3CFDBE1B" w14:textId="7A12C2EF" w:rsidR="000F6863" w:rsidRDefault="000F6863">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w:t>
      </w:r>
      <w:proofErr w:type="spellStart"/>
      <w:r>
        <w:t>Tebas</w:t>
      </w:r>
      <w:proofErr w:type="spellEnd"/>
      <w:r>
        <w:t xml:space="preserve"> JID (2002)) </w:t>
      </w:r>
    </w:p>
  </w:comment>
  <w:comment w:id="65" w:author="Jack Olney" w:date="2015-02-11T10:13:00Z" w:initials="JO">
    <w:p w14:paraId="312D73DA" w14:textId="73DD34B8" w:rsidR="000F6863" w:rsidRDefault="000F6863">
      <w:pPr>
        <w:pStyle w:val="CommentText"/>
      </w:pPr>
      <w:r>
        <w:rPr>
          <w:rStyle w:val="CommentReference"/>
        </w:rPr>
        <w:annotationRef/>
      </w:r>
      <w:r>
        <w:t xml:space="preserve">Don’t have coverage estimate here. </w:t>
      </w:r>
      <w:proofErr w:type="spellStart"/>
      <w:r>
        <w:t>Wachira</w:t>
      </w:r>
      <w:proofErr w:type="spellEnd"/>
      <w:r>
        <w:t xml:space="preserve"> (2013) HBCT paper says 96% HBCT coverage but catchment is not solely port victoria.</w:t>
      </w:r>
    </w:p>
  </w:comment>
  <w:comment w:id="69" w:author="Ellen McRobie" w:date="2015-02-24T14:19:00Z" w:initials="EM">
    <w:p w14:paraId="42E87E76" w14:textId="680B269A" w:rsidR="000F6863" w:rsidRDefault="000F6863">
      <w:pPr>
        <w:pStyle w:val="CommentText"/>
      </w:pPr>
      <w:r>
        <w:rPr>
          <w:rStyle w:val="CommentReference"/>
        </w:rPr>
        <w:annotationRef/>
      </w:r>
      <w:r>
        <w:t>This shows my ignorance completely, but I don’t understand this table</w:t>
      </w:r>
      <w:proofErr w:type="gramStart"/>
      <w:r>
        <w:t>..</w:t>
      </w:r>
      <w:proofErr w:type="gramEnd"/>
      <w:r>
        <w:t xml:space="preserve"> I think something should be stated for the bottom two if there are no data sources, and for the first is there no reference or clarity on the surveillance data? Also row 4 doesn’t clearly match to the data for me as it says it is costing data</w:t>
      </w:r>
      <w:proofErr w:type="gramStart"/>
      <w:r>
        <w:t>..</w:t>
      </w:r>
      <w:proofErr w:type="gramEnd"/>
      <w:r>
        <w:t xml:space="preserve"> Anyway – this shows my ignorance on all of it!!</w:t>
      </w:r>
    </w:p>
  </w:comment>
  <w:comment w:id="70" w:author="Ellen McRobie" w:date="2015-02-24T14:21:00Z" w:initials="EM">
    <w:p w14:paraId="0ED4E3A6" w14:textId="57EE9480" w:rsidR="000F6863" w:rsidRDefault="000F6863">
      <w:pPr>
        <w:pStyle w:val="CommentText"/>
      </w:pPr>
      <w:r>
        <w:rPr>
          <w:rStyle w:val="CommentReference"/>
        </w:rPr>
        <w:annotationRef/>
      </w:r>
      <w:r>
        <w:t>I think it might be useful to just make a note in the table detail about what the time frames mean for anyone scanning the paper quickly and similarly for “on 1</w:t>
      </w:r>
      <w:r w:rsidRPr="00334AD0">
        <w:rPr>
          <w:vertAlign w:val="superscript"/>
        </w:rPr>
        <w:t>st</w:t>
      </w:r>
      <w:r>
        <w:t xml:space="preserve"> January”</w:t>
      </w:r>
    </w:p>
  </w:comment>
  <w:comment w:id="74" w:author="Jack Olney" w:date="2015-02-17T16:14:00Z" w:initials="JO">
    <w:p w14:paraId="2C4B849C" w14:textId="21839067" w:rsidR="000F6863" w:rsidRDefault="000F6863">
      <w:pPr>
        <w:pStyle w:val="CommentText"/>
      </w:pPr>
      <w:r>
        <w:rPr>
          <w:rStyle w:val="CommentReference"/>
        </w:rPr>
        <w:annotationRef/>
      </w:r>
      <w:r>
        <w:t xml:space="preserve">Calculated as the total number in fig2b / total fig2a </w:t>
      </w:r>
    </w:p>
  </w:comment>
  <w:comment w:id="77" w:author="Tim Hallett" w:date="2015-01-26T16:41:00Z" w:initials="TH">
    <w:p w14:paraId="00C64D7A" w14:textId="77777777" w:rsidR="000F6863" w:rsidRDefault="000F6863">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75" w:author="Jack Olney" w:date="2015-02-17T16:20:00Z" w:initials="JO">
    <w:p w14:paraId="4D3929B7" w14:textId="2E0C0EF2" w:rsidR="000F6863" w:rsidRDefault="000F6863">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78" w:author="Tim Hallett" w:date="2015-01-26T16:44:00Z" w:initials="TH">
    <w:p w14:paraId="52970415" w14:textId="77777777" w:rsidR="000F6863" w:rsidRDefault="000F6863">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76" w:author="Jack Olney" w:date="2015-02-11T17:32:00Z" w:initials="JO">
    <w:p w14:paraId="6D7671B4" w14:textId="0A2DF893" w:rsidR="000F6863" w:rsidRDefault="000F6863">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80" w:author="Jack Olney" w:date="2015-02-17T14:19:00Z" w:initials="JO">
    <w:p w14:paraId="2B628140" w14:textId="0FACEFC1" w:rsidR="000F6863" w:rsidRDefault="000F6863">
      <w:pPr>
        <w:pStyle w:val="CommentText"/>
      </w:pPr>
      <w:r>
        <w:rPr>
          <w:rStyle w:val="CommentReference"/>
        </w:rPr>
        <w:annotationRef/>
      </w:r>
      <w:r>
        <w:t>PopART is the only thing coming to mind here.</w:t>
      </w:r>
    </w:p>
  </w:comment>
  <w:comment w:id="81" w:author="Ellen McRobie" w:date="2015-02-24T15:11:00Z" w:initials="EM">
    <w:p w14:paraId="1AA7606E" w14:textId="6D03FEEE" w:rsidR="000F6863" w:rsidRDefault="000F6863">
      <w:pPr>
        <w:pStyle w:val="CommentText"/>
      </w:pPr>
      <w:r>
        <w:rPr>
          <w:rStyle w:val="CommentReference"/>
        </w:rPr>
        <w:annotationRef/>
      </w:r>
      <w:r>
        <w:t xml:space="preserve">This feels like a sentence Tim wrote that may need a tiny bit of word </w:t>
      </w:r>
      <w:proofErr w:type="spellStart"/>
      <w:r>
        <w:t>smithing</w:t>
      </w:r>
      <w:proofErr w:type="spellEnd"/>
    </w:p>
  </w:comment>
  <w:comment w:id="89" w:author="Ellen McRobie" w:date="2015-02-24T15:22:00Z" w:initials="EM">
    <w:p w14:paraId="47960C1B" w14:textId="70B895CA" w:rsidR="000F6863" w:rsidRDefault="000F6863">
      <w:pPr>
        <w:pStyle w:val="CommentText"/>
      </w:pPr>
      <w:r>
        <w:rPr>
          <w:rStyle w:val="CommentReference"/>
        </w:rPr>
        <w:annotationRef/>
      </w:r>
      <w:r>
        <w:t xml:space="preserve">Is it the data system or more the type of study or records of clinics? </w:t>
      </w:r>
    </w:p>
  </w:comment>
  <w:comment w:id="90" w:author="Ellen McRobie" w:date="2015-02-24T15:04:00Z" w:initials="EM">
    <w:p w14:paraId="27DC30E3" w14:textId="2051B8BB" w:rsidR="000F6863" w:rsidRDefault="000F6863">
      <w:pPr>
        <w:pStyle w:val="CommentText"/>
      </w:pPr>
      <w:r>
        <w:rPr>
          <w:rStyle w:val="CommentReference"/>
        </w:rPr>
        <w:annotationRef/>
      </w:r>
      <w:r>
        <w:t>I’m not sure about this sentence. It is for another setting, so I’d be unsure about saying reinforces, but perhaps comment on commonalities, but also say that this is going to be context specific… I don’t know if this makes any sense, probably not…</w:t>
      </w:r>
    </w:p>
  </w:comment>
  <w:comment w:id="91" w:author="Ellen McRobie" w:date="2015-02-24T15:24:00Z" w:initials="EM">
    <w:p w14:paraId="7D2B032A" w14:textId="10735AE5" w:rsidR="000F6863" w:rsidRDefault="000F6863">
      <w:pPr>
        <w:pStyle w:val="CommentText"/>
      </w:pPr>
      <w:r>
        <w:rPr>
          <w:rStyle w:val="CommentReference"/>
        </w:rPr>
        <w:annotationRef/>
      </w:r>
      <w:r>
        <w:t>As this paper has already been introduced, I wonder whether you say “in the aforementioned study” or something</w:t>
      </w:r>
      <w:proofErr w:type="gramStart"/>
      <w:r>
        <w:t>..</w:t>
      </w:r>
      <w:proofErr w:type="gramEnd"/>
      <w:r>
        <w:t xml:space="preserve"> I am not sure, but feels a little repetitive somehow</w:t>
      </w:r>
    </w:p>
  </w:comment>
  <w:comment w:id="92" w:author="Ellen McRobie" w:date="2015-02-24T15:39:00Z" w:initials="EM">
    <w:p w14:paraId="2E053ADF" w14:textId="4E666D79" w:rsidR="00082BE8" w:rsidRDefault="00082BE8">
      <w:pPr>
        <w:pStyle w:val="CommentText"/>
      </w:pPr>
      <w:r>
        <w:rPr>
          <w:rStyle w:val="CommentReference"/>
        </w:rPr>
        <w:annotationRef/>
      </w:r>
      <w:r>
        <w:t xml:space="preserve">I feel like “is” is a bit strong, I would favour perhaps or could </w:t>
      </w:r>
    </w:p>
  </w:comment>
  <w:comment w:id="93" w:author="Ellen McRobie" w:date="2015-02-24T15:41:00Z" w:initials="EM">
    <w:p w14:paraId="4A82A521" w14:textId="3920F1D7" w:rsidR="00082BE8" w:rsidRDefault="00082BE8">
      <w:pPr>
        <w:pStyle w:val="CommentText"/>
      </w:pPr>
      <w:r>
        <w:rPr>
          <w:rStyle w:val="CommentReference"/>
        </w:rPr>
        <w:annotationRef/>
      </w:r>
      <w:r>
        <w:t>This is true from the ALPHA data isn’t it? Most deaths are occurring in those that have initiated ART? I might be wrong, but thought that was the case for the new site that begins with m</w:t>
      </w:r>
    </w:p>
  </w:comment>
  <w:comment w:id="96" w:author="Ellen McRobie" w:date="2015-02-24T15:42:00Z" w:initials="EM">
    <w:p w14:paraId="78167CD5" w14:textId="15738CEB" w:rsidR="00CD3062" w:rsidRDefault="00CD3062">
      <w:pPr>
        <w:pStyle w:val="CommentText"/>
      </w:pPr>
      <w:r>
        <w:rPr>
          <w:rStyle w:val="CommentReference"/>
        </w:rPr>
        <w:annotationRef/>
      </w:r>
      <w:r>
        <w:t xml:space="preserve">This is changing, right? Or at least there will be things forthcoming based on </w:t>
      </w:r>
      <w:proofErr w:type="spellStart"/>
      <w:r>
        <w:t>Ruanne’s</w:t>
      </w:r>
      <w:proofErr w:type="spellEnd"/>
      <w:r>
        <w:t xml:space="preserve"> work?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0F6863" w:rsidRDefault="000F6863">
      <w:pPr>
        <w:spacing w:line="240" w:lineRule="auto"/>
      </w:pPr>
      <w:r>
        <w:separator/>
      </w:r>
    </w:p>
  </w:endnote>
  <w:endnote w:type="continuationSeparator" w:id="0">
    <w:p w14:paraId="5C5D240A" w14:textId="77777777" w:rsidR="000F6863" w:rsidRDefault="000F6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0F6863" w:rsidRDefault="000F6863">
    <w:pPr>
      <w:pStyle w:val="normal0"/>
      <w:contextualSpacing w:val="0"/>
      <w:jc w:val="right"/>
    </w:pPr>
    <w:r>
      <w:fldChar w:fldCharType="begin"/>
    </w:r>
    <w:r>
      <w:instrText>PAGE</w:instrText>
    </w:r>
    <w:r>
      <w:fldChar w:fldCharType="separate"/>
    </w:r>
    <w:r w:rsidR="00CD3062">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0F6863" w:rsidRDefault="000F6863">
      <w:pPr>
        <w:spacing w:line="240" w:lineRule="auto"/>
      </w:pPr>
      <w:r>
        <w:separator/>
      </w:r>
    </w:p>
  </w:footnote>
  <w:footnote w:type="continuationSeparator" w:id="0">
    <w:p w14:paraId="30EC218D" w14:textId="77777777" w:rsidR="000F6863" w:rsidRDefault="000F686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CE2"/>
    <w:rsid w:val="00007F1E"/>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2BE8"/>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7443"/>
    <w:rsid w:val="000E7B35"/>
    <w:rsid w:val="000E7F28"/>
    <w:rsid w:val="000F1B57"/>
    <w:rsid w:val="000F21AB"/>
    <w:rsid w:val="000F627B"/>
    <w:rsid w:val="000F6863"/>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6EC1"/>
    <w:rsid w:val="001474DD"/>
    <w:rsid w:val="001477F8"/>
    <w:rsid w:val="00147C94"/>
    <w:rsid w:val="00147CA7"/>
    <w:rsid w:val="00151234"/>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283"/>
    <w:rsid w:val="001A5729"/>
    <w:rsid w:val="001A645D"/>
    <w:rsid w:val="001A6559"/>
    <w:rsid w:val="001B025F"/>
    <w:rsid w:val="001B0A97"/>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47E"/>
    <w:rsid w:val="001E2EDE"/>
    <w:rsid w:val="001E69CF"/>
    <w:rsid w:val="001E713D"/>
    <w:rsid w:val="001E71F3"/>
    <w:rsid w:val="001E7E5D"/>
    <w:rsid w:val="001F1BA6"/>
    <w:rsid w:val="001F2381"/>
    <w:rsid w:val="001F29F6"/>
    <w:rsid w:val="001F402A"/>
    <w:rsid w:val="001F4337"/>
    <w:rsid w:val="001F452B"/>
    <w:rsid w:val="001F5128"/>
    <w:rsid w:val="001F64AD"/>
    <w:rsid w:val="001F69B3"/>
    <w:rsid w:val="001F7766"/>
    <w:rsid w:val="0020005E"/>
    <w:rsid w:val="00202103"/>
    <w:rsid w:val="0020238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2A02"/>
    <w:rsid w:val="00273411"/>
    <w:rsid w:val="0027347F"/>
    <w:rsid w:val="0027485B"/>
    <w:rsid w:val="0027665A"/>
    <w:rsid w:val="002769C8"/>
    <w:rsid w:val="002769F6"/>
    <w:rsid w:val="00281945"/>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22E2"/>
    <w:rsid w:val="0030371A"/>
    <w:rsid w:val="00306122"/>
    <w:rsid w:val="00306244"/>
    <w:rsid w:val="00306347"/>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36E"/>
    <w:rsid w:val="00333989"/>
    <w:rsid w:val="00333BE0"/>
    <w:rsid w:val="00334432"/>
    <w:rsid w:val="003346D4"/>
    <w:rsid w:val="00334A51"/>
    <w:rsid w:val="00334AD0"/>
    <w:rsid w:val="00336896"/>
    <w:rsid w:val="003408E0"/>
    <w:rsid w:val="00341091"/>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4E57"/>
    <w:rsid w:val="003855F4"/>
    <w:rsid w:val="003867BA"/>
    <w:rsid w:val="0039051D"/>
    <w:rsid w:val="00393086"/>
    <w:rsid w:val="0039619B"/>
    <w:rsid w:val="00396BFC"/>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4B55"/>
    <w:rsid w:val="003B5EA8"/>
    <w:rsid w:val="003C1757"/>
    <w:rsid w:val="003C24B4"/>
    <w:rsid w:val="003C38BA"/>
    <w:rsid w:val="003C4147"/>
    <w:rsid w:val="003C54DF"/>
    <w:rsid w:val="003C5F5D"/>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F2142"/>
    <w:rsid w:val="003F292F"/>
    <w:rsid w:val="003F4573"/>
    <w:rsid w:val="003F50D4"/>
    <w:rsid w:val="003F7677"/>
    <w:rsid w:val="003F7CFE"/>
    <w:rsid w:val="00400358"/>
    <w:rsid w:val="004023C7"/>
    <w:rsid w:val="004047B1"/>
    <w:rsid w:val="00404FAE"/>
    <w:rsid w:val="00407472"/>
    <w:rsid w:val="0040759C"/>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1581"/>
    <w:rsid w:val="004328D2"/>
    <w:rsid w:val="00432B64"/>
    <w:rsid w:val="00433458"/>
    <w:rsid w:val="00433B30"/>
    <w:rsid w:val="0043408B"/>
    <w:rsid w:val="00434293"/>
    <w:rsid w:val="004379FC"/>
    <w:rsid w:val="00437BBE"/>
    <w:rsid w:val="004401D1"/>
    <w:rsid w:val="00441BE0"/>
    <w:rsid w:val="00445954"/>
    <w:rsid w:val="0045067D"/>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A23"/>
    <w:rsid w:val="00475760"/>
    <w:rsid w:val="00475985"/>
    <w:rsid w:val="00475FFF"/>
    <w:rsid w:val="00477795"/>
    <w:rsid w:val="00480626"/>
    <w:rsid w:val="00480FDA"/>
    <w:rsid w:val="004810CF"/>
    <w:rsid w:val="00481592"/>
    <w:rsid w:val="004822B9"/>
    <w:rsid w:val="004833E2"/>
    <w:rsid w:val="004858C4"/>
    <w:rsid w:val="00485C99"/>
    <w:rsid w:val="004866F2"/>
    <w:rsid w:val="00486743"/>
    <w:rsid w:val="0049009F"/>
    <w:rsid w:val="004906B6"/>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80"/>
    <w:rsid w:val="004B3F81"/>
    <w:rsid w:val="004B422D"/>
    <w:rsid w:val="004B488C"/>
    <w:rsid w:val="004B4A15"/>
    <w:rsid w:val="004B5392"/>
    <w:rsid w:val="004B54D1"/>
    <w:rsid w:val="004B773F"/>
    <w:rsid w:val="004C000F"/>
    <w:rsid w:val="004C03E5"/>
    <w:rsid w:val="004C08FD"/>
    <w:rsid w:val="004C0ADF"/>
    <w:rsid w:val="004C2572"/>
    <w:rsid w:val="004C326F"/>
    <w:rsid w:val="004C610B"/>
    <w:rsid w:val="004D0BCA"/>
    <w:rsid w:val="004D2013"/>
    <w:rsid w:val="004D21DE"/>
    <w:rsid w:val="004D3BDD"/>
    <w:rsid w:val="004D3CC9"/>
    <w:rsid w:val="004D3F34"/>
    <w:rsid w:val="004D4462"/>
    <w:rsid w:val="004D44EB"/>
    <w:rsid w:val="004D63BA"/>
    <w:rsid w:val="004D698E"/>
    <w:rsid w:val="004D6F89"/>
    <w:rsid w:val="004E02B2"/>
    <w:rsid w:val="004E074A"/>
    <w:rsid w:val="004E1258"/>
    <w:rsid w:val="004E6BA3"/>
    <w:rsid w:val="004F0DA8"/>
    <w:rsid w:val="004F15AD"/>
    <w:rsid w:val="004F314A"/>
    <w:rsid w:val="004F32FB"/>
    <w:rsid w:val="004F6DEA"/>
    <w:rsid w:val="004F6E4D"/>
    <w:rsid w:val="004F739D"/>
    <w:rsid w:val="004F7A14"/>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D98"/>
    <w:rsid w:val="0056739E"/>
    <w:rsid w:val="00570832"/>
    <w:rsid w:val="0057217D"/>
    <w:rsid w:val="00576CB8"/>
    <w:rsid w:val="00576F1A"/>
    <w:rsid w:val="0057784F"/>
    <w:rsid w:val="005802F1"/>
    <w:rsid w:val="00580708"/>
    <w:rsid w:val="0058085E"/>
    <w:rsid w:val="00582AB8"/>
    <w:rsid w:val="00585782"/>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6134"/>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3E5B"/>
    <w:rsid w:val="00614004"/>
    <w:rsid w:val="006141FF"/>
    <w:rsid w:val="00615625"/>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981"/>
    <w:rsid w:val="00654E21"/>
    <w:rsid w:val="00655C47"/>
    <w:rsid w:val="00655F42"/>
    <w:rsid w:val="00656E57"/>
    <w:rsid w:val="006604E0"/>
    <w:rsid w:val="00660A72"/>
    <w:rsid w:val="006611E3"/>
    <w:rsid w:val="00661890"/>
    <w:rsid w:val="006618DD"/>
    <w:rsid w:val="00662242"/>
    <w:rsid w:val="006648E5"/>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306B"/>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710C"/>
    <w:rsid w:val="007A0199"/>
    <w:rsid w:val="007A08D0"/>
    <w:rsid w:val="007A1174"/>
    <w:rsid w:val="007A3664"/>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51E8"/>
    <w:rsid w:val="007C5B93"/>
    <w:rsid w:val="007C68EC"/>
    <w:rsid w:val="007C6DC7"/>
    <w:rsid w:val="007D1DD9"/>
    <w:rsid w:val="007D2470"/>
    <w:rsid w:val="007D301C"/>
    <w:rsid w:val="007D3E7A"/>
    <w:rsid w:val="007D52B1"/>
    <w:rsid w:val="007D5472"/>
    <w:rsid w:val="007D5486"/>
    <w:rsid w:val="007D57AE"/>
    <w:rsid w:val="007D5B51"/>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23B0"/>
    <w:rsid w:val="00822607"/>
    <w:rsid w:val="00822706"/>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188A"/>
    <w:rsid w:val="00862604"/>
    <w:rsid w:val="008638A5"/>
    <w:rsid w:val="00863A5E"/>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47B4"/>
    <w:rsid w:val="00886737"/>
    <w:rsid w:val="00886C5B"/>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CC3"/>
    <w:rsid w:val="00946D0B"/>
    <w:rsid w:val="009479F3"/>
    <w:rsid w:val="0095084A"/>
    <w:rsid w:val="0095188A"/>
    <w:rsid w:val="0095197A"/>
    <w:rsid w:val="00954A6B"/>
    <w:rsid w:val="00955623"/>
    <w:rsid w:val="00955B6E"/>
    <w:rsid w:val="009613B4"/>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628D"/>
    <w:rsid w:val="00976355"/>
    <w:rsid w:val="00977CEA"/>
    <w:rsid w:val="009802AC"/>
    <w:rsid w:val="009807F0"/>
    <w:rsid w:val="00982846"/>
    <w:rsid w:val="00983C8D"/>
    <w:rsid w:val="00984261"/>
    <w:rsid w:val="009864F5"/>
    <w:rsid w:val="00986C14"/>
    <w:rsid w:val="0098759A"/>
    <w:rsid w:val="0099021A"/>
    <w:rsid w:val="00990FFC"/>
    <w:rsid w:val="00991531"/>
    <w:rsid w:val="00995E03"/>
    <w:rsid w:val="00995FFC"/>
    <w:rsid w:val="009974AE"/>
    <w:rsid w:val="009976D0"/>
    <w:rsid w:val="00997A22"/>
    <w:rsid w:val="009A1BF9"/>
    <w:rsid w:val="009A32A8"/>
    <w:rsid w:val="009A3304"/>
    <w:rsid w:val="009A349B"/>
    <w:rsid w:val="009A3AF0"/>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FAA"/>
    <w:rsid w:val="00A04275"/>
    <w:rsid w:val="00A04965"/>
    <w:rsid w:val="00A05048"/>
    <w:rsid w:val="00A0508A"/>
    <w:rsid w:val="00A05B2C"/>
    <w:rsid w:val="00A07127"/>
    <w:rsid w:val="00A07B3E"/>
    <w:rsid w:val="00A10D5C"/>
    <w:rsid w:val="00A11A64"/>
    <w:rsid w:val="00A12333"/>
    <w:rsid w:val="00A12A18"/>
    <w:rsid w:val="00A13086"/>
    <w:rsid w:val="00A156DE"/>
    <w:rsid w:val="00A16530"/>
    <w:rsid w:val="00A169DE"/>
    <w:rsid w:val="00A20A7D"/>
    <w:rsid w:val="00A2107D"/>
    <w:rsid w:val="00A23F0E"/>
    <w:rsid w:val="00A24B55"/>
    <w:rsid w:val="00A262EC"/>
    <w:rsid w:val="00A27213"/>
    <w:rsid w:val="00A3168C"/>
    <w:rsid w:val="00A319B9"/>
    <w:rsid w:val="00A31BBF"/>
    <w:rsid w:val="00A333AF"/>
    <w:rsid w:val="00A335CD"/>
    <w:rsid w:val="00A33B2C"/>
    <w:rsid w:val="00A34923"/>
    <w:rsid w:val="00A34BC5"/>
    <w:rsid w:val="00A37390"/>
    <w:rsid w:val="00A40EA7"/>
    <w:rsid w:val="00A414EC"/>
    <w:rsid w:val="00A43C59"/>
    <w:rsid w:val="00A44243"/>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A31"/>
    <w:rsid w:val="00A63E61"/>
    <w:rsid w:val="00A65134"/>
    <w:rsid w:val="00A6541D"/>
    <w:rsid w:val="00A65531"/>
    <w:rsid w:val="00A657FC"/>
    <w:rsid w:val="00A65ECB"/>
    <w:rsid w:val="00A66476"/>
    <w:rsid w:val="00A67220"/>
    <w:rsid w:val="00A672DF"/>
    <w:rsid w:val="00A67774"/>
    <w:rsid w:val="00A67C82"/>
    <w:rsid w:val="00A67FE9"/>
    <w:rsid w:val="00A70AB2"/>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434F"/>
    <w:rsid w:val="00A961A6"/>
    <w:rsid w:val="00A96ED3"/>
    <w:rsid w:val="00A9709A"/>
    <w:rsid w:val="00A9765B"/>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3D6E"/>
    <w:rsid w:val="00AC4055"/>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0D69"/>
    <w:rsid w:val="00AE1406"/>
    <w:rsid w:val="00AE2590"/>
    <w:rsid w:val="00AE2860"/>
    <w:rsid w:val="00AE3077"/>
    <w:rsid w:val="00AE464D"/>
    <w:rsid w:val="00AE6276"/>
    <w:rsid w:val="00AF005C"/>
    <w:rsid w:val="00AF1334"/>
    <w:rsid w:val="00AF15BF"/>
    <w:rsid w:val="00AF17FE"/>
    <w:rsid w:val="00AF3BF7"/>
    <w:rsid w:val="00AF6206"/>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4CD1"/>
    <w:rsid w:val="00C050B1"/>
    <w:rsid w:val="00C06B81"/>
    <w:rsid w:val="00C07325"/>
    <w:rsid w:val="00C10061"/>
    <w:rsid w:val="00C10848"/>
    <w:rsid w:val="00C10CE0"/>
    <w:rsid w:val="00C12616"/>
    <w:rsid w:val="00C12B4D"/>
    <w:rsid w:val="00C12B56"/>
    <w:rsid w:val="00C13972"/>
    <w:rsid w:val="00C14A51"/>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BFD"/>
    <w:rsid w:val="00C7059B"/>
    <w:rsid w:val="00C70ECD"/>
    <w:rsid w:val="00C72FE8"/>
    <w:rsid w:val="00C74596"/>
    <w:rsid w:val="00C7745D"/>
    <w:rsid w:val="00C7791E"/>
    <w:rsid w:val="00C77FA1"/>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975C6"/>
    <w:rsid w:val="00CA15E4"/>
    <w:rsid w:val="00CA20E6"/>
    <w:rsid w:val="00CA26FC"/>
    <w:rsid w:val="00CA6639"/>
    <w:rsid w:val="00CA6B3E"/>
    <w:rsid w:val="00CB12F5"/>
    <w:rsid w:val="00CB1A4B"/>
    <w:rsid w:val="00CB2595"/>
    <w:rsid w:val="00CB2B80"/>
    <w:rsid w:val="00CB7064"/>
    <w:rsid w:val="00CC2846"/>
    <w:rsid w:val="00CC2990"/>
    <w:rsid w:val="00CC4678"/>
    <w:rsid w:val="00CD08A6"/>
    <w:rsid w:val="00CD1135"/>
    <w:rsid w:val="00CD1852"/>
    <w:rsid w:val="00CD306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10123"/>
    <w:rsid w:val="00D10AB5"/>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4E2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CEC"/>
    <w:rsid w:val="00D92ECF"/>
    <w:rsid w:val="00D93832"/>
    <w:rsid w:val="00D9641F"/>
    <w:rsid w:val="00D96535"/>
    <w:rsid w:val="00D977D0"/>
    <w:rsid w:val="00DA2130"/>
    <w:rsid w:val="00DA2FFD"/>
    <w:rsid w:val="00DA480B"/>
    <w:rsid w:val="00DA48FC"/>
    <w:rsid w:val="00DA5FEE"/>
    <w:rsid w:val="00DA61D9"/>
    <w:rsid w:val="00DA65A6"/>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E18"/>
    <w:rsid w:val="00DD6F48"/>
    <w:rsid w:val="00DD7CD7"/>
    <w:rsid w:val="00DE0084"/>
    <w:rsid w:val="00DE03E0"/>
    <w:rsid w:val="00DE16D1"/>
    <w:rsid w:val="00DE1736"/>
    <w:rsid w:val="00DE20FA"/>
    <w:rsid w:val="00DE2511"/>
    <w:rsid w:val="00DE29DA"/>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215F"/>
    <w:rsid w:val="00E32CC7"/>
    <w:rsid w:val="00E3334C"/>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10BF"/>
    <w:rsid w:val="00E63477"/>
    <w:rsid w:val="00E63BD5"/>
    <w:rsid w:val="00E666FC"/>
    <w:rsid w:val="00E667C6"/>
    <w:rsid w:val="00E667F8"/>
    <w:rsid w:val="00E6692B"/>
    <w:rsid w:val="00E67F3F"/>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368A"/>
    <w:rsid w:val="00F64F4D"/>
    <w:rsid w:val="00F664EE"/>
    <w:rsid w:val="00F679B0"/>
    <w:rsid w:val="00F70F56"/>
    <w:rsid w:val="00F724FD"/>
    <w:rsid w:val="00F72B03"/>
    <w:rsid w:val="00F73914"/>
    <w:rsid w:val="00F73B1D"/>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57"/>
    <w:rsid w:val="00FD1474"/>
    <w:rsid w:val="00FD3AED"/>
    <w:rsid w:val="00FD3F56"/>
    <w:rsid w:val="00FD5E65"/>
    <w:rsid w:val="00FD656B"/>
    <w:rsid w:val="00FD676C"/>
    <w:rsid w:val="00FD6BAE"/>
    <w:rsid w:val="00FD78CE"/>
    <w:rsid w:val="00FE0150"/>
    <w:rsid w:val="00FE0E4E"/>
    <w:rsid w:val="00FE2262"/>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2.emf"/><Relationship Id="rId14" Type="http://schemas.openxmlformats.org/officeDocument/2006/relationships/image" Target="media/image4.emf"/><Relationship Id="rId15" Type="http://schemas.openxmlformats.org/officeDocument/2006/relationships/image" Target="media/image3.emf"/><Relationship Id="rId16" Type="http://schemas.openxmlformats.org/officeDocument/2006/relationships/image" Target="media/image6.emf"/><Relationship Id="rId17" Type="http://schemas.openxmlformats.org/officeDocument/2006/relationships/image" Target="media/image5.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0432C-B066-9C40-BB27-A5B11704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15</Pages>
  <Words>30129</Words>
  <Characters>171738</Characters>
  <Application>Microsoft Macintosh Word</Application>
  <DocSecurity>0</DocSecurity>
  <Lines>1431</Lines>
  <Paragraphs>402</Paragraphs>
  <ScaleCrop>false</ScaleCrop>
  <Company/>
  <LinksUpToDate>false</LinksUpToDate>
  <CharactersWithSpaces>201465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Ellen McRobie</cp:lastModifiedBy>
  <cp:revision>15</cp:revision>
  <cp:lastPrinted>2015-02-18T12:28:00Z</cp:lastPrinted>
  <dcterms:created xsi:type="dcterms:W3CDTF">2015-02-24T13:24:00Z</dcterms:created>
  <dcterms:modified xsi:type="dcterms:W3CDTF">2015-02-24T15:42:00Z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citations="61" publications="44"/&gt;&lt;/info&gt;PAPERS2_INFO_END</vt:lpwstr>
  </property>
</Properties>
</file>