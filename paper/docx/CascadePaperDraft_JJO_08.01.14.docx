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BE4C7E2" w14:textId="5503D3C1" w:rsidR="00064033" w:rsidRDefault="0004446E" w:rsidP="005C7644">
      <w:pPr>
        <w:pStyle w:val="normal0"/>
        <w:contextualSpacing w:val="0"/>
        <w:rPr>
          <w:i/>
          <w:sz w:val="16"/>
        </w:rPr>
      </w:pPr>
      <w:r>
        <w:rPr>
          <w:i/>
          <w:sz w:val="16"/>
        </w:rPr>
        <w:t>Word Count = Aim is 4,000 words</w:t>
      </w:r>
      <w:bookmarkStart w:id="1" w:name="h.g082ggmqipo9" w:colFirst="0" w:colLast="0"/>
      <w:bookmarkEnd w:id="1"/>
    </w:p>
    <w:p w14:paraId="502F8D32" w14:textId="77777777" w:rsidR="005C7644" w:rsidRDefault="005C7644" w:rsidP="005C7644">
      <w:pPr>
        <w:pStyle w:val="normal0"/>
        <w:contextualSpacing w:val="0"/>
      </w:pPr>
    </w:p>
    <w:p w14:paraId="72D51ED0" w14:textId="77777777" w:rsidR="00C07325" w:rsidRDefault="0004446E">
      <w:pPr>
        <w:pStyle w:val="Heading1"/>
        <w:contextualSpacing w:val="0"/>
      </w:pPr>
      <w:commentRangeStart w:id="2"/>
      <w:r>
        <w:t xml:space="preserve">Abstract </w:t>
      </w:r>
      <w:r w:rsidR="0026648C">
        <w:t>(300 words)</w:t>
      </w:r>
      <w:commentRangeEnd w:id="2"/>
      <w:r w:rsidR="00160B94">
        <w:rPr>
          <w:rStyle w:val="CommentReference"/>
        </w:rPr>
        <w:commentReference w:id="2"/>
      </w:r>
    </w:p>
    <w:p w14:paraId="750BF91C" w14:textId="77777777" w:rsidR="00C07325" w:rsidRPr="00DD19A4" w:rsidRDefault="0004446E">
      <w:pPr>
        <w:pStyle w:val="Heading2"/>
        <w:contextualSpacing w:val="0"/>
        <w:rPr>
          <w:rFonts w:ascii="Helvetica Neue Medium" w:hAnsi="Helvetica Neue Medium"/>
        </w:rPr>
      </w:pPr>
      <w:bookmarkStart w:id="3" w:name="h.79vnq0gsf34c" w:colFirst="0" w:colLast="0"/>
      <w:bookmarkEnd w:id="3"/>
      <w:r w:rsidRPr="00DD19A4">
        <w:rPr>
          <w:rFonts w:ascii="Helvetica Neue Medium" w:hAnsi="Helvetica Neue Medium"/>
        </w:rPr>
        <w:t>Background:</w:t>
      </w:r>
    </w:p>
    <w:p w14:paraId="6760A892" w14:textId="77777777"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022FDD8F" w14:textId="77777777" w:rsidR="00DD19A4" w:rsidRDefault="00DD19A4" w:rsidP="00DD19A4">
      <w:pPr>
        <w:pStyle w:val="Heading2"/>
        <w:contextualSpacing w:val="0"/>
        <w:rPr>
          <w:rFonts w:ascii="Helvetica Neue Medium" w:hAnsi="Helvetica Neue Medium"/>
        </w:rPr>
      </w:pPr>
      <w:bookmarkStart w:id="4" w:name="h.wte43dx1dbcn" w:colFirst="0" w:colLast="0"/>
      <w:bookmarkStart w:id="5" w:name="h.vacu9m14spxl" w:colFirst="0" w:colLast="0"/>
      <w:bookmarkEnd w:id="4"/>
      <w:bookmarkEnd w:id="5"/>
      <w:r>
        <w:rPr>
          <w:rFonts w:ascii="Helvetica Neue Medium" w:hAnsi="Helvetica Neue Medium"/>
        </w:rPr>
        <w:t>Methods &amp; Findings</w:t>
      </w:r>
      <w:r w:rsidRPr="00DD19A4">
        <w:rPr>
          <w:rFonts w:ascii="Helvetica Neue Medium" w:hAnsi="Helvetica Neue Medium"/>
        </w:rPr>
        <w:t>:</w:t>
      </w:r>
    </w:p>
    <w:p w14:paraId="01535560" w14:textId="77777777"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74FEED9C" w14:textId="7777777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72EE712D" w14:textId="77777777"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4078AD94" w14:textId="77777777" w:rsidR="00064033" w:rsidRDefault="00064033">
      <w:pPr>
        <w:rPr>
          <w:sz w:val="26"/>
        </w:rPr>
      </w:pPr>
      <w:bookmarkStart w:id="6" w:name="h.gr2oy2q0w8w4" w:colFirst="0" w:colLast="0"/>
      <w:bookmarkEnd w:id="6"/>
      <w:r>
        <w:br w:type="page"/>
      </w:r>
    </w:p>
    <w:p w14:paraId="70A7E5B2" w14:textId="77777777" w:rsidR="00C07325" w:rsidRDefault="0004446E">
      <w:pPr>
        <w:pStyle w:val="Heading1"/>
        <w:contextualSpacing w:val="0"/>
      </w:pPr>
      <w:r>
        <w:lastRenderedPageBreak/>
        <w:t>Introduction (</w:t>
      </w:r>
      <w:r>
        <w:rPr>
          <w:i/>
        </w:rPr>
        <w:t>1000 words</w:t>
      </w:r>
      <w:r>
        <w:t>)</w:t>
      </w:r>
    </w:p>
    <w:p w14:paraId="7423E32F" w14:textId="0A6D90FA"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latest reports </w:t>
      </w:r>
      <w:ins w:id="7" w:author="Ellen McRobie" w:date="2015-01-06T10:09:00Z">
        <w:r w:rsidR="00160B94">
          <w:t>indicate</w:t>
        </w:r>
      </w:ins>
      <w:r w:rsidR="0004446E">
        <w:t xml:space="preserve">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 xml:space="preserve">Nakagawa:2013cv}. Therefore, we might expect that with access to ART, the life-expectancy of HIV-positive individuals would increase dramatically; yet this does not appear to be the case, with life-years still being lost to </w:t>
      </w:r>
      <w:proofErr w:type="gramStart"/>
      <w:r w:rsidR="0004446E">
        <w:t>HIV{</w:t>
      </w:r>
      <w:proofErr w:type="gramEnd"/>
      <w:r w:rsidR="0004446E">
        <w:t xml:space="preserve">Collaboration:2008ed}. Additionally, patients are initiating ART with CD4 counts far lower than current treatment guidelines recommend, highlighting </w:t>
      </w:r>
      <w:r w:rsidR="00A00DC5">
        <w:t xml:space="preserve">the </w:t>
      </w:r>
      <w:r w:rsidR="0004446E">
        <w:t xml:space="preserve">potential failures </w:t>
      </w:r>
      <w:r w:rsidR="00A00DC5">
        <w:t xml:space="preserve">of </w:t>
      </w:r>
      <w:r w:rsidR="0004446E">
        <w:t xml:space="preserve">pre-ART </w:t>
      </w:r>
      <w:proofErr w:type="gramStart"/>
      <w:r w:rsidR="0004446E">
        <w:t>care{</w:t>
      </w:r>
      <w:proofErr w:type="gramEnd"/>
      <w:r w:rsidR="0004446E">
        <w:t xml:space="preserve">Boulle:2014uj}. The consequences of late treatment initiation are </w:t>
      </w:r>
      <w:r w:rsidR="00A00DC5">
        <w:t xml:space="preserve">grave for both the infected individual and others that they may have transmitted the virus to, resulting in </w:t>
      </w:r>
      <w:r w:rsidR="0004446E">
        <w:t>suboptimal treatment outcomes</w:t>
      </w:r>
      <w:commentRangeStart w:id="8"/>
      <w:r w:rsidR="0004446E">
        <w:t>.</w:t>
      </w:r>
      <w:r w:rsidR="006E29A5">
        <w:t xml:space="preserve"> Evidence indicating t</w:t>
      </w:r>
      <w:r w:rsidR="00A00DC5">
        <w:t xml:space="preserve">he meagre performance of </w:t>
      </w:r>
      <w:r w:rsidR="00823F2E">
        <w:t xml:space="preserve">these </w:t>
      </w:r>
      <w:r w:rsidR="00A00DC5">
        <w:t>HIV care systems has</w:t>
      </w:r>
      <w:r w:rsidR="0004446E">
        <w:t xml:space="preserve"> caught the attention of donors organisations</w:t>
      </w:r>
      <w:commentRangeEnd w:id="8"/>
      <w:r w:rsidR="00160B94">
        <w:rPr>
          <w:rStyle w:val="CommentReference"/>
        </w:rPr>
        <w:commentReference w:id="8"/>
      </w:r>
      <w:r w:rsidR="0004446E">
        <w:t xml:space="preserve">, </w:t>
      </w:r>
      <w:r w:rsidR="00A00DC5">
        <w:t>where</w:t>
      </w:r>
      <w:r w:rsidR="0004446E">
        <w:t xml:space="preserve"> budget constraints </w:t>
      </w:r>
      <w:r w:rsidR="00A00DC5">
        <w:t xml:space="preserve">are forcing </w:t>
      </w:r>
      <w:r w:rsidR="0004446E">
        <w:t>a shift in focus towards maximising the effectiveness of current programmes</w:t>
      </w:r>
      <w:ins w:id="9" w:author="Jack Olney" w:date="2015-01-08T07:51:00Z">
        <w:r w:rsidR="00A414EC">
          <w:fldChar w:fldCharType="begin"/>
        </w:r>
      </w:ins>
      <w:r w:rsidR="00EE6BE4">
        <w:instrText xml:space="preserve"> ADDIN PAPERS2_CITATIONS &lt;citation&gt;&lt;uuid&gt;611DB41A-DCD6-4936-9DDA-D11F578217B2&lt;/uuid&gt;&lt;priority&gt;4&lt;/priority&gt;&lt;publications&gt;&lt;publication&gt;&lt;publication_date&gt;99201400001200000000200000&lt;/publication_date&gt;&lt;title&gt;The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A414EC">
        <w:fldChar w:fldCharType="separate"/>
      </w:r>
      <w:ins w:id="10" w:author="Jack Olney" w:date="2015-01-08T07:51:00Z">
        <w:r w:rsidR="00A414EC">
          <w:rPr>
            <w:lang w:val="en-US"/>
          </w:rPr>
          <w:t>{UNAIDS:2014ta}</w:t>
        </w:r>
        <w:r w:rsidR="00A414EC">
          <w:fldChar w:fldCharType="end"/>
        </w:r>
      </w:ins>
      <w:r w:rsidR="0004446E">
        <w:t>.</w:t>
      </w:r>
    </w:p>
    <w:p w14:paraId="1FCF764A" w14:textId="77777777" w:rsidR="00C07325" w:rsidRDefault="00C07325">
      <w:pPr>
        <w:pStyle w:val="normal0"/>
        <w:contextualSpacing w:val="0"/>
      </w:pPr>
    </w:p>
    <w:p w14:paraId="74F9C43B" w14:textId="12089E27"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w:t>
      </w:r>
      <w:r w:rsidR="00711586">
        <w:t>Yet, t</w:t>
      </w:r>
      <w:r>
        <w:t>his issue is not confined to sub-Saharan Africa; substantial losses in care have also been reported in highly developed countries {Nachega</w:t>
      </w:r>
      <w:proofErr w:type="gramStart"/>
      <w:r>
        <w:t>:2014ks</w:t>
      </w:r>
      <w:proofErr w:type="gramEnd"/>
      <w:r>
        <w:t>}.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w:t>
      </w:r>
      <w:r w:rsidR="000E482F">
        <w:t>4</w:t>
      </w:r>
      <w:r>
        <w:t xml:space="preserve">% of patients were lost between HIV-testing and enrolling in pre-ART care. Of those that did </w:t>
      </w:r>
      <w:r w:rsidR="009C0116">
        <w:t>enrol</w:t>
      </w:r>
      <w:r>
        <w:t xml:space="preserve"> in pre-ART care, 2</w:t>
      </w:r>
      <w:r w:rsidR="000E482F">
        <w:t>3</w:t>
      </w:r>
      <w:r>
        <w:t>% were lost before receiving CD4 testing and of those who were found to be eligible for ART, 6</w:t>
      </w:r>
      <w:r w:rsidR="000E482F">
        <w:t>9</w:t>
      </w:r>
      <w:r>
        <w:t xml:space="preserve">%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2CE9F2FC" w14:textId="77777777" w:rsidR="00C07325" w:rsidRDefault="00C07325">
      <w:pPr>
        <w:pStyle w:val="normal0"/>
        <w:contextualSpacing w:val="0"/>
      </w:pPr>
    </w:p>
    <w:p w14:paraId="261B8896" w14:textId="1789A192"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w:t>
      </w:r>
      <w:r w:rsidR="00AA6FCC">
        <w:t>c</w:t>
      </w:r>
      <w:r>
        <w:t xml:space="preserve">ascade of </w:t>
      </w:r>
      <w:r w:rsidR="00AA6FCC">
        <w:t>c</w:t>
      </w:r>
      <w:r>
        <w:t xml:space="preserve">are”, this conceptualisation of an ART-programme allows us to </w:t>
      </w:r>
      <w:r w:rsidR="00A5255F">
        <w:t xml:space="preserve">link </w:t>
      </w:r>
      <w:r>
        <w:t>patient outcomes to</w:t>
      </w:r>
      <w:r w:rsidR="00A5255F">
        <w:t xml:space="preserve"> events encountered</w:t>
      </w:r>
      <w:r>
        <w:t xml:space="preserve"> </w:t>
      </w:r>
      <w:r w:rsidR="00A5255F">
        <w:t xml:space="preserve">through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ins w:id="11" w:author="Ellen McRobie" w:date="2015-01-06T10:20:00Z">
        <w:r w:rsidR="008413C4">
          <w:t xml:space="preserve">indicating </w:t>
        </w:r>
      </w:ins>
      <w:r>
        <w:t xml:space="preserve">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0953B092" w14:textId="77777777" w:rsidR="00C07325" w:rsidRDefault="00C07325">
      <w:pPr>
        <w:pStyle w:val="normal0"/>
        <w:contextualSpacing w:val="0"/>
      </w:pPr>
    </w:p>
    <w:p w14:paraId="6AA98EDA" w14:textId="2E9CEEB1"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w:t>
      </w:r>
      <w:r>
        <w:lastRenderedPageBreak/>
        <w:t xml:space="preserve">between 2004 and 2009 in Cape Town, South Africa, </w:t>
      </w:r>
      <w:r w:rsidR="00676A3D">
        <w:t>37</w:t>
      </w:r>
      <w:r>
        <w:t xml:space="preserve">% </w:t>
      </w:r>
      <w:r w:rsidR="00676A3D">
        <w:t xml:space="preserve">failed to link to </w:t>
      </w:r>
      <w:proofErr w:type="gramStart"/>
      <w:r w:rsidR="00676A3D">
        <w:t>care</w:t>
      </w:r>
      <w:r>
        <w:t>{</w:t>
      </w:r>
      <w:proofErr w:type="gramEnd"/>
      <w:r>
        <w:t>Kranzer:201</w:t>
      </w:r>
      <w:r w:rsidR="007B0187">
        <w:t>0hp}.</w:t>
      </w:r>
    </w:p>
    <w:p w14:paraId="05DA3BC8" w14:textId="77777777" w:rsidR="00C07325" w:rsidRDefault="00C07325">
      <w:pPr>
        <w:pStyle w:val="normal0"/>
        <w:contextualSpacing w:val="0"/>
      </w:pPr>
    </w:p>
    <w:p w14:paraId="2034216E" w14:textId="607535DA"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to take a day off work to travel from remote areas {Geng</w:t>
      </w:r>
      <w:proofErr w:type="gramStart"/>
      <w:r>
        <w:t>:2010fh</w:t>
      </w:r>
      <w:proofErr w:type="gramEnd"/>
      <w:r>
        <w:t xml:space="preserve">}.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w:t>
      </w:r>
      <w:proofErr w:type="gramStart"/>
      <w:r>
        <w:t>care{</w:t>
      </w:r>
      <w:proofErr w:type="gramEnd"/>
      <w:r>
        <w:t>Geng:2010du}.</w:t>
      </w:r>
    </w:p>
    <w:p w14:paraId="0AF32E2A" w14:textId="77777777" w:rsidR="00C07325" w:rsidRDefault="00C07325">
      <w:pPr>
        <w:pStyle w:val="normal0"/>
        <w:contextualSpacing w:val="0"/>
      </w:pPr>
    </w:p>
    <w:p w14:paraId="2E3EB363" w14:textId="7777777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3674A44C" w14:textId="77777777" w:rsidR="00C07325" w:rsidRDefault="00C07325">
      <w:pPr>
        <w:pStyle w:val="normal0"/>
        <w:ind w:firstLine="720"/>
        <w:contextualSpacing w:val="0"/>
      </w:pPr>
    </w:p>
    <w:p w14:paraId="33CFCE74" w14:textId="63E1ABA7"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w:t>
      </w:r>
      <w:r w:rsidR="000E482F">
        <w:rPr>
          <w:rFonts w:eastAsia="Arial" w:cs="Arial"/>
        </w:rPr>
        <w:t>fell each year on treatment (77</w:t>
      </w:r>
      <w:r w:rsidR="00DC71C7" w:rsidRPr="00DC71C7">
        <w:rPr>
          <w:rFonts w:eastAsia="Arial" w:cs="Arial"/>
        </w:rPr>
        <w:t>% at 12 mo</w:t>
      </w:r>
      <w:r w:rsidR="000E482F">
        <w:rPr>
          <w:rFonts w:eastAsia="Arial" w:cs="Arial"/>
        </w:rPr>
        <w:t>nths, 75% at 24 months, and 70</w:t>
      </w:r>
      <w:r w:rsidR="00DC71C7" w:rsidRPr="00DC71C7">
        <w:rPr>
          <w:rFonts w:eastAsia="Arial" w:cs="Arial"/>
        </w:rPr>
        <w:t>%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62FFF9F" w14:textId="77777777" w:rsidR="00355044" w:rsidRPr="00355044" w:rsidRDefault="00355044" w:rsidP="00355044">
      <w:pPr>
        <w:pStyle w:val="normal0"/>
        <w:ind w:firstLine="720"/>
        <w:contextualSpacing w:val="0"/>
      </w:pPr>
    </w:p>
    <w:p w14:paraId="3A6E5B8A" w14:textId="1E846C8A"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8C6488">
        <w:t>T</w:t>
      </w:r>
      <w:r>
        <w:t xml:space="preserve">hese re-engagement routes </w:t>
      </w:r>
      <w:r w:rsidR="008C6488">
        <w:t>were termed</w:t>
      </w:r>
      <w:r>
        <w:t xml:space="preserve">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w:t>
      </w:r>
      <w:r>
        <w:lastRenderedPageBreak/>
        <w:t xml:space="preserve">care </w:t>
      </w:r>
      <w:proofErr w:type="gramStart"/>
      <w:r>
        <w:t>re-engage</w:t>
      </w:r>
      <w:proofErr w:type="gramEnd"/>
      <w:r>
        <w:t>, and how care-naïve individuals engage for the first time is vitally important in terms of repairing and reinforcing care.</w:t>
      </w:r>
    </w:p>
    <w:p w14:paraId="36BAA2BD" w14:textId="77777777" w:rsidR="00355044" w:rsidRDefault="00355044" w:rsidP="00355044">
      <w:pPr>
        <w:pStyle w:val="normal0"/>
        <w:ind w:firstLine="720"/>
        <w:contextualSpacing w:val="0"/>
      </w:pPr>
    </w:p>
    <w:p w14:paraId="3101EBD3" w14:textId="77777777"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31C0DC37" w14:textId="77777777" w:rsidR="00C07325" w:rsidRDefault="00C07325">
      <w:pPr>
        <w:pStyle w:val="normal0"/>
        <w:ind w:firstLine="720"/>
        <w:contextualSpacing w:val="0"/>
      </w:pPr>
    </w:p>
    <w:p w14:paraId="4ECCE64C" w14:textId="581FB92E" w:rsidR="007A1174" w:rsidRDefault="003578C3" w:rsidP="007A1174">
      <w:pPr>
        <w:pStyle w:val="normal0"/>
        <w:ind w:firstLine="720"/>
        <w:contextualSpacing w:val="0"/>
        <w:rPr>
          <w:ins w:id="12" w:author="Tim Hallett" w:date="2015-01-07T12:10:00Z"/>
        </w:rPr>
      </w:pPr>
      <w:r>
        <w:t>Select</w:t>
      </w:r>
      <w:r w:rsidR="0004446E">
        <w:t xml:space="preserve"> facilities in sub-Saharan Africa are beginning to collect and distribute this type of data, thereby allowing </w:t>
      </w:r>
      <w:r w:rsidR="00E45B14">
        <w:t xml:space="preserve">insight into the dynamics </w:t>
      </w:r>
      <w:r w:rsidR="0004446E">
        <w:t>of care. In this paper</w:t>
      </w:r>
      <w:ins w:id="13" w:author="Ellen McRobie" w:date="2015-01-06T10:26:00Z">
        <w:r w:rsidR="000E0AFF">
          <w:t>, through the use of mathematical modelling</w:t>
        </w:r>
      </w:ins>
      <w:ins w:id="14" w:author="Ellen McRobie" w:date="2015-01-06T10:27:00Z">
        <w:r w:rsidR="000E0AFF">
          <w:t>,</w:t>
        </w:r>
      </w:ins>
      <w:r w:rsidR="0004446E">
        <w:t xml:space="preserve"> we evaluate an ART-programme in western Kenya</w:t>
      </w:r>
      <w:ins w:id="15" w:author="Ellen McRobie" w:date="2015-01-06T10:27:00Z">
        <w:r w:rsidR="000E0AFF">
          <w:t xml:space="preserve"> to </w:t>
        </w:r>
      </w:ins>
      <w:r w:rsidR="0004446E">
        <w:t xml:space="preserve">demonstrate how interventions targeting different points of care can improve health </w:t>
      </w:r>
      <w:r w:rsidR="0085108C">
        <w:t>outcomes</w:t>
      </w:r>
      <w:r w:rsidR="0004446E">
        <w:t xml:space="preserve"> for patients.</w:t>
      </w:r>
    </w:p>
    <w:p w14:paraId="25ABD3EB" w14:textId="77777777" w:rsidR="003C38BA" w:rsidRDefault="003C38BA" w:rsidP="007A1174">
      <w:pPr>
        <w:pStyle w:val="normal0"/>
        <w:ind w:firstLine="720"/>
        <w:contextualSpacing w:val="0"/>
        <w:rPr>
          <w:ins w:id="16" w:author="Tim Hallett" w:date="2015-01-07T12:10:00Z"/>
        </w:rPr>
      </w:pPr>
    </w:p>
    <w:p w14:paraId="4BED9DD6" w14:textId="77777777" w:rsidR="003C38BA" w:rsidRDefault="003C38BA" w:rsidP="007A1174">
      <w:pPr>
        <w:pStyle w:val="normal0"/>
        <w:ind w:firstLine="720"/>
        <w:contextualSpacing w:val="0"/>
      </w:pPr>
    </w:p>
    <w:p w14:paraId="75CCEECF" w14:textId="77777777" w:rsidR="00C07325" w:rsidRDefault="0004446E">
      <w:pPr>
        <w:pStyle w:val="Heading1"/>
        <w:contextualSpacing w:val="0"/>
      </w:pPr>
      <w:bookmarkStart w:id="17" w:name="h.kidv94ib4qwh" w:colFirst="0" w:colLast="0"/>
      <w:bookmarkEnd w:id="17"/>
      <w:r>
        <w:t xml:space="preserve">Methods </w:t>
      </w:r>
      <w:r>
        <w:rPr>
          <w:i/>
        </w:rPr>
        <w:t>(500 words)</w:t>
      </w:r>
    </w:p>
    <w:p w14:paraId="51F273C2" w14:textId="77777777" w:rsidR="00C07325" w:rsidRDefault="0004446E">
      <w:pPr>
        <w:pStyle w:val="normal0"/>
        <w:contextualSpacing w:val="0"/>
      </w:pPr>
      <w:r>
        <w:rPr>
          <w:i/>
          <w:sz w:val="22"/>
        </w:rPr>
        <w:t>Overview</w:t>
      </w:r>
    </w:p>
    <w:p w14:paraId="5D4FBD5B" w14:textId="79E5A3AC"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commentRangeStart w:id="18"/>
      <w:r w:rsidR="0065122A">
        <w:t>N</w:t>
      </w:r>
      <w:r>
        <w:t xml:space="preserve">atural </w:t>
      </w:r>
      <w:r w:rsidR="0065122A">
        <w:t>H</w:t>
      </w:r>
      <w:r>
        <w:t>istory</w:t>
      </w:r>
      <w:commentRangeEnd w:id="18"/>
      <w:r w:rsidR="008413C4">
        <w:rPr>
          <w:rStyle w:val="CommentReference"/>
        </w:rPr>
        <w:commentReference w:id="18"/>
      </w:r>
      <w:r>
        <w:t xml:space="preserve"> model was then expanded to capture the events that make up an ART-programme</w:t>
      </w:r>
      <w:r w:rsidR="00530514">
        <w:t xml:space="preserve"> </w:t>
      </w:r>
      <w:r w:rsidR="00CF5AC3">
        <w:t>using longitudinal data from AMPATH;</w:t>
      </w:r>
      <w:r w:rsidR="00530514">
        <w:t xml:space="preserve"> </w:t>
      </w:r>
      <w:r w:rsidR="00CF5AC3">
        <w:t xml:space="preserve">a consortium in western Kenya established with the aim of creating an HIV care system </w:t>
      </w:r>
      <w:r w:rsidR="002B5981">
        <w:t>to assess</w:t>
      </w:r>
      <w:r w:rsidR="00CF5AC3">
        <w:t xml:space="preserve"> </w:t>
      </w:r>
      <w:r w:rsidR="0058085E">
        <w:t xml:space="preserve">the </w:t>
      </w:r>
      <w:r w:rsidR="00CF5AC3">
        <w:t xml:space="preserve">outcomes of ART for both </w:t>
      </w:r>
      <w:r w:rsidR="002B5981">
        <w:t xml:space="preserve">rural and urban </w:t>
      </w:r>
      <w:r w:rsidR="00CF5AC3">
        <w:t>patients</w:t>
      </w:r>
      <w:r w:rsidR="0058085E">
        <w:fldChar w:fldCharType="begin"/>
      </w:r>
      <w:r w:rsidR="00EE6BE4">
        <w:instrText xml:space="preserve"> ADDIN PAPERS2_CITATIONS &lt;citation&gt;&lt;uuid&gt;89C65986-043E-48D9-BFE7-747C3FA4A5F9&lt;/uuid&gt;&lt;priority&gt;27&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58085E">
        <w:fldChar w:fldCharType="separate"/>
      </w:r>
      <w:r w:rsidR="0058085E">
        <w:rPr>
          <w:lang w:val="en-US"/>
        </w:rPr>
        <w:t>{Kimaiyo:2010tq}</w:t>
      </w:r>
      <w:r w:rsidR="0058085E">
        <w:fldChar w:fldCharType="end"/>
      </w:r>
      <w:r w:rsidR="00E91D29">
        <w:t>.</w:t>
      </w:r>
    </w:p>
    <w:p w14:paraId="3E87FF5A" w14:textId="77777777" w:rsidR="00C07325" w:rsidRDefault="00C07325">
      <w:pPr>
        <w:pStyle w:val="normal0"/>
        <w:ind w:firstLine="720"/>
        <w:contextualSpacing w:val="0"/>
      </w:pPr>
    </w:p>
    <w:p w14:paraId="025C0647" w14:textId="1F11234E" w:rsidR="00C07325" w:rsidRDefault="0004446E" w:rsidP="006424CD">
      <w:pPr>
        <w:pStyle w:val="normal0"/>
        <w:ind w:firstLine="720"/>
        <w:contextualSpacing w:val="0"/>
      </w:pPr>
      <w:r>
        <w:t xml:space="preserve">To assess </w:t>
      </w:r>
      <w:ins w:id="19" w:author="Tim Hallett" w:date="2015-01-07T12:13:00Z">
        <w:r w:rsidR="00E04C0C">
          <w:t xml:space="preserve">from where current health losses accrue, </w:t>
        </w:r>
      </w:ins>
      <w:r>
        <w:t xml:space="preserve">the model was </w:t>
      </w:r>
      <w:ins w:id="20" w:author="Tim Hallett" w:date="2015-01-07T12:13:00Z">
        <w:r w:rsidR="00E04C0C">
          <w:t>calibrated to the setting of western Kenya</w:t>
        </w:r>
      </w:ins>
      <w:r>
        <w:t xml:space="preserve"> </w:t>
      </w:r>
      <w:ins w:id="21" w:author="Tim Hallett" w:date="2015-01-07T12:14:00Z">
        <w:r w:rsidR="00E04C0C">
          <w:t>and the modelled status in care of persons dying from HIV-related causes was estimated</w:t>
        </w:r>
      </w:ins>
      <w:r>
        <w:t xml:space="preserve">.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05847CC1" w14:textId="50BAA270" w:rsidR="00C07325" w:rsidRDefault="0004446E" w:rsidP="00BA7771">
      <w:pPr>
        <w:pStyle w:val="Heading2"/>
        <w:contextualSpacing w:val="0"/>
      </w:pPr>
      <w:bookmarkStart w:id="22" w:name="h.qp08777c4239" w:colFirst="0" w:colLast="0"/>
      <w:bookmarkEnd w:id="22"/>
      <w:r>
        <w:t>Model description</w:t>
      </w:r>
    </w:p>
    <w:p w14:paraId="46B2A392" w14:textId="7777777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4E39FF5D" w14:textId="77777777" w:rsidR="00C07325" w:rsidRDefault="00C07325">
      <w:pPr>
        <w:pStyle w:val="normal0"/>
        <w:contextualSpacing w:val="0"/>
      </w:pPr>
    </w:p>
    <w:p w14:paraId="22067F22" w14:textId="5DE1E777" w:rsidR="00C07325" w:rsidRDefault="00243366">
      <w:pPr>
        <w:pStyle w:val="normal0"/>
        <w:contextualSpacing w:val="0"/>
      </w:pPr>
      <w:r>
        <w:tab/>
        <w:t xml:space="preserve">The model describes the population of Kenya </w:t>
      </w:r>
      <w:r w:rsidR="00B52FB2">
        <w:t xml:space="preserve">from 1970 to 2030 and begins by creating a </w:t>
      </w:r>
      <w:ins w:id="23" w:author="Tim Hallett" w:date="2015-01-07T12:05:00Z">
        <w:r w:rsidR="00F24045">
          <w:t xml:space="preserve">population </w:t>
        </w:r>
      </w:ins>
      <w:r w:rsidR="00B52FB2">
        <w:t>of HIV-negative individuals the size and age</w:t>
      </w:r>
      <w:ins w:id="24" w:author="Tim Hallett" w:date="2015-01-07T12:04:00Z">
        <w:r w:rsidR="0027665A">
          <w:t>-structure</w:t>
        </w:r>
      </w:ins>
      <w:r w:rsidR="00B52FB2">
        <w:t xml:space="preserve"> of the population in 1970. </w:t>
      </w:r>
      <w:r w:rsidR="00CB2B80">
        <w:t>HIV incidence</w:t>
      </w:r>
      <w:ins w:id="25" w:author="Tim Hallett" w:date="2015-01-07T12:05:00Z">
        <w:r w:rsidR="0027665A">
          <w:t xml:space="preserve"> </w:t>
        </w:r>
      </w:ins>
      <w:r w:rsidR="00CB2B80">
        <w:t xml:space="preserve">is </w:t>
      </w:r>
      <w:ins w:id="26" w:author="Tim Hallett" w:date="2015-01-07T12:05:00Z">
        <w:r w:rsidR="0027665A">
          <w:t xml:space="preserve">informed </w:t>
        </w:r>
      </w:ins>
      <w:r w:rsidR="00CB2B80">
        <w:t xml:space="preserve">by estimates from the UNAIDS Spectrum Software (developed by the Futures </w:t>
      </w:r>
      <w:r w:rsidR="00CB2B80">
        <w:lastRenderedPageBreak/>
        <w:t>Institute</w:t>
      </w:r>
      <w:r w:rsidR="00A414EC">
        <w:fldChar w:fldCharType="begin"/>
      </w:r>
      <w:r w:rsidR="00EE6BE4">
        <w:instrText xml:space="preserve"> ADDIN PAPERS2_CITATIONS &lt;citation&gt;&lt;uuid&gt;C1B7929A-1BF0-4A5B-9ADE-59367F3932E6&lt;/uuid&gt;&lt;priority&gt;28&lt;/priority&gt;&lt;publications&gt;&lt;publication&gt;&lt;accepted_date&gt;99201400001200000000200000&lt;/accepted_date&gt;&lt;title&gt;Spectrum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6E4807DA" w14:textId="77777777" w:rsidR="00C07325" w:rsidRDefault="00C07325">
      <w:pPr>
        <w:pStyle w:val="normal0"/>
        <w:contextualSpacing w:val="0"/>
        <w:rPr>
          <w:ins w:id="27" w:author="Tim Hallett" w:date="2015-01-07T12:07:00Z"/>
        </w:rPr>
      </w:pPr>
    </w:p>
    <w:p w14:paraId="5C62217E" w14:textId="77777777" w:rsidR="00F24045" w:rsidRDefault="00F24045" w:rsidP="003149AB">
      <w:pPr>
        <w:pStyle w:val="normal0"/>
        <w:ind w:firstLine="720"/>
        <w:contextualSpacing w:val="0"/>
        <w:rPr>
          <w:ins w:id="28" w:author="Tim Hallett" w:date="2015-01-07T12:07:00Z"/>
        </w:rPr>
      </w:pPr>
      <w:r>
        <w:t>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and detailed methods can be found in the appendix.</w:t>
      </w:r>
    </w:p>
    <w:p w14:paraId="46772977" w14:textId="77777777" w:rsidR="00F24045" w:rsidRDefault="00F24045">
      <w:pPr>
        <w:pStyle w:val="normal0"/>
        <w:contextualSpacing w:val="0"/>
      </w:pPr>
    </w:p>
    <w:p w14:paraId="647E9305" w14:textId="6A34A42C" w:rsidR="00C07325" w:rsidRDefault="00781129">
      <w:pPr>
        <w:pStyle w:val="normal0"/>
        <w:contextualSpacing w:val="0"/>
        <w:rPr>
          <w:ins w:id="29" w:author="Tim Hallett" w:date="2015-01-07T12:08:00Z"/>
        </w:rPr>
      </w:pPr>
      <w:r>
        <w:tab/>
        <w:t xml:space="preserve">The Cascade Model </w:t>
      </w:r>
      <w:r w:rsidR="0004446E">
        <w:t>describes the events and pathways through care for HIV-positive individuals</w:t>
      </w:r>
      <w:r>
        <w:t xml:space="preserve"> (figure 1)</w:t>
      </w:r>
      <w:r w:rsidR="0004446E">
        <w:t xml:space="preserve">. </w:t>
      </w:r>
      <w:r w:rsidR="006A4EB5">
        <w:t>Declining health in t</w:t>
      </w:r>
      <w:r w:rsidR="00712178">
        <w:t>he Natural History Model drives care-seeking behaviour in the Cascade</w:t>
      </w:r>
      <w:r w:rsidR="0004446E">
        <w:t xml:space="preserve"> Model.</w:t>
      </w:r>
      <w:r w:rsidR="006A4EB5">
        <w:t xml:space="preserve"> For example, when a patient becomes symptomatic (WHO Stage III/IV condition), they seek care through PICT </w:t>
      </w:r>
      <w:r w:rsidR="0023038A">
        <w:t xml:space="preserve">at a considerably higher rate than before. </w:t>
      </w:r>
      <w:r w:rsidR="00712178">
        <w:t xml:space="preserve">HIV-negative </w:t>
      </w:r>
      <w:r w:rsidR="003700D0">
        <w:t xml:space="preserve">care </w:t>
      </w:r>
      <w:r w:rsidR="0004446E">
        <w:t>naïve individuals</w:t>
      </w:r>
      <w:ins w:id="30" w:author="Tim Hallett" w:date="2015-01-07T12:07:00Z">
        <w:r w:rsidR="00F24045">
          <w:t xml:space="preserve"> can be</w:t>
        </w:r>
      </w:ins>
      <w:r w:rsidR="0004446E">
        <w:t xml:space="preserve"> tested from 2004 onwards through one of three routes: HBCT where individuals are sought and tested at home, VCT where individuals voluntarily attend an HIV-clinic or PICT where individuals seek care due to being symptomatic or having had previous healthcare experience. </w:t>
      </w:r>
      <w:r w:rsidR="0032451F">
        <w:t xml:space="preserve">Individuals </w:t>
      </w:r>
      <w:r w:rsidR="0004446E">
        <w:t xml:space="preserve">may be tested multiple times throughout their lives and care will only progress if they are found to be HIV-positive. The </w:t>
      </w:r>
      <w:r w:rsidR="00A67220">
        <w:t xml:space="preserve">model </w:t>
      </w:r>
      <w:r w:rsidR="0004446E">
        <w:t>is described in detail in the appendix.</w:t>
      </w:r>
    </w:p>
    <w:p w14:paraId="66DB0A05" w14:textId="5C0818A6" w:rsidR="00F24045" w:rsidRDefault="00710658">
      <w:pPr>
        <w:pStyle w:val="normal0"/>
        <w:contextualSpacing w:val="0"/>
      </w:pPr>
      <w:r>
        <w:rPr>
          <w:noProof/>
          <w:lang w:val="en-US"/>
        </w:rPr>
        <mc:AlternateContent>
          <mc:Choice Requires="wpg">
            <w:drawing>
              <wp:anchor distT="0" distB="0" distL="114300" distR="114300" simplePos="0" relativeHeight="251667456" behindDoc="0" locked="0" layoutInCell="1" allowOverlap="1" wp14:anchorId="17147F94" wp14:editId="328398DD">
                <wp:simplePos x="0" y="0"/>
                <wp:positionH relativeFrom="column">
                  <wp:posOffset>0</wp:posOffset>
                </wp:positionH>
                <wp:positionV relativeFrom="paragraph">
                  <wp:posOffset>178435</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77777777" w:rsidR="0055480B" w:rsidRDefault="0055480B" w:rsidP="00B7495C">
                              <w:pPr>
                                <w:pStyle w:val="Subtitle"/>
                                <w:contextualSpacing w:val="0"/>
                              </w:pPr>
                              <w:r>
                                <w:t>Figure 1. Model representation of the cascade of care</w:t>
                              </w:r>
                            </w:p>
                            <w:p w14:paraId="71C2A4A8" w14:textId="77777777" w:rsidR="0055480B" w:rsidRPr="00B7495C" w:rsidRDefault="0055480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4.05pt;width:459pt;height:268pt;z-index:251667456"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0"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D31B14" w14:textId="77777777" w:rsidR="0055480B" w:rsidRDefault="0055480B" w:rsidP="00B7495C">
                        <w:pPr>
                          <w:pStyle w:val="Subtitle"/>
                          <w:contextualSpacing w:val="0"/>
                        </w:pPr>
                        <w:r>
                          <w:t>Figure 1. Model representation of the cascade of care</w:t>
                        </w:r>
                      </w:p>
                      <w:p w14:paraId="71C2A4A8" w14:textId="77777777" w:rsidR="0055480B" w:rsidRPr="00B7495C" w:rsidRDefault="0055480B" w:rsidP="00B7495C">
                        <w:pPr>
                          <w:rPr>
                            <w:rFonts w:ascii="Trebuchet MS" w:hAnsi="Trebuchet MS"/>
                            <w:sz w:val="16"/>
                            <w:szCs w:val="16"/>
                          </w:rPr>
                        </w:pPr>
                      </w:p>
                    </w:txbxContent>
                  </v:textbox>
                </v:shape>
                <w10:wrap type="through"/>
              </v:group>
            </w:pict>
          </mc:Fallback>
        </mc:AlternateContent>
      </w:r>
    </w:p>
    <w:p w14:paraId="7C1C4E89" w14:textId="7B934697" w:rsidR="00F24045" w:rsidRDefault="00F24045" w:rsidP="007F0D88">
      <w:pPr>
        <w:pStyle w:val="normal0"/>
        <w:ind w:firstLine="720"/>
        <w:contextualSpacing w:val="0"/>
        <w:rPr>
          <w:ins w:id="31" w:author="Tim Hallett" w:date="2015-01-07T12:07:00Z"/>
        </w:rPr>
      </w:pPr>
      <w:bookmarkStart w:id="32" w:name="h.iogg3anz8zdv" w:colFirst="0" w:colLast="0"/>
      <w:bookmarkStart w:id="33" w:name="h.hslqb1xxus50" w:colFirst="0" w:colLast="0"/>
      <w:bookmarkEnd w:id="32"/>
      <w:bookmarkEnd w:id="33"/>
      <w:ins w:id="34" w:author="Tim Hallett" w:date="2015-01-07T12:07:00Z">
        <w:r>
          <w:t xml:space="preserve">To calibrate the Cascade Model describing the experience of HIV-positive individuals as they move through the various stages of HIV care, we utilised a unique high-resolution longitudinal dataset from western Kenya. AMPATH, based in Eldoret, is made up of Moi University, Moi Teaching and Referral Hospital and a consortium of North American academic health centers led by Indiana University working in partnership with the Government of Kenya. </w:t>
        </w:r>
      </w:ins>
    </w:p>
    <w:p w14:paraId="64FDCD1C" w14:textId="77777777" w:rsidR="00F24045" w:rsidRDefault="00F24045" w:rsidP="00F24045">
      <w:pPr>
        <w:pStyle w:val="normal0"/>
        <w:contextualSpacing w:val="0"/>
        <w:rPr>
          <w:ins w:id="35" w:author="Tim Hallett" w:date="2015-01-07T12:07:00Z"/>
        </w:rPr>
      </w:pPr>
    </w:p>
    <w:p w14:paraId="77B2A860" w14:textId="77777777" w:rsidR="00F24045" w:rsidRDefault="00F24045" w:rsidP="00F24045">
      <w:pPr>
        <w:pStyle w:val="normal0"/>
        <w:ind w:firstLine="720"/>
        <w:contextualSpacing w:val="0"/>
        <w:rPr>
          <w:ins w:id="36" w:author="Tim Hallett" w:date="2015-01-07T12:07:00Z"/>
        </w:rPr>
      </w:pPr>
      <w:ins w:id="37" w:author="Tim Hallett" w:date="2015-01-07T12:07:00Z">
        <w:r>
          <w:t>Since launching in 2006, the AMPATH Medical Record System (AMRS) has been collecting individual-level data on the AMPATH AIDS-control system</w:t>
        </w:r>
      </w:ins>
      <w:ins w:id="38" w:author="Tim Hallett" w:date="2015-01-07T12:15:00Z">
        <w:r w:rsidR="00361DF5">
          <w:t xml:space="preserve"> </w:t>
        </w:r>
      </w:ins>
      <w:ins w:id="39" w:author="Tim Hallett" w:date="2015-01-07T12:07:00Z">
        <w:r>
          <w:t>{Einterz</w:t>
        </w:r>
        <w:proofErr w:type="gramStart"/>
        <w:r>
          <w:t>:2007js</w:t>
        </w:r>
        <w:proofErr w:type="gramEnd"/>
        <w:r>
          <w:t xml:space="preserve">, Tierney:2007th}. Service delivery occurs through public sector hospitals and health centres run by the Ministry of </w:t>
        </w:r>
        <w:proofErr w:type="gramStart"/>
        <w:r>
          <w:lastRenderedPageBreak/>
          <w:t>Health{</w:t>
        </w:r>
        <w:proofErr w:type="gramEnd"/>
        <w:r>
          <w:t>Einterz:2007js}. AMPATH has very well established VCT and PICT programmes, and after trialing the use of HBCT in 2007, officially rolled it out in 2010{Wachira</w:t>
        </w:r>
        <w:proofErr w:type="gramStart"/>
        <w:r>
          <w:t>:2013dc</w:t>
        </w:r>
        <w:proofErr w:type="gramEnd"/>
        <w:r>
          <w:t xml:space="preserve">}. </w:t>
        </w:r>
      </w:ins>
    </w:p>
    <w:p w14:paraId="1BF258B9" w14:textId="77777777" w:rsidR="00F24045" w:rsidRDefault="00F24045" w:rsidP="00F24045">
      <w:pPr>
        <w:pStyle w:val="normal0"/>
        <w:contextualSpacing w:val="0"/>
        <w:rPr>
          <w:ins w:id="40" w:author="Tim Hallett" w:date="2015-01-07T12:07:00Z"/>
        </w:rPr>
      </w:pPr>
    </w:p>
    <w:p w14:paraId="3B426FC6" w14:textId="77777777" w:rsidR="00F24045" w:rsidRDefault="00F24045" w:rsidP="00F24045">
      <w:pPr>
        <w:pStyle w:val="normal0"/>
        <w:ind w:firstLine="720"/>
        <w:contextualSpacing w:val="0"/>
        <w:rPr>
          <w:ins w:id="41" w:author="Tim Hallett" w:date="2015-01-07T12:11:00Z"/>
        </w:rPr>
      </w:pPr>
      <w:ins w:id="42" w:author="Tim Hallett" w:date="2015-01-07T12:07:00Z">
        <w:r>
          <w:t xml:space="preserve">Using data from the Port Victoria catchment area, </w:t>
        </w:r>
      </w:ins>
      <w:ins w:id="43" w:author="Tim Hallett" w:date="2015-01-07T12:15:00Z">
        <w:r w:rsidR="00361DF5">
          <w:t>we</w:t>
        </w:r>
      </w:ins>
      <w:ins w:id="44" w:author="Tim Hallett" w:date="2015-01-07T12:07:00Z">
        <w:r>
          <w:t xml:space="preserve">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w:t>
        </w:r>
      </w:ins>
      <w:ins w:id="45" w:author="Tim Hallett" w:date="2015-01-07T12:15:00Z">
        <w:r w:rsidR="00361DF5">
          <w:t>The model was calibrated to these estimates.</w:t>
        </w:r>
      </w:ins>
    </w:p>
    <w:p w14:paraId="7EC6CC1A" w14:textId="77777777" w:rsidR="00D31246" w:rsidRDefault="00D31246" w:rsidP="00F24045">
      <w:pPr>
        <w:pStyle w:val="normal0"/>
        <w:ind w:firstLine="720"/>
        <w:contextualSpacing w:val="0"/>
        <w:rPr>
          <w:ins w:id="46" w:author="Tim Hallett" w:date="2015-01-07T12:07:00Z"/>
        </w:rPr>
      </w:pPr>
    </w:p>
    <w:p w14:paraId="231AC710" w14:textId="11764635" w:rsidR="00C07325" w:rsidRDefault="00D31246" w:rsidP="00084F40">
      <w:pPr>
        <w:pStyle w:val="normal0"/>
        <w:ind w:firstLine="720"/>
        <w:contextualSpacing w:val="0"/>
      </w:pPr>
      <w:ins w:id="47" w:author="Tim Hallett" w:date="2015-01-07T12:11:00Z">
        <w:r>
          <w:t xml:space="preserve">To assess the current state of this ART-programme in western Kenya, we estimated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w:t>
        </w:r>
      </w:ins>
      <w:r w:rsidR="00822C85">
        <w:t xml:space="preserve">baseline sccenario that is </w:t>
      </w:r>
      <w:ins w:id="48" w:author="Tim Hallett" w:date="2015-01-07T12:11:00Z">
        <w:r>
          <w:t xml:space="preserve">more representative </w:t>
        </w:r>
      </w:ins>
      <w:r w:rsidR="00822C85">
        <w:t>of HIV care programmes in sub-Saharan Africa.</w:t>
      </w:r>
    </w:p>
    <w:p w14:paraId="55537466" w14:textId="3CBC1075" w:rsidR="00D31246" w:rsidRDefault="00D31246" w:rsidP="00D31246">
      <w:pPr>
        <w:pStyle w:val="Heading2"/>
        <w:contextualSpacing w:val="0"/>
        <w:rPr>
          <w:ins w:id="49" w:author="Tim Hallett" w:date="2015-01-07T12:11:00Z"/>
        </w:rPr>
      </w:pPr>
      <w:bookmarkStart w:id="50" w:name="h.wvtuqq7mpsy1" w:colFirst="0" w:colLast="0"/>
      <w:bookmarkEnd w:id="50"/>
      <w:ins w:id="51" w:author="Tim Hallett" w:date="2015-01-07T12:11:00Z">
        <w:r>
          <w:t>Intervention</w:t>
        </w:r>
      </w:ins>
      <w:r w:rsidR="00757637">
        <w:t>s</w:t>
      </w:r>
    </w:p>
    <w:p w14:paraId="7DA540BF" w14:textId="77777777" w:rsidR="00D31246" w:rsidRDefault="00D31246" w:rsidP="00D31246">
      <w:pPr>
        <w:pStyle w:val="normal0"/>
        <w:contextualSpacing w:val="0"/>
        <w:rPr>
          <w:ins w:id="52" w:author="Tim Hallett" w:date="2015-01-07T12:11:00Z"/>
        </w:rPr>
      </w:pPr>
      <w:ins w:id="53" w:author="Tim Hallett" w:date="2015-01-07T12:11:00Z">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and a “realistic impact” scenario, which aims to demonstrate the impact of a more obtainable intervention. Interventions were implemented in the model from 2010 onwards and their impact on DALYs averted, costs accrued and the care experience of individuals dying from HIV-related deaths quantified.</w:t>
        </w:r>
      </w:ins>
    </w:p>
    <w:p w14:paraId="1EE477F2" w14:textId="55990099" w:rsidR="00C07325" w:rsidRDefault="0004446E" w:rsidP="00874A1F">
      <w:pPr>
        <w:pStyle w:val="normal0"/>
        <w:contextualSpacing w:val="0"/>
      </w:pPr>
      <w:r>
        <w:tab/>
      </w:r>
    </w:p>
    <w:p w14:paraId="3DDA457F" w14:textId="3A5A71CF" w:rsidR="00C07325" w:rsidRDefault="0004446E">
      <w:pPr>
        <w:pStyle w:val="Heading2"/>
        <w:contextualSpacing w:val="0"/>
      </w:pPr>
      <w:bookmarkStart w:id="54" w:name="h.zedl01pfmy8z" w:colFirst="0" w:colLast="0"/>
      <w:bookmarkEnd w:id="54"/>
      <w:r>
        <w:t xml:space="preserve">Cost </w:t>
      </w:r>
      <w:ins w:id="55" w:author="Tim Hallett" w:date="2015-01-07T12:08:00Z">
        <w:r w:rsidR="00F24045">
          <w:t>Estimates</w:t>
        </w:r>
      </w:ins>
    </w:p>
    <w:p w14:paraId="79A8F705" w14:textId="66B13E0C" w:rsidR="00C07325" w:rsidRDefault="0004446E">
      <w:pPr>
        <w:pStyle w:val="normal0"/>
        <w:contextualSpacing w:val="0"/>
        <w:rPr>
          <w:ins w:id="56" w:author="Tim Hallett" w:date="2015-01-07T12:45:00Z"/>
        </w:rPr>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r w:rsidR="00A414EC">
        <w:fldChar w:fldCharType="begin"/>
      </w:r>
      <w:r w:rsidR="00EE6BE4">
        <w:instrText xml:space="preserve"> ADDIN PAPERS2_CITATIONS &lt;citation&gt;&lt;uuid&gt;F370479C-16E6-4691-95D6-73B430D9A815&lt;/uuid&gt;&lt;priority&gt;34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414EC">
        <w:fldChar w:fldCharType="separate"/>
      </w:r>
      <w:r w:rsidR="00A414EC">
        <w:rPr>
          <w:lang w:val="en-US"/>
        </w:rPr>
        <w:t>{Tagar:GTMxY-pi}</w:t>
      </w:r>
      <w:r w:rsidR="00A414EC">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62196B82" w14:textId="77777777" w:rsidR="000743C3" w:rsidRDefault="000743C3">
      <w:pPr>
        <w:pStyle w:val="normal0"/>
        <w:contextualSpacing w:val="0"/>
      </w:pPr>
      <w:ins w:id="57" w:author="Tim Hallett" w:date="2015-01-07T12:45:00Z">
        <w:r>
          <w:t xml:space="preserve">Discounting? Perspective? </w:t>
        </w:r>
      </w:ins>
    </w:p>
    <w:p w14:paraId="043E3B43" w14:textId="77777777" w:rsidR="00C07325" w:rsidRDefault="0004446E">
      <w:pPr>
        <w:pStyle w:val="Heading2"/>
        <w:contextualSpacing w:val="0"/>
      </w:pPr>
      <w:bookmarkStart w:id="58" w:name="h.rl97lz7j3hfn" w:colFirst="0" w:colLast="0"/>
      <w:bookmarkEnd w:id="58"/>
      <w:r>
        <w:t>Output Metrics</w:t>
      </w:r>
    </w:p>
    <w:p w14:paraId="1A0B8B96" w14:textId="7E920827" w:rsidR="001121E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w:t>
      </w:r>
      <w:proofErr w:type="gramStart"/>
      <w:r w:rsidR="00056AEA">
        <w:t>:2012ib</w:t>
      </w:r>
      <w:proofErr w:type="gramEnd"/>
      <w:r w:rsidR="00056AEA">
        <w:t>}</w:t>
      </w:r>
      <w:r>
        <w:t>. We also looked at the care experience of individuals who died from HIV-related deaths between 2010 and 2030.</w:t>
      </w:r>
      <w:bookmarkStart w:id="59" w:name="h.q8tpsglr34se" w:colFirst="0" w:colLast="0"/>
      <w:bookmarkStart w:id="60" w:name="h.7plpjkukklh8" w:colFirst="0" w:colLast="0"/>
      <w:bookmarkEnd w:id="59"/>
      <w:bookmarkEnd w:id="60"/>
    </w:p>
    <w:p w14:paraId="08B5B4F8" w14:textId="77777777" w:rsidR="0095084A" w:rsidRDefault="0095084A">
      <w:pPr>
        <w:pStyle w:val="normal0"/>
        <w:contextualSpacing w:val="0"/>
      </w:pPr>
    </w:p>
    <w:tbl>
      <w:tblPr>
        <w:tblStyle w:val="MediumShading1-Accent1"/>
        <w:tblpPr w:leftFromText="180" w:rightFromText="180" w:vertAnchor="page" w:horzAnchor="page" w:tblpX="1189" w:tblpY="1981"/>
        <w:tblW w:w="0" w:type="auto"/>
        <w:tblLook w:val="04A0" w:firstRow="1" w:lastRow="0" w:firstColumn="1" w:lastColumn="0" w:noHBand="0" w:noVBand="1"/>
      </w:tblPr>
      <w:tblGrid>
        <w:gridCol w:w="4621"/>
        <w:gridCol w:w="4621"/>
      </w:tblGrid>
      <w:tr w:rsidR="0055480B" w14:paraId="40778291" w14:textId="77777777" w:rsidTr="00554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D8D3CC2" w14:textId="77777777" w:rsidR="0055480B" w:rsidRDefault="0055480B" w:rsidP="0055480B">
            <w:pPr>
              <w:pStyle w:val="normal0"/>
              <w:contextualSpacing w:val="0"/>
            </w:pPr>
            <w:r>
              <w:t>Key Assumptions</w:t>
            </w:r>
          </w:p>
        </w:tc>
        <w:tc>
          <w:tcPr>
            <w:tcW w:w="4621" w:type="dxa"/>
          </w:tcPr>
          <w:p w14:paraId="5E60BE75" w14:textId="77777777" w:rsidR="0055480B" w:rsidRDefault="0055480B" w:rsidP="0055480B">
            <w:pPr>
              <w:pStyle w:val="normal0"/>
              <w:contextualSpacing w:val="0"/>
              <w:cnfStyle w:val="100000000000" w:firstRow="1" w:lastRow="0" w:firstColumn="0" w:lastColumn="0" w:oddVBand="0" w:evenVBand="0" w:oddHBand="0" w:evenHBand="0" w:firstRowFirstColumn="0" w:firstRowLastColumn="0" w:lastRowFirstColumn="0" w:lastRowLastColumn="0"/>
            </w:pPr>
            <w:r>
              <w:t>Data Sources</w:t>
            </w:r>
          </w:p>
        </w:tc>
      </w:tr>
      <w:tr w:rsidR="0055480B" w14:paraId="6B1F1E87" w14:textId="77777777" w:rsidTr="00554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3D8DC60" w14:textId="5CEE5C1C" w:rsidR="0055480B" w:rsidRDefault="0055480B" w:rsidP="0055480B">
            <w:pPr>
              <w:pStyle w:val="normal0"/>
              <w:numPr>
                <w:ilvl w:val="0"/>
                <w:numId w:val="16"/>
              </w:numPr>
              <w:contextualSpacing w:val="0"/>
              <w:rPr>
                <w:b w:val="0"/>
              </w:rPr>
            </w:pPr>
            <w:r w:rsidRPr="0055480B">
              <w:rPr>
                <w:b w:val="0"/>
              </w:rPr>
              <w:t>For a given health state, the mortality rate on ART is less than the mortality rate off ART</w:t>
            </w:r>
            <w:r w:rsidR="008E6CF6">
              <w:rPr>
                <w:b w:val="0"/>
              </w:rPr>
              <w:t>.</w:t>
            </w:r>
          </w:p>
          <w:p w14:paraId="718B37B2" w14:textId="3B33B6D9" w:rsidR="0055480B" w:rsidRDefault="008E6CF6" w:rsidP="0055480B">
            <w:pPr>
              <w:pStyle w:val="normal0"/>
              <w:numPr>
                <w:ilvl w:val="0"/>
                <w:numId w:val="16"/>
              </w:numPr>
              <w:contextualSpacing w:val="0"/>
              <w:rPr>
                <w:b w:val="0"/>
              </w:rPr>
            </w:pPr>
            <w:r>
              <w:rPr>
                <w:b w:val="0"/>
              </w:rPr>
              <w:t>Declining health drives care-</w:t>
            </w:r>
            <w:r w:rsidR="0055480B" w:rsidRPr="0055480B">
              <w:rPr>
                <w:b w:val="0"/>
              </w:rPr>
              <w:t>seeking behaviour</w:t>
            </w:r>
            <w:r>
              <w:rPr>
                <w:b w:val="0"/>
              </w:rPr>
              <w:t>.</w:t>
            </w:r>
          </w:p>
          <w:p w14:paraId="04E4AC4B" w14:textId="420503D5" w:rsidR="0055480B" w:rsidRDefault="0055480B" w:rsidP="0055480B">
            <w:pPr>
              <w:pStyle w:val="normal0"/>
              <w:numPr>
                <w:ilvl w:val="0"/>
                <w:numId w:val="16"/>
              </w:numPr>
              <w:contextualSpacing w:val="0"/>
              <w:rPr>
                <w:b w:val="0"/>
              </w:rPr>
            </w:pPr>
            <w:r w:rsidRPr="0055480B">
              <w:rPr>
                <w:b w:val="0"/>
              </w:rPr>
              <w:t>Individuals are exposed to a background rate of testing through VCT in addition to a rate of testing through PICT (dependant upon previous health care experience and health)</w:t>
            </w:r>
            <w:r w:rsidR="008E6CF6">
              <w:rPr>
                <w:b w:val="0"/>
              </w:rPr>
              <w:t>.</w:t>
            </w:r>
          </w:p>
          <w:p w14:paraId="53B259D7" w14:textId="5D4461FE" w:rsidR="0055480B" w:rsidRDefault="0055480B" w:rsidP="0055480B">
            <w:pPr>
              <w:pStyle w:val="normal0"/>
              <w:numPr>
                <w:ilvl w:val="0"/>
                <w:numId w:val="16"/>
              </w:numPr>
              <w:contextualSpacing w:val="0"/>
              <w:rPr>
                <w:b w:val="0"/>
              </w:rPr>
            </w:pPr>
            <w:r w:rsidRPr="0055480B">
              <w:rPr>
                <w:b w:val="0"/>
              </w:rPr>
              <w:t>Patients have the propensity to be lost from care at any stage</w:t>
            </w:r>
            <w:r w:rsidR="008E6CF6">
              <w:rPr>
                <w:b w:val="0"/>
              </w:rPr>
              <w:t>.</w:t>
            </w:r>
          </w:p>
          <w:p w14:paraId="7C2D6777" w14:textId="4BDDD95D" w:rsidR="0055480B" w:rsidRDefault="0055480B" w:rsidP="0055480B">
            <w:pPr>
              <w:pStyle w:val="normal0"/>
              <w:numPr>
                <w:ilvl w:val="0"/>
                <w:numId w:val="16"/>
              </w:numPr>
              <w:contextualSpacing w:val="0"/>
              <w:rPr>
                <w:b w:val="0"/>
              </w:rPr>
            </w:pPr>
            <w:r w:rsidRPr="0055480B">
              <w:rPr>
                <w:b w:val="0"/>
              </w:rPr>
              <w:t>If lost from pre-ART care, patients can re-engage at a later date</w:t>
            </w:r>
            <w:r w:rsidR="008E6CF6">
              <w:rPr>
                <w:b w:val="0"/>
              </w:rPr>
              <w:t>.</w:t>
            </w:r>
          </w:p>
          <w:p w14:paraId="74E742AD" w14:textId="362E6CC9" w:rsidR="0055480B" w:rsidRPr="0055480B" w:rsidRDefault="0055480B" w:rsidP="0055480B">
            <w:pPr>
              <w:pStyle w:val="normal0"/>
              <w:numPr>
                <w:ilvl w:val="0"/>
                <w:numId w:val="16"/>
              </w:numPr>
              <w:contextualSpacing w:val="0"/>
              <w:rPr>
                <w:b w:val="0"/>
              </w:rPr>
            </w:pPr>
            <w:r w:rsidRPr="0055480B">
              <w:rPr>
                <w:b w:val="0"/>
              </w:rPr>
              <w:t>If lost from ART care, patients will not re-engage with care (unless identified through an ART Outreach but patients can only re-initiate ART once)</w:t>
            </w:r>
            <w:r w:rsidR="008E6CF6">
              <w:rPr>
                <w:b w:val="0"/>
              </w:rPr>
              <w:t>.</w:t>
            </w:r>
          </w:p>
        </w:tc>
        <w:tc>
          <w:tcPr>
            <w:tcW w:w="4621" w:type="dxa"/>
          </w:tcPr>
          <w:p w14:paraId="4B442E6B" w14:textId="018FF252" w:rsidR="0055480B" w:rsidRDefault="0055480B" w:rsidP="0055480B">
            <w:pPr>
              <w:pStyle w:val="normal0"/>
              <w:numPr>
                <w:ilvl w:val="0"/>
                <w:numId w:val="16"/>
              </w:numPr>
              <w:contextualSpacing w:val="0"/>
              <w:cnfStyle w:val="000000100000" w:firstRow="0" w:lastRow="0" w:firstColumn="0" w:lastColumn="0" w:oddVBand="0" w:evenVBand="0" w:oddHBand="1" w:evenHBand="0" w:firstRowFirstColumn="0" w:firstRowLastColumn="0" w:lastRowFirstColumn="0" w:lastRowLastColumn="0"/>
            </w:pPr>
            <w:r w:rsidRPr="0055480B">
              <w:t xml:space="preserve">Natural history </w:t>
            </w:r>
            <w:r w:rsidR="008E6CF6">
              <w:t>calibrated</w:t>
            </w:r>
            <w:r w:rsidRPr="0055480B">
              <w:t xml:space="preserve"> from </w:t>
            </w:r>
            <w:r w:rsidR="008E6CF6">
              <w:t xml:space="preserve">clinical surveillance data </w:t>
            </w:r>
            <w:r w:rsidRPr="0055480B">
              <w:t>in the literature</w:t>
            </w:r>
            <w:r w:rsidR="008E6CF6">
              <w:t>.</w:t>
            </w:r>
          </w:p>
          <w:p w14:paraId="32FE1BFA" w14:textId="508174B2" w:rsidR="0055480B" w:rsidRDefault="0055480B" w:rsidP="0055480B">
            <w:pPr>
              <w:pStyle w:val="normal0"/>
              <w:numPr>
                <w:ilvl w:val="0"/>
                <w:numId w:val="16"/>
              </w:numPr>
              <w:contextualSpacing w:val="0"/>
              <w:cnfStyle w:val="000000100000" w:firstRow="0" w:lastRow="0" w:firstColumn="0" w:lastColumn="0" w:oddVBand="0" w:evenVBand="0" w:oddHBand="1" w:evenHBand="0" w:firstRowFirstColumn="0" w:firstRowLastColumn="0" w:lastRowFirstColumn="0" w:lastRowLastColumn="0"/>
            </w:pPr>
            <w:r w:rsidRPr="0055480B">
              <w:t>Calibration of events that make up HIV care from longitudinal dataset from AMPATH</w:t>
            </w:r>
            <w:r w:rsidR="008E6CF6">
              <w:t>.</w:t>
            </w:r>
          </w:p>
          <w:p w14:paraId="75CB405A" w14:textId="414211E3" w:rsidR="0055480B" w:rsidRDefault="0055480B" w:rsidP="0055480B">
            <w:pPr>
              <w:pStyle w:val="normal0"/>
              <w:numPr>
                <w:ilvl w:val="0"/>
                <w:numId w:val="16"/>
              </w:numPr>
              <w:contextualSpacing w:val="0"/>
              <w:cnfStyle w:val="000000100000" w:firstRow="0" w:lastRow="0" w:firstColumn="0" w:lastColumn="0" w:oddVBand="0" w:evenVBand="0" w:oddHBand="1" w:evenHBand="0" w:firstRowFirstColumn="0" w:firstRowLastColumn="0" w:lastRowFirstColumn="0" w:lastRowLastColumn="0"/>
            </w:pPr>
            <w:r w:rsidRPr="0055480B">
              <w:t>Disability weights sourced from the Global Burden of Disease Study 2010</w:t>
            </w:r>
            <w:r w:rsidR="008E6CF6">
              <w:fldChar w:fldCharType="begin"/>
            </w:r>
            <w:r w:rsidR="008E6CF6">
              <w:instrText xml:space="preserve"> ADDIN PAPERS2_CITATIONS &lt;citation&gt;&lt;uuid&gt;4337C285-CE3E-4E92-B625-1C99D102DB54&lt;/uuid&gt;&lt;priority&gt;0&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008E6CF6">
              <w:fldChar w:fldCharType="separate"/>
            </w:r>
            <w:r w:rsidR="008E6CF6">
              <w:rPr>
                <w:lang w:val="en-US"/>
              </w:rPr>
              <w:t>{Salomon:2012ib}</w:t>
            </w:r>
            <w:r w:rsidR="008E6CF6">
              <w:fldChar w:fldCharType="end"/>
            </w:r>
            <w:r w:rsidR="008E6CF6">
              <w:t>.</w:t>
            </w:r>
          </w:p>
          <w:p w14:paraId="01D8897D" w14:textId="0FCFB34A" w:rsidR="0055480B" w:rsidRPr="0055480B" w:rsidRDefault="0055480B" w:rsidP="0055480B">
            <w:pPr>
              <w:pStyle w:val="normal0"/>
              <w:numPr>
                <w:ilvl w:val="0"/>
                <w:numId w:val="16"/>
              </w:numPr>
              <w:contextualSpacing w:val="0"/>
              <w:cnfStyle w:val="000000100000" w:firstRow="0" w:lastRow="0" w:firstColumn="0" w:lastColumn="0" w:oddVBand="0" w:evenVBand="0" w:oddHBand="1" w:evenHBand="0" w:firstRowFirstColumn="0" w:firstRowLastColumn="0" w:lastRowFirstColumn="0" w:lastRowLastColumn="0"/>
            </w:pPr>
            <w:r w:rsidRPr="0055480B">
              <w:t>Majority of costing data derived from the CHAI MATCH Study</w:t>
            </w:r>
            <w:r w:rsidR="008E6CF6">
              <w:fldChar w:fldCharType="begin"/>
            </w:r>
            <w:r w:rsidR="008E6CF6">
              <w:instrText xml:space="preserve"> ADDIN PAPERS2_CITATIONS &lt;citation&gt;&lt;uuid&gt;96CB6051-9D6D-4E2B-928E-59B2D7457E9D&lt;/uuid&gt;&lt;priority&gt;0&lt;/priority&gt;&lt;publications&gt;&lt;publication&gt;&lt;type&gt;400&lt;/type&gt;&lt;publication_date&gt;99201200001200000000200000&lt;/publication_date&gt;&lt;title&gt;Multi-Country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008E6CF6">
              <w:fldChar w:fldCharType="separate"/>
            </w:r>
            <w:r w:rsidR="008E6CF6">
              <w:rPr>
                <w:lang w:val="en-US"/>
              </w:rPr>
              <w:t>{Tagar:GTMxY-pi}</w:t>
            </w:r>
            <w:r w:rsidR="008E6CF6">
              <w:fldChar w:fldCharType="end"/>
            </w:r>
            <w:r w:rsidR="008E6CF6">
              <w:t>.</w:t>
            </w:r>
          </w:p>
        </w:tc>
      </w:tr>
    </w:tbl>
    <w:p w14:paraId="2A16ECCF" w14:textId="77777777" w:rsidR="00260E0F" w:rsidRDefault="00260E0F">
      <w:pPr>
        <w:pStyle w:val="normal0"/>
        <w:contextualSpacing w:val="0"/>
      </w:pPr>
    </w:p>
    <w:p w14:paraId="7F108915" w14:textId="77777777" w:rsidR="0055480B" w:rsidRDefault="0055480B">
      <w:pPr>
        <w:pStyle w:val="normal0"/>
        <w:contextualSpacing w:val="0"/>
        <w:sectPr w:rsidR="0055480B">
          <w:footerReference w:type="default" r:id="rId11"/>
          <w:pgSz w:w="11906" w:h="16838"/>
          <w:pgMar w:top="1440" w:right="1440" w:bottom="1440" w:left="1440" w:header="720" w:footer="720" w:gutter="0"/>
          <w:cols w:space="720"/>
        </w:sectPr>
      </w:pPr>
    </w:p>
    <w:p w14:paraId="19E2D82A" w14:textId="77777777" w:rsidR="0095084A" w:rsidRDefault="00E6692B">
      <w:pPr>
        <w:pStyle w:val="normal0"/>
        <w:contextualSpacing w:val="0"/>
      </w:pPr>
      <w:r>
        <w:rPr>
          <w:rStyle w:val="CommentReference"/>
        </w:rPr>
        <w:commentReference w:id="61"/>
      </w:r>
      <w:r w:rsidR="00B10991">
        <w:rPr>
          <w:rStyle w:val="CommentReference"/>
        </w:rPr>
        <w:commentReference w:id="62"/>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392E95D4"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7F7CA886" w14:textId="77777777" w:rsidR="00260E0F" w:rsidRPr="008D305E" w:rsidRDefault="00260E0F" w:rsidP="00B119AB">
            <w:pPr>
              <w:pStyle w:val="normal0"/>
              <w:spacing w:line="240" w:lineRule="auto"/>
              <w:contextualSpacing w:val="0"/>
              <w:jc w:val="center"/>
              <w:rPr>
                <w:color w:val="auto"/>
                <w:sz w:val="16"/>
                <w:szCs w:val="16"/>
              </w:rPr>
            </w:pPr>
            <w:bookmarkStart w:id="63" w:name="h.dos6ozntvgnl" w:colFirst="0" w:colLast="0"/>
            <w:bookmarkEnd w:id="63"/>
            <w:r>
              <w:rPr>
                <w:b/>
                <w:color w:val="auto"/>
                <w:sz w:val="16"/>
                <w:szCs w:val="16"/>
              </w:rPr>
              <w:t>Aspect of care to be addressed</w:t>
            </w:r>
          </w:p>
        </w:tc>
        <w:tc>
          <w:tcPr>
            <w:tcW w:w="1134" w:type="dxa"/>
            <w:tcBorders>
              <w:bottom w:val="single" w:sz="8" w:space="0" w:color="000000"/>
            </w:tcBorders>
            <w:shd w:val="clear" w:color="auto" w:fill="B3B3B3"/>
          </w:tcPr>
          <w:p w14:paraId="6C5A1D7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5829DAD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58BC436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49722766"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3B5E464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2AB9E9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216DE881" w14:textId="77777777" w:rsidTr="00021165">
        <w:trPr>
          <w:trHeight w:val="600"/>
        </w:trPr>
        <w:tc>
          <w:tcPr>
            <w:tcW w:w="3402" w:type="dxa"/>
            <w:vMerge w:val="restart"/>
            <w:shd w:val="clear" w:color="auto" w:fill="auto"/>
            <w:tcMar>
              <w:top w:w="100" w:type="dxa"/>
              <w:left w:w="100" w:type="dxa"/>
              <w:bottom w:w="100" w:type="dxa"/>
              <w:right w:w="100" w:type="dxa"/>
            </w:tcMar>
          </w:tcPr>
          <w:p w14:paraId="4B36B464" w14:textId="77777777" w:rsidR="00260E0F" w:rsidRPr="008D305E" w:rsidRDefault="00260E0F" w:rsidP="00B119AB">
            <w:pPr>
              <w:pStyle w:val="normal0"/>
              <w:spacing w:line="240" w:lineRule="auto"/>
              <w:contextualSpacing w:val="0"/>
              <w:jc w:val="left"/>
              <w:rPr>
                <w:sz w:val="16"/>
                <w:szCs w:val="16"/>
              </w:rPr>
            </w:pPr>
            <w:r>
              <w:rPr>
                <w:sz w:val="16"/>
                <w:szCs w:val="16"/>
              </w:rPr>
              <w:t>Individuals are unaware of their HIV status. At baseline, the mean time for an individual to test through VCT is 7.2 years. Additionally individuals may test through PICT, but the time to test varies depending on health care experience and symptoms. Asymptomatic and no previous care experience = 15.6 years. Asymptomatic and diagnosed = 11 years. Asymptomatic and aware of CD4 count = 5 years. Symptomatic = 1.5 years.</w:t>
            </w:r>
          </w:p>
        </w:tc>
        <w:tc>
          <w:tcPr>
            <w:tcW w:w="1134" w:type="dxa"/>
            <w:vMerge w:val="restart"/>
            <w:shd w:val="clear" w:color="auto" w:fill="auto"/>
          </w:tcPr>
          <w:p w14:paraId="0CB33A0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52C5958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010723DC"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09F7560A"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5.4%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70AC6A10" w14:textId="237FE1B7"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EE6BE4">
              <w:rPr>
                <w:sz w:val="12"/>
                <w:szCs w:val="12"/>
              </w:rPr>
              <w:instrText xml:space="preserve"> ADDIN PAPERS2_CITATIONS &lt;citation&gt;&lt;uuid&gt;482BDA9B-AAA8-4D64-9C78-581AF020F885&lt;/uuid&gt;&lt;priority&gt;36&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0E0095AF" w14:textId="77777777" w:rsidTr="00021165">
        <w:tc>
          <w:tcPr>
            <w:tcW w:w="3402" w:type="dxa"/>
            <w:vMerge/>
            <w:shd w:val="clear" w:color="auto" w:fill="auto"/>
            <w:tcMar>
              <w:top w:w="100" w:type="dxa"/>
              <w:left w:w="100" w:type="dxa"/>
              <w:bottom w:w="100" w:type="dxa"/>
              <w:right w:w="100" w:type="dxa"/>
            </w:tcMar>
          </w:tcPr>
          <w:p w14:paraId="107D625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531CC3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527521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72A3F5F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171FCF4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3A5FF32B" w14:textId="6BA66FB4"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EE6BE4">
              <w:rPr>
                <w:sz w:val="12"/>
                <w:szCs w:val="12"/>
              </w:rPr>
              <w:instrText xml:space="preserve"> ADDIN PAPERS2_CITATIONS &lt;citation&gt;&lt;uuid&gt;A18F6C2A-2F50-46CB-A1D1-6B747401C194&lt;/uuid&gt;&lt;priority&gt;0&lt;/priority&gt;&lt;publications&gt;&lt;publication&gt;&lt;type&gt;400&lt;/type&gt;&lt;publication_date&gt;99201200001200000000200000&lt;/publication_date&gt;&lt;title&gt;Multi-Country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EE6BE4">
              <w:rPr>
                <w:sz w:val="12"/>
                <w:szCs w:val="12"/>
              </w:rPr>
              <w:instrText xml:space="preserve"> ADDIN PAPERS2_CITATIONS &lt;citation&gt;&lt;uuid&gt;5B05BEDD-FD91-463C-8645-79648753AA5E&lt;/uuid&gt;&lt;priority&gt;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EE6BE4">
              <w:rPr>
                <w:sz w:val="12"/>
                <w:szCs w:val="12"/>
              </w:rPr>
              <w:instrText xml:space="preserve"> ADDIN PAPERS2_CITATIONS &lt;citation&gt;&lt;uuid&gt;869D0BE8-50B7-4F49-9BAE-48647D0D2577&lt;/uuid&gt;&lt;priority&gt;0&lt;/priority&gt;&lt;publications&gt;&lt;publication&gt;&lt;type&gt;400&lt;/type&gt;&lt;publication_date&gt;99201200001200000000200000&lt;/publication_date&gt;&lt;title&gt;Multi-Country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69D0B251" w14:textId="77777777" w:rsidTr="00021165">
        <w:tc>
          <w:tcPr>
            <w:tcW w:w="3402" w:type="dxa"/>
            <w:vMerge/>
            <w:shd w:val="clear" w:color="auto" w:fill="auto"/>
            <w:tcMar>
              <w:top w:w="100" w:type="dxa"/>
              <w:left w:w="100" w:type="dxa"/>
              <w:bottom w:w="100" w:type="dxa"/>
              <w:right w:w="100" w:type="dxa"/>
            </w:tcMar>
          </w:tcPr>
          <w:p w14:paraId="477B24FA"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5A4672D2"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5BAFC09F"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007D87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AD37139"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4CAB7C69" w14:textId="12D1427F"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Pr>
                <w:sz w:val="12"/>
                <w:szCs w:val="12"/>
              </w:rPr>
              <w:instrText xml:space="preserve"> ADDIN PAPERS2_CITATIONS &lt;citation&gt;&lt;uuid&gt;9C71BC51-5E23-49F6-AC3F-F8E7D1BC516F&lt;/uuid&gt;&lt;priority&gt;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Pr>
                <w:sz w:val="12"/>
                <w:szCs w:val="12"/>
              </w:rPr>
              <w:instrText xml:space="preserve"> ADDIN PAPERS2_CITATIONS &lt;citation&gt;&lt;uuid&gt;F8A2165F-5D78-469A-8354-2A4D29C64B85&lt;/uuid&gt;&lt;priority&gt;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2F637C51" w14:textId="77777777" w:rsidTr="00021165">
        <w:tc>
          <w:tcPr>
            <w:tcW w:w="3402" w:type="dxa"/>
            <w:vMerge w:val="restart"/>
            <w:shd w:val="clear" w:color="auto" w:fill="auto"/>
            <w:tcMar>
              <w:top w:w="100" w:type="dxa"/>
              <w:left w:w="100" w:type="dxa"/>
              <w:bottom w:w="100" w:type="dxa"/>
              <w:right w:w="100" w:type="dxa"/>
            </w:tcMar>
          </w:tcPr>
          <w:p w14:paraId="0655B608" w14:textId="77777777" w:rsidR="00260E0F" w:rsidRPr="008D305E" w:rsidRDefault="00260E0F" w:rsidP="00B119AB">
            <w:pPr>
              <w:pStyle w:val="normal0"/>
              <w:spacing w:line="240" w:lineRule="auto"/>
              <w:contextualSpacing w:val="0"/>
              <w:jc w:val="left"/>
              <w:rPr>
                <w:sz w:val="16"/>
                <w:szCs w:val="16"/>
              </w:rPr>
            </w:pPr>
            <w:r>
              <w:rPr>
                <w:sz w:val="16"/>
                <w:szCs w:val="16"/>
              </w:rPr>
              <w:t>Individuals are not connecting to care in timely manner. At baseline, 60% of patients tested through VCT or PICT successfully link to care.</w:t>
            </w:r>
          </w:p>
        </w:tc>
        <w:tc>
          <w:tcPr>
            <w:tcW w:w="1134" w:type="dxa"/>
            <w:vMerge w:val="restart"/>
            <w:shd w:val="clear" w:color="auto" w:fill="auto"/>
          </w:tcPr>
          <w:p w14:paraId="2134F3E6"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077D91B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774C57DF"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46D3F4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4C673B87" w14:textId="77777777" w:rsidR="00260E0F" w:rsidRPr="00EE6BE4" w:rsidRDefault="00260E0F" w:rsidP="00B119AB">
            <w:pPr>
              <w:jc w:val="left"/>
              <w:rPr>
                <w:sz w:val="12"/>
                <w:szCs w:val="12"/>
              </w:rPr>
            </w:pPr>
            <w:commentRangeStart w:id="64"/>
            <w:commentRangeStart w:id="65"/>
            <w:r w:rsidRPr="00EE6BE4">
              <w:rPr>
                <w:sz w:val="12"/>
                <w:szCs w:val="12"/>
              </w:rPr>
              <w:t>No additional costs applied.</w:t>
            </w:r>
            <w:commentRangeEnd w:id="64"/>
            <w:r w:rsidRPr="00EE6BE4">
              <w:rPr>
                <w:rStyle w:val="CommentReference"/>
                <w:sz w:val="12"/>
                <w:szCs w:val="12"/>
              </w:rPr>
              <w:commentReference w:id="64"/>
            </w:r>
            <w:commentRangeEnd w:id="65"/>
            <w:r w:rsidR="007D5486">
              <w:rPr>
                <w:rStyle w:val="CommentReference"/>
              </w:rPr>
              <w:commentReference w:id="65"/>
            </w:r>
          </w:p>
        </w:tc>
      </w:tr>
      <w:tr w:rsidR="00260E0F" w14:paraId="34ECC81A" w14:textId="77777777" w:rsidTr="00021165">
        <w:tc>
          <w:tcPr>
            <w:tcW w:w="3402" w:type="dxa"/>
            <w:vMerge/>
            <w:shd w:val="clear" w:color="auto" w:fill="auto"/>
            <w:tcMar>
              <w:top w:w="100" w:type="dxa"/>
              <w:left w:w="100" w:type="dxa"/>
              <w:bottom w:w="100" w:type="dxa"/>
              <w:right w:w="100" w:type="dxa"/>
            </w:tcMar>
          </w:tcPr>
          <w:p w14:paraId="16A4F3D7"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512B2C5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051BA8A"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A6DEFF0" w14:textId="77777777" w:rsidR="00260E0F" w:rsidRPr="008D305E" w:rsidRDefault="00260E0F" w:rsidP="00B119AB">
            <w:pPr>
              <w:rPr>
                <w:sz w:val="16"/>
                <w:szCs w:val="16"/>
              </w:rPr>
            </w:pPr>
            <w:commentRangeStart w:id="66"/>
            <w:commentRangeStart w:id="67"/>
            <w:r w:rsidRPr="008D305E">
              <w:rPr>
                <w:sz w:val="16"/>
                <w:szCs w:val="16"/>
              </w:rPr>
              <w:t>At VCT testing, a POC CD4 test is given to patients reducing the risk of not linking to 0%.</w:t>
            </w:r>
            <w:commentRangeEnd w:id="66"/>
            <w:r>
              <w:rPr>
                <w:rStyle w:val="CommentReference"/>
              </w:rPr>
              <w:commentReference w:id="66"/>
            </w:r>
            <w:commentRangeEnd w:id="67"/>
            <w:r w:rsidR="003A1A60">
              <w:rPr>
                <w:rStyle w:val="CommentReference"/>
              </w:rPr>
              <w:commentReference w:id="67"/>
            </w:r>
          </w:p>
        </w:tc>
        <w:tc>
          <w:tcPr>
            <w:tcW w:w="2268" w:type="dxa"/>
            <w:shd w:val="clear" w:color="auto" w:fill="auto"/>
            <w:tcMar>
              <w:top w:w="100" w:type="dxa"/>
              <w:left w:w="100" w:type="dxa"/>
              <w:bottom w:w="100" w:type="dxa"/>
              <w:right w:w="100" w:type="dxa"/>
            </w:tcMar>
          </w:tcPr>
          <w:p w14:paraId="469A9FAF" w14:textId="5FCDC928"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AA1724">
              <w:rPr>
                <w:sz w:val="12"/>
                <w:szCs w:val="12"/>
              </w:rPr>
              <w:instrText xml:space="preserve"> ADDIN PAPERS2_CITATIONS &lt;citation&gt;&lt;uuid&gt;A18F6C2A-2F50-46CB-A1D1-6B747401C194&lt;/uuid&gt;&lt;priority&gt;0&lt;/priority&gt;&lt;publications&gt;&lt;publication&gt;&lt;type&gt;400&lt;/type&gt;&lt;publication_date&gt;99201200001200000000200000&lt;/publication_date&gt;&lt;title&gt;Multi-Country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AA1724">
              <w:rPr>
                <w:sz w:val="12"/>
                <w:szCs w:val="12"/>
              </w:rPr>
              <w:instrText xml:space="preserve"> ADDIN PAPERS2_CITATIONS &lt;citation&gt;&lt;uuid&gt;5B05BEDD-FD91-463C-8645-79648753AA5E&lt;/uuid&gt;&lt;priority&gt;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AA1724">
              <w:rPr>
                <w:sz w:val="12"/>
                <w:szCs w:val="12"/>
              </w:rPr>
              <w:instrText xml:space="preserve"> ADDIN PAPERS2_CITATIONS &lt;citation&gt;&lt;uuid&gt;F8A2165F-5D78-469A-8354-2A4D29C64B85&lt;/uuid&gt;&lt;priority&gt;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418920F6" w14:textId="77777777" w:rsidTr="00021165">
        <w:tc>
          <w:tcPr>
            <w:tcW w:w="3402" w:type="dxa"/>
            <w:vMerge w:val="restart"/>
            <w:shd w:val="clear" w:color="auto" w:fill="auto"/>
            <w:tcMar>
              <w:top w:w="100" w:type="dxa"/>
              <w:left w:w="100" w:type="dxa"/>
              <w:bottom w:w="100" w:type="dxa"/>
              <w:right w:w="100" w:type="dxa"/>
            </w:tcMar>
          </w:tcPr>
          <w:p w14:paraId="7AC56AE1" w14:textId="77777777" w:rsidR="00260E0F" w:rsidRPr="008D305E" w:rsidRDefault="00260E0F" w:rsidP="00B119AB">
            <w:pPr>
              <w:pStyle w:val="normal0"/>
              <w:spacing w:line="240" w:lineRule="auto"/>
              <w:contextualSpacing w:val="0"/>
              <w:jc w:val="left"/>
              <w:rPr>
                <w:sz w:val="16"/>
                <w:szCs w:val="16"/>
              </w:rPr>
            </w:pPr>
            <w:r>
              <w:rPr>
                <w:sz w:val="16"/>
                <w:szCs w:val="16"/>
              </w:rPr>
              <w:t>Individuals engage with care but are subsequently lost prior to starting treatment. On average at baseline, for every CD4 test 56% of patients are lost from care before receiving their results. On the day of a CD4 test result appointment, 20% of patients fail to attend and are also lost from care. After receiving the results of a CD4 test, on average 35% of patients fail to return for a subsequent CD4 test in a years time.</w:t>
            </w:r>
          </w:p>
        </w:tc>
        <w:tc>
          <w:tcPr>
            <w:tcW w:w="1134" w:type="dxa"/>
            <w:vMerge w:val="restart"/>
            <w:shd w:val="clear" w:color="auto" w:fill="auto"/>
          </w:tcPr>
          <w:p w14:paraId="02A226F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21BE6518"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20391181"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48614CCB"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57CBD3CC" w14:textId="0758186C"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EE6BE4">
              <w:rPr>
                <w:sz w:val="12"/>
                <w:szCs w:val="12"/>
              </w:rPr>
              <w:instrText xml:space="preserve"> ADDIN PAPERS2_CITATIONS &lt;citation&gt;&lt;uuid&gt;B3643331-F938-4CDC-BFB5-C22EF9C5530A&lt;/uuid&gt;&lt;priority&gt;37&lt;/priority&gt;&lt;publications&gt;&lt;publication&gt;&lt;uuid&gt;4A882BF9-DB3B-4DCE-8BE7-D1CA4B2C940B&lt;/uuid&gt;&lt;volume&gt;15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4347592A" w14:textId="77777777" w:rsidTr="00021165">
        <w:tc>
          <w:tcPr>
            <w:tcW w:w="3402" w:type="dxa"/>
            <w:vMerge/>
            <w:shd w:val="clear" w:color="auto" w:fill="auto"/>
            <w:tcMar>
              <w:top w:w="100" w:type="dxa"/>
              <w:left w:w="100" w:type="dxa"/>
              <w:bottom w:w="100" w:type="dxa"/>
              <w:right w:w="100" w:type="dxa"/>
            </w:tcMar>
          </w:tcPr>
          <w:p w14:paraId="44C24DC4"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6D2E2E3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1FB0084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3F39DE2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2A0CB35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444918C0"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31C093D" w14:textId="77777777" w:rsidTr="00021165">
        <w:tc>
          <w:tcPr>
            <w:tcW w:w="3402" w:type="dxa"/>
            <w:vMerge/>
            <w:shd w:val="clear" w:color="auto" w:fill="auto"/>
            <w:tcMar>
              <w:top w:w="100" w:type="dxa"/>
              <w:left w:w="100" w:type="dxa"/>
              <w:bottom w:w="100" w:type="dxa"/>
              <w:right w:w="100" w:type="dxa"/>
            </w:tcMar>
          </w:tcPr>
          <w:p w14:paraId="23346AD0"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2CF27D2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6DB77DC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33623CBA"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5AC06CD5" w14:textId="422E46E2"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DB26C3">
              <w:rPr>
                <w:sz w:val="12"/>
                <w:szCs w:val="12"/>
              </w:rPr>
              <w:instrText xml:space="preserve"> ADDIN PAPERS2_CITATIONS &lt;citation&gt;&lt;uuid&gt;A18F6C2A-2F50-46CB-A1D1-6B747401C194&lt;/uuid&gt;&lt;priority&gt;0&lt;/priority&gt;&lt;publications&gt;&lt;publication&gt;&lt;type&gt;400&lt;/type&gt;&lt;publication_date&gt;99201200001200000000200000&lt;/publication_date&gt;&lt;title&gt;Multi-Country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DB26C3">
              <w:rPr>
                <w:sz w:val="12"/>
                <w:szCs w:val="12"/>
              </w:rPr>
              <w:instrText xml:space="preserve"> ADDIN PAPERS2_CITATIONS &lt;citation&gt;&lt;uuid&gt;F8A2165F-5D78-469A-8354-2A4D29C64B85&lt;/uuid&gt;&lt;priority&gt;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5329D5C5" w14:textId="77777777" w:rsidTr="00021165">
        <w:tc>
          <w:tcPr>
            <w:tcW w:w="3402" w:type="dxa"/>
            <w:shd w:val="clear" w:color="auto" w:fill="auto"/>
            <w:tcMar>
              <w:top w:w="100" w:type="dxa"/>
              <w:left w:w="100" w:type="dxa"/>
              <w:bottom w:w="100" w:type="dxa"/>
              <w:right w:w="100" w:type="dxa"/>
            </w:tcMar>
          </w:tcPr>
          <w:p w14:paraId="059B252E"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subsequently drop out of care. At baseline, 8% dropout in the first year of ART and 5% thereafter.</w:t>
            </w:r>
          </w:p>
        </w:tc>
        <w:tc>
          <w:tcPr>
            <w:tcW w:w="1134" w:type="dxa"/>
            <w:vMerge w:val="restart"/>
            <w:shd w:val="clear" w:color="auto" w:fill="auto"/>
          </w:tcPr>
          <w:p w14:paraId="2BEE1C2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68BA8763"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56E8D9E6"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3DFC2CD7"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0E50F73F" w14:textId="14E2EB4A"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EE6BE4">
              <w:rPr>
                <w:sz w:val="12"/>
                <w:szCs w:val="12"/>
              </w:rPr>
              <w:instrText xml:space="preserve"> ADDIN PAPERS2_CITATIONS &lt;citation&gt;&lt;uuid&gt;EDF4218E-80B5-412E-BF21-6A9A2A83172B&lt;/uuid&gt;&lt;priority&gt;38&lt;/priority&gt;&lt;publications&gt;&lt;publication&gt;&lt;uuid&gt;4A882BF9-DB3B-4DCE-8BE7-D1CA4B2C940B&lt;/uuid&gt;&lt;volume&gt;15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123D26C5" w14:textId="77777777" w:rsidTr="00021165">
        <w:tc>
          <w:tcPr>
            <w:tcW w:w="3402" w:type="dxa"/>
            <w:shd w:val="clear" w:color="auto" w:fill="auto"/>
            <w:tcMar>
              <w:top w:w="100" w:type="dxa"/>
              <w:left w:w="100" w:type="dxa"/>
              <w:bottom w:w="100" w:type="dxa"/>
              <w:right w:w="100" w:type="dxa"/>
            </w:tcMar>
          </w:tcPr>
          <w:p w14:paraId="06FAD504"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only 75% adhere to treatment.</w:t>
            </w:r>
          </w:p>
        </w:tc>
        <w:tc>
          <w:tcPr>
            <w:tcW w:w="1134" w:type="dxa"/>
            <w:vMerge/>
            <w:shd w:val="clear" w:color="auto" w:fill="auto"/>
          </w:tcPr>
          <w:p w14:paraId="5FCAA3E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BFE2676"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6016656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563C962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6D59346D" w14:textId="70C38613"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EE6BE4">
              <w:rPr>
                <w:sz w:val="12"/>
                <w:szCs w:val="12"/>
              </w:rPr>
              <w:instrText xml:space="preserve"> ADDIN PAPERS2_CITATIONS &lt;citation&gt;&lt;uuid&gt;D261D43C-91FA-40E2-972E-8BB8421EC426&lt;/uuid&gt;&lt;priority&gt;39&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01A98C2" w14:textId="77777777" w:rsidTr="00021165">
        <w:tc>
          <w:tcPr>
            <w:tcW w:w="3402" w:type="dxa"/>
            <w:vMerge w:val="restart"/>
            <w:shd w:val="clear" w:color="auto" w:fill="auto"/>
            <w:tcMar>
              <w:top w:w="100" w:type="dxa"/>
              <w:left w:w="100" w:type="dxa"/>
              <w:bottom w:w="100" w:type="dxa"/>
              <w:right w:w="100" w:type="dxa"/>
            </w:tcMar>
          </w:tcPr>
          <w:p w14:paraId="4F052011"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12AC177A"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6F0D5AF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6E689A89"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3DFD79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6CEAE369" w14:textId="77777777" w:rsidTr="00021165">
        <w:tc>
          <w:tcPr>
            <w:tcW w:w="3402" w:type="dxa"/>
            <w:vMerge/>
            <w:shd w:val="clear" w:color="auto" w:fill="auto"/>
            <w:tcMar>
              <w:top w:w="100" w:type="dxa"/>
              <w:left w:w="100" w:type="dxa"/>
              <w:bottom w:w="100" w:type="dxa"/>
              <w:right w:w="100" w:type="dxa"/>
            </w:tcMar>
          </w:tcPr>
          <w:p w14:paraId="57630F8F" w14:textId="77777777" w:rsidR="00260E0F" w:rsidRDefault="00260E0F" w:rsidP="00B119AB">
            <w:pPr>
              <w:pStyle w:val="normal0"/>
              <w:spacing w:line="240" w:lineRule="auto"/>
              <w:contextualSpacing w:val="0"/>
              <w:jc w:val="left"/>
            </w:pPr>
          </w:p>
        </w:tc>
        <w:tc>
          <w:tcPr>
            <w:tcW w:w="1134" w:type="dxa"/>
            <w:vMerge/>
            <w:shd w:val="clear" w:color="auto" w:fill="auto"/>
          </w:tcPr>
          <w:p w14:paraId="0E58CCED"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7FBA49C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8AC7105" w14:textId="452DB77F" w:rsidR="00260E0F" w:rsidRPr="008D305E" w:rsidRDefault="00260E0F" w:rsidP="00B119AB">
            <w:pPr>
              <w:pStyle w:val="normal0"/>
              <w:spacing w:line="240" w:lineRule="auto"/>
              <w:contextualSpacing w:val="0"/>
              <w:jc w:val="left"/>
              <w:rPr>
                <w:sz w:val="16"/>
                <w:szCs w:val="16"/>
              </w:rPr>
            </w:pPr>
            <w:commentRangeStart w:id="68"/>
            <w:r w:rsidRPr="008D305E">
              <w:rPr>
                <w:sz w:val="16"/>
                <w:szCs w:val="16"/>
              </w:rPr>
              <w:t>Immediate ART &amp; HBCT</w:t>
            </w:r>
            <w:commentRangeEnd w:id="68"/>
            <w:r>
              <w:rPr>
                <w:rStyle w:val="CommentReference"/>
              </w:rPr>
              <w:commentReference w:id="68"/>
            </w:r>
            <w:r w:rsidR="008403D4">
              <w:rPr>
                <w:sz w:val="16"/>
                <w:szCs w:val="16"/>
              </w:rPr>
              <w:t xml:space="preserve"> </w:t>
            </w:r>
            <w:commentRangeStart w:id="69"/>
            <w:r w:rsidR="008403D4">
              <w:rPr>
                <w:sz w:val="16"/>
                <w:szCs w:val="16"/>
              </w:rPr>
              <w:t>(every four years, 90% coverage. 5.4% linked if had not previously been diagnosed, else 25%).</w:t>
            </w:r>
            <w:commentRangeEnd w:id="69"/>
            <w:r w:rsidR="00341091">
              <w:rPr>
                <w:rStyle w:val="CommentReference"/>
              </w:rPr>
              <w:commentReference w:id="69"/>
            </w:r>
          </w:p>
        </w:tc>
        <w:tc>
          <w:tcPr>
            <w:tcW w:w="3544" w:type="dxa"/>
            <w:shd w:val="clear" w:color="auto" w:fill="auto"/>
            <w:tcMar>
              <w:top w:w="100" w:type="dxa"/>
              <w:left w:w="100" w:type="dxa"/>
              <w:bottom w:w="100" w:type="dxa"/>
              <w:right w:w="100" w:type="dxa"/>
            </w:tcMar>
          </w:tcPr>
          <w:p w14:paraId="7A7882B0" w14:textId="06F1B05D" w:rsidR="00260E0F" w:rsidRPr="008D305E" w:rsidRDefault="00260E0F" w:rsidP="00B119AB">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5.4% linked if had not previously been diagnosed, else 25%)</w:t>
            </w:r>
            <w:commentRangeStart w:id="70"/>
            <w:r w:rsidRPr="008D305E">
              <w:rPr>
                <w:sz w:val="16"/>
                <w:szCs w:val="16"/>
              </w:rPr>
              <w:t xml:space="preserve">, </w:t>
            </w:r>
            <w:commentRangeStart w:id="71"/>
            <w:r w:rsidRPr="008D305E">
              <w:rPr>
                <w:sz w:val="16"/>
                <w:szCs w:val="16"/>
              </w:rPr>
              <w:t>but 20% fail to start ART and 20% fail to link to ART</w:t>
            </w:r>
            <w:commentRangeEnd w:id="71"/>
            <w:r>
              <w:rPr>
                <w:rStyle w:val="CommentReference"/>
              </w:rPr>
              <w:commentReference w:id="71"/>
            </w:r>
            <w:commentRangeEnd w:id="70"/>
            <w:r w:rsidR="0063026B">
              <w:rPr>
                <w:rStyle w:val="CommentReference"/>
              </w:rPr>
              <w:commentReference w:id="70"/>
            </w:r>
          </w:p>
        </w:tc>
        <w:tc>
          <w:tcPr>
            <w:tcW w:w="2268" w:type="dxa"/>
            <w:shd w:val="clear" w:color="auto" w:fill="auto"/>
            <w:tcMar>
              <w:top w:w="100" w:type="dxa"/>
              <w:left w:w="100" w:type="dxa"/>
              <w:bottom w:w="100" w:type="dxa"/>
              <w:right w:w="100" w:type="dxa"/>
            </w:tcMar>
          </w:tcPr>
          <w:p w14:paraId="7C3A8AC7" w14:textId="268D268C"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Pr>
                <w:sz w:val="12"/>
                <w:szCs w:val="12"/>
              </w:rPr>
              <w:instrText xml:space="preserve"> ADDIN PAPERS2_CITATIONS &lt;citation&gt;&lt;uuid&gt;482BDA9B-AAA8-4D64-9C78-581AF020F885&lt;/uuid&gt;&lt;priority&gt;36&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768DA453" w14:textId="77777777" w:rsidR="00C07325" w:rsidRDefault="00B7495C">
      <w:pPr>
        <w:pStyle w:val="Subtitle"/>
        <w:contextualSpacing w:val="0"/>
      </w:pPr>
      <w:r>
        <w:rPr>
          <w:noProof/>
          <w:lang w:val="en-US"/>
        </w:rPr>
        <mc:AlternateContent>
          <mc:Choice Requires="wps">
            <w:drawing>
              <wp:anchor distT="0" distB="0" distL="114300" distR="114300" simplePos="0" relativeHeight="251665408" behindDoc="0" locked="0" layoutInCell="1" allowOverlap="1" wp14:anchorId="29C864BE" wp14:editId="7D8C178B">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77777777" w:rsidR="0055480B" w:rsidRPr="00B7495C" w:rsidRDefault="0055480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14:paraId="0044721B" w14:textId="77777777" w:rsidR="0055480B" w:rsidRPr="00B7495C" w:rsidRDefault="0055480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4A2CC342" w14:textId="77777777" w:rsidR="00260E0F" w:rsidRDefault="00260E0F">
      <w:pPr>
        <w:sectPr w:rsidR="00260E0F" w:rsidSect="00F40A60">
          <w:pgSz w:w="16838" w:h="11906" w:orient="landscape"/>
          <w:pgMar w:top="284" w:right="1440" w:bottom="284" w:left="1440" w:header="720" w:footer="720" w:gutter="0"/>
          <w:cols w:space="720"/>
        </w:sectPr>
      </w:pPr>
      <w:bookmarkStart w:id="72" w:name="h.y4wfwt853tej" w:colFirst="0" w:colLast="0"/>
      <w:bookmarkStart w:id="73" w:name="h.t1c7wugpot58" w:colFirst="0" w:colLast="0"/>
      <w:bookmarkEnd w:id="72"/>
      <w:bookmarkEnd w:id="73"/>
    </w:p>
    <w:p w14:paraId="3DC902CD" w14:textId="31A67485" w:rsidR="00E21A23" w:rsidRDefault="00E21A23">
      <w:pPr>
        <w:rPr>
          <w:sz w:val="26"/>
        </w:rPr>
      </w:pPr>
    </w:p>
    <w:p w14:paraId="637D57EC" w14:textId="77777777" w:rsidR="005F5B67" w:rsidRDefault="0004446E" w:rsidP="005B464A">
      <w:pPr>
        <w:pStyle w:val="Heading1"/>
        <w:contextualSpacing w:val="0"/>
        <w:rPr>
          <w:ins w:id="74" w:author="Tim Hallett" w:date="2015-01-07T12:42:00Z"/>
          <w:i/>
        </w:rPr>
      </w:pPr>
      <w:r>
        <w:lastRenderedPageBreak/>
        <w:t xml:space="preserve">Results </w:t>
      </w:r>
      <w:r>
        <w:rPr>
          <w:i/>
        </w:rPr>
        <w:t>(1000 words)</w:t>
      </w:r>
    </w:p>
    <w:p w14:paraId="5AA2F6B0" w14:textId="77777777" w:rsidR="00181EEC" w:rsidRDefault="00181EEC" w:rsidP="00784AEC">
      <w:pPr>
        <w:pStyle w:val="normal0"/>
        <w:rPr>
          <w:ins w:id="75" w:author="Tim Hallett" w:date="2015-01-07T12:42:00Z"/>
        </w:rPr>
      </w:pPr>
    </w:p>
    <w:p w14:paraId="5062C897" w14:textId="62FD389C" w:rsidR="00181EEC" w:rsidRPr="00784AEC" w:rsidRDefault="00181EEC" w:rsidP="00784AEC">
      <w:pPr>
        <w:pStyle w:val="normal0"/>
        <w:rPr>
          <w:i/>
        </w:rPr>
      </w:pPr>
      <w:proofErr w:type="gramStart"/>
      <w:ins w:id="76" w:author="Tim Hallett" w:date="2015-01-07T12:42:00Z">
        <w:r w:rsidRPr="00784AEC">
          <w:rPr>
            <w:i/>
          </w:rPr>
          <w:t>Current Sources of Health Losses.</w:t>
        </w:r>
      </w:ins>
      <w:proofErr w:type="gramEnd"/>
    </w:p>
    <w:p w14:paraId="78B63234" w14:textId="346CF4F2" w:rsidR="00906DB9" w:rsidRPr="005F5B67" w:rsidRDefault="00C376C4" w:rsidP="00906DB9">
      <w:pPr>
        <w:pStyle w:val="normal0"/>
        <w:ind w:firstLine="361"/>
      </w:pPr>
      <w:ins w:id="77" w:author="Tim Hallett" w:date="2015-01-07T12:35:00Z">
        <w:r>
          <w:t>We</w:t>
        </w:r>
      </w:ins>
      <w:r w:rsidR="00906DB9">
        <w:t xml:space="preserve"> ran the model in the absence of any interventions to define a baseline scenario.</w:t>
      </w:r>
      <w:r w:rsidR="002D4305">
        <w:t xml:space="preserve"> At baseline, the only route into the HIV care system is via testing through VCT or PICT.</w:t>
      </w:r>
    </w:p>
    <w:p w14:paraId="00B0DD92" w14:textId="77777777" w:rsidR="00832B1B" w:rsidRPr="00FF060A" w:rsidRDefault="00832B1B" w:rsidP="00FF060A">
      <w:pPr>
        <w:pStyle w:val="normal0"/>
        <w:rPr>
          <w:b/>
          <w:i/>
        </w:rPr>
      </w:pPr>
    </w:p>
    <w:p w14:paraId="1C30D414" w14:textId="1FAE1F55" w:rsidR="005F5B67" w:rsidRDefault="00C376C4" w:rsidP="00CA15E4">
      <w:pPr>
        <w:pStyle w:val="normal0"/>
        <w:ind w:firstLine="720"/>
      </w:pPr>
      <w:ins w:id="78" w:author="Tim Hallett" w:date="2015-01-07T12:35:00Z">
        <w:r>
          <w:t>W</w:t>
        </w:r>
      </w:ins>
      <w:r w:rsidR="000A5E0A">
        <w:t xml:space="preserve">e assessed the outcomes of patients from the viewpoint </w:t>
      </w:r>
      <w:r w:rsidR="00A961A6">
        <w:t xml:space="preserve">of </w:t>
      </w:r>
      <w:r w:rsidR="000A5E0A">
        <w:t>the clinic and the community.</w:t>
      </w:r>
      <w:r w:rsidR="00A961A6">
        <w:t xml:space="preserve"> The view of the clinic, considers the care experience of all individuals initiating ART; whereas, the community view considers the care experience of all individuals who suffered an HIV-related death regardless of their state of engagement with care.</w:t>
      </w:r>
      <w:r w:rsidR="000A5E0A">
        <w:t xml:space="preserve"> </w:t>
      </w:r>
      <w:r w:rsidR="004A75A5">
        <w:t>F</w:t>
      </w:r>
      <w:r w:rsidR="00CA15E4">
        <w:t xml:space="preserve">rom figure 2, if we </w:t>
      </w:r>
      <w:r w:rsidR="00434293">
        <w:t>look from the viewpoint of the clinic</w:t>
      </w:r>
      <w:r w:rsidR="00CA15E4">
        <w:t xml:space="preserve">, where we </w:t>
      </w:r>
      <w:r w:rsidR="00434293">
        <w:t xml:space="preserve">examine </w:t>
      </w:r>
      <w:r w:rsidR="00CA15E4">
        <w:t xml:space="preserve">the </w:t>
      </w:r>
      <w:r w:rsidR="00AD2A29">
        <w:t xml:space="preserve">history of care </w:t>
      </w:r>
      <w:r w:rsidR="00CA15E4">
        <w:t xml:space="preserve">engagement </w:t>
      </w:r>
      <w:r w:rsidR="00AD2A29">
        <w:t xml:space="preserve">among individuals initiating ART </w:t>
      </w:r>
      <w:r w:rsidR="00CA15E4">
        <w:t xml:space="preserve">between </w:t>
      </w:r>
      <w:r w:rsidR="00B6198D">
        <w:t>2010 and 2030, we see that 44</w:t>
      </w:r>
      <w:r w:rsidR="00CA15E4">
        <w:t>% of patients that engage with the clinic are retained until t</w:t>
      </w:r>
      <w:r w:rsidR="00B6198D">
        <w:t>hey initiate ART. However, 41</w:t>
      </w:r>
      <w:r w:rsidR="00CA15E4">
        <w:t xml:space="preserve">% of </w:t>
      </w:r>
      <w:ins w:id="79" w:author="Tim Hallett" w:date="2015-01-07T12:37:00Z">
        <w:r w:rsidR="00741DE2">
          <w:t xml:space="preserve">the </w:t>
        </w:r>
      </w:ins>
      <w:ins w:id="80" w:author="Tim Hallett" w:date="2015-01-07T12:38:00Z">
        <w:r w:rsidR="00DA48FC">
          <w:t>deceased persons</w:t>
        </w:r>
      </w:ins>
      <w:ins w:id="81" w:author="Tim Hallett" w:date="2015-01-07T12:37:00Z">
        <w:r w:rsidR="00741DE2">
          <w:t xml:space="preserve"> were</w:t>
        </w:r>
      </w:ins>
      <w:r w:rsidR="00CA15E4">
        <w:t xml:space="preserve"> eligible at first contact with the clinic and are initiated onto ART immediately.</w:t>
      </w:r>
      <w:r w:rsidR="00A54E32">
        <w:t xml:space="preserve"> </w:t>
      </w:r>
      <w:commentRangeStart w:id="82"/>
      <w:proofErr w:type="gramStart"/>
      <w:r w:rsidR="00A54E32">
        <w:t>Among</w:t>
      </w:r>
      <w:commentRangeStart w:id="83"/>
      <w:r w:rsidR="00A54E32">
        <w:t xml:space="preserve"> </w:t>
      </w:r>
      <w:commentRangeEnd w:id="83"/>
      <w:ins w:id="84" w:author="Tim Hallett" w:date="2015-01-07T12:38:00Z">
        <w:r w:rsidR="00DA48FC">
          <w:t xml:space="preserve"> deceased</w:t>
        </w:r>
        <w:proofErr w:type="gramEnd"/>
        <w:r w:rsidR="00DA48FC">
          <w:t xml:space="preserve"> persons </w:t>
        </w:r>
      </w:ins>
      <w:r w:rsidR="00741DE2">
        <w:rPr>
          <w:rStyle w:val="CommentReference"/>
        </w:rPr>
        <w:commentReference w:id="83"/>
      </w:r>
      <w:commentRangeEnd w:id="82"/>
      <w:r w:rsidR="006E641A">
        <w:rPr>
          <w:rStyle w:val="CommentReference"/>
        </w:rPr>
        <w:commentReference w:id="82"/>
      </w:r>
      <w:r w:rsidR="00A54E32">
        <w:t xml:space="preserve">that </w:t>
      </w:r>
      <w:ins w:id="85" w:author="Tim Hallett" w:date="2015-01-07T12:38:00Z">
        <w:r w:rsidR="00DA48FC">
          <w:t xml:space="preserve">had </w:t>
        </w:r>
      </w:ins>
      <w:r w:rsidR="00A54E32">
        <w:t>engage</w:t>
      </w:r>
      <w:ins w:id="86" w:author="Tim Hallett" w:date="2015-01-07T12:38:00Z">
        <w:r w:rsidR="00DA48FC">
          <w:t>d</w:t>
        </w:r>
      </w:ins>
      <w:r w:rsidR="00A54E32">
        <w:t xml:space="preserve"> with pre-ART care, are lost to follow-up </w:t>
      </w:r>
      <w:r w:rsidR="00475FFF">
        <w:t xml:space="preserve">but </w:t>
      </w:r>
      <w:r w:rsidR="00A54E32">
        <w:t xml:space="preserve">subsequently re-engage with care, &lt;1% are not eligible for treatment at return to pre-ART </w:t>
      </w:r>
      <w:commentRangeStart w:id="87"/>
      <w:r w:rsidR="00A54E32">
        <w:t>care</w:t>
      </w:r>
      <w:commentRangeEnd w:id="87"/>
      <w:r w:rsidR="00DA48FC">
        <w:rPr>
          <w:rStyle w:val="CommentReference"/>
        </w:rPr>
        <w:commentReference w:id="87"/>
      </w:r>
      <w:r w:rsidR="00A54E32">
        <w:t>.</w:t>
      </w:r>
    </w:p>
    <w:p w14:paraId="1844B2ED" w14:textId="77777777" w:rsidR="007A51FF" w:rsidRDefault="007A51FF" w:rsidP="00CA15E4">
      <w:pPr>
        <w:pStyle w:val="normal0"/>
        <w:ind w:firstLine="720"/>
      </w:pPr>
    </w:p>
    <w:p w14:paraId="362671C7" w14:textId="44419ADE" w:rsidR="00BF66CB" w:rsidRDefault="007628D2" w:rsidP="00BF66CB">
      <w:pPr>
        <w:pStyle w:val="normal0"/>
        <w:ind w:firstLine="720"/>
      </w:pPr>
      <w:ins w:id="88" w:author="Tim Hallett" w:date="2015-01-07T12:39:00Z">
        <w:r>
          <w:rPr>
            <w:noProof/>
            <w:lang w:val="en-US"/>
          </w:rPr>
          <w:t>In contrast, from the perspective of the whole community,</w:t>
        </w:r>
      </w:ins>
      <w:r w:rsidR="000849D0">
        <w:t xml:space="preserve"> we </w:t>
      </w:r>
      <w:r w:rsidR="007268DB">
        <w:t>see that the major</w:t>
      </w:r>
      <w:r w:rsidR="00B6198D">
        <w:t>ity of HIV-related deaths (57</w:t>
      </w:r>
      <w:r w:rsidR="007268DB">
        <w:t>%) are from individuals who were diagnosed</w:t>
      </w:r>
      <w:r w:rsidR="00E56711">
        <w:t xml:space="preserve"> but failed to start treatment. Among </w:t>
      </w:r>
      <w:r w:rsidR="00F4371A">
        <w:t xml:space="preserve">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7BE7C12F" w14:textId="24091D29" w:rsidR="00181EEC" w:rsidRPr="00181EEC" w:rsidRDefault="00181EEC" w:rsidP="00517DDF">
      <w:pPr>
        <w:pStyle w:val="normal0"/>
        <w:rPr>
          <w:ins w:id="89" w:author="Tim Hallett" w:date="2015-01-07T12:42:00Z"/>
          <w:i/>
        </w:rPr>
      </w:pPr>
    </w:p>
    <w:p w14:paraId="04EB212A" w14:textId="0CB084BD" w:rsidR="00181EEC" w:rsidRPr="00517DDF" w:rsidRDefault="00E56711" w:rsidP="00517DDF">
      <w:pPr>
        <w:pStyle w:val="normal0"/>
        <w:rPr>
          <w:i/>
        </w:rPr>
      </w:pPr>
      <w:r>
        <w:rPr>
          <w:noProof/>
          <w:lang w:val="en-US"/>
        </w:rPr>
        <mc:AlternateContent>
          <mc:Choice Requires="wpg">
            <w:drawing>
              <wp:anchor distT="0" distB="0" distL="114300" distR="114300" simplePos="0" relativeHeight="251659264" behindDoc="0" locked="0" layoutInCell="1" allowOverlap="1" wp14:anchorId="76EC04F0" wp14:editId="027037B8">
                <wp:simplePos x="0" y="0"/>
                <wp:positionH relativeFrom="column">
                  <wp:posOffset>0</wp:posOffset>
                </wp:positionH>
                <wp:positionV relativeFrom="paragraph">
                  <wp:posOffset>38100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77777777" w:rsidR="0055480B" w:rsidRPr="00BF66CB" w:rsidRDefault="0055480B" w:rsidP="00E80833">
                              <w:pPr>
                                <w:pStyle w:val="Subtitle"/>
                                <w:contextualSpacing w:val="0"/>
                              </w:pPr>
                              <w:r>
                                <w:t xml:space="preserve">Figure 2. </w:t>
                              </w:r>
                              <w:proofErr w:type="gramStart"/>
                              <w:r>
                                <w:t>Comparison between the community view and the clinic view of HIV Care.</w:t>
                              </w:r>
                              <w:proofErr w:type="gramEnd"/>
                            </w:p>
                            <w:p w14:paraId="3CFF72B1" w14:textId="77777777" w:rsidR="0055480B" w:rsidRDefault="005548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3pt;width:459pt;height:234pt;z-index:251659264"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9DBB6C5" w14:textId="77777777" w:rsidR="0055480B" w:rsidRPr="00BF66CB" w:rsidRDefault="0055480B" w:rsidP="00E80833">
                        <w:pPr>
                          <w:pStyle w:val="Subtitle"/>
                          <w:contextualSpacing w:val="0"/>
                        </w:pPr>
                        <w:r>
                          <w:t xml:space="preserve">Figure 2. </w:t>
                        </w:r>
                        <w:proofErr w:type="gramStart"/>
                        <w:r>
                          <w:t>Comparison between the community view and the clinic view of HIV Care.</w:t>
                        </w:r>
                        <w:proofErr w:type="gramEnd"/>
                      </w:p>
                      <w:p w14:paraId="3CFF72B1" w14:textId="77777777" w:rsidR="0055480B" w:rsidRDefault="0055480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3" o:title="Figure2.pdf"/>
                  <v:path arrowok="t"/>
                </v:shape>
                <w10:wrap type="through"/>
              </v:group>
            </w:pict>
          </mc:Fallback>
        </mc:AlternateContent>
      </w:r>
      <w:ins w:id="90" w:author="Tim Hallett" w:date="2015-01-07T12:42:00Z">
        <w:r w:rsidR="00181EEC" w:rsidRPr="00517DDF">
          <w:rPr>
            <w:i/>
          </w:rPr>
          <w:t>The Impact of Isolated Interventions</w:t>
        </w:r>
      </w:ins>
    </w:p>
    <w:p w14:paraId="4B63E9C0" w14:textId="48CECDF5" w:rsidR="000743C3" w:rsidRDefault="008C3ADF" w:rsidP="00E757ED">
      <w:pPr>
        <w:pStyle w:val="normal0"/>
        <w:ind w:firstLine="720"/>
        <w:rPr>
          <w:ins w:id="91" w:author="Tim Hallett" w:date="2015-01-07T12:44:00Z"/>
        </w:rPr>
      </w:pPr>
      <w:ins w:id="92" w:author="Tim Hallett" w:date="2015-01-07T12:43:00Z">
        <w:r>
          <w:t>W</w:t>
        </w:r>
      </w:ins>
      <w:r w:rsidR="009A799E">
        <w:t>e applied each of our 12 interventions in turn and assessed the impact on DALYs averted, compared to baseline, and the additional cost of care, compared to baseline, between 2010 and 2030 (figure 3).</w:t>
      </w:r>
      <w:r w:rsidR="00E757ED">
        <w:rPr>
          <w:noProof/>
          <w:lang w:val="en-US"/>
        </w:rPr>
        <w:t xml:space="preserve"> </w:t>
      </w:r>
      <w:r w:rsidR="00BA6022">
        <w:t>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xml:space="preserve">. These three interventions </w:t>
      </w:r>
      <w:r w:rsidR="007B4ADA">
        <w:t>actively seek individuals and in the case of Immediate ART and Universal Test and Treat, remove pre-ART care completely.</w:t>
      </w:r>
    </w:p>
    <w:p w14:paraId="530B4C02" w14:textId="355DA4D7" w:rsidR="0050562A" w:rsidRDefault="0050562A" w:rsidP="00E757ED">
      <w:pPr>
        <w:pStyle w:val="normal0"/>
        <w:ind w:firstLine="720"/>
      </w:pPr>
      <w:r>
        <w:t xml:space="preserve">The remaining </w:t>
      </w:r>
      <w:ins w:id="93" w:author="Ellen McRobie" w:date="2015-01-06T10:32:00Z">
        <w:r w:rsidR="005A49AF">
          <w:t xml:space="preserve">single </w:t>
        </w:r>
      </w:ins>
      <w:r>
        <w:t>interventions</w:t>
      </w:r>
      <w:r w:rsidR="00D5677F">
        <w:t xml:space="preserve"> are less impactful but highlight important issues in the dynamics of HIV care. For instance, the ART Outreach and Adherence interventions are not </w:t>
      </w:r>
      <w:ins w:id="94" w:author="Tim Hallett" w:date="2015-01-07T12:44:00Z">
        <w:r w:rsidR="000743C3">
          <w:t xml:space="preserve">highly </w:t>
        </w:r>
      </w:ins>
      <w:r w:rsidR="00D5677F">
        <w:lastRenderedPageBreak/>
        <w:t>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736FB9B9" w14:textId="77777777" w:rsidR="00BB0E0E" w:rsidRDefault="00BB0E0E" w:rsidP="00FF060A">
      <w:pPr>
        <w:pStyle w:val="normal0"/>
      </w:pPr>
    </w:p>
    <w:p w14:paraId="2034D59C" w14:textId="18F04C18" w:rsidR="00F542BC" w:rsidRDefault="00BB0E0E" w:rsidP="00FF060A">
      <w:pPr>
        <w:pStyle w:val="normal0"/>
      </w:pPr>
      <w:r>
        <w:tab/>
      </w:r>
      <w:ins w:id="95" w:author="Tim Hallett" w:date="2015-01-07T12:46:00Z">
        <w:r w:rsidR="00147C94">
          <w:t>Among the testing interventions,</w:t>
        </w:r>
      </w:ins>
      <w:r w:rsidR="007125CC">
        <w:t xml:space="preserve">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25F38EA0" w14:textId="77777777" w:rsidR="00F542BC" w:rsidRDefault="00F542BC" w:rsidP="00FF060A">
      <w:pPr>
        <w:pStyle w:val="normal0"/>
      </w:pPr>
    </w:p>
    <w:p w14:paraId="0BB35882" w14:textId="77777777"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7A573888" w14:textId="77777777" w:rsidR="00FA201D" w:rsidRDefault="00FA201D" w:rsidP="00F542BC">
      <w:pPr>
        <w:pStyle w:val="normal0"/>
        <w:ind w:firstLine="720"/>
      </w:pPr>
    </w:p>
    <w:p w14:paraId="2597462F" w14:textId="25915B76" w:rsidR="00A319B9" w:rsidRDefault="00FF1D10" w:rsidP="00E56711">
      <w:pPr>
        <w:pStyle w:val="normal0"/>
        <w:ind w:firstLine="720"/>
        <w:rPr>
          <w:ins w:id="96" w:author="Tim Hallett" w:date="2015-01-07T12:43:00Z"/>
        </w:rPr>
      </w:pPr>
      <w:r>
        <w:t>The pre-ART retention interventions each have quite an impact on averting DALYs.</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w:t>
      </w:r>
      <w:ins w:id="97" w:author="Tim Hallett" w:date="2015-01-07T12:59:00Z">
        <w:r w:rsidR="002A1595">
          <w:t xml:space="preserve"> </w:t>
        </w:r>
      </w:ins>
      <w:r w:rsidR="008B5425">
        <w:t>due to the cost of additional testing retaining individuals in pre-ART care incurs</w:t>
      </w:r>
      <w:r w:rsidR="0035786F">
        <w:t xml:space="preserve"> (</w:t>
      </w:r>
      <w:r w:rsidR="00BB3896">
        <w:t>$983.26m vs. $689.03m</w:t>
      </w:r>
      <w:r w:rsidR="0035786F">
        <w:t>)</w:t>
      </w:r>
      <w:r w:rsidR="008B5425">
        <w:t xml:space="preserve">. If we compare the POC CD4 intervention against the VCT POC CD4 intervention, we see that the </w:t>
      </w:r>
      <w:r w:rsidR="009B233A">
        <w:t xml:space="preserve">former </w:t>
      </w:r>
      <w:r w:rsidR="008B5425">
        <w:t xml:space="preserve">is less impactful and also cheaper than the </w:t>
      </w:r>
      <w:r w:rsidR="009B233A">
        <w:t xml:space="preserve">latter </w:t>
      </w:r>
      <w:r w:rsidR="00E543C9">
        <w:t>(1,352,379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w:t>
      </w:r>
      <w:ins w:id="98" w:author="Ellen McRobie" w:date="2015-01-06T10:34:00Z">
        <w:r w:rsidR="006D7990">
          <w:t>a</w:t>
        </w:r>
      </w:ins>
      <w:r w:rsidR="002D5BC2">
        <w:t>dherence interventions.</w:t>
      </w:r>
      <w:r w:rsidR="00825171" w:rsidRPr="00825171">
        <w:rPr>
          <w:noProof/>
          <w:lang w:val="en-US"/>
        </w:rPr>
        <w:t xml:space="preserve"> </w:t>
      </w:r>
      <w:r w:rsidR="00E1353D" w:rsidRPr="00E1353D">
        <w:rPr>
          <w:noProof/>
          <w:lang w:val="en-US"/>
        </w:rPr>
        <w:t xml:space="preserve"> </w:t>
      </w:r>
    </w:p>
    <w:p w14:paraId="376C2D73" w14:textId="77777777" w:rsidR="00181EEC" w:rsidRDefault="00181EEC" w:rsidP="00E56711">
      <w:pPr>
        <w:pStyle w:val="normal0"/>
        <w:rPr>
          <w:ins w:id="99" w:author="Tim Hallett" w:date="2015-01-07T12:43:00Z"/>
          <w:i/>
        </w:rPr>
      </w:pPr>
    </w:p>
    <w:p w14:paraId="4C186D58" w14:textId="77777777" w:rsidR="00181EEC" w:rsidRPr="00E56711" w:rsidRDefault="00181EEC" w:rsidP="00E56711">
      <w:pPr>
        <w:pStyle w:val="normal0"/>
        <w:rPr>
          <w:ins w:id="100" w:author="Tim Hallett" w:date="2015-01-07T12:43:00Z"/>
          <w:i/>
        </w:rPr>
      </w:pPr>
      <w:ins w:id="101" w:author="Tim Hallett" w:date="2015-01-07T12:43:00Z">
        <w:r w:rsidRPr="00E56711">
          <w:rPr>
            <w:i/>
          </w:rPr>
          <w:t>The Impact of Bundles Of Interventions</w:t>
        </w:r>
      </w:ins>
    </w:p>
    <w:p w14:paraId="60279744" w14:textId="77777777" w:rsidR="00181EEC" w:rsidRPr="004D3BDD" w:rsidRDefault="00181EEC" w:rsidP="00A319B9">
      <w:pPr>
        <w:pStyle w:val="normal0"/>
        <w:ind w:firstLine="720"/>
      </w:pPr>
    </w:p>
    <w:p w14:paraId="453B813D" w14:textId="71A99862" w:rsidR="0045606F" w:rsidRDefault="003A4313" w:rsidP="003A4313">
      <w:pPr>
        <w:pStyle w:val="normal0"/>
        <w:ind w:firstLine="361"/>
      </w:pPr>
      <w:r>
        <w:t xml:space="preserve">Our results from the univariate analysis indicate that there is no single high-impact low-cost intervention, highlighting that there is no single point of weakness along the cascade of care but rather deficiencies throughout. </w:t>
      </w:r>
      <w:proofErr w:type="gramStart"/>
      <w:ins w:id="102" w:author="Tim Hallett" w:date="2015-01-07T13:00:00Z">
        <w:r>
          <w:t xml:space="preserve">An optimal combination of interventions can be found by simulating all possible combinations of interventions and selecting those </w:t>
        </w:r>
      </w:ins>
      <w:r w:rsidR="00533DB5">
        <w:t>that</w:t>
      </w:r>
      <w:ins w:id="103" w:author="Tim Hallett" w:date="2015-01-07T13:00:00Z">
        <w:r>
          <w:t>, at each budget level, provide the greatest increase in health</w:t>
        </w:r>
        <w:proofErr w:type="gramEnd"/>
        <w:r>
          <w:t xml:space="preserve">. </w:t>
        </w:r>
      </w:ins>
      <w:ins w:id="104" w:author="Tim Hallett" w:date="2015-01-07T13:02:00Z">
        <w:r w:rsidR="00E259EF">
          <w:t>We did this for all the ‘realistic’ interventions and imposed the additional constraint that</w:t>
        </w:r>
        <w:commentRangeStart w:id="105"/>
        <w:r w:rsidR="00E259EF">
          <w:t>,</w:t>
        </w:r>
        <w:commentRangeStart w:id="106"/>
        <w:r w:rsidR="00E259EF">
          <w:t xml:space="preserve"> once an intervention has been included in the combination at one budget level it cannot be removed at higher budget levels. </w:t>
        </w:r>
      </w:ins>
      <w:commentRangeEnd w:id="105"/>
      <w:ins w:id="107" w:author="Tim Hallett" w:date="2015-01-07T13:03:00Z">
        <w:r w:rsidR="00E259EF">
          <w:rPr>
            <w:rStyle w:val="CommentReference"/>
          </w:rPr>
          <w:commentReference w:id="105"/>
        </w:r>
      </w:ins>
      <w:commentRangeEnd w:id="106"/>
      <w:r w:rsidR="00533DB5">
        <w:rPr>
          <w:rStyle w:val="CommentReference"/>
        </w:rPr>
        <w:commentReference w:id="106"/>
      </w:r>
      <w:ins w:id="109" w:author="Tim Hallett" w:date="2015-01-07T13:04:00Z">
        <w:r w:rsidR="006444A3">
          <w:t>Figure 4.</w:t>
        </w:r>
      </w:ins>
    </w:p>
    <w:p w14:paraId="5759825F" w14:textId="77777777" w:rsidR="00903165" w:rsidRDefault="00903165" w:rsidP="00BE6FB5">
      <w:pPr>
        <w:pStyle w:val="normal0"/>
        <w:ind w:firstLine="720"/>
      </w:pPr>
    </w:p>
    <w:p w14:paraId="16D9E26B" w14:textId="7776A62C" w:rsidR="006444A3" w:rsidRDefault="009B2545" w:rsidP="00BE6FB5">
      <w:pPr>
        <w:pStyle w:val="normal0"/>
        <w:ind w:firstLine="720"/>
        <w:rPr>
          <w:ins w:id="110" w:author="Tim Hallett" w:date="2015-01-07T13:05:00Z"/>
        </w:rPr>
      </w:pPr>
      <w:r>
        <w:t>A combination of six interventions averts 4.45m DALYs</w:t>
      </w:r>
      <w:r w:rsidR="00971178">
        <w:t xml:space="preserve"> at a cost of $353 per DALY averted. The interventions used are </w:t>
      </w:r>
      <w:r w:rsidR="00BE6FB5">
        <w:t xml:space="preserve">ART Outreach ($310 per DALY averted), POC CD4 ($346 per DALY averted), VCT POC CD4 ($347 per DALY </w:t>
      </w:r>
      <w:r w:rsidR="00BE6FB5">
        <w:lastRenderedPageBreak/>
        <w:t>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w:t>
      </w:r>
    </w:p>
    <w:p w14:paraId="261207AD" w14:textId="77777777" w:rsidR="00903165" w:rsidRDefault="00903165" w:rsidP="00BE6FB5">
      <w:pPr>
        <w:pStyle w:val="normal0"/>
        <w:ind w:firstLine="720"/>
      </w:pPr>
    </w:p>
    <w:p w14:paraId="3FCFF3DE" w14:textId="77777777" w:rsidR="005B464A" w:rsidRDefault="004F7A14" w:rsidP="00BE6FB5">
      <w:pPr>
        <w:pStyle w:val="normal0"/>
        <w:ind w:firstLine="720"/>
        <w:rPr>
          <w:ins w:id="111" w:author="Tim Hallett" w:date="2015-01-07T13:05:00Z"/>
        </w:rPr>
      </w:pPr>
      <w:r>
        <w:t xml:space="preserve">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t xml:space="preserve"> ($363 vs. $803 per DALY averted)</w:t>
      </w:r>
      <w:r w:rsidR="004556D6">
        <w:t>, shown in figure 5.</w:t>
      </w:r>
    </w:p>
    <w:p w14:paraId="732F28C1" w14:textId="77777777" w:rsidR="00ED5EB8" w:rsidRDefault="00ED5EB8" w:rsidP="00ED5EB8">
      <w:pPr>
        <w:pStyle w:val="normal0"/>
        <w:jc w:val="left"/>
      </w:pPr>
    </w:p>
    <w:p w14:paraId="2363E85D" w14:textId="53277C9C" w:rsidR="00943332" w:rsidRDefault="00F8182E" w:rsidP="00943332">
      <w:pPr>
        <w:pStyle w:val="normal0"/>
      </w:pPr>
      <w:r>
        <w:tab/>
        <w:t xml:space="preserve">While the total number of HIV-related deaths between 2010 and 2030 for the combination of interventions is comparable to that of Universal Test and Treat (91,326 vs. </w:t>
      </w:r>
      <w:r w:rsidRPr="00F8182E">
        <w:t>90</w:t>
      </w:r>
      <w:r>
        <w:t>,</w:t>
      </w:r>
      <w:r w:rsidRPr="00F8182E">
        <w:t>701</w:t>
      </w:r>
      <w:r>
        <w:t xml:space="preserve"> respectively), the distribution of care experience among patients who suffer HIV-related deaths </w:t>
      </w:r>
      <w:r w:rsidR="00E4757E">
        <w:t>differs.</w:t>
      </w:r>
      <w:r w:rsidR="0076557A">
        <w:t xml:space="preserve"> With the combination of interventions, the majority of HIV-related deaths occur among individuals who have not initiated ART, with 30% of individuals never tested and 34% of individuals tested but never initiating ART. </w:t>
      </w:r>
      <w:r w:rsidR="0057217D">
        <w:t xml:space="preserve">Yet, this is a dramatic </w:t>
      </w:r>
      <w:r w:rsidR="00E46413">
        <w:t>reduction</w:t>
      </w:r>
      <w:r w:rsidR="0057217D">
        <w:t xml:space="preserve"> from the baseline scenario where 57% of HIV-related deaths were among individuals who were tested but never initiated ART.</w:t>
      </w:r>
      <w:r w:rsidR="00E90FA6">
        <w:t xml:space="preserve"> In contrast, HIV-related deaths when the Universal Test and Treat intervention is applied are predominantly in among patients who have initiated ART (86%), and in particular those who initiated ART but were then lost from care (50%).</w:t>
      </w:r>
    </w:p>
    <w:p w14:paraId="49709BB4" w14:textId="77777777" w:rsidR="00943332" w:rsidRDefault="00943332" w:rsidP="00943332">
      <w:pPr>
        <w:pStyle w:val="normal0"/>
      </w:pPr>
    </w:p>
    <w:p w14:paraId="00121B44" w14:textId="77777777" w:rsidR="00943332" w:rsidRDefault="00943332" w:rsidP="00943332">
      <w:pPr>
        <w:pStyle w:val="normal0"/>
        <w:sectPr w:rsidR="00943332">
          <w:pgSz w:w="11906" w:h="16838"/>
          <w:pgMar w:top="1440" w:right="1440" w:bottom="1440" w:left="1440" w:header="720" w:footer="720" w:gutter="0"/>
          <w:cols w:space="720"/>
        </w:sectPr>
      </w:pPr>
    </w:p>
    <w:p w14:paraId="5B6B93BE" w14:textId="1B0B14A8" w:rsidR="00297244" w:rsidRDefault="00B119AB" w:rsidP="007C44B8">
      <w:pPr>
        <w:pStyle w:val="normal0"/>
        <w:ind w:firstLine="720"/>
      </w:pPr>
      <w:r>
        <w:rPr>
          <w:noProof/>
          <w:lang w:val="en-US"/>
        </w:rPr>
        <mc:AlternateContent>
          <mc:Choice Requires="wpg">
            <w:drawing>
              <wp:anchor distT="0" distB="0" distL="114300" distR="114300" simplePos="0" relativeHeight="251663360" behindDoc="0" locked="0" layoutInCell="1" allowOverlap="1" wp14:anchorId="599C3B0A" wp14:editId="26164A03">
                <wp:simplePos x="0" y="0"/>
                <wp:positionH relativeFrom="column">
                  <wp:posOffset>-457200</wp:posOffset>
                </wp:positionH>
                <wp:positionV relativeFrom="paragraph">
                  <wp:posOffset>571500</wp:posOffset>
                </wp:positionV>
                <wp:extent cx="9175750" cy="4744085"/>
                <wp:effectExtent l="25400" t="25400" r="0" b="5715"/>
                <wp:wrapTopAndBottom/>
                <wp:docPr id="20" name="Group 20"/>
                <wp:cNvGraphicFramePr/>
                <a:graphic xmlns:a="http://schemas.openxmlformats.org/drawingml/2006/main">
                  <a:graphicData uri="http://schemas.microsoft.com/office/word/2010/wordprocessingGroup">
                    <wpg:wgp>
                      <wpg:cNvGrpSpPr/>
                      <wpg:grpSpPr>
                        <a:xfrm>
                          <a:off x="0" y="0"/>
                          <a:ext cx="9175750" cy="474408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77777777" w:rsidR="0055480B" w:rsidRPr="00B7495C" w:rsidRDefault="0055480B"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35.95pt;margin-top:45pt;width:722.5pt;height:373.55pt;z-index:251663360;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5"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946A52A" w14:textId="77777777" w:rsidR="0055480B" w:rsidRPr="00B7495C" w:rsidRDefault="0055480B"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v:textbox>
                </v:shape>
                <w10:wrap type="topAndBottom"/>
              </v:group>
            </w:pict>
          </mc:Fallback>
        </mc:AlternateContent>
      </w:r>
    </w:p>
    <w:p w14:paraId="65D86D36" w14:textId="77777777" w:rsidR="00B119AB" w:rsidRDefault="00B119AB" w:rsidP="00BE6FB5">
      <w:pPr>
        <w:pStyle w:val="normal0"/>
        <w:ind w:firstLine="720"/>
        <w:sectPr w:rsidR="00B119AB" w:rsidSect="00B119AB">
          <w:pgSz w:w="16838" w:h="11906" w:orient="landscape"/>
          <w:pgMar w:top="1440" w:right="1440" w:bottom="1440" w:left="1440" w:header="720" w:footer="720" w:gutter="0"/>
          <w:cols w:space="720"/>
        </w:sectPr>
      </w:pPr>
    </w:p>
    <w:p w14:paraId="490FBA89" w14:textId="5206B19B" w:rsidR="00297244" w:rsidRDefault="00297244" w:rsidP="00BE6FB5">
      <w:pPr>
        <w:pStyle w:val="normal0"/>
        <w:ind w:firstLine="720"/>
      </w:pPr>
    </w:p>
    <w:tbl>
      <w:tblPr>
        <w:tblStyle w:val="LightGrid"/>
        <w:tblpPr w:leftFromText="180" w:rightFromText="180" w:vertAnchor="text" w:horzAnchor="page" w:tblpX="1369" w:tblpY="87"/>
        <w:tblW w:w="0" w:type="auto"/>
        <w:tblLook w:val="04A0" w:firstRow="1" w:lastRow="0" w:firstColumn="1" w:lastColumn="0" w:noHBand="0" w:noVBand="1"/>
      </w:tblPr>
      <w:tblGrid>
        <w:gridCol w:w="1935"/>
        <w:gridCol w:w="1739"/>
        <w:gridCol w:w="1916"/>
        <w:gridCol w:w="1826"/>
        <w:gridCol w:w="1826"/>
      </w:tblGrid>
      <w:tr w:rsidR="001E7E5D" w14:paraId="1663FC4D" w14:textId="77777777" w:rsidTr="001E7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4E58364E" w14:textId="77777777" w:rsidR="001E7E5D" w:rsidRDefault="001E7E5D" w:rsidP="001E7E5D">
            <w:pPr>
              <w:pStyle w:val="normal0"/>
            </w:pPr>
            <w:r>
              <w:t>Intervention</w:t>
            </w:r>
          </w:p>
        </w:tc>
        <w:tc>
          <w:tcPr>
            <w:tcW w:w="1739" w:type="dxa"/>
          </w:tcPr>
          <w:p w14:paraId="29282421" w14:textId="77777777" w:rsidR="001E7E5D" w:rsidRDefault="001E7E5D" w:rsidP="001E7E5D">
            <w:pPr>
              <w:pStyle w:val="normal0"/>
              <w:cnfStyle w:val="100000000000" w:firstRow="1" w:lastRow="0" w:firstColumn="0" w:lastColumn="0" w:oddVBand="0" w:evenVBand="0" w:oddHBand="0" w:evenHBand="0" w:firstRowFirstColumn="0" w:firstRowLastColumn="0" w:lastRowFirstColumn="0" w:lastRowLastColumn="0"/>
            </w:pPr>
            <w:r>
              <w:t>DALYs averted (</w:t>
            </w:r>
            <w:r w:rsidRPr="00863A5E">
              <w:rPr>
                <w:i/>
              </w:rPr>
              <w:t>D</w:t>
            </w:r>
            <w:r>
              <w:t>)</w:t>
            </w:r>
          </w:p>
        </w:tc>
        <w:tc>
          <w:tcPr>
            <w:tcW w:w="1916" w:type="dxa"/>
          </w:tcPr>
          <w:p w14:paraId="5AEE83A0" w14:textId="77777777" w:rsidR="00565AAF" w:rsidRDefault="001E7E5D" w:rsidP="001E7E5D">
            <w:pPr>
              <w:pStyle w:val="normal0"/>
              <w:cnfStyle w:val="100000000000" w:firstRow="1" w:lastRow="0" w:firstColumn="0" w:lastColumn="0" w:oddVBand="0" w:evenVBand="0" w:oddHBand="0" w:evenHBand="0" w:firstRowFirstColumn="0" w:firstRowLastColumn="0" w:lastRowFirstColumn="0" w:lastRowLastColumn="0"/>
            </w:pPr>
            <w:r>
              <w:t xml:space="preserve">Additional Cost </w:t>
            </w:r>
          </w:p>
          <w:p w14:paraId="03FEDF02" w14:textId="0B3C6F3D" w:rsidR="001E7E5D" w:rsidRDefault="001E7E5D" w:rsidP="001E7E5D">
            <w:pPr>
              <w:pStyle w:val="normal0"/>
              <w:cnfStyle w:val="100000000000" w:firstRow="1" w:lastRow="0" w:firstColumn="0" w:lastColumn="0" w:oddVBand="0" w:evenVBand="0" w:oddHBand="0" w:evenHBand="0" w:firstRowFirstColumn="0" w:firstRowLastColumn="0" w:lastRowFirstColumn="0" w:lastRowLastColumn="0"/>
            </w:pPr>
            <w:r>
              <w:t>(2013 USD) (</w:t>
            </w:r>
            <w:r w:rsidRPr="00863A5E">
              <w:rPr>
                <w:i/>
              </w:rPr>
              <w:t>C</w:t>
            </w:r>
            <w:r>
              <w:t>)</w:t>
            </w:r>
          </w:p>
        </w:tc>
        <w:tc>
          <w:tcPr>
            <w:tcW w:w="1826" w:type="dxa"/>
          </w:tcPr>
          <w:p w14:paraId="63BDFB1C" w14:textId="77777777" w:rsidR="001E7E5D" w:rsidRDefault="001E7E5D" w:rsidP="001E7E5D">
            <w:pPr>
              <w:pStyle w:val="normal0"/>
              <w:cnfStyle w:val="100000000000" w:firstRow="1" w:lastRow="0" w:firstColumn="0" w:lastColumn="0" w:oddVBand="0" w:evenVBand="0" w:oddHBand="0" w:evenHBand="0" w:firstRowFirstColumn="0" w:firstRowLastColumn="0" w:lastRowFirstColumn="0" w:lastRowLastColumn="0"/>
            </w:pPr>
            <w:r>
              <w:t>ICER</w:t>
            </w:r>
          </w:p>
          <w:p w14:paraId="0A574189" w14:textId="77777777" w:rsidR="001E7E5D" w:rsidRPr="00863A5E" w:rsidRDefault="001E7E5D" w:rsidP="001E7E5D">
            <w:pPr>
              <w:pStyle w:val="normal0"/>
              <w:cnfStyle w:val="100000000000" w:firstRow="1" w:lastRow="0" w:firstColumn="0" w:lastColumn="0" w:oddVBand="0" w:evenVBand="0" w:oddHBand="0" w:evenHBand="0" w:firstRowFirstColumn="0" w:firstRowLastColumn="0" w:lastRowFirstColumn="0" w:lastRowLastColumn="0"/>
              <w:rPr>
                <w:i/>
              </w:rPr>
            </w:pPr>
            <w:r w:rsidRPr="00863A5E">
              <w:rPr>
                <w:i/>
              </w:rPr>
              <w:t>(C1-C2) / (D1-D2)</w:t>
            </w:r>
          </w:p>
        </w:tc>
        <w:tc>
          <w:tcPr>
            <w:tcW w:w="1826" w:type="dxa"/>
          </w:tcPr>
          <w:p w14:paraId="5079C882" w14:textId="77777777" w:rsidR="001E7E5D" w:rsidRDefault="001E7E5D" w:rsidP="001E7E5D">
            <w:pPr>
              <w:pStyle w:val="normal0"/>
              <w:cnfStyle w:val="100000000000" w:firstRow="1" w:lastRow="0" w:firstColumn="0" w:lastColumn="0" w:oddVBand="0" w:evenVBand="0" w:oddHBand="0" w:evenHBand="0" w:firstRowFirstColumn="0" w:firstRowLastColumn="0" w:lastRowFirstColumn="0" w:lastRowLastColumn="0"/>
            </w:pPr>
            <w:r>
              <w:t>ACER</w:t>
            </w:r>
          </w:p>
          <w:p w14:paraId="6B0E15B7" w14:textId="77777777" w:rsidR="001E7E5D" w:rsidRPr="00863A5E" w:rsidRDefault="001E7E5D" w:rsidP="001E7E5D">
            <w:pPr>
              <w:pStyle w:val="normal0"/>
              <w:cnfStyle w:val="100000000000" w:firstRow="1" w:lastRow="0" w:firstColumn="0" w:lastColumn="0" w:oddVBand="0" w:evenVBand="0" w:oddHBand="0" w:evenHBand="0" w:firstRowFirstColumn="0" w:firstRowLastColumn="0" w:lastRowFirstColumn="0" w:lastRowLastColumn="0"/>
              <w:rPr>
                <w:i/>
              </w:rPr>
            </w:pPr>
            <w:r w:rsidRPr="00863A5E">
              <w:rPr>
                <w:i/>
              </w:rPr>
              <w:t>C / D</w:t>
            </w:r>
          </w:p>
        </w:tc>
      </w:tr>
      <w:tr w:rsidR="001E7E5D" w14:paraId="65F9A51A" w14:textId="77777777" w:rsidTr="001E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670AA7F5" w14:textId="77777777" w:rsidR="001E7E5D" w:rsidRDefault="001E7E5D" w:rsidP="001E7E5D">
            <w:pPr>
              <w:pStyle w:val="normal0"/>
            </w:pPr>
            <w:r>
              <w:t>ART Outreach</w:t>
            </w:r>
          </w:p>
        </w:tc>
        <w:tc>
          <w:tcPr>
            <w:tcW w:w="1739" w:type="dxa"/>
          </w:tcPr>
          <w:p w14:paraId="1EDA4AAE"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629,616 </w:t>
            </w:r>
          </w:p>
        </w:tc>
        <w:tc>
          <w:tcPr>
            <w:tcW w:w="1916" w:type="dxa"/>
          </w:tcPr>
          <w:p w14:paraId="376FC589"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$194,921,903 </w:t>
            </w:r>
          </w:p>
        </w:tc>
        <w:tc>
          <w:tcPr>
            <w:tcW w:w="1826" w:type="dxa"/>
          </w:tcPr>
          <w:p w14:paraId="55F9E7D1"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309.59 </w:t>
            </w:r>
          </w:p>
        </w:tc>
        <w:tc>
          <w:tcPr>
            <w:tcW w:w="1826" w:type="dxa"/>
          </w:tcPr>
          <w:p w14:paraId="6F3F2EF7"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309.59 </w:t>
            </w:r>
          </w:p>
        </w:tc>
      </w:tr>
      <w:tr w:rsidR="001E7E5D" w14:paraId="7E5C268A" w14:textId="77777777" w:rsidTr="001E7E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353FBB86" w14:textId="77777777" w:rsidR="001E7E5D" w:rsidRDefault="001E7E5D" w:rsidP="001E7E5D">
            <w:pPr>
              <w:pStyle w:val="normal0"/>
            </w:pPr>
            <w:r>
              <w:t xml:space="preserve">ART Outreach + </w:t>
            </w:r>
          </w:p>
          <w:p w14:paraId="6909DECA" w14:textId="77777777" w:rsidR="001E7E5D" w:rsidRPr="0056226B" w:rsidRDefault="001E7E5D" w:rsidP="001E7E5D">
            <w:pPr>
              <w:pStyle w:val="normal0"/>
            </w:pPr>
            <w:r>
              <w:t>POC CD4</w:t>
            </w:r>
          </w:p>
        </w:tc>
        <w:tc>
          <w:tcPr>
            <w:tcW w:w="1739" w:type="dxa"/>
          </w:tcPr>
          <w:p w14:paraId="3AB4E6CA"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2,223,066 </w:t>
            </w:r>
          </w:p>
        </w:tc>
        <w:tc>
          <w:tcPr>
            <w:tcW w:w="1916" w:type="dxa"/>
          </w:tcPr>
          <w:p w14:paraId="4906B371"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$769,432,754 </w:t>
            </w:r>
          </w:p>
        </w:tc>
        <w:tc>
          <w:tcPr>
            <w:tcW w:w="1826" w:type="dxa"/>
          </w:tcPr>
          <w:p w14:paraId="211ECAA6"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360.55 </w:t>
            </w:r>
          </w:p>
        </w:tc>
        <w:tc>
          <w:tcPr>
            <w:tcW w:w="1826" w:type="dxa"/>
          </w:tcPr>
          <w:p w14:paraId="3550F88E"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346.11 </w:t>
            </w:r>
          </w:p>
        </w:tc>
      </w:tr>
      <w:tr w:rsidR="001E7E5D" w14:paraId="5B1B253B" w14:textId="77777777" w:rsidTr="001E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303F7CDC" w14:textId="77777777" w:rsidR="001E7E5D" w:rsidRDefault="001E7E5D" w:rsidP="001E7E5D">
            <w:pPr>
              <w:pStyle w:val="normal0"/>
            </w:pPr>
            <w:r>
              <w:t>ART Outreach +</w:t>
            </w:r>
          </w:p>
          <w:p w14:paraId="0EA5E029" w14:textId="77777777" w:rsidR="001E7E5D" w:rsidRDefault="001E7E5D" w:rsidP="001E7E5D">
            <w:pPr>
              <w:pStyle w:val="normal0"/>
            </w:pPr>
            <w:r>
              <w:t xml:space="preserve">POC CD4 + </w:t>
            </w:r>
          </w:p>
          <w:p w14:paraId="0C954F60" w14:textId="77777777" w:rsidR="001E7E5D" w:rsidRDefault="001E7E5D" w:rsidP="001E7E5D">
            <w:pPr>
              <w:pStyle w:val="normal0"/>
            </w:pPr>
            <w:r>
              <w:t>VCT POC CD4</w:t>
            </w:r>
          </w:p>
        </w:tc>
        <w:tc>
          <w:tcPr>
            <w:tcW w:w="1739" w:type="dxa"/>
          </w:tcPr>
          <w:p w14:paraId="5712DE7B"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2,912,715 </w:t>
            </w:r>
          </w:p>
        </w:tc>
        <w:tc>
          <w:tcPr>
            <w:tcW w:w="1916" w:type="dxa"/>
          </w:tcPr>
          <w:p w14:paraId="09EDEEE7"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$1,012,525,439 </w:t>
            </w:r>
          </w:p>
        </w:tc>
        <w:tc>
          <w:tcPr>
            <w:tcW w:w="1826" w:type="dxa"/>
          </w:tcPr>
          <w:p w14:paraId="07F2BBB5"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352.49 </w:t>
            </w:r>
          </w:p>
        </w:tc>
        <w:tc>
          <w:tcPr>
            <w:tcW w:w="1826" w:type="dxa"/>
          </w:tcPr>
          <w:p w14:paraId="0617D38B"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347.62 </w:t>
            </w:r>
          </w:p>
        </w:tc>
      </w:tr>
      <w:tr w:rsidR="001E7E5D" w14:paraId="49230645" w14:textId="77777777" w:rsidTr="001E7E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3B7028F1" w14:textId="77777777" w:rsidR="001E7E5D" w:rsidRDefault="001E7E5D" w:rsidP="001E7E5D">
            <w:pPr>
              <w:pStyle w:val="normal0"/>
            </w:pPr>
            <w:r>
              <w:t>ART Outreach +</w:t>
            </w:r>
          </w:p>
          <w:p w14:paraId="58DF7D97" w14:textId="77777777" w:rsidR="001E7E5D" w:rsidRDefault="001E7E5D" w:rsidP="001E7E5D">
            <w:pPr>
              <w:pStyle w:val="normal0"/>
            </w:pPr>
            <w:r>
              <w:t xml:space="preserve">POC CD4 + </w:t>
            </w:r>
          </w:p>
          <w:p w14:paraId="10E1F41B" w14:textId="77777777" w:rsidR="001E7E5D" w:rsidRDefault="001E7E5D" w:rsidP="001E7E5D">
            <w:pPr>
              <w:pStyle w:val="normal0"/>
            </w:pPr>
            <w:r>
              <w:t xml:space="preserve">VCT POC CD4 + </w:t>
            </w:r>
          </w:p>
          <w:p w14:paraId="475E7903" w14:textId="77777777" w:rsidR="001E7E5D" w:rsidRDefault="001E7E5D" w:rsidP="001E7E5D">
            <w:pPr>
              <w:pStyle w:val="normal0"/>
            </w:pPr>
            <w:r>
              <w:t>Linkage</w:t>
            </w:r>
          </w:p>
        </w:tc>
        <w:tc>
          <w:tcPr>
            <w:tcW w:w="1739" w:type="dxa"/>
          </w:tcPr>
          <w:p w14:paraId="0E5553B1"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3,176,865 </w:t>
            </w:r>
          </w:p>
        </w:tc>
        <w:tc>
          <w:tcPr>
            <w:tcW w:w="1916" w:type="dxa"/>
          </w:tcPr>
          <w:p w14:paraId="7A785A7B"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$1,104,688,485 </w:t>
            </w:r>
          </w:p>
        </w:tc>
        <w:tc>
          <w:tcPr>
            <w:tcW w:w="1826" w:type="dxa"/>
          </w:tcPr>
          <w:p w14:paraId="76340ED3"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348.90 </w:t>
            </w:r>
          </w:p>
        </w:tc>
        <w:tc>
          <w:tcPr>
            <w:tcW w:w="1826" w:type="dxa"/>
          </w:tcPr>
          <w:p w14:paraId="4629B574"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347.73 </w:t>
            </w:r>
          </w:p>
        </w:tc>
      </w:tr>
      <w:tr w:rsidR="001E7E5D" w14:paraId="796CAE73" w14:textId="77777777" w:rsidTr="001E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5FB46AD1" w14:textId="77777777" w:rsidR="001E7E5D" w:rsidRDefault="001E7E5D" w:rsidP="001E7E5D">
            <w:pPr>
              <w:pStyle w:val="normal0"/>
            </w:pPr>
            <w:r>
              <w:t xml:space="preserve">ART Outreach + </w:t>
            </w:r>
          </w:p>
          <w:p w14:paraId="2772C764" w14:textId="77777777" w:rsidR="001E7E5D" w:rsidRDefault="001E7E5D" w:rsidP="001E7E5D">
            <w:pPr>
              <w:pStyle w:val="normal0"/>
            </w:pPr>
            <w:r>
              <w:t xml:space="preserve">POC CD4 + </w:t>
            </w:r>
          </w:p>
          <w:p w14:paraId="79581DA4" w14:textId="77777777" w:rsidR="001E7E5D" w:rsidRDefault="001E7E5D" w:rsidP="001E7E5D">
            <w:pPr>
              <w:pStyle w:val="normal0"/>
            </w:pPr>
            <w:r>
              <w:t xml:space="preserve">VCT POC CD4 + </w:t>
            </w:r>
          </w:p>
          <w:p w14:paraId="4476265F" w14:textId="77777777" w:rsidR="001E7E5D" w:rsidRDefault="001E7E5D" w:rsidP="001E7E5D">
            <w:pPr>
              <w:pStyle w:val="normal0"/>
            </w:pPr>
            <w:r>
              <w:t xml:space="preserve">Linkage + </w:t>
            </w:r>
          </w:p>
          <w:p w14:paraId="03AAE5DA" w14:textId="77777777" w:rsidR="001E7E5D" w:rsidRDefault="001E7E5D" w:rsidP="001E7E5D">
            <w:pPr>
              <w:pStyle w:val="normal0"/>
            </w:pPr>
            <w:r>
              <w:t xml:space="preserve">Pre-ART Outreach </w:t>
            </w:r>
          </w:p>
        </w:tc>
        <w:tc>
          <w:tcPr>
            <w:tcW w:w="1739" w:type="dxa"/>
          </w:tcPr>
          <w:p w14:paraId="4E409FC8"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3,589,899 </w:t>
            </w:r>
          </w:p>
        </w:tc>
        <w:tc>
          <w:tcPr>
            <w:tcW w:w="1916" w:type="dxa"/>
          </w:tcPr>
          <w:p w14:paraId="203E8F5A"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$1,261,612,686 </w:t>
            </w:r>
          </w:p>
        </w:tc>
        <w:tc>
          <w:tcPr>
            <w:tcW w:w="1826" w:type="dxa"/>
          </w:tcPr>
          <w:p w14:paraId="1B0E456A"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379.93 </w:t>
            </w:r>
          </w:p>
        </w:tc>
        <w:tc>
          <w:tcPr>
            <w:tcW w:w="1826" w:type="dxa"/>
          </w:tcPr>
          <w:p w14:paraId="0D89C58F" w14:textId="77777777" w:rsidR="001E7E5D" w:rsidRDefault="001E7E5D" w:rsidP="001E7E5D">
            <w:pPr>
              <w:pStyle w:val="normal0"/>
              <w:jc w:val="left"/>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sz w:val="24"/>
                <w:szCs w:val="24"/>
              </w:rPr>
              <w:t xml:space="preserve"> 351.43 </w:t>
            </w:r>
          </w:p>
        </w:tc>
      </w:tr>
      <w:tr w:rsidR="001E7E5D" w14:paraId="3A0E9AC4" w14:textId="77777777" w:rsidTr="001E7E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596D781F" w14:textId="77777777" w:rsidR="001E7E5D" w:rsidRDefault="001E7E5D" w:rsidP="001E7E5D">
            <w:pPr>
              <w:pStyle w:val="normal0"/>
            </w:pPr>
            <w:r>
              <w:t xml:space="preserve">ART Outreach + </w:t>
            </w:r>
          </w:p>
          <w:p w14:paraId="57A63153" w14:textId="77777777" w:rsidR="001E7E5D" w:rsidRDefault="001E7E5D" w:rsidP="001E7E5D">
            <w:pPr>
              <w:pStyle w:val="normal0"/>
            </w:pPr>
            <w:r>
              <w:t xml:space="preserve">POC CD4 + </w:t>
            </w:r>
          </w:p>
          <w:p w14:paraId="1DBF24DB" w14:textId="77777777" w:rsidR="001E7E5D" w:rsidRDefault="001E7E5D" w:rsidP="001E7E5D">
            <w:pPr>
              <w:pStyle w:val="normal0"/>
            </w:pPr>
            <w:r>
              <w:t xml:space="preserve">VCT POC CD4 + </w:t>
            </w:r>
          </w:p>
          <w:p w14:paraId="48F5A805" w14:textId="77777777" w:rsidR="001E7E5D" w:rsidRDefault="001E7E5D" w:rsidP="001E7E5D">
            <w:pPr>
              <w:pStyle w:val="normal0"/>
            </w:pPr>
            <w:r>
              <w:t xml:space="preserve">Linkage + </w:t>
            </w:r>
          </w:p>
          <w:p w14:paraId="133BA614" w14:textId="77777777" w:rsidR="001E7E5D" w:rsidRDefault="001E7E5D" w:rsidP="001E7E5D">
            <w:pPr>
              <w:pStyle w:val="normal0"/>
            </w:pPr>
            <w:r>
              <w:t xml:space="preserve">Pre-ART Outreach + </w:t>
            </w:r>
          </w:p>
          <w:p w14:paraId="725F1412" w14:textId="77777777" w:rsidR="001E7E5D" w:rsidRDefault="001E7E5D" w:rsidP="001E7E5D">
            <w:pPr>
              <w:pStyle w:val="normal0"/>
            </w:pPr>
            <w:r>
              <w:t>Adherence</w:t>
            </w:r>
          </w:p>
        </w:tc>
        <w:tc>
          <w:tcPr>
            <w:tcW w:w="1739" w:type="dxa"/>
          </w:tcPr>
          <w:p w14:paraId="4491E954"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4,450,327 </w:t>
            </w:r>
          </w:p>
        </w:tc>
        <w:tc>
          <w:tcPr>
            <w:tcW w:w="1916" w:type="dxa"/>
          </w:tcPr>
          <w:p w14:paraId="2CB11FD9"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$1,571,236,159 </w:t>
            </w:r>
          </w:p>
        </w:tc>
        <w:tc>
          <w:tcPr>
            <w:tcW w:w="1826" w:type="dxa"/>
          </w:tcPr>
          <w:p w14:paraId="221F83A1"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359.85 </w:t>
            </w:r>
          </w:p>
        </w:tc>
        <w:tc>
          <w:tcPr>
            <w:tcW w:w="1826" w:type="dxa"/>
          </w:tcPr>
          <w:p w14:paraId="2E096904" w14:textId="77777777" w:rsidR="001E7E5D" w:rsidRDefault="001E7E5D" w:rsidP="001E7E5D">
            <w:pPr>
              <w:pStyle w:val="normal0"/>
              <w:jc w:val="left"/>
              <w:cnfStyle w:val="000000010000" w:firstRow="0" w:lastRow="0" w:firstColumn="0" w:lastColumn="0" w:oddVBand="0" w:evenVBand="0" w:oddHBand="0" w:evenHBand="1" w:firstRowFirstColumn="0" w:firstRowLastColumn="0" w:lastRowFirstColumn="0" w:lastRowLastColumn="0"/>
            </w:pPr>
            <w:r>
              <w:rPr>
                <w:rFonts w:ascii="Calibri" w:eastAsia="Times New Roman" w:hAnsi="Calibri" w:cs="Times New Roman"/>
                <w:sz w:val="24"/>
                <w:szCs w:val="24"/>
              </w:rPr>
              <w:t xml:space="preserve"> 353.06 </w:t>
            </w:r>
          </w:p>
        </w:tc>
      </w:tr>
    </w:tbl>
    <w:p w14:paraId="48A1FC7E" w14:textId="231D525A" w:rsidR="00186A0A" w:rsidRDefault="00F81EE6" w:rsidP="00BE6FB5">
      <w:pPr>
        <w:pStyle w:val="normal0"/>
        <w:ind w:firstLine="720"/>
      </w:pPr>
      <w:r>
        <w:rPr>
          <w:noProof/>
          <w:lang w:val="en-US"/>
        </w:rPr>
        <mc:AlternateContent>
          <mc:Choice Requires="wpg">
            <w:drawing>
              <wp:anchor distT="0" distB="0" distL="114300" distR="114300" simplePos="0" relativeHeight="251674624" behindDoc="0" locked="0" layoutInCell="1" allowOverlap="1" wp14:anchorId="791F6E0E" wp14:editId="36ECFB4C">
                <wp:simplePos x="0" y="0"/>
                <wp:positionH relativeFrom="column">
                  <wp:posOffset>-114300</wp:posOffset>
                </wp:positionH>
                <wp:positionV relativeFrom="paragraph">
                  <wp:posOffset>4169410</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D6F6EF" w14:textId="77777777" w:rsidR="0055480B" w:rsidRDefault="0055480B" w:rsidP="00DC26BC">
                              <w:pPr>
                                <w:pStyle w:val="Subtitle"/>
                                <w:contextualSpacing w:val="0"/>
                              </w:pPr>
                              <w:r>
                                <w:t xml:space="preserve">Figure 5. </w:t>
                              </w:r>
                              <w:proofErr w:type="gramStart"/>
                              <w:r>
                                <w:t>Cost-effectiveness of multiple interventions impacting on HIV care overlaid on top of fig. 3.</w:t>
                              </w:r>
                              <w:proofErr w:type="gramEnd"/>
                            </w:p>
                            <w:p w14:paraId="71CC05D0" w14:textId="77777777" w:rsidR="0055480B" w:rsidRPr="00B7495C" w:rsidRDefault="0055480B"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6" style="position:absolute;left:0;text-align:left;margin-left:-8.95pt;margin-top:328.3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A1R8ll4gAAAAwBAAAPAAAA&#10;AAAAAAAAAAAAAC0IAABkcnMvZG93bnJldi54bWxQSwECLQAUAAYACAAAACEAm+3gu8xrAgCUmQwA&#10;FAAAAAAAAAAAAAAAAAA8CQAAZHJzL21lZGlhL2ltYWdlMS5lbWZQSwUGAAAAAAYABgB8AQAAOnUC&#10;AAAA&#10;">
                <v:shape id="Picture 3" o:spid="_x0000_s1037"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17" o:title="ExpansionPathwayAll.pdf"/>
                  <v:path arrowok="t"/>
                </v:shape>
                <v:shape id="Text Box 19" o:spid="_x0000_s1038"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20D6F6EF" w14:textId="77777777" w:rsidR="0055480B" w:rsidRDefault="0055480B" w:rsidP="00DC26BC">
                        <w:pPr>
                          <w:pStyle w:val="Subtitle"/>
                          <w:contextualSpacing w:val="0"/>
                        </w:pPr>
                        <w:r>
                          <w:t xml:space="preserve">Figure 5. </w:t>
                        </w:r>
                        <w:proofErr w:type="gramStart"/>
                        <w:r>
                          <w:t>Cost-effectiveness of multiple interventions impacting on HIV care overlaid on top of fig. 3.</w:t>
                        </w:r>
                        <w:proofErr w:type="gramEnd"/>
                      </w:p>
                      <w:p w14:paraId="71CC05D0" w14:textId="77777777" w:rsidR="0055480B" w:rsidRPr="00B7495C" w:rsidRDefault="0055480B" w:rsidP="00DC26BC">
                        <w:pPr>
                          <w:rPr>
                            <w:rFonts w:ascii="Trebuchet MS" w:hAnsi="Trebuchet MS"/>
                            <w:sz w:val="16"/>
                            <w:szCs w:val="16"/>
                          </w:rPr>
                        </w:pPr>
                      </w:p>
                    </w:txbxContent>
                  </v:textbox>
                </v:shape>
                <w10:wrap type="through"/>
              </v:group>
            </w:pict>
          </mc:Fallback>
        </mc:AlternateContent>
      </w:r>
      <w:r w:rsidR="001E7E5D">
        <w:rPr>
          <w:noProof/>
          <w:lang w:val="en-US"/>
        </w:rPr>
        <mc:AlternateContent>
          <mc:Choice Requires="wps">
            <w:drawing>
              <wp:anchor distT="0" distB="0" distL="114300" distR="114300" simplePos="0" relativeHeight="251670528" behindDoc="0" locked="0" layoutInCell="1" allowOverlap="1" wp14:anchorId="7767171E" wp14:editId="3F9515B1">
                <wp:simplePos x="0" y="0"/>
                <wp:positionH relativeFrom="column">
                  <wp:posOffset>-114300</wp:posOffset>
                </wp:positionH>
                <wp:positionV relativeFrom="paragraph">
                  <wp:posOffset>3826510</wp:posOffset>
                </wp:positionV>
                <wp:extent cx="5486400" cy="228600"/>
                <wp:effectExtent l="0" t="0" r="0" b="0"/>
                <wp:wrapThrough wrapText="bothSides">
                  <wp:wrapPolygon edited="0">
                    <wp:start x="100" y="0"/>
                    <wp:lineTo x="100" y="19200"/>
                    <wp:lineTo x="21400" y="19200"/>
                    <wp:lineTo x="21400" y="0"/>
                    <wp:lineTo x="100" y="0"/>
                  </wp:wrapPolygon>
                </wp:wrapThrough>
                <wp:docPr id="16" name="Text Box 16"/>
                <wp:cNvGraphicFramePr/>
                <a:graphic xmlns:a="http://schemas.openxmlformats.org/drawingml/2006/main">
                  <a:graphicData uri="http://schemas.microsoft.com/office/word/2010/wordprocessingShape">
                    <wps:wsp>
                      <wps:cNvSpPr txBox="1"/>
                      <wps:spPr>
                        <a:xfrm>
                          <a:off x="0" y="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3EF6D2E6" w:rsidR="0055480B" w:rsidRDefault="0055480B" w:rsidP="00EF0A6D">
                            <w:pPr>
                              <w:pStyle w:val="Subtitle"/>
                              <w:contextualSpacing w:val="0"/>
                            </w:pPr>
                            <w:r>
                              <w:t xml:space="preserve">Table 2. </w:t>
                            </w:r>
                            <w:proofErr w:type="gramStart"/>
                            <w:r>
                              <w:t>Cost-effectiveness of implementing a combination of interventions impacting on HIV care.</w:t>
                            </w:r>
                            <w:proofErr w:type="gramEnd"/>
                          </w:p>
                          <w:p w14:paraId="298C0EAB" w14:textId="77777777" w:rsidR="0055480B" w:rsidRPr="00B7495C" w:rsidRDefault="0055480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9" type="#_x0000_t202" style="position:absolute;left:0;text-align:left;margin-left:-8.95pt;margin-top:301.3pt;width:6in;height: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" filled="f" stroked="f">
                <v:textbox>
                  <w:txbxContent>
                    <w:p w14:paraId="25863AD7" w14:textId="3EF6D2E6" w:rsidR="0055480B" w:rsidRDefault="0055480B" w:rsidP="00EF0A6D">
                      <w:pPr>
                        <w:pStyle w:val="Subtitle"/>
                        <w:contextualSpacing w:val="0"/>
                      </w:pPr>
                      <w:r>
                        <w:t xml:space="preserve">Table 2. </w:t>
                      </w:r>
                      <w:proofErr w:type="gramStart"/>
                      <w:r>
                        <w:t>Cost-effectiveness of implementing a combination of interventions impacting on HIV care.</w:t>
                      </w:r>
                      <w:proofErr w:type="gramEnd"/>
                    </w:p>
                    <w:p w14:paraId="298C0EAB" w14:textId="77777777" w:rsidR="0055480B" w:rsidRPr="00B7495C" w:rsidRDefault="0055480B" w:rsidP="00EF0A6D">
                      <w:pPr>
                        <w:rPr>
                          <w:rFonts w:ascii="Trebuchet MS" w:hAnsi="Trebuchet MS"/>
                          <w:sz w:val="16"/>
                          <w:szCs w:val="16"/>
                        </w:rPr>
                      </w:pPr>
                    </w:p>
                  </w:txbxContent>
                </v:textbox>
                <w10:wrap type="through"/>
              </v:shape>
            </w:pict>
          </mc:Fallback>
        </mc:AlternateContent>
      </w:r>
    </w:p>
    <w:p w14:paraId="0960569A" w14:textId="77777777" w:rsidR="00186A0A" w:rsidRDefault="00186A0A" w:rsidP="00BE6FB5">
      <w:pPr>
        <w:pStyle w:val="normal0"/>
        <w:ind w:firstLine="720"/>
      </w:pPr>
    </w:p>
    <w:p w14:paraId="4FE709D7" w14:textId="30674669" w:rsidR="00186A0A" w:rsidRDefault="00186A0A" w:rsidP="00BE6FB5">
      <w:pPr>
        <w:pStyle w:val="normal0"/>
        <w:ind w:firstLine="720"/>
      </w:pPr>
    </w:p>
    <w:p w14:paraId="7B7403CA" w14:textId="2FB436E1" w:rsidR="004711ED" w:rsidRDefault="004711ED">
      <w:pPr>
        <w:pStyle w:val="Heading1"/>
        <w:contextualSpacing w:val="0"/>
      </w:pPr>
      <w:bookmarkStart w:id="112" w:name="h.l34fxr5ht8f5" w:colFirst="0" w:colLast="0"/>
      <w:bookmarkEnd w:id="112"/>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77777777" w:rsidR="008E1D0F" w:rsidRPr="008E1D0F" w:rsidRDefault="008E1D0F" w:rsidP="008E1D0F">
      <w:pPr>
        <w:pStyle w:val="normal0"/>
      </w:pPr>
    </w:p>
    <w:p w14:paraId="66C4808A" w14:textId="77777777"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p w14:paraId="0EA8C876" w14:textId="77777777" w:rsidR="004D3BDD" w:rsidRDefault="004D3BDD" w:rsidP="007300B5">
      <w:pPr>
        <w:pStyle w:val="Heading1"/>
        <w:contextualSpacing w:val="0"/>
      </w:pPr>
    </w:p>
    <w:p w14:paraId="7C1F0E9D" w14:textId="77777777" w:rsidR="004D3BDD" w:rsidRDefault="004D3BDD" w:rsidP="007300B5">
      <w:pPr>
        <w:pStyle w:val="Heading1"/>
        <w:contextualSpacing w:val="0"/>
      </w:pPr>
    </w:p>
    <w:p w14:paraId="612D8E67" w14:textId="77777777" w:rsidR="004D3BDD" w:rsidRDefault="004D3BDD" w:rsidP="007300B5">
      <w:pPr>
        <w:pStyle w:val="Heading1"/>
        <w:contextualSpacing w:val="0"/>
      </w:pPr>
      <w:bookmarkStart w:id="113" w:name="_GoBack"/>
      <w:bookmarkEnd w:id="113"/>
    </w:p>
    <w:p w14:paraId="2BBCF297" w14:textId="77777777" w:rsidR="00C546EA" w:rsidRDefault="0004446E" w:rsidP="007300B5">
      <w:pPr>
        <w:pStyle w:val="Heading1"/>
        <w:contextualSpacing w:val="0"/>
        <w:rPr>
          <w:ins w:id="114" w:author="Tim Hallett" w:date="2015-01-07T13:22:00Z"/>
          <w:i/>
        </w:rPr>
      </w:pPr>
      <w:r>
        <w:t xml:space="preserve">Discussion </w:t>
      </w:r>
      <w:r>
        <w:rPr>
          <w:i/>
        </w:rPr>
        <w:t>(1500 words)</w:t>
      </w:r>
    </w:p>
    <w:p w14:paraId="0AB35749" w14:textId="77777777" w:rsidR="003F7677" w:rsidRDefault="003F7677">
      <w:pPr>
        <w:pStyle w:val="normal0"/>
        <w:rPr>
          <w:ins w:id="115" w:author="Tim Hallett" w:date="2015-01-07T13:30:00Z"/>
        </w:rPr>
        <w:pPrChange w:id="116" w:author="Tim Hallett" w:date="2015-01-07T13:22:00Z">
          <w:pPr>
            <w:pStyle w:val="Heading1"/>
            <w:contextualSpacing w:val="0"/>
          </w:pPr>
        </w:pPrChange>
      </w:pPr>
    </w:p>
    <w:p w14:paraId="1D28497D" w14:textId="77777777" w:rsidR="00165D56" w:rsidRDefault="00165D56">
      <w:pPr>
        <w:pStyle w:val="normal0"/>
        <w:rPr>
          <w:ins w:id="117" w:author="Tim Hallett" w:date="2015-01-07T13:30:00Z"/>
        </w:rPr>
        <w:pPrChange w:id="118" w:author="Tim Hallett" w:date="2015-01-07T13:22:00Z">
          <w:pPr>
            <w:pStyle w:val="Heading1"/>
            <w:contextualSpacing w:val="0"/>
          </w:pPr>
        </w:pPrChange>
      </w:pPr>
      <w:ins w:id="119" w:author="Tim Hallett" w:date="2015-01-07T13:30:00Z">
        <w:r>
          <w:t>Here’s a “body plan” for the Discussion…</w:t>
        </w:r>
      </w:ins>
    </w:p>
    <w:p w14:paraId="2D97FC34" w14:textId="77777777" w:rsidR="00165D56" w:rsidRDefault="00165D56">
      <w:pPr>
        <w:pStyle w:val="normal0"/>
        <w:rPr>
          <w:ins w:id="120" w:author="Tim Hallett" w:date="2015-01-07T13:22:00Z"/>
        </w:rPr>
        <w:pPrChange w:id="121" w:author="Tim Hallett" w:date="2015-01-07T13:22:00Z">
          <w:pPr>
            <w:pStyle w:val="Heading1"/>
            <w:contextualSpacing w:val="0"/>
          </w:pPr>
        </w:pPrChange>
      </w:pPr>
    </w:p>
    <w:p w14:paraId="3AB32EC8" w14:textId="77777777" w:rsidR="003F7677" w:rsidRDefault="003F7677">
      <w:pPr>
        <w:pStyle w:val="normal0"/>
        <w:rPr>
          <w:ins w:id="122" w:author="Tim Hallett" w:date="2015-01-07T13:23:00Z"/>
        </w:rPr>
        <w:pPrChange w:id="123" w:author="Tim Hallett" w:date="2015-01-07T13:22:00Z">
          <w:pPr>
            <w:pStyle w:val="Heading1"/>
            <w:contextualSpacing w:val="0"/>
          </w:pPr>
        </w:pPrChange>
      </w:pPr>
      <w:ins w:id="124" w:author="Tim Hallett" w:date="2015-01-07T13:25:00Z">
        <w:r>
          <w:t xml:space="preserve">Para 1: </w:t>
        </w:r>
      </w:ins>
      <w:ins w:id="125" w:author="Tim Hallett" w:date="2015-01-07T13:22:00Z">
        <w:r>
          <w:t>Summarise your findings</w:t>
        </w:r>
      </w:ins>
      <w:ins w:id="126" w:author="Tim Hallett" w:date="2015-01-07T13:23:00Z">
        <w:r>
          <w:t xml:space="preserve"> –</w:t>
        </w:r>
      </w:ins>
      <w:ins w:id="127" w:author="Tim Hallett" w:date="2015-01-07T13:25:00Z">
        <w:r>
          <w:t xml:space="preserve"> deaths from outside clinic setting,</w:t>
        </w:r>
      </w:ins>
      <w:ins w:id="128" w:author="Tim Hallett" w:date="2015-01-07T13:23:00Z">
        <w:r>
          <w:t xml:space="preserve"> no single bullet</w:t>
        </w:r>
      </w:ins>
      <w:ins w:id="129" w:author="Tim Hallett" w:date="2015-01-07T13:25:00Z">
        <w:r>
          <w:t xml:space="preserve"> interventions</w:t>
        </w:r>
      </w:ins>
      <w:ins w:id="130" w:author="Tim Hallett" w:date="2015-01-07T13:23:00Z">
        <w:r>
          <w:t xml:space="preserve">, </w:t>
        </w:r>
      </w:ins>
      <w:ins w:id="131" w:author="Tim Hallett" w:date="2015-01-07T13:25:00Z">
        <w:r>
          <w:t>combinations</w:t>
        </w:r>
      </w:ins>
      <w:ins w:id="132" w:author="Tim Hallett" w:date="2015-01-07T13:23:00Z">
        <w:r>
          <w:t xml:space="preserve"> good that attac</w:t>
        </w:r>
        <w:r w:rsidR="00433B30">
          <w:t>k all parts of the cascade, pot</w:t>
        </w:r>
        <w:r>
          <w:t xml:space="preserve">entilaly gets as great an impact as UTT, although “immediate ART” </w:t>
        </w:r>
      </w:ins>
      <w:ins w:id="133" w:author="Tim Hallett" w:date="2015-01-07T13:24:00Z">
        <w:r>
          <w:t xml:space="preserve">gets almost same impact and </w:t>
        </w:r>
      </w:ins>
      <w:ins w:id="134" w:author="Tim Hallett" w:date="2015-01-07T13:25:00Z">
        <w:r>
          <w:t>is a lot s</w:t>
        </w:r>
      </w:ins>
      <w:ins w:id="135" w:author="Tim Hallett" w:date="2015-01-07T13:23:00Z">
        <w:r>
          <w:t>impler.</w:t>
        </w:r>
      </w:ins>
    </w:p>
    <w:p w14:paraId="07168AF9" w14:textId="77777777" w:rsidR="003F7677" w:rsidRDefault="003F7677">
      <w:pPr>
        <w:pStyle w:val="normal0"/>
        <w:rPr>
          <w:ins w:id="136" w:author="Tim Hallett" w:date="2015-01-07T13:31:00Z"/>
        </w:rPr>
        <w:pPrChange w:id="137" w:author="Tim Hallett" w:date="2015-01-07T13:22:00Z">
          <w:pPr>
            <w:pStyle w:val="Heading1"/>
            <w:contextualSpacing w:val="0"/>
          </w:pPr>
        </w:pPrChange>
      </w:pPr>
    </w:p>
    <w:p w14:paraId="06DE1D8B" w14:textId="77777777" w:rsidR="007E3CA9" w:rsidRDefault="007E3CA9">
      <w:pPr>
        <w:pStyle w:val="normal0"/>
        <w:rPr>
          <w:ins w:id="138" w:author="Tim Hallett" w:date="2015-01-07T13:31:00Z"/>
        </w:rPr>
        <w:pPrChange w:id="139" w:author="Tim Hallett" w:date="2015-01-07T13:22:00Z">
          <w:pPr>
            <w:pStyle w:val="Heading1"/>
            <w:contextualSpacing w:val="0"/>
          </w:pPr>
        </w:pPrChange>
      </w:pPr>
      <w:ins w:id="140" w:author="Tim Hallett" w:date="2015-01-07T13:31:00Z">
        <w:r>
          <w:t xml:space="preserve">Para 2: So what should the world do based on this? Stop looking at outcomes from only clinic perspective, but evaluate from poplation perspective. Look at deaths in the </w:t>
        </w:r>
      </w:ins>
      <w:ins w:id="141" w:author="Tim Hallett" w:date="2015-01-07T13:32:00Z">
        <w:r>
          <w:t>community</w:t>
        </w:r>
      </w:ins>
      <w:ins w:id="142" w:author="Tim Hallett" w:date="2015-01-07T13:31:00Z">
        <w:r>
          <w:t>.</w:t>
        </w:r>
      </w:ins>
      <w:ins w:id="143" w:author="Tim Hallett" w:date="2015-01-07T13:32:00Z">
        <w:r>
          <w:t xml:space="preserve"> Understand point in the cascade for persons dying. </w:t>
        </w:r>
        <w:r w:rsidR="002B5DF0">
          <w:t xml:space="preserve">Stop focussing on and evaluating single interventions. </w:t>
        </w:r>
      </w:ins>
      <w:ins w:id="144" w:author="Tim Hallett" w:date="2015-01-07T13:33:00Z">
        <w:r w:rsidR="00115A1A">
          <w:t xml:space="preserve">Don’t </w:t>
        </w:r>
        <w:proofErr w:type="gramStart"/>
        <w:r w:rsidR="00115A1A">
          <w:t>roll-out</w:t>
        </w:r>
        <w:proofErr w:type="gramEnd"/>
        <w:r w:rsidR="00115A1A">
          <w:t xml:space="preserve"> a wide-spread UTT until the cascade is fixed.  </w:t>
        </w:r>
        <w:proofErr w:type="gramStart"/>
        <w:r w:rsidR="00115A1A">
          <w:t xml:space="preserve">See </w:t>
        </w:r>
      </w:ins>
      <w:ins w:id="145" w:author="Tim Hallett" w:date="2015-01-07T13:34:00Z">
        <w:r w:rsidR="00B266C0">
          <w:t>Immediate</w:t>
        </w:r>
      </w:ins>
      <w:ins w:id="146" w:author="Tim Hallett" w:date="2015-01-07T13:33:00Z">
        <w:r w:rsidR="00115A1A">
          <w:t xml:space="preserve"> ART for what it is – a way to circumnavigate operational challeneges</w:t>
        </w:r>
      </w:ins>
      <w:ins w:id="147" w:author="Tim Hallett" w:date="2015-01-07T13:34:00Z">
        <w:r w:rsidR="00115A1A">
          <w:t xml:space="preserve"> (and </w:t>
        </w:r>
        <w:r w:rsidR="00B266C0">
          <w:t>secondarily</w:t>
        </w:r>
        <w:r w:rsidR="00115A1A">
          <w:t>, to get prevention impact)</w:t>
        </w:r>
      </w:ins>
      <w:ins w:id="148" w:author="Tim Hallett" w:date="2015-01-07T13:33:00Z">
        <w:r w:rsidR="00115A1A">
          <w:t xml:space="preserve"> rather than as a way to gain additiaonl clinic benefit.</w:t>
        </w:r>
      </w:ins>
      <w:proofErr w:type="gramEnd"/>
      <w:ins w:id="149" w:author="Tim Hallett" w:date="2015-01-07T13:32:00Z">
        <w:r w:rsidR="002B5DF0">
          <w:t xml:space="preserve"> </w:t>
        </w:r>
      </w:ins>
    </w:p>
    <w:p w14:paraId="122021FC" w14:textId="77777777" w:rsidR="007E3CA9" w:rsidRDefault="007E3CA9">
      <w:pPr>
        <w:pStyle w:val="normal0"/>
        <w:rPr>
          <w:ins w:id="150" w:author="Tim Hallett" w:date="2015-01-07T13:25:00Z"/>
        </w:rPr>
        <w:pPrChange w:id="151" w:author="Tim Hallett" w:date="2015-01-07T13:22:00Z">
          <w:pPr>
            <w:pStyle w:val="Heading1"/>
            <w:contextualSpacing w:val="0"/>
          </w:pPr>
        </w:pPrChange>
      </w:pPr>
    </w:p>
    <w:p w14:paraId="75C474C5" w14:textId="77777777" w:rsidR="003F7677" w:rsidRDefault="007E3CA9" w:rsidP="003F7677">
      <w:pPr>
        <w:pStyle w:val="normal0"/>
        <w:rPr>
          <w:ins w:id="152" w:author="Tim Hallett" w:date="2015-01-07T13:25:00Z"/>
        </w:rPr>
      </w:pPr>
      <w:ins w:id="153" w:author="Tim Hallett" w:date="2015-01-07T13:25:00Z">
        <w:r>
          <w:t>Para 3</w:t>
        </w:r>
        <w:r w:rsidR="003F7677">
          <w:t xml:space="preserve">: Say it isn’t exactly AMPATH, but is a bit like W Kenya and maybe elsewhere. </w:t>
        </w:r>
      </w:ins>
      <w:ins w:id="154" w:author="Tim Hallett" w:date="2015-01-07T13:26:00Z">
        <w:r w:rsidR="003F7677">
          <w:t xml:space="preserve">Talk about difference between settings. </w:t>
        </w:r>
      </w:ins>
      <w:ins w:id="155" w:author="Tim Hallett" w:date="2015-01-07T13:25:00Z">
        <w:r w:rsidR="003F7677">
          <w:t>Talk about other model results.</w:t>
        </w:r>
      </w:ins>
    </w:p>
    <w:p w14:paraId="0CC09A90" w14:textId="77777777" w:rsidR="003F7677" w:rsidRDefault="003F7677">
      <w:pPr>
        <w:pStyle w:val="normal0"/>
        <w:rPr>
          <w:ins w:id="156" w:author="Tim Hallett" w:date="2015-01-07T13:26:00Z"/>
        </w:rPr>
        <w:pPrChange w:id="157" w:author="Tim Hallett" w:date="2015-01-07T13:22:00Z">
          <w:pPr>
            <w:pStyle w:val="Heading1"/>
            <w:contextualSpacing w:val="0"/>
          </w:pPr>
        </w:pPrChange>
      </w:pPr>
    </w:p>
    <w:p w14:paraId="53F6367E" w14:textId="77777777" w:rsidR="00433B30" w:rsidRDefault="007E3CA9">
      <w:pPr>
        <w:pStyle w:val="normal0"/>
        <w:rPr>
          <w:ins w:id="158" w:author="Tim Hallett" w:date="2015-01-07T13:26:00Z"/>
        </w:rPr>
        <w:pPrChange w:id="159" w:author="Tim Hallett" w:date="2015-01-07T13:22:00Z">
          <w:pPr>
            <w:pStyle w:val="Heading1"/>
            <w:contextualSpacing w:val="0"/>
          </w:pPr>
        </w:pPrChange>
      </w:pPr>
      <w:ins w:id="160" w:author="Tim Hallett" w:date="2015-01-07T13:26:00Z">
        <w:r>
          <w:t>Para 4</w:t>
        </w:r>
        <w:r w:rsidR="00433B30">
          <w:t>: Talk about how there is a big difference between “interventions” that can have the same name, and that this is a caraciture. Case in point is the HBCT of AMPATH vs that of Connie/Ruanne/Jennny.</w:t>
        </w:r>
      </w:ins>
    </w:p>
    <w:p w14:paraId="279551BF" w14:textId="77777777" w:rsidR="00433B30" w:rsidRDefault="00433B30">
      <w:pPr>
        <w:pStyle w:val="normal0"/>
        <w:rPr>
          <w:ins w:id="161" w:author="Tim Hallett" w:date="2015-01-07T13:25:00Z"/>
        </w:rPr>
        <w:pPrChange w:id="162" w:author="Tim Hallett" w:date="2015-01-07T13:22:00Z">
          <w:pPr>
            <w:pStyle w:val="Heading1"/>
            <w:contextualSpacing w:val="0"/>
          </w:pPr>
        </w:pPrChange>
      </w:pPr>
    </w:p>
    <w:p w14:paraId="266DDB4A" w14:textId="77777777" w:rsidR="003F7677" w:rsidRDefault="003F7677">
      <w:pPr>
        <w:pStyle w:val="normal0"/>
        <w:rPr>
          <w:ins w:id="163" w:author="Tim Hallett" w:date="2015-01-07T13:25:00Z"/>
        </w:rPr>
        <w:pPrChange w:id="164" w:author="Tim Hallett" w:date="2015-01-07T13:22:00Z">
          <w:pPr>
            <w:pStyle w:val="Heading1"/>
            <w:contextualSpacing w:val="0"/>
          </w:pPr>
        </w:pPrChange>
      </w:pPr>
      <w:ins w:id="165" w:author="Tim Hallett" w:date="2015-01-07T13:25:00Z">
        <w:r>
          <w:t>Go through the results again, this time slower and drawing in comparison to other data.</w:t>
        </w:r>
      </w:ins>
    </w:p>
    <w:p w14:paraId="5F82639F" w14:textId="77777777" w:rsidR="003F7677" w:rsidRDefault="003F7677">
      <w:pPr>
        <w:pStyle w:val="normal0"/>
        <w:numPr>
          <w:ilvl w:val="0"/>
          <w:numId w:val="15"/>
        </w:numPr>
        <w:rPr>
          <w:ins w:id="166" w:author="Tim Hallett" w:date="2015-01-07T13:25:00Z"/>
        </w:rPr>
        <w:pPrChange w:id="167" w:author="Tim Hallett" w:date="2015-01-07T13:26:00Z">
          <w:pPr>
            <w:pStyle w:val="Heading1"/>
            <w:contextualSpacing w:val="0"/>
          </w:pPr>
        </w:pPrChange>
      </w:pPr>
      <w:ins w:id="168" w:author="Tim Hallett" w:date="2015-01-07T13:25:00Z">
        <w:r>
          <w:t>Deaths outside clinic. Reference the ALPHA stuff.</w:t>
        </w:r>
      </w:ins>
    </w:p>
    <w:p w14:paraId="2834BE61" w14:textId="77777777" w:rsidR="003F7677" w:rsidRDefault="00B266C0">
      <w:pPr>
        <w:pStyle w:val="normal0"/>
        <w:numPr>
          <w:ilvl w:val="0"/>
          <w:numId w:val="15"/>
        </w:numPr>
        <w:rPr>
          <w:ins w:id="169" w:author="Tim Hallett" w:date="2015-01-07T13:22:00Z"/>
        </w:rPr>
        <w:pPrChange w:id="170" w:author="Tim Hallett" w:date="2015-01-07T13:22:00Z">
          <w:pPr>
            <w:pStyle w:val="Heading1"/>
            <w:contextualSpacing w:val="0"/>
          </w:pPr>
        </w:pPrChange>
      </w:pPr>
      <w:ins w:id="171" w:author="Tim Hallett" w:date="2015-01-07T13:34:00Z">
        <w:r>
          <w:t>Immediate</w:t>
        </w:r>
      </w:ins>
      <w:ins w:id="172" w:author="Tim Hallett" w:date="2015-01-07T13:27:00Z">
        <w:r w:rsidR="00433B30">
          <w:t xml:space="preserve"> ART – Lots of people saying this is sensible. ALso</w:t>
        </w:r>
      </w:ins>
      <w:ins w:id="173" w:author="Tim Hallett" w:date="2015-01-07T13:24:00Z">
        <w:r w:rsidR="003F7677">
          <w:t xml:space="preserve"> is in sympathy with (UNPUBLISHED UNTIL FEB 2015) findings from Rosen et al about how same-day ART gets </w:t>
        </w:r>
      </w:ins>
      <w:ins w:id="174" w:author="Tim Hallett" w:date="2015-01-07T13:27:00Z">
        <w:r w:rsidR="00433B30">
          <w:t>more people suppressed.</w:t>
        </w:r>
      </w:ins>
    </w:p>
    <w:p w14:paraId="0A784D22" w14:textId="77777777" w:rsidR="003F7677" w:rsidRDefault="003F7677">
      <w:pPr>
        <w:pStyle w:val="normal0"/>
        <w:rPr>
          <w:ins w:id="175" w:author="Tim Hallett" w:date="2015-01-07T13:28:00Z"/>
        </w:rPr>
        <w:pPrChange w:id="176" w:author="Tim Hallett" w:date="2015-01-07T13:22:00Z">
          <w:pPr>
            <w:pStyle w:val="Heading1"/>
            <w:contextualSpacing w:val="0"/>
          </w:pPr>
        </w:pPrChange>
      </w:pPr>
    </w:p>
    <w:p w14:paraId="4433C62D" w14:textId="77777777" w:rsidR="00433B30" w:rsidRDefault="007E3CA9">
      <w:pPr>
        <w:pStyle w:val="normal0"/>
        <w:rPr>
          <w:ins w:id="177" w:author="Tim Hallett" w:date="2015-01-07T13:29:00Z"/>
        </w:rPr>
        <w:pPrChange w:id="178" w:author="Tim Hallett" w:date="2015-01-07T13:22:00Z">
          <w:pPr>
            <w:pStyle w:val="Heading1"/>
            <w:contextualSpacing w:val="0"/>
          </w:pPr>
        </w:pPrChange>
      </w:pPr>
      <w:ins w:id="179" w:author="Tim Hallett" w:date="2015-01-07T13:31:00Z">
        <w:r>
          <w:t xml:space="preserve">Big Finish: </w:t>
        </w:r>
      </w:ins>
      <w:ins w:id="180" w:author="Tim Hallett" w:date="2015-01-07T13:28:00Z">
        <w:r w:rsidR="00433B30">
          <w:t>Tell me about the future: We don’t know about motivations of patients (that’s important), We don’t know how this plays out in other settings. We don</w:t>
        </w:r>
      </w:ins>
      <w:ins w:id="181" w:author="Tim Hallett" w:date="2015-01-07T13:29:00Z">
        <w:r w:rsidR="00433B30">
          <w:t>’t know how intervengtions put together would work. And we haven’t got a clue about costs in reality.</w:t>
        </w:r>
      </w:ins>
    </w:p>
    <w:p w14:paraId="1146885D" w14:textId="77777777" w:rsidR="00433B30" w:rsidRDefault="00433B30">
      <w:pPr>
        <w:pStyle w:val="normal0"/>
        <w:rPr>
          <w:ins w:id="182" w:author="Tim Hallett" w:date="2015-01-07T13:29:00Z"/>
        </w:rPr>
        <w:pPrChange w:id="183" w:author="Tim Hallett" w:date="2015-01-07T13:22:00Z">
          <w:pPr>
            <w:pStyle w:val="Heading1"/>
            <w:contextualSpacing w:val="0"/>
          </w:pPr>
        </w:pPrChange>
      </w:pPr>
    </w:p>
    <w:p w14:paraId="59EA0D5C" w14:textId="77777777" w:rsidR="00433B30" w:rsidRDefault="007E3CA9">
      <w:pPr>
        <w:pStyle w:val="normal0"/>
        <w:rPr>
          <w:ins w:id="184" w:author="Tim Hallett" w:date="2015-01-07T13:29:00Z"/>
        </w:rPr>
        <w:pPrChange w:id="185" w:author="Tim Hallett" w:date="2015-01-07T13:22:00Z">
          <w:pPr>
            <w:pStyle w:val="Heading1"/>
            <w:contextualSpacing w:val="0"/>
          </w:pPr>
        </w:pPrChange>
      </w:pPr>
      <w:proofErr w:type="gramStart"/>
      <w:ins w:id="186" w:author="Tim Hallett" w:date="2015-01-07T13:31:00Z">
        <w:r>
          <w:t>Knock-out</w:t>
        </w:r>
        <w:proofErr w:type="gramEnd"/>
        <w:r>
          <w:t xml:space="preserve"> Blow: </w:t>
        </w:r>
      </w:ins>
      <w:ins w:id="187" w:author="Tim Hallett" w:date="2015-01-07T13:29:00Z">
        <w:r w:rsidR="00433B30">
          <w:t xml:space="preserve">Nevertheless, we feel this analysis will powerfully SHAPE the discourse around the cascade and inteventions that are formulated, evaluated and rolled-out to improve the impact of programs. </w:t>
        </w:r>
      </w:ins>
    </w:p>
    <w:p w14:paraId="030F5765" w14:textId="77777777" w:rsidR="00433B30" w:rsidRDefault="00433B30">
      <w:pPr>
        <w:pStyle w:val="normal0"/>
        <w:rPr>
          <w:ins w:id="188" w:author="Tim Hallett" w:date="2015-01-07T13:29:00Z"/>
        </w:rPr>
        <w:pPrChange w:id="189" w:author="Tim Hallett" w:date="2015-01-07T13:22:00Z">
          <w:pPr>
            <w:pStyle w:val="Heading1"/>
            <w:contextualSpacing w:val="0"/>
          </w:pPr>
        </w:pPrChange>
      </w:pPr>
    </w:p>
    <w:p w14:paraId="7E98706A" w14:textId="77777777" w:rsidR="00433B30" w:rsidRDefault="00433B30">
      <w:pPr>
        <w:pStyle w:val="normal0"/>
        <w:rPr>
          <w:ins w:id="190" w:author="Tim Hallett" w:date="2015-01-07T13:22:00Z"/>
        </w:rPr>
        <w:pPrChange w:id="191" w:author="Tim Hallett" w:date="2015-01-07T13:22:00Z">
          <w:pPr>
            <w:pStyle w:val="Heading1"/>
            <w:contextualSpacing w:val="0"/>
          </w:pPr>
        </w:pPrChange>
      </w:pPr>
    </w:p>
    <w:p w14:paraId="391D9197" w14:textId="77777777" w:rsidR="003F7677" w:rsidRPr="003F7677" w:rsidRDefault="003F7677">
      <w:pPr>
        <w:pStyle w:val="normal0"/>
        <w:rPr>
          <w:rPrChange w:id="192" w:author="Tim Hallett" w:date="2015-01-07T13:22:00Z">
            <w:rPr>
              <w:i/>
            </w:rPr>
          </w:rPrChange>
        </w:rPr>
        <w:pPrChange w:id="193" w:author="Tim Hallett" w:date="2015-01-07T13:22:00Z">
          <w:pPr>
            <w:pStyle w:val="Heading1"/>
            <w:contextualSpacing w:val="0"/>
          </w:pPr>
        </w:pPrChange>
      </w:pPr>
    </w:p>
    <w:p w14:paraId="3E671ACF" w14:textId="77777777" w:rsidR="001C6E99" w:rsidRDefault="00522CC2" w:rsidP="00243C83">
      <w:pPr>
        <w:pStyle w:val="normal0"/>
      </w:pPr>
      <w:r>
        <w:tab/>
      </w:r>
      <w:del w:id="194" w:author="Ellen McRobie" w:date="2015-01-06T10:05:00Z">
        <w:r w:rsidDel="003B057D">
          <w:delText xml:space="preserve">As we </w:delText>
        </w:r>
        <w:r w:rsidR="00A34923" w:rsidDel="003B057D">
          <w:delText xml:space="preserve">progress </w:delText>
        </w:r>
        <w:r w:rsidDel="003B057D">
          <w:delText xml:space="preserve">through the fourth decade </w:delText>
        </w:r>
        <w:r w:rsidR="00A34923" w:rsidDel="003B057D">
          <w:delText xml:space="preserve">of this </w:delText>
        </w:r>
        <w:r w:rsidR="00882F43" w:rsidDel="003B057D">
          <w:delText>tenacious</w:delText>
        </w:r>
        <w:r w:rsidR="00A34923" w:rsidDel="003B057D">
          <w:delText xml:space="preserve"> epidemic, </w:delText>
        </w:r>
      </w:del>
      <w:ins w:id="195" w:author="Ellen McRobie" w:date="2015-01-06T10:05:00Z">
        <w:r w:rsidR="003B057D">
          <w:t>T</w:t>
        </w:r>
      </w:ins>
      <w:del w:id="196" w:author="Ellen McRobie" w:date="2015-01-06T10:05:00Z">
        <w:r w:rsidR="00A34923" w:rsidDel="003B057D">
          <w:delText>t</w:delText>
        </w:r>
      </w:del>
      <w:r w:rsidR="00A34923">
        <w:t xml:space="preserve">he tools used to fight HIV are becoming more akin to those used to treat a long-term </w:t>
      </w:r>
      <w:commentRangeStart w:id="197"/>
      <w:r w:rsidR="00A34923">
        <w:t>chronic disease</w:t>
      </w:r>
      <w:commentRangeEnd w:id="197"/>
      <w:r w:rsidR="003B057D">
        <w:rPr>
          <w:rStyle w:val="CommentReference"/>
        </w:rPr>
        <w:commentReference w:id="197"/>
      </w:r>
      <w:r w:rsidR="00E2195F">
        <w:t>{vanSighem</w:t>
      </w:r>
      <w:proofErr w:type="gramStart"/>
      <w:r w:rsidR="00E2195F">
        <w:t>:2010gw</w:t>
      </w:r>
      <w:proofErr w:type="gramEnd"/>
      <w:r w:rsidR="00E2195F">
        <w:t>}</w:t>
      </w:r>
      <w:r w:rsidR="000163BB">
        <w:t>.</w:t>
      </w:r>
      <w:r w:rsidR="009450D2">
        <w:t xml:space="preserve"> Identifying infected individuals is </w:t>
      </w:r>
      <w:commentRangeStart w:id="198"/>
      <w:r w:rsidR="009450D2">
        <w:t>no longer the biggest hurdle</w:t>
      </w:r>
      <w:commentRangeEnd w:id="198"/>
      <w:r w:rsidR="00173ACA">
        <w:rPr>
          <w:rStyle w:val="CommentReference"/>
        </w:rPr>
        <w:commentReference w:id="198"/>
      </w:r>
      <w:r w:rsidR="009450D2">
        <w:t>,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147C3F95" w14:textId="77777777" w:rsidR="007A0199" w:rsidRDefault="007A0199" w:rsidP="00243C83">
      <w:pPr>
        <w:pStyle w:val="normal0"/>
      </w:pPr>
    </w:p>
    <w:p w14:paraId="7D9FFC6F" w14:textId="5EC4C048" w:rsidR="00C426AB" w:rsidRDefault="00216F7C" w:rsidP="00215C6B">
      <w:pPr>
        <w:pStyle w:val="normal0"/>
        <w:ind w:firstLine="720"/>
      </w:pPr>
      <w:commentRangeStart w:id="199"/>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B6198D">
        <w:t xml:space="preserve"> (57</w:t>
      </w:r>
      <w:r w:rsidR="00CC2846">
        <w:t>%)</w:t>
      </w:r>
      <w:r w:rsidR="00E93F71">
        <w:t>.</w:t>
      </w:r>
      <w:r w:rsidR="00333989">
        <w:t xml:space="preserve"> </w:t>
      </w:r>
      <w:commentRangeEnd w:id="199"/>
      <w:r w:rsidR="003B057D">
        <w:rPr>
          <w:rStyle w:val="CommentReference"/>
        </w:rPr>
        <w:commentReference w:id="199"/>
      </w:r>
      <w:r w:rsidR="00333989" w:rsidRPr="00704298">
        <w:rPr>
          <w:i/>
          <w:color w:val="0000FF"/>
        </w:rPr>
        <w:t>[Ideally want to make a comparison to Andrew and Valentina</w:t>
      </w:r>
      <w:r w:rsidR="008D7529">
        <w:rPr>
          <w:i/>
          <w:color w:val="0000FF"/>
        </w:rPr>
        <w:t>’</w:t>
      </w:r>
      <w:r w:rsidR="00333989" w:rsidRPr="00704298">
        <w:rPr>
          <w:i/>
          <w:color w:val="0000FF"/>
        </w:rPr>
        <w:t>s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DA42F33" w14:textId="77777777" w:rsidR="00333989" w:rsidRDefault="00333989" w:rsidP="00824C31">
      <w:pPr>
        <w:pStyle w:val="normal0"/>
      </w:pPr>
    </w:p>
    <w:p w14:paraId="1EB3A18E" w14:textId="77777777" w:rsidR="00BB2D4E" w:rsidRDefault="00824C31" w:rsidP="00824C31">
      <w:pPr>
        <w:pStyle w:val="normal0"/>
      </w:pPr>
      <w:r>
        <w:tab/>
        <w:t xml:space="preserve">A </w:t>
      </w:r>
      <w:commentRangeStart w:id="200"/>
      <w:r>
        <w:t xml:space="preserve">further cause for concern </w:t>
      </w:r>
      <w:commentRangeEnd w:id="200"/>
      <w:r w:rsidR="00160B94">
        <w:rPr>
          <w:rStyle w:val="CommentReference"/>
        </w:rPr>
        <w:commentReference w:id="200"/>
      </w:r>
      <w:r>
        <w:t>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6C4978F5" w14:textId="77777777" w:rsidR="00C426AB" w:rsidRDefault="00C426AB" w:rsidP="00243C83">
      <w:pPr>
        <w:pStyle w:val="normal0"/>
        <w:rPr>
          <w:b/>
          <w:i/>
        </w:rPr>
      </w:pPr>
    </w:p>
    <w:p w14:paraId="59B24DEE" w14:textId="7777777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28649847" w14:textId="77777777" w:rsidR="002F54A4" w:rsidRDefault="002F54A4" w:rsidP="00243C83">
      <w:pPr>
        <w:pStyle w:val="normal0"/>
      </w:pPr>
    </w:p>
    <w:p w14:paraId="36329617" w14:textId="77777777"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4DB4AFF8" w14:textId="77777777" w:rsidR="00A9709A" w:rsidRDefault="00A9709A" w:rsidP="00243C83">
      <w:pPr>
        <w:pStyle w:val="normal0"/>
      </w:pPr>
    </w:p>
    <w:p w14:paraId="27CF9F1A" w14:textId="6369887A"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EE6BE4">
        <w:instrText xml:space="preserve"> ADDIN PAPERS2_CITATIONS &lt;citation&gt;&lt;uuid&gt;CD8FFEEB-ACAB-4030-8E26-E8A077A2A6DC&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EE6BE4">
        <w:instrText xml:space="preserve"> ADDIN PAPERS2_CITATIONS &lt;citation&gt;&lt;uuid&gt;6C360E2E-9F8E-4C1E-B854-83C4D3F737DA&lt;/uuid&gt;&lt;priority&gt;42&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EE6BE4">
        <w:instrText xml:space="preserve"> ADDIN PAPERS2_CITATIONS &lt;citation&gt;&lt;uuid&gt;C07A4D6C-37B1-4EAC-9DA0-FF50545B6DC3&lt;/uuid&gt;&lt;priority&gt;43&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63177266" w14:textId="77777777" w:rsidR="00940364" w:rsidRDefault="00554D45" w:rsidP="008B75EC">
      <w:pPr>
        <w:pStyle w:val="normal0"/>
        <w:ind w:firstLine="720"/>
      </w:pPr>
      <w:r>
        <w:t xml:space="preserve"> </w:t>
      </w:r>
    </w:p>
    <w:p w14:paraId="158C979D" w14:textId="77777777"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4DA10C5E" w14:textId="77777777" w:rsidR="0099021A" w:rsidRDefault="0099021A" w:rsidP="00243C83">
      <w:pPr>
        <w:pStyle w:val="normal0"/>
      </w:pPr>
    </w:p>
    <w:p w14:paraId="3664640A" w14:textId="7700E788"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EE6BE4">
        <w:instrText xml:space="preserve"> ADDIN PAPERS2_CITATIONS &lt;citation&gt;&lt;uuid&gt;CCACA780-9CE2-4262-8752-3EFE8D3CED5F&lt;/uuid&gt;&lt;priority&gt;44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EE6BE4">
        <w:instrText xml:space="preserve"> ADDIN PAPERS2_CITATIONS &lt;citation&gt;&lt;uuid&gt;C5DF5295-BE1D-4870-B8AB-2FCE26BEB0A6&lt;/uuid&gt;&lt;priority&gt;45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445EB112" w14:textId="77777777" w:rsidR="00930519" w:rsidRDefault="00930519" w:rsidP="00555EB7">
      <w:pPr>
        <w:pStyle w:val="normal0"/>
        <w:ind w:firstLine="720"/>
      </w:pPr>
    </w:p>
    <w:p w14:paraId="7FBBC66B" w14:textId="77777777"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61B7F0A1" w14:textId="77777777" w:rsidR="00E95621" w:rsidRDefault="00E95621" w:rsidP="00555EB7">
      <w:pPr>
        <w:pStyle w:val="normal0"/>
        <w:ind w:firstLine="720"/>
      </w:pPr>
    </w:p>
    <w:p w14:paraId="689730C5" w14:textId="77777777"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0B36DF12" w14:textId="77777777" w:rsidR="00A613AB" w:rsidRDefault="00A613AB" w:rsidP="00A613AB">
      <w:pPr>
        <w:pStyle w:val="normal0"/>
        <w:ind w:firstLine="720"/>
      </w:pPr>
    </w:p>
    <w:p w14:paraId="53185F6C" w14:textId="0DCE4A4D"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EE6BE4">
        <w:instrText xml:space="preserve"> ADDIN PAPERS2_CITATIONS &lt;citation&gt;&lt;uuid&gt;CE8B915D-135A-4948-B2FE-DCCC3322064E&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EE6BE4">
        <w:instrText xml:space="preserve"> ADDIN PAPERS2_CITATIONS &lt;citation&gt;&lt;uuid&gt;5EC0C3E0-4109-4150-A92E-6B3F74897BC6&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EE6BE4">
        <w:instrText xml:space="preserve"> ADDIN PAPERS2_CITATIONS &lt;citation&gt;&lt;uuid&gt;A5791323-B925-4511-93CC-EBDEF4A363B3&lt;/uuid&gt;&lt;priority&gt;49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6911A0AD" w14:textId="77777777" w:rsidR="008E54C1" w:rsidRDefault="008E54C1" w:rsidP="0013403D">
      <w:pPr>
        <w:pStyle w:val="normal0"/>
        <w:ind w:firstLine="720"/>
      </w:pPr>
    </w:p>
    <w:p w14:paraId="644E0302" w14:textId="574BC0A6"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EE6BE4">
        <w:instrText xml:space="preserve"> ADDIN PAPERS2_CITATIONS &lt;citation&gt;&lt;uuid&gt;6C9BFF2D-316C-4B12-A7EB-41DD77527F7B&lt;/uuid&gt;&lt;priority&gt;50&lt;/priority&gt;&lt;publications&gt;&lt;publication&gt;&lt;location&gt;&amp;lt;html&amp;gt;&amp;lt;head&amp;gt;&amp;lt;meta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EE6BE4">
        <w:instrText xml:space="preserve"> ADDIN PAPERS2_CITATIONS &lt;citation&gt;&lt;uuid&gt;2CD5A02E-20CC-4F31-B231-4FB50A6346E3&lt;/uuid&gt;&lt;priority&gt;51&lt;/priority&gt;&lt;publications&gt;&lt;publication&gt;&lt;location&gt;&amp;lt;html&amp;gt;&amp;lt;head&amp;gt;&amp;lt;meta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FD64EBA" w14:textId="77777777" w:rsidR="00125F41" w:rsidRDefault="00125F41" w:rsidP="0013403D">
      <w:pPr>
        <w:pStyle w:val="normal0"/>
        <w:ind w:firstLine="720"/>
      </w:pPr>
    </w:p>
    <w:p w14:paraId="7B96F7BB" w14:textId="59988A33"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EE6BE4">
        <w:instrText xml:space="preserve"> ADDIN PAPERS2_CITATIONS &lt;citation&gt;&lt;uuid&gt;7E35D954-4AE0-4C57-9E5E-FE3EA1E5E73A&lt;/uuid&gt;&lt;priority&gt;52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9AAA9AE" w14:textId="77777777" w:rsidR="00C07325" w:rsidRDefault="00C07325" w:rsidP="007734BB">
      <w:pPr>
        <w:pStyle w:val="normal0"/>
      </w:pPr>
    </w:p>
    <w:p w14:paraId="533C7604" w14:textId="77777777"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51885051" w14:textId="77777777" w:rsidR="00C07325" w:rsidRDefault="00C07325" w:rsidP="007734BB">
      <w:pPr>
        <w:pStyle w:val="normal0"/>
      </w:pPr>
    </w:p>
    <w:p w14:paraId="757E1D99"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02425F30" w14:textId="77777777" w:rsidR="00A024D8" w:rsidRDefault="00A024D8" w:rsidP="00A024D8">
      <w:pPr>
        <w:pStyle w:val="normal0"/>
        <w:ind w:firstLine="359"/>
      </w:pPr>
    </w:p>
    <w:p w14:paraId="474A576E" w14:textId="77777777"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0A08EA23" w14:textId="77777777" w:rsidR="00C07325" w:rsidRDefault="00C07325">
      <w:pPr>
        <w:pStyle w:val="normal0"/>
        <w:contextualSpacing w:val="0"/>
      </w:pPr>
    </w:p>
    <w:p w14:paraId="130AFCA9" w14:textId="77777777"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278B9EDC" w14:textId="77777777" w:rsidR="00C07325" w:rsidRDefault="00C07325">
      <w:pPr>
        <w:pStyle w:val="normal0"/>
        <w:contextualSpacing w:val="0"/>
      </w:pPr>
    </w:p>
    <w:p w14:paraId="325A31FE"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493CAF78" w14:textId="77777777" w:rsidR="00D21063" w:rsidRDefault="00D21063" w:rsidP="00D21063">
      <w:pPr>
        <w:pStyle w:val="normal0"/>
        <w:ind w:firstLine="359"/>
      </w:pPr>
    </w:p>
    <w:p w14:paraId="38247266" w14:textId="77777777"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69458ACB" w14:textId="77777777" w:rsidR="00A6541D" w:rsidRDefault="00A6541D">
      <w:pPr>
        <w:pStyle w:val="normal0"/>
        <w:contextualSpacing w:val="0"/>
      </w:pPr>
    </w:p>
    <w:p w14:paraId="2BEA827C" w14:textId="77777777"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201" w:name="h.5bj1t1rwxn4u" w:colFirst="0" w:colLast="0"/>
      <w:bookmarkEnd w:id="201"/>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5E9CA8BC" w14:textId="77777777" w:rsidR="00C07325" w:rsidRDefault="0004446E">
      <w:pPr>
        <w:pStyle w:val="Heading1"/>
        <w:contextualSpacing w:val="0"/>
      </w:pPr>
      <w:r>
        <w:t>Acknowledgements</w:t>
      </w:r>
    </w:p>
    <w:p w14:paraId="3B021E65" w14:textId="77777777" w:rsidR="00354BF3" w:rsidRDefault="00354BF3">
      <w:pPr>
        <w:pStyle w:val="Heading1"/>
        <w:contextualSpacing w:val="0"/>
      </w:pPr>
      <w:bookmarkStart w:id="202" w:name="h.pbwlevpo3yu5" w:colFirst="0" w:colLast="0"/>
      <w:bookmarkEnd w:id="202"/>
    </w:p>
    <w:p w14:paraId="5B54EA52" w14:textId="77777777" w:rsidR="00C07325" w:rsidRDefault="0004446E">
      <w:pPr>
        <w:pStyle w:val="Heading1"/>
        <w:contextualSpacing w:val="0"/>
      </w:pPr>
      <w:r>
        <w:t>References</w:t>
      </w:r>
    </w:p>
    <w:p w14:paraId="63AE3FA0" w14:textId="77777777" w:rsidR="00354BF3" w:rsidRDefault="00354BF3">
      <w:pPr>
        <w:pStyle w:val="Heading1"/>
        <w:contextualSpacing w:val="0"/>
      </w:pPr>
      <w:bookmarkStart w:id="203" w:name="h.i9jxy126drmb" w:colFirst="0" w:colLast="0"/>
      <w:bookmarkEnd w:id="203"/>
    </w:p>
    <w:p w14:paraId="2ECBD649" w14:textId="77777777" w:rsidR="00C07325" w:rsidRDefault="0004446E">
      <w:pPr>
        <w:pStyle w:val="Heading1"/>
        <w:contextualSpacing w:val="0"/>
      </w:pPr>
      <w:r>
        <w:t>Figure Legends</w:t>
      </w:r>
    </w:p>
    <w:p w14:paraId="5CE87D58" w14:textId="77777777" w:rsidR="00C07325" w:rsidRDefault="00C07325">
      <w:pPr>
        <w:pStyle w:val="normal0"/>
        <w:contextualSpacing w:val="0"/>
      </w:pPr>
    </w:p>
    <w:p w14:paraId="5E1D761A" w14:textId="77777777"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B48BB2F" w14:textId="77777777"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2041B798" w14:textId="77777777"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142CFA91" w14:textId="77777777"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1C9556EF" w14:textId="77777777" w:rsidR="00313C77" w:rsidRDefault="00313C77">
      <w:pPr>
        <w:pStyle w:val="normal0"/>
        <w:contextualSpacing w:val="0"/>
      </w:pPr>
      <w:r>
        <w:rPr>
          <w:i/>
        </w:rPr>
        <w:t>Figure 5 – Cost-effectiveness of multiple interventions impacting on HIV care overlaid on top of fig. 3</w:t>
      </w:r>
    </w:p>
    <w:p w14:paraId="2834C287" w14:textId="77777777"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0B177543" w14:textId="77777777" w:rsidR="00C07325" w:rsidRDefault="0004446E">
      <w:pPr>
        <w:pStyle w:val="Heading1"/>
        <w:contextualSpacing w:val="0"/>
      </w:pPr>
      <w:bookmarkStart w:id="204" w:name="h.n9mfvkja78ix" w:colFirst="0" w:colLast="0"/>
      <w:bookmarkEnd w:id="204"/>
      <w:r>
        <w:t>Supporting Information</w:t>
      </w:r>
    </w:p>
    <w:p w14:paraId="1DFA3201" w14:textId="77777777" w:rsidR="00E3215F" w:rsidRPr="00E3215F" w:rsidRDefault="00E3215F" w:rsidP="00E3215F">
      <w:pPr>
        <w:pStyle w:val="normal0"/>
      </w:pPr>
      <w:r>
        <w:t>See appendix.</w:t>
      </w:r>
    </w:p>
    <w:p w14:paraId="225D1FB7" w14:textId="77777777" w:rsidR="00C07325" w:rsidRDefault="00C07325">
      <w:pPr>
        <w:pStyle w:val="normal0"/>
      </w:pPr>
    </w:p>
    <w:p w14:paraId="699670AA" w14:textId="77777777" w:rsidR="00190823" w:rsidRDefault="00190823">
      <w:pPr>
        <w:rPr>
          <w:b/>
          <w:sz w:val="24"/>
          <w:szCs w:val="24"/>
        </w:rPr>
      </w:pPr>
      <w:r>
        <w:rPr>
          <w:b/>
          <w:sz w:val="24"/>
          <w:szCs w:val="24"/>
        </w:rPr>
        <w:br w:type="page"/>
      </w:r>
    </w:p>
    <w:p w14:paraId="4B6D2B02" w14:textId="77777777" w:rsidR="00842F3E" w:rsidRPr="004E1258" w:rsidRDefault="00842F3E" w:rsidP="00842F3E">
      <w:pPr>
        <w:rPr>
          <w:b/>
          <w:sz w:val="24"/>
          <w:szCs w:val="24"/>
        </w:rPr>
      </w:pPr>
      <w:r>
        <w:rPr>
          <w:b/>
          <w:i/>
          <w:sz w:val="26"/>
          <w:szCs w:val="26"/>
        </w:rPr>
        <w:t>Notes</w:t>
      </w:r>
    </w:p>
    <w:p w14:paraId="3617D23B" w14:textId="77777777"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14:paraId="4AE8E77E" w14:textId="77777777" w:rsidR="00592529" w:rsidRPr="00592529" w:rsidRDefault="00592529" w:rsidP="00592529">
      <w:pPr>
        <w:pStyle w:val="ListParagraph"/>
        <w:rPr>
          <w:lang w:val="en-AU"/>
        </w:rPr>
      </w:pPr>
    </w:p>
    <w:p w14:paraId="6405A03E" w14:textId="77777777"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14:paraId="46E151B3" w14:textId="77777777" w:rsidR="00190823" w:rsidRDefault="000E482F" w:rsidP="00190823">
      <w:pPr>
        <w:ind w:firstLine="360"/>
        <w:rPr>
          <w:lang w:val="en-AU"/>
        </w:rPr>
      </w:pPr>
      <w:hyperlink r:id="rId18" w:history="1">
        <w:r w:rsidR="00842F3E" w:rsidRPr="00842F3E">
          <w:rPr>
            <w:rStyle w:val="Hyperlink"/>
            <w:lang w:val="en-AU"/>
          </w:rPr>
          <w:t>https://drive.google.com/file/d/0B02uVauBTUwhUHQzUURtUnZiMFk/view?usp=sharing</w:t>
        </w:r>
      </w:hyperlink>
    </w:p>
    <w:p w14:paraId="4D081E70" w14:textId="77777777" w:rsidR="00190823" w:rsidRDefault="00190823" w:rsidP="00190823">
      <w:pPr>
        <w:ind w:firstLine="360"/>
        <w:rPr>
          <w:lang w:val="en-AU"/>
        </w:rPr>
      </w:pPr>
    </w:p>
    <w:p w14:paraId="4B84836E" w14:textId="77777777"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14:paraId="35B2FD83" w14:textId="77777777" w:rsidR="00190823" w:rsidRPr="00190823" w:rsidRDefault="00190823" w:rsidP="00190823">
      <w:pPr>
        <w:pStyle w:val="ListParagraph"/>
        <w:rPr>
          <w:lang w:val="en-AU"/>
        </w:rPr>
      </w:pPr>
    </w:p>
    <w:p w14:paraId="2EB4494E" w14:textId="77777777" w:rsidR="00190823" w:rsidRDefault="00842F3E" w:rsidP="00190823">
      <w:pPr>
        <w:pStyle w:val="ListParagraph"/>
        <w:numPr>
          <w:ilvl w:val="0"/>
          <w:numId w:val="14"/>
        </w:numPr>
        <w:rPr>
          <w:lang w:val="en-AU"/>
        </w:rPr>
      </w:pPr>
      <w:r w:rsidRPr="00190823">
        <w:rPr>
          <w:lang w:val="en-AU"/>
        </w:rPr>
        <w:t>Should I include a table with all the parameter values for the model?</w:t>
      </w:r>
    </w:p>
    <w:p w14:paraId="556D1073" w14:textId="77777777" w:rsidR="00190823" w:rsidRPr="00190823" w:rsidRDefault="00190823" w:rsidP="00190823">
      <w:pPr>
        <w:rPr>
          <w:lang w:val="en-AU"/>
        </w:rPr>
      </w:pPr>
    </w:p>
    <w:p w14:paraId="541CE0D2" w14:textId="77777777" w:rsidR="00190823" w:rsidRDefault="00842F3E" w:rsidP="00190823">
      <w:pPr>
        <w:pStyle w:val="ListParagraph"/>
        <w:numPr>
          <w:ilvl w:val="0"/>
          <w:numId w:val="14"/>
        </w:numPr>
        <w:rPr>
          <w:lang w:val="en-AU"/>
        </w:rPr>
      </w:pPr>
      <w:r w:rsidRPr="00190823">
        <w:rPr>
          <w:lang w:val="en-AU"/>
        </w:rPr>
        <w:t>Are we publishing the code along side this?</w:t>
      </w:r>
    </w:p>
    <w:p w14:paraId="72E9B858" w14:textId="77777777" w:rsidR="00190823" w:rsidRPr="00190823" w:rsidRDefault="00190823" w:rsidP="00190823">
      <w:pPr>
        <w:rPr>
          <w:lang w:val="en-AU"/>
        </w:rPr>
      </w:pPr>
    </w:p>
    <w:p w14:paraId="0B5202EE" w14:textId="77777777"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14:paraId="64471AC8" w14:textId="77777777"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14:paraId="16DB5EF3" w14:textId="77777777"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proofErr w:type="gramStart"/>
      <w:r w:rsidRPr="00190823">
        <w:rPr>
          <w:i/>
          <w:iCs/>
          <w:lang w:val="en-AU"/>
        </w:rPr>
        <w:t>figure</w:t>
      </w:r>
      <w:proofErr w:type="gramEnd"/>
      <w:r w:rsidRPr="00190823">
        <w:rPr>
          <w:i/>
          <w:iCs/>
          <w:lang w:val="en-AU"/>
        </w:rPr>
        <w:t xml:space="preserve"> 4</w:t>
      </w:r>
      <w:r w:rsidRPr="00190823">
        <w:rPr>
          <w:lang w:val="en-AU"/>
        </w:rPr>
        <w:t>].</w:t>
      </w:r>
    </w:p>
    <w:p w14:paraId="78D64027" w14:textId="77777777" w:rsidR="00190823" w:rsidRPr="00190823" w:rsidRDefault="00190823" w:rsidP="00190823">
      <w:pPr>
        <w:pStyle w:val="ListParagraph"/>
        <w:ind w:left="1440"/>
        <w:rPr>
          <w:lang w:val="en-AU"/>
        </w:rPr>
      </w:pPr>
    </w:p>
    <w:p w14:paraId="4E681AFE" w14:textId="77777777"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14:paraId="0AE061D0" w14:textId="77777777"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14:paraId="5D150C60" w14:textId="77777777" w:rsidR="00592529" w:rsidRPr="00592529" w:rsidRDefault="00592529" w:rsidP="00592529">
      <w:pPr>
        <w:pStyle w:val="ListParagraph"/>
        <w:rPr>
          <w:lang w:val="en-AU"/>
        </w:rPr>
      </w:pPr>
    </w:p>
    <w:p w14:paraId="0B88B856" w14:textId="77777777"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0992A539" wp14:editId="59D928D0">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proofErr w:type="gramStart"/>
      <w:r w:rsidR="00B12760">
        <w:t>A</w:t>
      </w:r>
      <w:r w:rsidR="00102E35">
        <w:t xml:space="preserve"> maximum value that we could potentially hit.</w:t>
      </w:r>
      <w:proofErr w:type="gramEnd"/>
      <w:r w:rsidR="00102E35">
        <w:t xml:space="preserve"> </w:t>
      </w:r>
      <w:proofErr w:type="gramStart"/>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DALYs between 2010 and 2030.</w:t>
      </w:r>
      <w:proofErr w:type="gramEnd"/>
      <w:r w:rsidR="00102E35">
        <w:rPr>
          <w:rFonts w:eastAsia="Times New Roman" w:cs="Times New Roman"/>
          <w:b/>
          <w:bCs/>
          <w:i/>
          <w:iCs/>
          <w:color w:val="333333"/>
          <w:sz w:val="21"/>
          <w:szCs w:val="21"/>
          <w:shd w:val="clear" w:color="auto" w:fill="FFFFFF"/>
          <w:lang w:val="en-AU"/>
        </w:rPr>
        <w:t xml:space="preserve">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llen McRobie" w:date="2015-01-06T10:09:00Z" w:initials="EM">
    <w:p w14:paraId="7AFF9ABC" w14:textId="77777777" w:rsidR="0055480B" w:rsidRDefault="0055480B">
      <w:pPr>
        <w:pStyle w:val="CommentText"/>
      </w:pPr>
      <w:r>
        <w:rPr>
          <w:rStyle w:val="CommentReference"/>
        </w:rPr>
        <w:annotationRef/>
      </w:r>
      <w:r>
        <w:t>I’m going to leave making comments on the abstract as I think it may change based on later revisions in the text.</w:t>
      </w:r>
    </w:p>
  </w:comment>
  <w:comment w:id="8" w:author="Ellen McRobie" w:date="2015-01-06T10:11:00Z" w:initials="EM">
    <w:p w14:paraId="43AE3E48" w14:textId="77777777" w:rsidR="0055480B" w:rsidRDefault="0055480B">
      <w:pPr>
        <w:pStyle w:val="CommentText"/>
      </w:pPr>
      <w:r>
        <w:rPr>
          <w:rStyle w:val="CommentReference"/>
        </w:rPr>
        <w:annotationRef/>
      </w:r>
      <w:r>
        <w:t>Rather than indicating all programmes are performing badly (which might get ppl a bit upset) I would phrase more along the lines of “the persistently high mortality rates despite large efforts to scale up treatment has caught the attention of donors”</w:t>
      </w:r>
    </w:p>
  </w:comment>
  <w:comment w:id="18" w:author="Ellen McRobie" w:date="2015-01-06T10:25:00Z" w:initials="EM">
    <w:p w14:paraId="7C318778" w14:textId="77777777" w:rsidR="0055480B" w:rsidRDefault="0055480B">
      <w:pPr>
        <w:pStyle w:val="CommentText"/>
      </w:pPr>
      <w:r>
        <w:rPr>
          <w:rStyle w:val="CommentReference"/>
        </w:rPr>
        <w:annotationRef/>
      </w:r>
      <w:r>
        <w:t>Not sure the model parts need to have caps, but also don’t think it matters if they do</w:t>
      </w:r>
    </w:p>
  </w:comment>
  <w:comment w:id="61" w:author="Tim Hallett" w:date="2015-01-07T12:26:00Z" w:initials="TH">
    <w:p w14:paraId="148D1A12" w14:textId="77777777" w:rsidR="0055480B" w:rsidRDefault="0055480B">
      <w:pPr>
        <w:pStyle w:val="CommentText"/>
      </w:pPr>
      <w:r>
        <w:rPr>
          <w:rStyle w:val="CommentReference"/>
        </w:rPr>
        <w:annotationRef/>
      </w:r>
      <w:r>
        <w:t>Is it possible to add references to the table? Or notes on the source?</w:t>
      </w:r>
    </w:p>
  </w:comment>
  <w:comment w:id="62" w:author="Jack Olney" w:date="2015-01-08T12:19:00Z" w:initials="JO">
    <w:p w14:paraId="1FCD600D" w14:textId="3E2B4651" w:rsidR="0055480B" w:rsidRDefault="0055480B">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64" w:author="Tim Hallett" w:date="2015-01-08T11:48:00Z" w:initials="TH">
    <w:p w14:paraId="0A231B60" w14:textId="77777777" w:rsidR="0055480B" w:rsidRDefault="0055480B" w:rsidP="00260E0F">
      <w:pPr>
        <w:pStyle w:val="CommentText"/>
      </w:pPr>
      <w:r>
        <w:rPr>
          <w:rStyle w:val="CommentReference"/>
        </w:rPr>
        <w:annotationRef/>
      </w:r>
      <w:r>
        <w:t>How can we justify this? The work of Jenny and Ruanne suggest some cost here, doesn’t it?</w:t>
      </w:r>
    </w:p>
  </w:comment>
  <w:comment w:id="65" w:author="Jack Olney" w:date="2015-01-08T12:33:00Z" w:initials="JO">
    <w:p w14:paraId="6F36AE39" w14:textId="52629933" w:rsidR="0055480B" w:rsidRDefault="0055480B">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66" w:author="Tim Hallett" w:date="2015-01-08T11:48:00Z" w:initials="TH">
    <w:p w14:paraId="7FDDD876" w14:textId="77777777" w:rsidR="0055480B" w:rsidRDefault="0055480B" w:rsidP="00260E0F">
      <w:pPr>
        <w:pStyle w:val="CommentText"/>
      </w:pPr>
      <w:r>
        <w:rPr>
          <w:rStyle w:val="CommentReference"/>
        </w:rPr>
        <w:annotationRef/>
      </w:r>
      <w:r>
        <w:t>Seem to me like we need two scenarios in this one now. 0% would be best. What can say about what is realistic?</w:t>
      </w:r>
    </w:p>
  </w:comment>
  <w:comment w:id="67" w:author="Jack Olney" w:date="2015-01-08T13:38:00Z" w:initials="JO">
    <w:p w14:paraId="2E9B4744" w14:textId="24812CCD" w:rsidR="0055480B" w:rsidRDefault="0055480B">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w:t>
      </w:r>
      <w:proofErr w:type="gramStart"/>
      <w:r>
        <w:t>perhaps</w:t>
      </w:r>
      <w:proofErr w:type="gramEnd"/>
      <w:r>
        <w:t xml:space="preserve"> getting ahead of myself here).</w:t>
      </w:r>
    </w:p>
  </w:comment>
  <w:comment w:id="68" w:author="Tim Hallett" w:date="2015-01-08T11:48:00Z" w:initials="TH">
    <w:p w14:paraId="7CC6159C" w14:textId="77777777" w:rsidR="0055480B" w:rsidRDefault="0055480B" w:rsidP="00260E0F">
      <w:pPr>
        <w:pStyle w:val="CommentText"/>
      </w:pPr>
      <w:r>
        <w:rPr>
          <w:rStyle w:val="CommentReference"/>
        </w:rPr>
        <w:annotationRef/>
      </w:r>
      <w:r>
        <w:t>Shouldn’t this have the same assumption as “maximum HBCT” for comparison.</w:t>
      </w:r>
    </w:p>
  </w:comment>
  <w:comment w:id="69" w:author="Jack Olney" w:date="2015-01-08T13:43:00Z" w:initials="JO">
    <w:p w14:paraId="6C22FC93" w14:textId="00AD64A5" w:rsidR="0055480B" w:rsidRDefault="0055480B">
      <w:pPr>
        <w:pStyle w:val="CommentText"/>
      </w:pPr>
      <w:r>
        <w:rPr>
          <w:rStyle w:val="CommentReference"/>
        </w:rPr>
        <w:annotationRef/>
      </w:r>
      <w:r>
        <w:t>Currently uses the realistic HBCT intervention here.</w:t>
      </w:r>
    </w:p>
  </w:comment>
  <w:comment w:id="71" w:author="Tim Hallett" w:date="2015-01-08T11:48:00Z" w:initials="TH">
    <w:p w14:paraId="5637ED7E" w14:textId="77777777" w:rsidR="0055480B" w:rsidRDefault="0055480B" w:rsidP="00260E0F">
      <w:pPr>
        <w:pStyle w:val="CommentText"/>
      </w:pPr>
      <w:r>
        <w:rPr>
          <w:rStyle w:val="CommentReference"/>
        </w:rPr>
        <w:annotationRef/>
      </w:r>
      <w:r>
        <w:t>Don’t understand these two separate processes. Is the 20% failure to start Art that they decline to start ART.</w:t>
      </w:r>
    </w:p>
    <w:p w14:paraId="3A9EE34D" w14:textId="77777777" w:rsidR="0055480B" w:rsidRDefault="0055480B" w:rsidP="00260E0F">
      <w:pPr>
        <w:pStyle w:val="CommentText"/>
      </w:pPr>
      <w:r>
        <w:t>Shouldn’t the ‘realistic impact’ here have the same assumptions as the “realistic impact” HBCT about those components?</w:t>
      </w:r>
    </w:p>
    <w:p w14:paraId="7C82C35B" w14:textId="77777777" w:rsidR="0055480B" w:rsidRDefault="0055480B" w:rsidP="00260E0F">
      <w:pPr>
        <w:pStyle w:val="CommentText"/>
      </w:pPr>
    </w:p>
    <w:p w14:paraId="3F8D77B7" w14:textId="77777777" w:rsidR="0055480B" w:rsidRDefault="0055480B" w:rsidP="00260E0F">
      <w:pPr>
        <w:pStyle w:val="CommentText"/>
      </w:pPr>
      <w:r>
        <w:t xml:space="preserve"> </w:t>
      </w:r>
    </w:p>
  </w:comment>
  <w:comment w:id="70" w:author="Jack Olney" w:date="2015-01-08T14:02:00Z" w:initials="JO">
    <w:p w14:paraId="63BAE1E0" w14:textId="7860F02E" w:rsidR="0055480B" w:rsidRDefault="0055480B">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83" w:author="Tim Hallett" w:date="2015-01-07T12:38:00Z" w:initials="TH">
    <w:p w14:paraId="1352AC4D" w14:textId="77777777" w:rsidR="0055480B" w:rsidRDefault="0055480B">
      <w:pPr>
        <w:pStyle w:val="CommentText"/>
      </w:pPr>
      <w:r>
        <w:rPr>
          <w:rStyle w:val="CommentReference"/>
        </w:rPr>
        <w:annotationRef/>
      </w:r>
      <w:r>
        <w:t>They are NOT patients in this analysis, they are deceased persons. Keep the language very clear.</w:t>
      </w:r>
    </w:p>
  </w:comment>
  <w:comment w:id="82" w:author="Jack Olney" w:date="2015-01-08T14:33:00Z" w:initials="JO">
    <w:p w14:paraId="11034CDA" w14:textId="3399411F" w:rsidR="0055480B" w:rsidRDefault="0055480B">
      <w:pPr>
        <w:pStyle w:val="CommentText"/>
      </w:pPr>
      <w:r>
        <w:rPr>
          <w:rStyle w:val="CommentReference"/>
        </w:rPr>
        <w:annotationRef/>
      </w:r>
      <w:r>
        <w:t>Ah, we’ve crossed wires here. The figure on the left is among patients, it is generated by asking everyone who initiates ART (between 2010 and 2030) what their pre-ART care experience is.</w:t>
      </w:r>
    </w:p>
    <w:p w14:paraId="4F1A00B0" w14:textId="77777777" w:rsidR="0055480B" w:rsidRDefault="0055480B">
      <w:pPr>
        <w:pStyle w:val="CommentText"/>
      </w:pPr>
    </w:p>
    <w:p w14:paraId="2C0C3311" w14:textId="726B3F22" w:rsidR="0055480B" w:rsidRDefault="0055480B">
      <w:pPr>
        <w:pStyle w:val="CommentText"/>
      </w:pPr>
      <w:r>
        <w:t>The figure on the right is among deceased persons as advertised.</w:t>
      </w:r>
    </w:p>
    <w:p w14:paraId="3D01356C" w14:textId="77777777" w:rsidR="0055480B" w:rsidRDefault="0055480B">
      <w:pPr>
        <w:pStyle w:val="CommentText"/>
      </w:pPr>
    </w:p>
    <w:p w14:paraId="12FDCFF7" w14:textId="77777777" w:rsidR="0055480B" w:rsidRDefault="0055480B">
      <w:pPr>
        <w:pStyle w:val="CommentText"/>
      </w:pPr>
      <w:r>
        <w:t>I always thought this was the plan, as the clinic view assesses the state of people at ART initiation (which can be done on the ground), but fails to show the full story which we tell by visualising the care experience of all people dying from HIV in the community pie chart.</w:t>
      </w:r>
    </w:p>
    <w:p w14:paraId="194C0639" w14:textId="77777777" w:rsidR="0055480B" w:rsidRDefault="0055480B">
      <w:pPr>
        <w:pStyle w:val="CommentText"/>
      </w:pPr>
    </w:p>
    <w:p w14:paraId="1761DF75" w14:textId="085B75DE" w:rsidR="0055480B" w:rsidRDefault="0055480B">
      <w:pPr>
        <w:pStyle w:val="CommentText"/>
      </w:pPr>
      <w:r>
        <w:t xml:space="preserve">I can change the figure on the left to look at the care experience of people who have had contact with the clinic and suffered an HIV-related death? (I’ll test it anyway and see how things look). </w:t>
      </w:r>
    </w:p>
  </w:comment>
  <w:comment w:id="87" w:author="Tim Hallett" w:date="2015-01-07T12:41:00Z" w:initials="TH">
    <w:p w14:paraId="65A8D013" w14:textId="77777777" w:rsidR="0055480B" w:rsidRDefault="0055480B">
      <w:pPr>
        <w:pStyle w:val="CommentText"/>
      </w:pPr>
      <w:r>
        <w:rPr>
          <w:rStyle w:val="CommentReference"/>
        </w:rPr>
        <w:annotationRef/>
      </w:r>
      <w:r>
        <w:t>Why is there no green section in the figure on the right-hand side?</w:t>
      </w:r>
    </w:p>
    <w:p w14:paraId="18435B65" w14:textId="77777777" w:rsidR="0055480B" w:rsidRDefault="0055480B">
      <w:pPr>
        <w:pStyle w:val="CommentText"/>
      </w:pPr>
    </w:p>
    <w:p w14:paraId="6B15FA25" w14:textId="77777777" w:rsidR="0055480B" w:rsidRDefault="0055480B">
      <w:pPr>
        <w:pStyle w:val="CommentText"/>
      </w:pPr>
      <w:r>
        <w:t>Can we have the same categories in each of the two figures, so that we compare. It’s a bit confusing as is.</w:t>
      </w:r>
    </w:p>
  </w:comment>
  <w:comment w:id="105" w:author="Tim Hallett" w:date="2015-01-07T13:03:00Z" w:initials="TH">
    <w:p w14:paraId="79989703" w14:textId="77777777" w:rsidR="0055480B" w:rsidRDefault="0055480B">
      <w:pPr>
        <w:pStyle w:val="CommentText"/>
      </w:pPr>
      <w:ins w:id="108" w:author="Tim Hallett" w:date="2015-01-07T13:03:00Z">
        <w:r>
          <w:rPr>
            <w:rStyle w:val="CommentReference"/>
          </w:rPr>
          <w:annotationRef/>
        </w:r>
      </w:ins>
      <w:r>
        <w:t>I wonder what would happen if we relaxed this</w:t>
      </w:r>
      <w:proofErr w:type="gramStart"/>
      <w:r>
        <w:t>???!</w:t>
      </w:r>
      <w:proofErr w:type="gramEnd"/>
      <w:r>
        <w:t xml:space="preserve"> Probably not feasible to do though due to computational complexity.</w:t>
      </w:r>
    </w:p>
  </w:comment>
  <w:comment w:id="106" w:author="Jack Olney" w:date="2015-01-08T15:07:00Z" w:initials="JO">
    <w:p w14:paraId="008256F6" w14:textId="317F6776" w:rsidR="0055480B" w:rsidRDefault="0055480B">
      <w:pPr>
        <w:pStyle w:val="CommentText"/>
      </w:pPr>
      <w:r>
        <w:rPr>
          <w:rStyle w:val="CommentReference"/>
        </w:rPr>
        <w:annotationRef/>
      </w:r>
      <w:r>
        <w:t>If I understand this correctly, this would involve working through all permutations of interventions in a bundle of x interventions before moving to a bundle of x+1 interventions?</w:t>
      </w:r>
    </w:p>
  </w:comment>
  <w:comment w:id="197" w:author="Ellen McRobie" w:date="2015-01-06T10:06:00Z" w:initials="EM">
    <w:p w14:paraId="6C896D3C" w14:textId="77777777" w:rsidR="0055480B" w:rsidRDefault="0055480B">
      <w:pPr>
        <w:pStyle w:val="CommentText"/>
      </w:pPr>
      <w:r>
        <w:rPr>
          <w:rStyle w:val="CommentReference"/>
        </w:rPr>
        <w:annotationRef/>
      </w:r>
      <w:r>
        <w:t>(I’m just being daft, but I am not sure what this means or how this implies it differs from before)</w:t>
      </w:r>
    </w:p>
  </w:comment>
  <w:comment w:id="198" w:author="Ellen McRobie" w:date="2015-01-06T10:07:00Z" w:initials="EM">
    <w:p w14:paraId="6F307A99" w14:textId="77777777" w:rsidR="0055480B" w:rsidRDefault="0055480B">
      <w:pPr>
        <w:pStyle w:val="CommentText"/>
      </w:pPr>
      <w:r>
        <w:rPr>
          <w:rStyle w:val="CommentReference"/>
        </w:rPr>
        <w:annotationRef/>
      </w:r>
      <w:r>
        <w:t>I would maybe want to caveat this or contextualise it somehow as we may not be able to speak for everywhere and as you say lower down there are still a large number of individuals dying prior to being diagnosed.</w:t>
      </w:r>
    </w:p>
  </w:comment>
  <w:comment w:id="199" w:author="Ellen McRobie" w:date="2015-01-06T10:05:00Z" w:initials="EM">
    <w:p w14:paraId="31DC3DB0" w14:textId="77777777" w:rsidR="0055480B" w:rsidRDefault="0055480B" w:rsidP="003B057D">
      <w:r>
        <w:rPr>
          <w:rStyle w:val="CommentReference"/>
        </w:rPr>
        <w:annotationRef/>
      </w:r>
      <w:r>
        <w:t>I tried to re-write this, but haven’t added it here as Jeff and Tim are likely better placed to do this. I think that the differences are well documented and characterized with regard to how programmes will be biased to show the healthier individuals who are care seeking while the self selected group of non-attenders will have poorer outcomes so I think we do not need to labor the point, but perhaps rephrase to emphasise the importance of remembering this when reviewing programmes and perhaps also add that AMPATH here with their extensive community HBCT are able to more accurately draw attention to the unmet need in the community, which other programmes may only be able to estimate. Something like that</w:t>
      </w:r>
      <w:proofErr w:type="gramStart"/>
      <w:r>
        <w:t>..</w:t>
      </w:r>
      <w:proofErr w:type="gramEnd"/>
      <w:r>
        <w:t xml:space="preserve"> Not sure</w:t>
      </w:r>
      <w:proofErr w:type="gramStart"/>
      <w:r>
        <w:t>..</w:t>
      </w:r>
      <w:proofErr w:type="gramEnd"/>
      <w:r>
        <w:t xml:space="preserve"> I may also be totally wrong.</w:t>
      </w:r>
    </w:p>
    <w:p w14:paraId="69375763" w14:textId="77777777" w:rsidR="0055480B" w:rsidRDefault="0055480B">
      <w:pPr>
        <w:pStyle w:val="CommentText"/>
      </w:pPr>
    </w:p>
  </w:comment>
  <w:comment w:id="200" w:author="Ellen McRobie" w:date="2015-01-06T10:08:00Z" w:initials="EM">
    <w:p w14:paraId="0B2051A0" w14:textId="77777777" w:rsidR="0055480B" w:rsidRDefault="0055480B">
      <w:pPr>
        <w:pStyle w:val="CommentText"/>
      </w:pPr>
      <w:r>
        <w:rPr>
          <w:rStyle w:val="CommentReference"/>
        </w:rPr>
        <w:annotationRef/>
      </w:r>
      <w:r>
        <w:t>Remove emotive phrasing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55480B" w:rsidRDefault="0055480B">
      <w:pPr>
        <w:spacing w:line="240" w:lineRule="auto"/>
      </w:pPr>
      <w:r>
        <w:separator/>
      </w:r>
    </w:p>
  </w:endnote>
  <w:endnote w:type="continuationSeparator" w:id="0">
    <w:p w14:paraId="4FBC26F3" w14:textId="77777777" w:rsidR="0055480B" w:rsidRDefault="00554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55480B" w:rsidRDefault="0055480B">
    <w:pPr>
      <w:pStyle w:val="normal0"/>
      <w:contextualSpacing w:val="0"/>
      <w:jc w:val="right"/>
    </w:pPr>
    <w:r>
      <w:fldChar w:fldCharType="begin"/>
    </w:r>
    <w:r>
      <w:instrText>PAGE</w:instrText>
    </w:r>
    <w:r>
      <w:fldChar w:fldCharType="separate"/>
    </w:r>
    <w:r w:rsidR="00A81102">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55480B" w:rsidRDefault="0055480B">
      <w:pPr>
        <w:spacing w:line="240" w:lineRule="auto"/>
      </w:pPr>
      <w:r>
        <w:separator/>
      </w:r>
    </w:p>
  </w:footnote>
  <w:footnote w:type="continuationSeparator" w:id="0">
    <w:p w14:paraId="1FB6D189" w14:textId="77777777" w:rsidR="0055480B" w:rsidRDefault="0055480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2"/>
  </w:num>
  <w:num w:numId="4">
    <w:abstractNumId w:val="3"/>
  </w:num>
  <w:num w:numId="5">
    <w:abstractNumId w:val="2"/>
  </w:num>
  <w:num w:numId="6">
    <w:abstractNumId w:val="8"/>
  </w:num>
  <w:num w:numId="7">
    <w:abstractNumId w:val="11"/>
  </w:num>
  <w:num w:numId="8">
    <w:abstractNumId w:val="10"/>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5"/>
    <w:lvlOverride w:ilvl="0">
      <w:lvl w:ilvl="0">
        <w:numFmt w:val="decimal"/>
        <w:lvlText w:val="%1."/>
        <w:lvlJc w:val="left"/>
      </w:lvl>
    </w:lvlOverride>
  </w:num>
  <w:num w:numId="13">
    <w:abstractNumId w:val="5"/>
    <w:lvlOverride w:ilvl="0">
      <w:lvl w:ilvl="0">
        <w:numFmt w:val="decimal"/>
        <w:lvlText w:val="%1."/>
        <w:lvlJc w:val="left"/>
      </w:lvl>
    </w:lvlOverride>
    <w:lvlOverride w:ilvl="1">
      <w:lvl w:ilvl="1">
        <w:numFmt w:val="lowerLetter"/>
        <w:lvlText w:val="%2."/>
        <w:lvlJc w:val="left"/>
      </w:lvl>
    </w:lvlOverride>
  </w:num>
  <w:num w:numId="14">
    <w:abstractNumId w:val="9"/>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0169"/>
    <w:rsid w:val="00021165"/>
    <w:rsid w:val="00025076"/>
    <w:rsid w:val="000272A0"/>
    <w:rsid w:val="0004446E"/>
    <w:rsid w:val="00050EEC"/>
    <w:rsid w:val="00056AEA"/>
    <w:rsid w:val="00064033"/>
    <w:rsid w:val="0006463D"/>
    <w:rsid w:val="00066725"/>
    <w:rsid w:val="000719B2"/>
    <w:rsid w:val="000743C3"/>
    <w:rsid w:val="0007490C"/>
    <w:rsid w:val="00077847"/>
    <w:rsid w:val="00077FCA"/>
    <w:rsid w:val="000836CC"/>
    <w:rsid w:val="000849D0"/>
    <w:rsid w:val="00084F40"/>
    <w:rsid w:val="00092AF9"/>
    <w:rsid w:val="00096253"/>
    <w:rsid w:val="000975E0"/>
    <w:rsid w:val="000A5E0A"/>
    <w:rsid w:val="000C780B"/>
    <w:rsid w:val="000D3766"/>
    <w:rsid w:val="000D68A1"/>
    <w:rsid w:val="000E0AFF"/>
    <w:rsid w:val="000E482F"/>
    <w:rsid w:val="000E7F28"/>
    <w:rsid w:val="000F627B"/>
    <w:rsid w:val="000F780B"/>
    <w:rsid w:val="00102E35"/>
    <w:rsid w:val="00104405"/>
    <w:rsid w:val="00106475"/>
    <w:rsid w:val="001121E5"/>
    <w:rsid w:val="00114499"/>
    <w:rsid w:val="00115A1A"/>
    <w:rsid w:val="00116B57"/>
    <w:rsid w:val="00125444"/>
    <w:rsid w:val="00125F41"/>
    <w:rsid w:val="001266DD"/>
    <w:rsid w:val="001268B7"/>
    <w:rsid w:val="00132863"/>
    <w:rsid w:val="0013403D"/>
    <w:rsid w:val="00146EC1"/>
    <w:rsid w:val="00147C94"/>
    <w:rsid w:val="00160B94"/>
    <w:rsid w:val="00161FB4"/>
    <w:rsid w:val="00165D56"/>
    <w:rsid w:val="00167999"/>
    <w:rsid w:val="00170B8A"/>
    <w:rsid w:val="00170F02"/>
    <w:rsid w:val="00173ACA"/>
    <w:rsid w:val="00175503"/>
    <w:rsid w:val="00176F5B"/>
    <w:rsid w:val="00181EEC"/>
    <w:rsid w:val="00184608"/>
    <w:rsid w:val="00186A0A"/>
    <w:rsid w:val="00190823"/>
    <w:rsid w:val="00190CE6"/>
    <w:rsid w:val="00194932"/>
    <w:rsid w:val="00195261"/>
    <w:rsid w:val="001A03FD"/>
    <w:rsid w:val="001A13EB"/>
    <w:rsid w:val="001A5729"/>
    <w:rsid w:val="001A645D"/>
    <w:rsid w:val="001B025F"/>
    <w:rsid w:val="001C5876"/>
    <w:rsid w:val="001C5E01"/>
    <w:rsid w:val="001C6E99"/>
    <w:rsid w:val="001D1637"/>
    <w:rsid w:val="001D6C96"/>
    <w:rsid w:val="001E7E5D"/>
    <w:rsid w:val="001F5128"/>
    <w:rsid w:val="001F7766"/>
    <w:rsid w:val="0020005E"/>
    <w:rsid w:val="00203796"/>
    <w:rsid w:val="002050E6"/>
    <w:rsid w:val="00213BA7"/>
    <w:rsid w:val="00213D06"/>
    <w:rsid w:val="00215C6B"/>
    <w:rsid w:val="002161BE"/>
    <w:rsid w:val="00216F7C"/>
    <w:rsid w:val="002233F5"/>
    <w:rsid w:val="0023038A"/>
    <w:rsid w:val="00230C24"/>
    <w:rsid w:val="00243366"/>
    <w:rsid w:val="00243C83"/>
    <w:rsid w:val="00250EBB"/>
    <w:rsid w:val="0025281A"/>
    <w:rsid w:val="00252ABD"/>
    <w:rsid w:val="00252F0F"/>
    <w:rsid w:val="00256872"/>
    <w:rsid w:val="00260E0F"/>
    <w:rsid w:val="00261ECA"/>
    <w:rsid w:val="00262DB4"/>
    <w:rsid w:val="00263DD3"/>
    <w:rsid w:val="002640CF"/>
    <w:rsid w:val="0026648C"/>
    <w:rsid w:val="00270291"/>
    <w:rsid w:val="0027347F"/>
    <w:rsid w:val="0027665A"/>
    <w:rsid w:val="00281945"/>
    <w:rsid w:val="002860EE"/>
    <w:rsid w:val="00286A2A"/>
    <w:rsid w:val="00297244"/>
    <w:rsid w:val="002A1595"/>
    <w:rsid w:val="002A4C76"/>
    <w:rsid w:val="002A577B"/>
    <w:rsid w:val="002A71C6"/>
    <w:rsid w:val="002B1D14"/>
    <w:rsid w:val="002B3234"/>
    <w:rsid w:val="002B3765"/>
    <w:rsid w:val="002B5981"/>
    <w:rsid w:val="002B5DF0"/>
    <w:rsid w:val="002C43B4"/>
    <w:rsid w:val="002D123B"/>
    <w:rsid w:val="002D3EF0"/>
    <w:rsid w:val="002D4305"/>
    <w:rsid w:val="002D5BC2"/>
    <w:rsid w:val="002E0C47"/>
    <w:rsid w:val="002E3DB5"/>
    <w:rsid w:val="002E5D8F"/>
    <w:rsid w:val="002E66D9"/>
    <w:rsid w:val="002F08AC"/>
    <w:rsid w:val="002F1D75"/>
    <w:rsid w:val="002F54A4"/>
    <w:rsid w:val="002F73E8"/>
    <w:rsid w:val="002F76C4"/>
    <w:rsid w:val="002F77C0"/>
    <w:rsid w:val="00306122"/>
    <w:rsid w:val="00306244"/>
    <w:rsid w:val="00306FCC"/>
    <w:rsid w:val="003070A9"/>
    <w:rsid w:val="00307B44"/>
    <w:rsid w:val="00312FF8"/>
    <w:rsid w:val="00313C77"/>
    <w:rsid w:val="003149AB"/>
    <w:rsid w:val="0032451F"/>
    <w:rsid w:val="00327F8B"/>
    <w:rsid w:val="00333989"/>
    <w:rsid w:val="00334432"/>
    <w:rsid w:val="00341091"/>
    <w:rsid w:val="00343FC7"/>
    <w:rsid w:val="00354BF3"/>
    <w:rsid w:val="00355044"/>
    <w:rsid w:val="003551C2"/>
    <w:rsid w:val="0035532A"/>
    <w:rsid w:val="003559E4"/>
    <w:rsid w:val="003562D8"/>
    <w:rsid w:val="003574C4"/>
    <w:rsid w:val="0035786F"/>
    <w:rsid w:val="003578C3"/>
    <w:rsid w:val="00361C67"/>
    <w:rsid w:val="00361DF5"/>
    <w:rsid w:val="003700D0"/>
    <w:rsid w:val="00371D8A"/>
    <w:rsid w:val="003750F6"/>
    <w:rsid w:val="003855F4"/>
    <w:rsid w:val="00393086"/>
    <w:rsid w:val="0039619B"/>
    <w:rsid w:val="003A149C"/>
    <w:rsid w:val="003A1A60"/>
    <w:rsid w:val="003A4313"/>
    <w:rsid w:val="003A6AD8"/>
    <w:rsid w:val="003A7870"/>
    <w:rsid w:val="003B057D"/>
    <w:rsid w:val="003C24B4"/>
    <w:rsid w:val="003C38BA"/>
    <w:rsid w:val="003C4147"/>
    <w:rsid w:val="003C54DF"/>
    <w:rsid w:val="003C5F5D"/>
    <w:rsid w:val="003D16E4"/>
    <w:rsid w:val="003E3225"/>
    <w:rsid w:val="003E4DF3"/>
    <w:rsid w:val="003F2142"/>
    <w:rsid w:val="003F50D4"/>
    <w:rsid w:val="003F7677"/>
    <w:rsid w:val="00404FAE"/>
    <w:rsid w:val="0040759C"/>
    <w:rsid w:val="00417A12"/>
    <w:rsid w:val="0042172B"/>
    <w:rsid w:val="00421D0D"/>
    <w:rsid w:val="0042767A"/>
    <w:rsid w:val="00433B30"/>
    <w:rsid w:val="00434293"/>
    <w:rsid w:val="00450E1D"/>
    <w:rsid w:val="004556D6"/>
    <w:rsid w:val="0045606F"/>
    <w:rsid w:val="00461FC2"/>
    <w:rsid w:val="00466802"/>
    <w:rsid w:val="004711ED"/>
    <w:rsid w:val="00475FFF"/>
    <w:rsid w:val="004866F2"/>
    <w:rsid w:val="004A0375"/>
    <w:rsid w:val="004A07F2"/>
    <w:rsid w:val="004A75A5"/>
    <w:rsid w:val="004B0BC1"/>
    <w:rsid w:val="004B226E"/>
    <w:rsid w:val="004B54D1"/>
    <w:rsid w:val="004D0BCA"/>
    <w:rsid w:val="004D3BDD"/>
    <w:rsid w:val="004D698E"/>
    <w:rsid w:val="004D6F89"/>
    <w:rsid w:val="004E02B2"/>
    <w:rsid w:val="004E1258"/>
    <w:rsid w:val="004E6BA3"/>
    <w:rsid w:val="004F15AD"/>
    <w:rsid w:val="004F6DEA"/>
    <w:rsid w:val="004F6E4D"/>
    <w:rsid w:val="004F7A14"/>
    <w:rsid w:val="0050562A"/>
    <w:rsid w:val="00512474"/>
    <w:rsid w:val="005143BB"/>
    <w:rsid w:val="00517DDF"/>
    <w:rsid w:val="005218F7"/>
    <w:rsid w:val="00522CC2"/>
    <w:rsid w:val="0052356D"/>
    <w:rsid w:val="00530514"/>
    <w:rsid w:val="005324B1"/>
    <w:rsid w:val="00533DB5"/>
    <w:rsid w:val="00552800"/>
    <w:rsid w:val="0055480B"/>
    <w:rsid w:val="00554D45"/>
    <w:rsid w:val="005554A3"/>
    <w:rsid w:val="00555EB7"/>
    <w:rsid w:val="005561CF"/>
    <w:rsid w:val="005601F1"/>
    <w:rsid w:val="00560F58"/>
    <w:rsid w:val="0056226B"/>
    <w:rsid w:val="00565AAF"/>
    <w:rsid w:val="00570832"/>
    <w:rsid w:val="0057217D"/>
    <w:rsid w:val="0058085E"/>
    <w:rsid w:val="00592529"/>
    <w:rsid w:val="00597C4F"/>
    <w:rsid w:val="005A1D2B"/>
    <w:rsid w:val="005A278E"/>
    <w:rsid w:val="005A49AF"/>
    <w:rsid w:val="005A6820"/>
    <w:rsid w:val="005B464A"/>
    <w:rsid w:val="005B609B"/>
    <w:rsid w:val="005B715B"/>
    <w:rsid w:val="005B723F"/>
    <w:rsid w:val="005C2C89"/>
    <w:rsid w:val="005C7644"/>
    <w:rsid w:val="005D0911"/>
    <w:rsid w:val="005F5B67"/>
    <w:rsid w:val="00606123"/>
    <w:rsid w:val="00617BBE"/>
    <w:rsid w:val="0062304C"/>
    <w:rsid w:val="0063026B"/>
    <w:rsid w:val="006344E7"/>
    <w:rsid w:val="00635B1B"/>
    <w:rsid w:val="00636C97"/>
    <w:rsid w:val="00636D6B"/>
    <w:rsid w:val="006413C1"/>
    <w:rsid w:val="006424CD"/>
    <w:rsid w:val="00643039"/>
    <w:rsid w:val="006444A3"/>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4EB5"/>
    <w:rsid w:val="006A5D56"/>
    <w:rsid w:val="006A63B2"/>
    <w:rsid w:val="006A74F6"/>
    <w:rsid w:val="006B5C43"/>
    <w:rsid w:val="006B7962"/>
    <w:rsid w:val="006C5AAE"/>
    <w:rsid w:val="006C7349"/>
    <w:rsid w:val="006C7A41"/>
    <w:rsid w:val="006D17ED"/>
    <w:rsid w:val="006D5C1A"/>
    <w:rsid w:val="006D7990"/>
    <w:rsid w:val="006E1625"/>
    <w:rsid w:val="006E177A"/>
    <w:rsid w:val="006E29A5"/>
    <w:rsid w:val="006E3BBA"/>
    <w:rsid w:val="006E4A55"/>
    <w:rsid w:val="006E641A"/>
    <w:rsid w:val="006E6D28"/>
    <w:rsid w:val="00700E14"/>
    <w:rsid w:val="00704298"/>
    <w:rsid w:val="00710658"/>
    <w:rsid w:val="00711586"/>
    <w:rsid w:val="007118E0"/>
    <w:rsid w:val="00712178"/>
    <w:rsid w:val="007125CC"/>
    <w:rsid w:val="00712AD7"/>
    <w:rsid w:val="00714162"/>
    <w:rsid w:val="00716EFA"/>
    <w:rsid w:val="007268DB"/>
    <w:rsid w:val="007300B5"/>
    <w:rsid w:val="007318FD"/>
    <w:rsid w:val="0073374E"/>
    <w:rsid w:val="007371ED"/>
    <w:rsid w:val="00741DE2"/>
    <w:rsid w:val="00742DEC"/>
    <w:rsid w:val="0074500F"/>
    <w:rsid w:val="0074516D"/>
    <w:rsid w:val="0075263A"/>
    <w:rsid w:val="00753813"/>
    <w:rsid w:val="00754E74"/>
    <w:rsid w:val="00757637"/>
    <w:rsid w:val="007628D2"/>
    <w:rsid w:val="0076557A"/>
    <w:rsid w:val="0077069E"/>
    <w:rsid w:val="007734BB"/>
    <w:rsid w:val="0078049A"/>
    <w:rsid w:val="00781129"/>
    <w:rsid w:val="00784AEC"/>
    <w:rsid w:val="00786BEE"/>
    <w:rsid w:val="0079522C"/>
    <w:rsid w:val="007A0199"/>
    <w:rsid w:val="007A1174"/>
    <w:rsid w:val="007A51FF"/>
    <w:rsid w:val="007A592A"/>
    <w:rsid w:val="007A6561"/>
    <w:rsid w:val="007B0187"/>
    <w:rsid w:val="007B4ADA"/>
    <w:rsid w:val="007C1410"/>
    <w:rsid w:val="007C44B8"/>
    <w:rsid w:val="007C51E8"/>
    <w:rsid w:val="007C68EC"/>
    <w:rsid w:val="007D2470"/>
    <w:rsid w:val="007D52B1"/>
    <w:rsid w:val="007D5486"/>
    <w:rsid w:val="007D6AFD"/>
    <w:rsid w:val="007E3CA9"/>
    <w:rsid w:val="007E648F"/>
    <w:rsid w:val="007F0D88"/>
    <w:rsid w:val="007F6458"/>
    <w:rsid w:val="00805A46"/>
    <w:rsid w:val="00806273"/>
    <w:rsid w:val="008170B2"/>
    <w:rsid w:val="008217F5"/>
    <w:rsid w:val="00822C85"/>
    <w:rsid w:val="00823F2E"/>
    <w:rsid w:val="00824C31"/>
    <w:rsid w:val="00825171"/>
    <w:rsid w:val="008265E2"/>
    <w:rsid w:val="00827D20"/>
    <w:rsid w:val="0083146C"/>
    <w:rsid w:val="00831663"/>
    <w:rsid w:val="00832B1B"/>
    <w:rsid w:val="008403D4"/>
    <w:rsid w:val="008413C4"/>
    <w:rsid w:val="00842F3E"/>
    <w:rsid w:val="0084321A"/>
    <w:rsid w:val="00843798"/>
    <w:rsid w:val="0085108C"/>
    <w:rsid w:val="008513BB"/>
    <w:rsid w:val="00855801"/>
    <w:rsid w:val="00860250"/>
    <w:rsid w:val="00863A5E"/>
    <w:rsid w:val="0086569F"/>
    <w:rsid w:val="00873E21"/>
    <w:rsid w:val="00874A1F"/>
    <w:rsid w:val="0087707C"/>
    <w:rsid w:val="00882F43"/>
    <w:rsid w:val="00883C0A"/>
    <w:rsid w:val="00886737"/>
    <w:rsid w:val="00886C5B"/>
    <w:rsid w:val="0089031F"/>
    <w:rsid w:val="00893E6A"/>
    <w:rsid w:val="008963DB"/>
    <w:rsid w:val="008A2DDA"/>
    <w:rsid w:val="008A6055"/>
    <w:rsid w:val="008A7247"/>
    <w:rsid w:val="008B4D80"/>
    <w:rsid w:val="008B5425"/>
    <w:rsid w:val="008B75EC"/>
    <w:rsid w:val="008C3ADF"/>
    <w:rsid w:val="008C5FE3"/>
    <w:rsid w:val="008C6488"/>
    <w:rsid w:val="008D1793"/>
    <w:rsid w:val="008D305E"/>
    <w:rsid w:val="008D6464"/>
    <w:rsid w:val="008D7529"/>
    <w:rsid w:val="008E0F95"/>
    <w:rsid w:val="008E1D0F"/>
    <w:rsid w:val="008E2DC6"/>
    <w:rsid w:val="008E54C1"/>
    <w:rsid w:val="008E6CF6"/>
    <w:rsid w:val="008F309F"/>
    <w:rsid w:val="008F4CCE"/>
    <w:rsid w:val="0090139E"/>
    <w:rsid w:val="0090152F"/>
    <w:rsid w:val="00903165"/>
    <w:rsid w:val="00905762"/>
    <w:rsid w:val="00905B54"/>
    <w:rsid w:val="00906DB9"/>
    <w:rsid w:val="00907224"/>
    <w:rsid w:val="00925742"/>
    <w:rsid w:val="00930519"/>
    <w:rsid w:val="009327DB"/>
    <w:rsid w:val="009345AC"/>
    <w:rsid w:val="00934DEB"/>
    <w:rsid w:val="009357BE"/>
    <w:rsid w:val="00937CC3"/>
    <w:rsid w:val="00940364"/>
    <w:rsid w:val="00943332"/>
    <w:rsid w:val="009446EC"/>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B233A"/>
    <w:rsid w:val="009B2545"/>
    <w:rsid w:val="009C0116"/>
    <w:rsid w:val="009C37D2"/>
    <w:rsid w:val="009C3D53"/>
    <w:rsid w:val="009C4A17"/>
    <w:rsid w:val="009C6BD8"/>
    <w:rsid w:val="009D10F5"/>
    <w:rsid w:val="009E1FCE"/>
    <w:rsid w:val="009F7BE1"/>
    <w:rsid w:val="00A00DC5"/>
    <w:rsid w:val="00A01E96"/>
    <w:rsid w:val="00A024D8"/>
    <w:rsid w:val="00A07B3E"/>
    <w:rsid w:val="00A10D5C"/>
    <w:rsid w:val="00A12333"/>
    <w:rsid w:val="00A12A18"/>
    <w:rsid w:val="00A20A7D"/>
    <w:rsid w:val="00A319B9"/>
    <w:rsid w:val="00A31BBF"/>
    <w:rsid w:val="00A333AF"/>
    <w:rsid w:val="00A34923"/>
    <w:rsid w:val="00A37390"/>
    <w:rsid w:val="00A414EC"/>
    <w:rsid w:val="00A44243"/>
    <w:rsid w:val="00A5255F"/>
    <w:rsid w:val="00A54E32"/>
    <w:rsid w:val="00A57263"/>
    <w:rsid w:val="00A613AB"/>
    <w:rsid w:val="00A6541D"/>
    <w:rsid w:val="00A65531"/>
    <w:rsid w:val="00A67220"/>
    <w:rsid w:val="00A67FE9"/>
    <w:rsid w:val="00A73558"/>
    <w:rsid w:val="00A81102"/>
    <w:rsid w:val="00A84BFC"/>
    <w:rsid w:val="00A8578F"/>
    <w:rsid w:val="00A8785B"/>
    <w:rsid w:val="00A90C85"/>
    <w:rsid w:val="00A961A6"/>
    <w:rsid w:val="00A9709A"/>
    <w:rsid w:val="00A9765B"/>
    <w:rsid w:val="00AA1724"/>
    <w:rsid w:val="00AA6FCC"/>
    <w:rsid w:val="00AB6C8F"/>
    <w:rsid w:val="00AD0662"/>
    <w:rsid w:val="00AD2A29"/>
    <w:rsid w:val="00AD4F28"/>
    <w:rsid w:val="00AD6215"/>
    <w:rsid w:val="00AE2590"/>
    <w:rsid w:val="00AE2860"/>
    <w:rsid w:val="00AE3077"/>
    <w:rsid w:val="00AE6276"/>
    <w:rsid w:val="00AF005C"/>
    <w:rsid w:val="00B10991"/>
    <w:rsid w:val="00B119AB"/>
    <w:rsid w:val="00B12760"/>
    <w:rsid w:val="00B155F3"/>
    <w:rsid w:val="00B1707F"/>
    <w:rsid w:val="00B20888"/>
    <w:rsid w:val="00B2391B"/>
    <w:rsid w:val="00B246DB"/>
    <w:rsid w:val="00B2600C"/>
    <w:rsid w:val="00B266C0"/>
    <w:rsid w:val="00B374B6"/>
    <w:rsid w:val="00B37566"/>
    <w:rsid w:val="00B40D06"/>
    <w:rsid w:val="00B511B8"/>
    <w:rsid w:val="00B52FB2"/>
    <w:rsid w:val="00B54C4A"/>
    <w:rsid w:val="00B55127"/>
    <w:rsid w:val="00B6198D"/>
    <w:rsid w:val="00B62B64"/>
    <w:rsid w:val="00B63CE2"/>
    <w:rsid w:val="00B65BFD"/>
    <w:rsid w:val="00B66A30"/>
    <w:rsid w:val="00B66DAA"/>
    <w:rsid w:val="00B71067"/>
    <w:rsid w:val="00B7451F"/>
    <w:rsid w:val="00B7495C"/>
    <w:rsid w:val="00B76A09"/>
    <w:rsid w:val="00B77C83"/>
    <w:rsid w:val="00B77D1E"/>
    <w:rsid w:val="00B852AE"/>
    <w:rsid w:val="00B960EE"/>
    <w:rsid w:val="00BA2DFC"/>
    <w:rsid w:val="00BA475C"/>
    <w:rsid w:val="00BA5925"/>
    <w:rsid w:val="00BA6022"/>
    <w:rsid w:val="00BA7771"/>
    <w:rsid w:val="00BB0E0E"/>
    <w:rsid w:val="00BB128B"/>
    <w:rsid w:val="00BB1697"/>
    <w:rsid w:val="00BB16FB"/>
    <w:rsid w:val="00BB2D4E"/>
    <w:rsid w:val="00BB3896"/>
    <w:rsid w:val="00BC3639"/>
    <w:rsid w:val="00BD2421"/>
    <w:rsid w:val="00BE5BA0"/>
    <w:rsid w:val="00BE6FB5"/>
    <w:rsid w:val="00BF66CB"/>
    <w:rsid w:val="00C07325"/>
    <w:rsid w:val="00C12616"/>
    <w:rsid w:val="00C12B4D"/>
    <w:rsid w:val="00C12B56"/>
    <w:rsid w:val="00C14A51"/>
    <w:rsid w:val="00C26C56"/>
    <w:rsid w:val="00C300C6"/>
    <w:rsid w:val="00C32E12"/>
    <w:rsid w:val="00C376C4"/>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5154"/>
    <w:rsid w:val="00CF5AC3"/>
    <w:rsid w:val="00CF7B3E"/>
    <w:rsid w:val="00D06E7D"/>
    <w:rsid w:val="00D14C58"/>
    <w:rsid w:val="00D1596C"/>
    <w:rsid w:val="00D162C7"/>
    <w:rsid w:val="00D17D28"/>
    <w:rsid w:val="00D21063"/>
    <w:rsid w:val="00D23EF9"/>
    <w:rsid w:val="00D31246"/>
    <w:rsid w:val="00D35A95"/>
    <w:rsid w:val="00D36F26"/>
    <w:rsid w:val="00D44CCB"/>
    <w:rsid w:val="00D45337"/>
    <w:rsid w:val="00D46ED4"/>
    <w:rsid w:val="00D5677F"/>
    <w:rsid w:val="00D610B9"/>
    <w:rsid w:val="00D731D9"/>
    <w:rsid w:val="00D742ED"/>
    <w:rsid w:val="00D806DF"/>
    <w:rsid w:val="00D807A4"/>
    <w:rsid w:val="00D82505"/>
    <w:rsid w:val="00DA2FFD"/>
    <w:rsid w:val="00DA48FC"/>
    <w:rsid w:val="00DB26C3"/>
    <w:rsid w:val="00DB43BF"/>
    <w:rsid w:val="00DB606C"/>
    <w:rsid w:val="00DB6AE2"/>
    <w:rsid w:val="00DC0292"/>
    <w:rsid w:val="00DC26BC"/>
    <w:rsid w:val="00DC71C7"/>
    <w:rsid w:val="00DD19A4"/>
    <w:rsid w:val="00DD50AD"/>
    <w:rsid w:val="00DD6E18"/>
    <w:rsid w:val="00DD6F48"/>
    <w:rsid w:val="00DE0084"/>
    <w:rsid w:val="00DE1736"/>
    <w:rsid w:val="00DF7A95"/>
    <w:rsid w:val="00E04C0C"/>
    <w:rsid w:val="00E1075D"/>
    <w:rsid w:val="00E13411"/>
    <w:rsid w:val="00E1353D"/>
    <w:rsid w:val="00E14801"/>
    <w:rsid w:val="00E201C6"/>
    <w:rsid w:val="00E2195F"/>
    <w:rsid w:val="00E21A23"/>
    <w:rsid w:val="00E233F1"/>
    <w:rsid w:val="00E259EF"/>
    <w:rsid w:val="00E30A03"/>
    <w:rsid w:val="00E30EDE"/>
    <w:rsid w:val="00E3164B"/>
    <w:rsid w:val="00E3215F"/>
    <w:rsid w:val="00E35464"/>
    <w:rsid w:val="00E37D8D"/>
    <w:rsid w:val="00E45B14"/>
    <w:rsid w:val="00E46413"/>
    <w:rsid w:val="00E4757E"/>
    <w:rsid w:val="00E500EA"/>
    <w:rsid w:val="00E51134"/>
    <w:rsid w:val="00E543C9"/>
    <w:rsid w:val="00E54594"/>
    <w:rsid w:val="00E56711"/>
    <w:rsid w:val="00E6692B"/>
    <w:rsid w:val="00E67F3F"/>
    <w:rsid w:val="00E734AC"/>
    <w:rsid w:val="00E757ED"/>
    <w:rsid w:val="00E75DA8"/>
    <w:rsid w:val="00E80833"/>
    <w:rsid w:val="00E81E26"/>
    <w:rsid w:val="00E858EC"/>
    <w:rsid w:val="00E90FA6"/>
    <w:rsid w:val="00E91D29"/>
    <w:rsid w:val="00E93F71"/>
    <w:rsid w:val="00E9555A"/>
    <w:rsid w:val="00E95621"/>
    <w:rsid w:val="00E95E7D"/>
    <w:rsid w:val="00E96A18"/>
    <w:rsid w:val="00EA0484"/>
    <w:rsid w:val="00EA6179"/>
    <w:rsid w:val="00EB32B6"/>
    <w:rsid w:val="00EB60E1"/>
    <w:rsid w:val="00EC5470"/>
    <w:rsid w:val="00ED5EB8"/>
    <w:rsid w:val="00ED7BDF"/>
    <w:rsid w:val="00EE515B"/>
    <w:rsid w:val="00EE6BE4"/>
    <w:rsid w:val="00EF0A6D"/>
    <w:rsid w:val="00EF537F"/>
    <w:rsid w:val="00EF5D19"/>
    <w:rsid w:val="00EF6D79"/>
    <w:rsid w:val="00EF74A0"/>
    <w:rsid w:val="00F051CA"/>
    <w:rsid w:val="00F12271"/>
    <w:rsid w:val="00F13940"/>
    <w:rsid w:val="00F14A22"/>
    <w:rsid w:val="00F20709"/>
    <w:rsid w:val="00F20DD0"/>
    <w:rsid w:val="00F24045"/>
    <w:rsid w:val="00F305F5"/>
    <w:rsid w:val="00F32B96"/>
    <w:rsid w:val="00F40A60"/>
    <w:rsid w:val="00F425A0"/>
    <w:rsid w:val="00F4283D"/>
    <w:rsid w:val="00F4371A"/>
    <w:rsid w:val="00F53FC7"/>
    <w:rsid w:val="00F542BC"/>
    <w:rsid w:val="00F549AE"/>
    <w:rsid w:val="00F5541D"/>
    <w:rsid w:val="00F56414"/>
    <w:rsid w:val="00F73914"/>
    <w:rsid w:val="00F76D0E"/>
    <w:rsid w:val="00F8182E"/>
    <w:rsid w:val="00F81EE6"/>
    <w:rsid w:val="00F85FCE"/>
    <w:rsid w:val="00F8633B"/>
    <w:rsid w:val="00F961AA"/>
    <w:rsid w:val="00F97CD8"/>
    <w:rsid w:val="00FA201D"/>
    <w:rsid w:val="00FA490E"/>
    <w:rsid w:val="00FA5C4B"/>
    <w:rsid w:val="00FB6A87"/>
    <w:rsid w:val="00FC5D0C"/>
    <w:rsid w:val="00FC7103"/>
    <w:rsid w:val="00FD1474"/>
    <w:rsid w:val="00FE0E4E"/>
    <w:rsid w:val="00FF060A"/>
    <w:rsid w:val="00FF1D10"/>
    <w:rsid w:val="00FF31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hyperlink" Target="https://drive.google.com/file/d/0B02uVauBTUwhUHQzUURtUnZiMFk/view?usp=sharing" TargetMode="External"/><Relationship Id="rId19" Type="http://schemas.openxmlformats.org/officeDocument/2006/relationships/image" Target="media/image9.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20</Pages>
  <Words>23254</Words>
  <Characters>132553</Characters>
  <Application>Microsoft Macintosh Word</Application>
  <DocSecurity>0</DocSecurity>
  <Lines>1104</Lines>
  <Paragraphs>310</Paragraphs>
  <ScaleCrop>false</ScaleCrop>
  <Company/>
  <LinksUpToDate>false</LinksUpToDate>
  <CharactersWithSpaces>155497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155</cp:revision>
  <cp:lastPrinted>2015-01-05T13:22:00Z</cp:lastPrinted>
  <dcterms:created xsi:type="dcterms:W3CDTF">2015-01-06T10:07:00Z</dcterms:created>
  <dcterms:modified xsi:type="dcterms:W3CDTF">2015-01-08T18:27:00Z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citations="61" publications="49"/&gt;&lt;/info&gt;PAPERS2_INFO_END</vt:lpwstr>
  </property>
</Properties>
</file>