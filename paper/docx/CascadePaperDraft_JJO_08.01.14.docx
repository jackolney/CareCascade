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1C948736" w:rsidR="00C07325" w:rsidRDefault="0004446E">
      <w:pPr>
        <w:pStyle w:val="Title"/>
        <w:contextualSpacing w:val="0"/>
        <w:jc w:val="both"/>
      </w:pPr>
      <w:r>
        <w:t>Evaluating Strategies to Improve HIV Care Outcomes in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0" w:name="h.g082ggmqipo9" w:colFirst="0" w:colLast="0"/>
      <w:bookmarkEnd w:id="0"/>
    </w:p>
    <w:p w14:paraId="502F8D32" w14:textId="77777777" w:rsidR="005C7644" w:rsidRDefault="005C7644" w:rsidP="005C7644">
      <w:pPr>
        <w:pStyle w:val="normal0"/>
        <w:contextualSpacing w:val="0"/>
      </w:pPr>
    </w:p>
    <w:p w14:paraId="17AF98F3" w14:textId="77777777" w:rsidR="00A86169" w:rsidRDefault="00A86169" w:rsidP="00A86169">
      <w:pPr>
        <w:pStyle w:val="Heading1"/>
        <w:contextualSpacing w:val="0"/>
      </w:pPr>
      <w:r>
        <w:t>Abstract (300 words)</w:t>
      </w:r>
    </w:p>
    <w:p w14:paraId="46009C90"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20832A7D" w14:textId="20692824" w:rsidR="0065099A" w:rsidRPr="00DD19A4" w:rsidRDefault="0065099A" w:rsidP="0065099A">
      <w:pPr>
        <w:pStyle w:val="normal0"/>
        <w:rPr>
          <w:lang w:val="en-US"/>
        </w:rPr>
      </w:pPr>
      <w:r>
        <w:rPr>
          <w:lang w:val="en-US"/>
        </w:rPr>
        <w:t>With expanded access to antiretroviral therapy (ART) in sub-Saharan Africa, HIV-relate</w:t>
      </w:r>
      <w:r w:rsidR="00E002D5">
        <w:rPr>
          <w:lang w:val="en-US"/>
        </w:rPr>
        <w:t>d life expectancy has increased, yet</w:t>
      </w:r>
      <w:r>
        <w:rPr>
          <w:lang w:val="en-US"/>
        </w:rPr>
        <w:t xml:space="preserve"> life-years are still lost to untested and untreated individuals. Evidence suggests that these health losses are attributable to deficiencies in pre-ART and ART care. </w:t>
      </w:r>
      <w:r w:rsidRPr="00DD19A4">
        <w:rPr>
          <w:lang w:val="en-US"/>
        </w:rPr>
        <w:t xml:space="preserve">We aimed to assess the state of a current ART-programme in Kenya and the potential for interventions to improve </w:t>
      </w:r>
      <w:r>
        <w:rPr>
          <w:lang w:val="en-US"/>
        </w:rPr>
        <w:t>patient outcomes</w:t>
      </w:r>
      <w:r w:rsidRPr="00DD19A4">
        <w:rPr>
          <w:lang w:val="en-US"/>
        </w:rPr>
        <w:t>.</w:t>
      </w:r>
    </w:p>
    <w:p w14:paraId="6301BFA5"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5220CA9" w14:textId="69E763DF" w:rsidR="0065099A" w:rsidRPr="00DD6C0F" w:rsidRDefault="0065099A" w:rsidP="0065099A">
      <w:pPr>
        <w:pStyle w:val="normal0"/>
        <w:rPr>
          <w:lang w:val="en-US"/>
        </w:rPr>
      </w:pPr>
      <w:r w:rsidRPr="00DD19A4">
        <w:rPr>
          <w:lang w:val="en-US"/>
        </w:rPr>
        <w:t xml:space="preserve">We constructed an individual-based mathematical model to describe </w:t>
      </w:r>
      <w:r>
        <w:rPr>
          <w:lang w:val="en-US"/>
        </w:rPr>
        <w:t xml:space="preserve">the care experience of HIV-infected adults </w:t>
      </w:r>
      <w:r w:rsidRPr="00DD19A4">
        <w:rPr>
          <w:lang w:val="en-US"/>
        </w:rPr>
        <w:t xml:space="preserve">in an ART-programme in Kenya. </w:t>
      </w:r>
      <w:r>
        <w:rPr>
          <w:lang w:val="en-US"/>
        </w:rPr>
        <w:t xml:space="preserve">The model simulates natural HIV progression and mortality through CD4 cell count stages and clinical symptoms. </w:t>
      </w:r>
      <w:r w:rsidRPr="00DD19A4">
        <w:rPr>
          <w:lang w:val="en-US"/>
        </w:rPr>
        <w:t>We calibrated the model to a longitudinal dataset from The Academic Model for Providing Access To Healthcare (AMPATH) describing the</w:t>
      </w:r>
      <w:r>
        <w:rPr>
          <w:lang w:val="en-US"/>
        </w:rPr>
        <w:t xml:space="preserve"> routes into, losses and outcomes of care in western Kenya. </w:t>
      </w:r>
      <w:r w:rsidRPr="00DD19A4">
        <w:rPr>
          <w:lang w:val="en-US"/>
        </w:rPr>
        <w:t xml:space="preserve">We </w:t>
      </w:r>
      <w:r>
        <w:rPr>
          <w:lang w:val="en-US"/>
        </w:rPr>
        <w:t xml:space="preserve">assessed care at baseline, before exploring </w:t>
      </w:r>
      <w:r w:rsidRPr="00DD19A4">
        <w:rPr>
          <w:lang w:val="en-US"/>
        </w:rPr>
        <w:t xml:space="preserve">the impact of </w:t>
      </w:r>
      <w:r>
        <w:rPr>
          <w:lang w:val="en-US"/>
        </w:rPr>
        <w:t>12 interventions acting on different aspects of pre-ART and ART care, applied individually or in combination t</w:t>
      </w:r>
      <w:r w:rsidRPr="00DD19A4">
        <w:rPr>
          <w:lang w:val="en-US"/>
        </w:rPr>
        <w:t xml:space="preserve">o </w:t>
      </w:r>
      <w:r>
        <w:rPr>
          <w:lang w:val="en-US"/>
        </w:rPr>
        <w:t xml:space="preserve">determine strategies to improve outcomes. </w:t>
      </w:r>
      <w:r w:rsidRPr="00DD19A4">
        <w:rPr>
          <w:lang w:val="en-US"/>
        </w:rPr>
        <w:t xml:space="preserve">We </w:t>
      </w:r>
      <w:r>
        <w:rPr>
          <w:lang w:val="en-US"/>
        </w:rPr>
        <w:t>quantified</w:t>
      </w:r>
      <w:r w:rsidRPr="00DD19A4">
        <w:rPr>
          <w:lang w:val="en-US"/>
        </w:rPr>
        <w:t xml:space="preserve"> health outcomes in terms of disability-adjusted life years (DALYs) averted and additional cost relative to baseline</w:t>
      </w:r>
      <w:r>
        <w:rPr>
          <w:lang w:val="en-US"/>
        </w:rPr>
        <w:t xml:space="preserve"> between 2010 and 2030</w:t>
      </w:r>
      <w:r w:rsidRPr="00DD19A4">
        <w:rPr>
          <w:lang w:val="en-US"/>
        </w:rPr>
        <w:t>.</w:t>
      </w:r>
      <w:r>
        <w:rPr>
          <w:lang w:val="en-US"/>
        </w:rPr>
        <w:t xml:space="preserve"> Our results indicate that in Kenya care is suboptimal at multiple points, </w:t>
      </w:r>
      <w:r w:rsidR="0086002F">
        <w:rPr>
          <w:lang w:val="en-US"/>
        </w:rPr>
        <w:t>thus restricting the impact of interventions targeting a single point of care. W</w:t>
      </w:r>
      <w:r>
        <w:rPr>
          <w:lang w:val="en-US"/>
        </w:rPr>
        <w:t>ith the majority of HIV-related deaths occurring among diagnosed individuals who never initiate</w:t>
      </w:r>
      <w:r w:rsidR="0086002F">
        <w:rPr>
          <w:lang w:val="en-US"/>
        </w:rPr>
        <w:t>d</w:t>
      </w:r>
      <w:r>
        <w:rPr>
          <w:lang w:val="en-US"/>
        </w:rPr>
        <w:t xml:space="preserve"> treatment (57%), </w:t>
      </w:r>
      <w:r w:rsidR="0086002F">
        <w:rPr>
          <w:lang w:val="en-US"/>
        </w:rPr>
        <w:t>w</w:t>
      </w:r>
      <w:r>
        <w:rPr>
          <w:lang w:val="en-US"/>
        </w:rPr>
        <w:t>e identified that a combination of interventions targetting multiple points of care produces 88% of the impact of a Universal Test &amp; Treat strategy</w:t>
      </w:r>
      <w:r w:rsidR="00285061">
        <w:rPr>
          <w:lang w:val="en-US"/>
        </w:rPr>
        <w:t xml:space="preserve"> that circumnavigates pre-ART care,</w:t>
      </w:r>
      <w:r w:rsidR="00B20A26">
        <w:rPr>
          <w:lang w:val="en-US"/>
        </w:rPr>
        <w:t xml:space="preserve"> </w:t>
      </w:r>
      <w:r>
        <w:rPr>
          <w:lang w:val="en-US"/>
        </w:rPr>
        <w:t xml:space="preserve">at 44% of the cost per DALY averted </w:t>
      </w:r>
      <w:commentRangeStart w:id="5"/>
      <w:commentRangeStart w:id="6"/>
      <w:r w:rsidRPr="00DD19A4">
        <w:rPr>
          <w:lang w:val="en-US"/>
        </w:rPr>
        <w:t>($353 vs. $803 per D</w:t>
      </w:r>
      <w:r>
        <w:rPr>
          <w:lang w:val="en-US"/>
        </w:rPr>
        <w:t>ALY averted, respectively).</w:t>
      </w:r>
      <w:commentRangeEnd w:id="5"/>
      <w:r>
        <w:rPr>
          <w:rStyle w:val="CommentReference"/>
        </w:rPr>
        <w:commentReference w:id="5"/>
      </w:r>
      <w:commentRangeEnd w:id="6"/>
      <w:r>
        <w:rPr>
          <w:rStyle w:val="CommentReference"/>
        </w:rPr>
        <w:commentReference w:id="6"/>
      </w:r>
    </w:p>
    <w:p w14:paraId="164C8291" w14:textId="6C83D8DD"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1489B868" w14:textId="0D4F4F32" w:rsidR="00A86169" w:rsidRPr="00C6065D" w:rsidRDefault="0065099A" w:rsidP="00C6065D">
      <w:pPr>
        <w:pStyle w:val="normal0"/>
        <w:rPr>
          <w:lang w:val="en-US"/>
        </w:rPr>
      </w:pPr>
      <w:r w:rsidRPr="00DD19A4">
        <w:rPr>
          <w:lang w:val="en-US"/>
        </w:rPr>
        <w:t>Our results suggest that ART-programmes in Kenya can be enhanced to bri</w:t>
      </w:r>
      <w:r>
        <w:rPr>
          <w:lang w:val="en-US"/>
        </w:rPr>
        <w:t>ng about greater health benefits</w:t>
      </w:r>
      <w:r w:rsidRPr="00DD19A4">
        <w:rPr>
          <w:lang w:val="en-US"/>
        </w:rPr>
        <w:t xml:space="preserve">. In this setting, </w:t>
      </w:r>
      <w:r w:rsidR="008B0834">
        <w:rPr>
          <w:lang w:val="en-US"/>
        </w:rPr>
        <w:t xml:space="preserve">as care is not suboptimal at one </w:t>
      </w:r>
      <w:r w:rsidR="00541F0D">
        <w:rPr>
          <w:lang w:val="en-US"/>
        </w:rPr>
        <w:t xml:space="preserve">particular </w:t>
      </w:r>
      <w:r w:rsidR="008B0834">
        <w:rPr>
          <w:lang w:val="en-US"/>
        </w:rPr>
        <w:t xml:space="preserve">point, </w:t>
      </w:r>
      <w:r w:rsidR="00285061">
        <w:rPr>
          <w:lang w:val="en-US"/>
        </w:rPr>
        <w:t>a combination of interventions targeting multiple points in care may be a more cost-effective solution than a single-point intervention.</w:t>
      </w:r>
      <w:bookmarkStart w:id="7" w:name="_GoBack"/>
      <w:bookmarkEnd w:id="7"/>
      <w:r w:rsidR="00A86169">
        <w:br w:type="page"/>
      </w:r>
    </w:p>
    <w:p w14:paraId="02741F17" w14:textId="2E2607C1" w:rsidR="00A86169" w:rsidRDefault="00A86169" w:rsidP="00A86169">
      <w:pPr>
        <w:pStyle w:val="Heading1"/>
        <w:contextualSpacing w:val="0"/>
      </w:pPr>
      <w:r>
        <w:lastRenderedPageBreak/>
        <w:t>Introduction</w:t>
      </w:r>
    </w:p>
    <w:p w14:paraId="01E41C0F" w14:textId="004DA4E3" w:rsidR="00BC1782" w:rsidRDefault="00A86169" w:rsidP="00A86169">
      <w:pPr>
        <w:pStyle w:val="normal0"/>
        <w:ind w:firstLine="720"/>
        <w:contextualSpacing w:val="0"/>
      </w:pPr>
      <w:r>
        <w:t>The predominant focus of HIV funding over the last decade has been on improving access to antiretroviral therapy (ART); with the lates</w:t>
      </w:r>
      <w:r w:rsidR="00507E9F">
        <w:t>t reports indicating that over nine</w:t>
      </w:r>
      <w:r>
        <w:t xml:space="preserve"> million people are receiving ART in sub-Saharan </w:t>
      </w:r>
      <w:proofErr w:type="gramStart"/>
      <w:r>
        <w:t>Africa{</w:t>
      </w:r>
      <w:proofErr w:type="gramEnd"/>
      <w:r>
        <w:t xml:space="preserve">UNAIDS:2014ta}.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HIV in this thunderous epidemic{Collaboration:2008ed}.</w:t>
      </w:r>
    </w:p>
    <w:p w14:paraId="1BD464DF" w14:textId="77777777" w:rsidR="00A86169" w:rsidRDefault="00A86169" w:rsidP="00E0392E">
      <w:pPr>
        <w:pStyle w:val="normal0"/>
        <w:contextualSpacing w:val="0"/>
      </w:pPr>
    </w:p>
    <w:p w14:paraId="3E2E7303" w14:textId="4DB5EC04" w:rsidR="00A86169" w:rsidRDefault="00A86169" w:rsidP="00AA1340">
      <w:pPr>
        <w:pStyle w:val="normal0"/>
        <w:ind w:firstLine="720"/>
        <w:contextualSpacing w:val="0"/>
      </w:pPr>
      <w:r>
        <w:t>The reasons for continued health losses to HIV are numerous</w:t>
      </w:r>
      <w:r w:rsidR="009A3AF0">
        <w:t xml:space="preserve">. Firstly, </w:t>
      </w:r>
      <w:r w:rsidR="00C20F04">
        <w:t>the on-time identification of infected individuals</w:t>
      </w:r>
      <w:r w:rsidR="002432FB">
        <w:t xml:space="preserve"> in many resource-limited settings</w:t>
      </w:r>
      <w:r w:rsidR="00C20F04">
        <w:t xml:space="preserve"> is </w:t>
      </w:r>
      <w:r w:rsidR="00152DB9">
        <w:t>scarce</w:t>
      </w:r>
      <w:r w:rsidR="001C1E4E">
        <w:fldChar w:fldCharType="begin"/>
      </w:r>
      <w:r w:rsidR="001C1E4E">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fldChar w:fldCharType="separate"/>
      </w:r>
      <w:r w:rsidR="001C1E4E">
        <w:rPr>
          <w:lang w:val="en-US"/>
        </w:rPr>
        <w:t>{Drain:2013iv</w:t>
      </w:r>
      <w:r w:rsidR="00870DC3">
        <w:rPr>
          <w:lang w:val="en-US"/>
        </w:rPr>
        <w:t>,</w:t>
      </w:r>
      <w:r w:rsidR="001C1E4E">
        <w:fldChar w:fldCharType="end"/>
      </w:r>
      <w:r w:rsidR="00870DC3">
        <w:fldChar w:fldCharType="begin"/>
      </w:r>
      <w:r w:rsidR="00870DC3">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fldChar w:fldCharType="separate"/>
      </w:r>
      <w:r w:rsidR="00870DC3">
        <w:rPr>
          <w:lang w:val="en-US"/>
        </w:rPr>
        <w:t>Sabin:2004uy}</w:t>
      </w:r>
      <w:r w:rsidR="00870DC3">
        <w:fldChar w:fldCharType="end"/>
      </w:r>
      <w:r w:rsidR="00C20F04">
        <w:t xml:space="preserve">. Timely diagnosis is defined as alerting an individual to their serostatus prior to that individual </w:t>
      </w:r>
      <w:r w:rsidR="00264446">
        <w:t>becoming eligible for treatment;</w:t>
      </w:r>
      <w:r w:rsidR="00C20F04">
        <w:t xml:space="preserve"> </w:t>
      </w:r>
      <w:r w:rsidR="00264446">
        <w:t>y</w:t>
      </w:r>
      <w:r w:rsidR="00C20F04">
        <w:t xml:space="preserve">et, data from Uganda indicate that almost half of all infected individuals newly diagnosed were </w:t>
      </w:r>
      <w:r w:rsidR="00264446">
        <w:t xml:space="preserve">already </w:t>
      </w:r>
      <w:r w:rsidR="00C20F04">
        <w:t>eligible for treatment</w:t>
      </w:r>
      <w:r w:rsidR="008E50A3">
        <w:t>,</w:t>
      </w:r>
      <w:r w:rsidR="00C20F04">
        <w:t xml:space="preserve"> and </w:t>
      </w:r>
      <w:r w:rsidR="00B53D32">
        <w:t>therefore</w:t>
      </w:r>
      <w:r w:rsidR="00C20F04">
        <w:t xml:space="preserve"> detected late</w:t>
      </w:r>
      <w:r w:rsidR="00C20F04">
        <w:fldChar w:fldCharType="begin"/>
      </w:r>
      <w:r w:rsidR="0075253B">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fldChar w:fldCharType="separate"/>
      </w:r>
      <w:r w:rsidR="00C20F04">
        <w:rPr>
          <w:lang w:val="en-US"/>
        </w:rPr>
        <w:t>{Wanyenze:2011gz}</w:t>
      </w:r>
      <w:r w:rsidR="00C20F04">
        <w:fldChar w:fldCharType="end"/>
      </w:r>
      <w:r w:rsidR="00C20F04">
        <w:t>.</w:t>
      </w:r>
      <w:r w:rsidR="00E95B81">
        <w:t xml:space="preserve"> Secondly, </w:t>
      </w:r>
      <w:r w:rsidR="008D410E">
        <w:t xml:space="preserve">late </w:t>
      </w:r>
      <w:r w:rsidR="00E95B81">
        <w:t xml:space="preserve">diagnosis </w:t>
      </w:r>
      <w:r w:rsidR="008D410E">
        <w:t xml:space="preserve">is followed by </w:t>
      </w:r>
      <w:r w:rsidR="00E95B81">
        <w:t>late initiation of treatment</w:t>
      </w:r>
      <w:r w:rsidR="008D410E">
        <w:t xml:space="preserve">; with many studies reporting patients initiating ART with CD4 counts far lower than treatment guidelines </w:t>
      </w:r>
      <w:proofErr w:type="gramStart"/>
      <w:r w:rsidR="008D410E">
        <w:t>recommend</w:t>
      </w:r>
      <w:r w:rsidR="00962A36">
        <w:t>{</w:t>
      </w:r>
      <w:proofErr w:type="gramEnd"/>
      <w:r w:rsidR="00962A36">
        <w:t>Boulle:2014uj</w:t>
      </w:r>
      <w:r w:rsidR="009E4CC4">
        <w:fldChar w:fldCharType="begin"/>
      </w:r>
      <w:r w:rsidR="009E4CC4">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fldChar w:fldCharType="separate"/>
      </w:r>
      <w:r w:rsidR="009E4CC4">
        <w:rPr>
          <w:lang w:val="en-US"/>
        </w:rPr>
        <w:t>,Lahuerta:2012hi, Lahuerta:2013tk,</w:t>
      </w:r>
      <w:r w:rsidR="009E4CC4">
        <w:fldChar w:fldCharType="end"/>
      </w:r>
      <w:r w:rsidR="009E4CC4">
        <w:fldChar w:fldCharType="begin"/>
      </w:r>
      <w:r w:rsidR="009E4CC4">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fldChar w:fldCharType="separate"/>
      </w:r>
      <w:r w:rsidR="009E4CC4">
        <w:rPr>
          <w:lang w:val="en-US"/>
        </w:rPr>
        <w:t>Nash:2011ki}</w:t>
      </w:r>
      <w:r w:rsidR="009E4CC4">
        <w:fldChar w:fldCharType="end"/>
      </w:r>
      <w:r w:rsidR="00BE19DA">
        <w:t>.</w:t>
      </w:r>
      <w:r w:rsidR="00B80D12">
        <w:t xml:space="preserve"> </w:t>
      </w:r>
      <w:r w:rsidR="00816109">
        <w:t xml:space="preserve">The </w:t>
      </w:r>
      <w:r w:rsidR="00A657FC">
        <w:t xml:space="preserve">major </w:t>
      </w:r>
      <w:r w:rsidR="00816109">
        <w:t>consequence</w:t>
      </w:r>
      <w:r w:rsidR="00BE19DA">
        <w:t xml:space="preserve"> of late ART initiation</w:t>
      </w:r>
      <w:r w:rsidR="00C8345E">
        <w:t>,</w:t>
      </w:r>
      <w:r w:rsidR="00A5693B">
        <w:t xml:space="preserve"> </w:t>
      </w:r>
      <w:r w:rsidR="00A657FC">
        <w:t>is an observed increase in HIV-related mortality, negatively correlating with CD4 count at the time of initiation</w:t>
      </w:r>
      <w:r w:rsidR="00A657FC">
        <w:fldChar w:fldCharType="begin"/>
      </w:r>
      <w:r w:rsidR="0075253B">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fldChar w:fldCharType="separate"/>
      </w:r>
      <w:r w:rsidR="00A657FC">
        <w:rPr>
          <w:lang w:val="en-US"/>
        </w:rPr>
        <w:t>{Johnson:2013co}</w:t>
      </w:r>
      <w:r w:rsidR="00A657FC">
        <w:fldChar w:fldCharType="end"/>
      </w:r>
      <w:r w:rsidR="00CB12F5">
        <w:t xml:space="preserve">. </w:t>
      </w:r>
      <w:r w:rsidR="00C8345E">
        <w:t xml:space="preserve">Thus, from the viewpoint of the clinic, late treatment initiation is the major driver </w:t>
      </w:r>
      <w:r w:rsidR="0011085E">
        <w:t>behind</w:t>
      </w:r>
      <w:r w:rsidR="00C8345E">
        <w:t xml:space="preserve"> HIV-related mortality in ART programmes. </w:t>
      </w:r>
      <w:r w:rsidR="00CB12F5">
        <w:t>Current data now indicates that the hazard ratio of mortality for patients initiating ART with CD4 counts ≥200 vs. &lt;25 cells per μl is 0.21 (95% CI, 0.17 – 0.27)</w:t>
      </w:r>
      <w:r w:rsidR="00CB12F5">
        <w:fldChar w:fldCharType="begin"/>
      </w:r>
      <w:r w:rsidR="0075253B">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fldChar w:fldCharType="separate"/>
      </w:r>
      <w:r w:rsidR="00CB12F5">
        <w:rPr>
          <w:lang w:val="en-US"/>
        </w:rPr>
        <w:t>{May:2010ee}</w:t>
      </w:r>
      <w:r w:rsidR="00CB12F5">
        <w:fldChar w:fldCharType="end"/>
      </w:r>
      <w:r w:rsidR="00CB12F5">
        <w:t xml:space="preserve">. However, </w:t>
      </w:r>
      <w:r w:rsidR="00242D83">
        <w:t xml:space="preserve">mortality is likely to </w:t>
      </w:r>
      <w:r w:rsidR="00CB12F5">
        <w:t xml:space="preserve">be underestimated due to significant unreported </w:t>
      </w:r>
      <w:r w:rsidR="00242D83">
        <w:t xml:space="preserve">deaths </w:t>
      </w:r>
      <w:r w:rsidR="00CB12F5">
        <w:t>among patients lost to follow up</w:t>
      </w:r>
      <w:r w:rsidR="00242D83">
        <w:fldChar w:fldCharType="begin"/>
      </w:r>
      <w:r w:rsidR="0075253B">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fldChar w:fldCharType="separate"/>
      </w:r>
      <w:r w:rsidR="00242D83">
        <w:rPr>
          <w:lang w:val="en-US"/>
        </w:rPr>
        <w:t>{Brinkhof:2010gr}</w:t>
      </w:r>
      <w:r w:rsidR="00242D83">
        <w:fldChar w:fldCharType="end"/>
      </w:r>
      <w:r w:rsidR="00CB12F5">
        <w:t>.</w:t>
      </w:r>
      <w:r w:rsidR="000568D2">
        <w:t xml:space="preserve"> Additionally</w:t>
      </w:r>
      <w:r w:rsidR="00242D83">
        <w:t xml:space="preserve"> late treatment initiation </w:t>
      </w:r>
      <w:r w:rsidR="00AB0E2B">
        <w:t>likely</w:t>
      </w:r>
      <w:r w:rsidR="000568D2">
        <w:t xml:space="preserve"> results in </w:t>
      </w:r>
      <w:r w:rsidR="00242D83">
        <w:t>onward transmission</w:t>
      </w:r>
      <w:r w:rsidR="000568D2">
        <w:t xml:space="preserve"> until viral suppression can be achieved</w:t>
      </w:r>
      <w:r w:rsidR="007E311F">
        <w:fldChar w:fldCharType="begin"/>
      </w:r>
      <w:r w:rsidR="0075253B">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fldChar w:fldCharType="separate"/>
      </w:r>
      <w:r w:rsidR="007E311F">
        <w:rPr>
          <w:lang w:val="en-US"/>
        </w:rPr>
        <w:t>{</w:t>
      </w:r>
      <w:r w:rsidR="0075253B">
        <w:rPr>
          <w:lang w:val="en-US"/>
        </w:rPr>
        <w:t>Lahuerta:2013tk,</w:t>
      </w:r>
      <w:r w:rsidR="007E311F">
        <w:rPr>
          <w:lang w:val="en-US"/>
        </w:rPr>
        <w:t>Cohen:2011kr</w:t>
      </w:r>
      <w:r w:rsidR="007E311F">
        <w:fldChar w:fldCharType="end"/>
      </w:r>
      <w:r w:rsidR="00862604">
        <w:t>}</w:t>
      </w:r>
      <w:r w:rsidR="00242D83">
        <w:t>.</w:t>
      </w:r>
    </w:p>
    <w:p w14:paraId="42E2B223" w14:textId="77777777" w:rsidR="0089420B" w:rsidRDefault="0089420B" w:rsidP="00F11115">
      <w:pPr>
        <w:pStyle w:val="normal0"/>
        <w:contextualSpacing w:val="0"/>
      </w:pPr>
    </w:p>
    <w:p w14:paraId="6FC32D6E" w14:textId="57472AF6" w:rsidR="00F11115" w:rsidRDefault="00297281" w:rsidP="00F11115">
      <w:pPr>
        <w:pStyle w:val="normal0"/>
        <w:contextualSpacing w:val="0"/>
      </w:pPr>
      <w:r>
        <w:tab/>
        <w:t>This discrepancy between treatment access and eventual patient outcomes allude to inefficiencies within HIV care systems</w:t>
      </w:r>
      <w:r w:rsidR="00EF438D">
        <w:fldChar w:fldCharType="begin"/>
      </w:r>
      <w:r w:rsidR="00EF438D">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fldChar w:fldCharType="separate"/>
      </w:r>
      <w:r w:rsidR="00EF438D">
        <w:rPr>
          <w:lang w:val="en-US"/>
        </w:rPr>
        <w:t>{Gardner:2011de}</w:t>
      </w:r>
      <w:r w:rsidR="00EF438D">
        <w:fldChar w:fldCharType="end"/>
      </w:r>
      <w:r w:rsidR="00EF438D">
        <w:t xml:space="preserve">. </w:t>
      </w:r>
      <w:r w:rsidR="00093701">
        <w:t>Moreover</w:t>
      </w:r>
      <w:r>
        <w:t>, a</w:t>
      </w:r>
      <w:r w:rsidR="00A86169">
        <w:t>ccumulating evidence suggest</w:t>
      </w:r>
      <w:r w:rsidR="00EF438D">
        <w:t>s</w:t>
      </w:r>
      <w:r w:rsidR="00A86169">
        <w:t xml:space="preserve"> that HIV care is suboptimal not at one particular point, but across </w:t>
      </w:r>
      <w:r w:rsidR="00EF438D">
        <w:t>the entire spectrum of care</w:t>
      </w:r>
      <w:r w:rsidR="00A86169">
        <w:t xml:space="preserve">, as “cascading losses” have been reported throughout </w:t>
      </w:r>
      <w:r w:rsidR="00EF438D">
        <w:t xml:space="preserve">ART </w:t>
      </w:r>
      <w:proofErr w:type="gramStart"/>
      <w:r w:rsidR="00EF438D">
        <w:t>programmes</w:t>
      </w:r>
      <w:r w:rsidR="00A86169">
        <w:t>{</w:t>
      </w:r>
      <w:proofErr w:type="gramEnd"/>
      <w:r w:rsidR="00A86169">
        <w:t>Rosen:2011ii</w:t>
      </w:r>
      <w:r w:rsidR="003F4573">
        <w:t>,</w:t>
      </w:r>
      <w:r w:rsidR="003F4573">
        <w:fldChar w:fldCharType="begin"/>
      </w:r>
      <w:r w:rsidR="003F4573">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fldChar w:fldCharType="separate"/>
      </w:r>
      <w:r w:rsidR="003F4573">
        <w:rPr>
          <w:lang w:val="en-US"/>
        </w:rPr>
        <w:t>Fox:2014ch}</w:t>
      </w:r>
      <w:r w:rsidR="003F4573">
        <w:fldChar w:fldCharType="end"/>
      </w:r>
      <w:r w:rsidR="00A86169">
        <w:t xml:space="preserve">. </w:t>
      </w:r>
      <w:r w:rsidR="009F4271">
        <w:t>A review by Rosen and Fox in 2011 highlighted the scale of the issue in sub-Saharan Africa; illustrating that</w:t>
      </w:r>
      <w:r w:rsidR="006F38DD">
        <w:t xml:space="preserve"> </w:t>
      </w:r>
      <w:r w:rsidR="008E50A3">
        <w:t xml:space="preserve">on average </w:t>
      </w:r>
      <w:r w:rsidR="006F38DD">
        <w:t>only 18% of patients are retained from HIV testing until ART initiation</w:t>
      </w:r>
      <w:r w:rsidR="006F38DD">
        <w:fldChar w:fldCharType="begin"/>
      </w:r>
      <w:r w:rsidR="006F38D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fldChar w:fldCharType="separate"/>
      </w:r>
      <w:r w:rsidR="006F38DD">
        <w:rPr>
          <w:lang w:val="en-US"/>
        </w:rPr>
        <w:t>{Rosen:2011ii}</w:t>
      </w:r>
      <w:r w:rsidR="006F38DD">
        <w:fldChar w:fldCharType="end"/>
      </w:r>
      <w:r w:rsidR="006F38DD">
        <w:t>.</w:t>
      </w:r>
      <w:r w:rsidR="007E11C5">
        <w:t xml:space="preserve"> </w:t>
      </w:r>
      <w:r w:rsidR="009233D8">
        <w:t>Results indicated</w:t>
      </w:r>
      <w:r w:rsidR="00C26C9B">
        <w:t xml:space="preserve"> </w:t>
      </w:r>
      <w:r w:rsidR="00D16C7C">
        <w:t>that</w:t>
      </w:r>
      <w:r w:rsidR="009233D8">
        <w:t>,</w:t>
      </w:r>
      <w:r w:rsidR="00D16C7C">
        <w:t xml:space="preserve"> 59% of </w:t>
      </w:r>
      <w:r w:rsidR="0002399E">
        <w:t xml:space="preserve">patients </w:t>
      </w:r>
      <w:r w:rsidR="00D16C7C">
        <w:t xml:space="preserve">were </w:t>
      </w:r>
      <w:r w:rsidR="0002399E">
        <w:t>retained from HIV testing to receipt of CD4 test results</w:t>
      </w:r>
      <w:r w:rsidR="00D16C7C">
        <w:t xml:space="preserve">, </w:t>
      </w:r>
      <w:r w:rsidR="00C26C9B">
        <w:t xml:space="preserve">whereupon </w:t>
      </w:r>
      <w:r w:rsidR="00A86169">
        <w:t>46%</w:t>
      </w:r>
      <w:r w:rsidR="00D16C7C">
        <w:t xml:space="preserve"> of remaining individuals</w:t>
      </w:r>
      <w:r w:rsidR="00A86169">
        <w:t xml:space="preserve"> were retained u</w:t>
      </w:r>
      <w:r w:rsidR="00D16C7C">
        <w:t>ntil ART</w:t>
      </w:r>
      <w:r w:rsidR="00A86169">
        <w:t xml:space="preserve"> and finally 68% </w:t>
      </w:r>
      <w:r w:rsidR="00C26C9B">
        <w:t xml:space="preserve">of the remainder </w:t>
      </w:r>
      <w:r w:rsidR="00A86169">
        <w:t xml:space="preserve">were retained </w:t>
      </w:r>
      <w:r w:rsidR="00B04E4D">
        <w:t>up to</w:t>
      </w:r>
      <w:r w:rsidR="00A86169">
        <w:t xml:space="preserve"> </w:t>
      </w:r>
      <w:r w:rsidR="00FB6AF5">
        <w:t>treatment initiation</w:t>
      </w:r>
      <w:r w:rsidR="0018155D">
        <w:fldChar w:fldCharType="begin"/>
      </w:r>
      <w:r w:rsidR="0018155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fldChar w:fldCharType="separate"/>
      </w:r>
      <w:r w:rsidR="0018155D">
        <w:rPr>
          <w:lang w:val="en-US"/>
        </w:rPr>
        <w:t>{Rosen:2011ii}</w:t>
      </w:r>
      <w:r w:rsidR="0018155D">
        <w:fldChar w:fldCharType="end"/>
      </w:r>
      <w:r w:rsidR="0018155D">
        <w:t>.</w:t>
      </w:r>
      <w:r w:rsidR="003129D0">
        <w:t xml:space="preserve"> </w:t>
      </w:r>
      <w:r w:rsidR="00F11115">
        <w:t xml:space="preserve">While among those patients initiating ART, recent estimates from South Africa indicate that 81% </w:t>
      </w:r>
      <w:r w:rsidR="005D0D15">
        <w:t>were</w:t>
      </w:r>
      <w:r w:rsidR="00F11115">
        <w:t xml:space="preserve"> retained in care two years after starting </w:t>
      </w:r>
      <w:proofErr w:type="gramStart"/>
      <w:r w:rsidR="00F11115">
        <w:t>treatment{</w:t>
      </w:r>
      <w:proofErr w:type="gramEnd"/>
      <w:r w:rsidR="00F11115">
        <w:rPr>
          <w:lang w:val="en-US"/>
        </w:rPr>
        <w:t>Fox:2014ch}</w:t>
      </w:r>
      <w:r w:rsidR="00F11115">
        <w:t>.</w:t>
      </w:r>
    </w:p>
    <w:p w14:paraId="13319313" w14:textId="77777777" w:rsidR="00A86169" w:rsidRDefault="00A86169" w:rsidP="00A86169">
      <w:pPr>
        <w:pStyle w:val="normal0"/>
        <w:contextualSpacing w:val="0"/>
      </w:pPr>
    </w:p>
    <w:p w14:paraId="502DB7EB" w14:textId="1D2C0534" w:rsidR="00D74109" w:rsidRDefault="004A59FC" w:rsidP="00126B36">
      <w:pPr>
        <w:pStyle w:val="normal0"/>
        <w:contextualSpacing w:val="0"/>
      </w:pPr>
      <w:r>
        <w:tab/>
        <w:t>The milestones that must be achieved to realise optimal care outcomes begin with diagnosis. Positive HIV-testing to confirm infectio</w:t>
      </w:r>
      <w:r w:rsidR="00631265">
        <w:t>n is followed by a blood draw for CD4 count measurement to</w:t>
      </w:r>
      <w:r>
        <w:t xml:space="preserve"> assess the state of disease progression and eligibility for treatment</w:t>
      </w:r>
      <w:r w:rsidR="00631265">
        <w:t>.</w:t>
      </w:r>
      <w:r w:rsidR="006F18A9">
        <w:t xml:space="preserve"> </w:t>
      </w:r>
      <w:r w:rsidR="0079511E">
        <w:t>Once deemed eligible for treatment, ART is initiated and must be adhered to thereafter.</w:t>
      </w:r>
      <w:r w:rsidR="00AB5856">
        <w:t xml:space="preserve"> However, the operational steps required to deliver these milestones are complex. Initially, once diagnosed</w:t>
      </w:r>
      <w:r w:rsidR="00A86169">
        <w:t xml:space="preserve"> individuals ne</w:t>
      </w:r>
      <w:r w:rsidR="00AB5856">
        <w:t>ed to be linked to pre-ART care,</w:t>
      </w:r>
      <w:r w:rsidR="00A86169">
        <w:t xml:space="preserve"> meaning they must attend a clin</w:t>
      </w:r>
      <w:r w:rsidR="00AB5856">
        <w:t xml:space="preserve">ic to be bled for a CD4 test. </w:t>
      </w:r>
      <w:r w:rsidR="00F604CE">
        <w:t xml:space="preserve">Consequently, there is a risk </w:t>
      </w:r>
      <w:r w:rsidR="00D82053">
        <w:t>they</w:t>
      </w:r>
      <w:r w:rsidR="00F604CE">
        <w:t xml:space="preserve"> may not attend. </w:t>
      </w:r>
      <w:r w:rsidR="00A86169">
        <w:t xml:space="preserve">Kranzer </w:t>
      </w:r>
      <w:r w:rsidR="00A86169">
        <w:rPr>
          <w:i/>
        </w:rPr>
        <w:t>et al.</w:t>
      </w:r>
      <w:r w:rsidR="00A86169">
        <w:t xml:space="preserve"> </w:t>
      </w:r>
      <w:r w:rsidR="00F604CE">
        <w:t xml:space="preserve">have shown that in South Africa, 37.4% of individuals tested failed to link to care within six months of </w:t>
      </w:r>
      <w:proofErr w:type="gramStart"/>
      <w:r w:rsidR="00F604CE">
        <w:t>diagnosis</w:t>
      </w:r>
      <w:r w:rsidR="00A86169">
        <w:t>{</w:t>
      </w:r>
      <w:proofErr w:type="gramEnd"/>
      <w:r w:rsidR="00A86169">
        <w:t>Kranzer:2010hp}.</w:t>
      </w:r>
      <w:r w:rsidR="00773DB8">
        <w:t xml:space="preserve"> Furthermore, after linking to care and receiving a CD4 test</w:t>
      </w:r>
      <w:r w:rsidR="00A86169">
        <w:t>,</w:t>
      </w:r>
      <w:r w:rsidR="00773DB8">
        <w:t xml:space="preserve"> the patient is advised to return at a later date to receive the results and learn of their eligibility for treatment. The time delay is due to CD4 </w:t>
      </w:r>
      <w:r w:rsidR="00773DB8">
        <w:lastRenderedPageBreak/>
        <w:t xml:space="preserve">tests being predominantly lab-based requiring central </w:t>
      </w:r>
      <w:proofErr w:type="gramStart"/>
      <w:r w:rsidR="00773DB8">
        <w:t>processing</w:t>
      </w:r>
      <w:r w:rsidR="0063655C">
        <w:t>{</w:t>
      </w:r>
      <w:proofErr w:type="gramEnd"/>
      <w:r w:rsidR="0063655C">
        <w:t>Larson:2012dq}. A utility cost is often incurred when travelling to the HIV clinic</w:t>
      </w:r>
      <w:r w:rsidR="00CD08A6">
        <w:t xml:space="preserve"> as patients travel long distances from remote areas to attend and often receive no immediate therapeutic </w:t>
      </w:r>
      <w:proofErr w:type="gramStart"/>
      <w:r w:rsidR="00CD08A6">
        <w:t>benefit</w:t>
      </w:r>
      <w:r w:rsidR="0063655C">
        <w:t>{</w:t>
      </w:r>
      <w:proofErr w:type="gramEnd"/>
      <w:r w:rsidR="0063655C">
        <w:t>Geng:2010fh, Yu:2007wh, Ware:2009id}</w:t>
      </w:r>
      <w:r w:rsidR="00A86169">
        <w:t xml:space="preserve">. </w:t>
      </w:r>
      <w:r w:rsidR="00CD08A6">
        <w:t xml:space="preserve">This represents another opportunity for patients to be lost from care, as demonstrated by a study in South Africa where 65% of patients failed to return to receive CD4 test results within 12 weeks of the </w:t>
      </w:r>
      <w:proofErr w:type="gramStart"/>
      <w:r w:rsidR="00CD08A6">
        <w:t>test</w:t>
      </w:r>
      <w:r w:rsidR="0063655C">
        <w:t>{</w:t>
      </w:r>
      <w:proofErr w:type="gramEnd"/>
      <w:r w:rsidR="0063655C">
        <w:t>Larson:2010dz}.</w:t>
      </w:r>
      <w:r w:rsidR="00054429">
        <w:t xml:space="preserve"> </w:t>
      </w:r>
      <w:r w:rsidR="002D52B3">
        <w:t>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w:t>
      </w:r>
      <w:r w:rsidR="00085684">
        <w:t xml:space="preserve">, </w:t>
      </w:r>
      <w:r w:rsidR="002D52B3">
        <w:t xml:space="preserve">as shown by </w:t>
      </w:r>
      <w:r w:rsidR="00A86169">
        <w:t xml:space="preserve">findings from Kenya, in which a CD4 count of &gt;200 cells/μl at </w:t>
      </w:r>
      <w:r w:rsidR="002D52B3">
        <w:t xml:space="preserve">pre-ART </w:t>
      </w:r>
      <w:r w:rsidR="00A86169">
        <w:t xml:space="preserve">enrolment </w:t>
      </w:r>
      <w:r w:rsidR="002D52B3">
        <w:t xml:space="preserve">resulted </w:t>
      </w:r>
      <w:r w:rsidR="00A86169">
        <w:t xml:space="preserve">in a 3.49 fold increase in the odds of being lost from </w:t>
      </w:r>
      <w:proofErr w:type="gramStart"/>
      <w:r w:rsidR="00A86169">
        <w:t>care{</w:t>
      </w:r>
      <w:proofErr w:type="gramEnd"/>
      <w:r w:rsidR="00A86169">
        <w:t>Geng:2010du}.</w:t>
      </w:r>
      <w:r w:rsidR="00126B36">
        <w:t xml:space="preserve"> </w:t>
      </w:r>
      <w:r w:rsidR="006767A5">
        <w:t>Confirmatory</w:t>
      </w:r>
      <w:r w:rsidR="00A86169">
        <w:t xml:space="preserve"> CD4 test results </w:t>
      </w:r>
      <w:r w:rsidR="006767A5">
        <w:t xml:space="preserve">indicating </w:t>
      </w:r>
      <w:r w:rsidR="00A86169">
        <w:t>ART eligibility</w:t>
      </w:r>
      <w:r w:rsidR="006767A5">
        <w:t xml:space="preserve"> are followed by </w:t>
      </w:r>
      <w:r w:rsidR="00A86169">
        <w:t xml:space="preserve">counselling </w:t>
      </w:r>
      <w:r w:rsidR="006767A5">
        <w:t>and treatment initiation</w:t>
      </w:r>
      <w:r w:rsidR="00A86169">
        <w:t xml:space="preserve">. ART initiation marks the start of lifelong ART care, where a successful treatment outcome can be achieved through retention in care and adherence to ART. </w:t>
      </w:r>
      <w:r w:rsidR="00D74109">
        <w:t xml:space="preserve">However, long-term retention in ART care </w:t>
      </w:r>
      <w:r w:rsidR="006071CB">
        <w:t xml:space="preserve">is also </w:t>
      </w:r>
      <w:r w:rsidR="00876C31">
        <w:t>suboptimal</w:t>
      </w:r>
      <w:r w:rsidR="006071CB">
        <w:t xml:space="preserve"> as was illustrated by a review of over 200 thousand individuals across sub-Saharan Africa, demonstrating average retention three years after treatment initiation to be just over 70%{Fox</w:t>
      </w:r>
      <w:proofErr w:type="gramStart"/>
      <w:r w:rsidR="006071CB">
        <w:t>:2010gt</w:t>
      </w:r>
      <w:proofErr w:type="gramEnd"/>
      <w:r w:rsidR="006071CB">
        <w:t>}.</w:t>
      </w:r>
      <w:r w:rsidR="00EC1D9C">
        <w:t xml:space="preserve"> Additionally, </w:t>
      </w:r>
      <w:r w:rsidR="006A5827">
        <w:t xml:space="preserve">a meta-analysis </w:t>
      </w:r>
      <w:r w:rsidR="00737397">
        <w:t>of 12 sub-Saharan countries has estimated that only 77% of patients are achieving adequate adherence to ART, increasing the risk of mortality and resistance development among those failing to adhere</w:t>
      </w:r>
      <w:r w:rsidR="005F423B">
        <w:fldChar w:fldCharType="begin"/>
      </w:r>
      <w:r w:rsidR="005F423B">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fldChar w:fldCharType="separate"/>
      </w:r>
      <w:r w:rsidR="005F423B">
        <w:rPr>
          <w:lang w:val="en-US"/>
        </w:rPr>
        <w:t>{Gardner:2009fb,</w:t>
      </w:r>
      <w:r w:rsidR="005F423B">
        <w:fldChar w:fldCharType="end"/>
      </w:r>
      <w:r w:rsidR="005F423B">
        <w:fldChar w:fldCharType="begin"/>
      </w:r>
      <w:r w:rsidR="005F423B">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fldChar w:fldCharType="separate"/>
      </w:r>
      <w:r w:rsidR="005F423B">
        <w:rPr>
          <w:lang w:val="en-US"/>
        </w:rPr>
        <w:t>Nachega:2006bx,</w:t>
      </w:r>
      <w:r w:rsidR="005F423B">
        <w:fldChar w:fldCharType="end"/>
      </w:r>
      <w:r w:rsidR="00737397">
        <w:fldChar w:fldCharType="begin"/>
      </w:r>
      <w:r w:rsidR="00737397">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fldChar w:fldCharType="separate"/>
      </w:r>
      <w:r w:rsidR="00737397">
        <w:rPr>
          <w:lang w:val="en-US"/>
        </w:rPr>
        <w:t>Mills:2006gf}</w:t>
      </w:r>
      <w:r w:rsidR="00737397">
        <w:fldChar w:fldCharType="end"/>
      </w:r>
      <w:r w:rsidR="00737397">
        <w:t>.</w:t>
      </w:r>
    </w:p>
    <w:p w14:paraId="77779D83" w14:textId="77777777" w:rsidR="0089420B" w:rsidRDefault="0089420B" w:rsidP="0089420B">
      <w:pPr>
        <w:pStyle w:val="normal0"/>
        <w:contextualSpacing w:val="0"/>
      </w:pPr>
    </w:p>
    <w:p w14:paraId="6C640B30" w14:textId="23F105BD" w:rsidR="008C7C9C" w:rsidRPr="0089420B" w:rsidRDefault="00F06617" w:rsidP="0089420B">
      <w:pPr>
        <w:pStyle w:val="normal0"/>
        <w:contextualSpacing w:val="0"/>
        <w:rPr>
          <w:lang w:val="en-US"/>
        </w:rPr>
      </w:pPr>
      <w:r>
        <w:tab/>
        <w:t xml:space="preserve">With poor patient outcomes being linked to structural weaknesses </w:t>
      </w:r>
      <w:r w:rsidR="00BF022B">
        <w:t>in</w:t>
      </w:r>
      <w:r>
        <w:t xml:space="preserve"> </w:t>
      </w:r>
      <w:r w:rsidR="001068CE">
        <w:t>ART programmes</w:t>
      </w:r>
      <w:r w:rsidR="00BF022B">
        <w:t>, providers</w:t>
      </w:r>
      <w:r w:rsidR="001068CE">
        <w:t xml:space="preserve"> have </w:t>
      </w:r>
      <w:r w:rsidR="00BF022B">
        <w:t>begun to</w:t>
      </w:r>
      <w:r w:rsidR="001068CE">
        <w:t xml:space="preserve"> </w:t>
      </w:r>
      <w:r w:rsidR="00BF022B">
        <w:t>intervene and improve care.</w:t>
      </w:r>
      <w:r w:rsidR="00B25FEF">
        <w:t xml:space="preserve"> </w:t>
      </w:r>
      <w:r w:rsidR="004E074A">
        <w:t xml:space="preserve">For example, interventions aimed at improving the uptake of HIV-testing have targeted individuals through setting up voluntary counselling and testing (VCT) clinics </w:t>
      </w:r>
      <w:r w:rsidR="00A65134">
        <w:t>in accessible sites and by establishing provider-initiated counselling and testing (PICT) by incorporating HIV counselling and testing into healthcare services</w:t>
      </w:r>
      <w:r w:rsidR="00A65134">
        <w:fldChar w:fldCharType="begin"/>
      </w:r>
      <w:r w:rsidR="00A65134">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fldChar w:fldCharType="separate"/>
      </w:r>
      <w:r w:rsidR="00A65134">
        <w:rPr>
          <w:lang w:val="en-US"/>
        </w:rPr>
        <w:t>{Obure:2012fb, Thielman:2006fm}</w:t>
      </w:r>
      <w:r w:rsidR="00A65134">
        <w:fldChar w:fldCharType="end"/>
      </w:r>
      <w:r w:rsidR="00A65134">
        <w:t>.</w:t>
      </w:r>
      <w:r w:rsidR="00555157">
        <w:t xml:space="preserve"> Home-based counselling and testing (HBCT) interventions also aim to improve testing uptake</w:t>
      </w:r>
      <w:r w:rsidR="00C7745D">
        <w:fldChar w:fldCharType="begin"/>
      </w:r>
      <w:r w:rsidR="00C7745D">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fldChar w:fldCharType="separate"/>
      </w:r>
      <w:r w:rsidR="00C7745D">
        <w:rPr>
          <w:lang w:val="en-US"/>
        </w:rPr>
        <w:t>{Menzies:2009fs}</w:t>
      </w:r>
      <w:r w:rsidR="00C7745D">
        <w:fldChar w:fldCharType="end"/>
      </w:r>
      <w:r w:rsidR="00555157">
        <w:t>. This type of intervention involves home-visits by care workers who administer counselling and rapid HIV-tests to consenting participants</w:t>
      </w:r>
      <w:r w:rsidR="00C7745D">
        <w:fldChar w:fldCharType="begin"/>
      </w:r>
      <w:r w:rsidR="00C7745D">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fldChar w:fldCharType="separate"/>
      </w:r>
      <w:r w:rsidR="00C7745D">
        <w:rPr>
          <w:lang w:val="en-US"/>
        </w:rPr>
        <w:t>{vanRooyen:2013gy}</w:t>
      </w:r>
      <w:r w:rsidR="00C7745D">
        <w:fldChar w:fldCharType="end"/>
      </w:r>
      <w:r w:rsidR="00555157">
        <w:t>. Infected individuals learn of their status immediately and are then encouraged to attend a clinic for CD4 testing</w:t>
      </w:r>
      <w:r w:rsidR="00C7745D">
        <w:fldChar w:fldCharType="begin"/>
      </w:r>
      <w:r w:rsidR="00C7745D">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fldChar w:fldCharType="separate"/>
      </w:r>
      <w:r w:rsidR="00C7745D">
        <w:rPr>
          <w:lang w:val="en-US"/>
        </w:rPr>
        <w:t>{Kimaiyo:2010tq}</w:t>
      </w:r>
      <w:r w:rsidR="00C7745D">
        <w:fldChar w:fldCharType="end"/>
      </w:r>
      <w:r w:rsidR="00555157">
        <w:t xml:space="preserve">. HBCT has been shown to be a powerful diagnostic tool </w:t>
      </w:r>
      <w:r w:rsidR="00C7745D">
        <w:t xml:space="preserve">as individuals are sought out </w:t>
      </w:r>
      <w:r w:rsidR="00E214D3">
        <w:t>rather than</w:t>
      </w:r>
      <w:r w:rsidR="00C7745D">
        <w:t xml:space="preserve"> seek care themselves; although, the impact of HBCT on linkage to care remains </w:t>
      </w:r>
      <w:r w:rsidR="00876C31">
        <w:t>limited</w:t>
      </w:r>
      <w:r w:rsidR="001477F8">
        <w:fldChar w:fldCharType="begin"/>
      </w:r>
      <w:r w:rsidR="001477F8">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fldChar w:fldCharType="separate"/>
      </w:r>
      <w:r w:rsidR="001477F8">
        <w:rPr>
          <w:lang w:val="en-US"/>
        </w:rPr>
        <w:t>{vanRooyen:2013gy, Genberg:2015cd}</w:t>
      </w:r>
      <w:r w:rsidR="001477F8">
        <w:fldChar w:fldCharType="end"/>
      </w:r>
      <w:r w:rsidR="00C7745D">
        <w:t>.</w:t>
      </w:r>
      <w:r w:rsidR="00252C81">
        <w:t xml:space="preserve"> </w:t>
      </w:r>
      <w:r w:rsidR="00DF34CA">
        <w:rPr>
          <w:lang w:val="en-US"/>
        </w:rPr>
        <w:t xml:space="preserve">A </w:t>
      </w:r>
      <w:r w:rsidR="00DF34CA" w:rsidRPr="00DF34CA">
        <w:rPr>
          <w:lang w:val="en-US"/>
        </w:rPr>
        <w:t xml:space="preserve">method </w:t>
      </w:r>
      <w:r w:rsidR="00DF34CA">
        <w:rPr>
          <w:lang w:val="en-US"/>
        </w:rPr>
        <w:t xml:space="preserve">for </w:t>
      </w:r>
      <w:r w:rsidR="00DF34CA" w:rsidRPr="00DF34CA">
        <w:rPr>
          <w:lang w:val="en-US"/>
        </w:rPr>
        <w:t xml:space="preserve">increasing linkage to care is </w:t>
      </w:r>
      <w:r w:rsidR="00DF34CA">
        <w:rPr>
          <w:lang w:val="en-US"/>
        </w:rPr>
        <w:t xml:space="preserve">to provide </w:t>
      </w:r>
      <w:r w:rsidR="00DF34CA" w:rsidRPr="00DF34CA">
        <w:rPr>
          <w:lang w:val="en-US"/>
        </w:rPr>
        <w:t xml:space="preserve">individuals with point-of-care (POC) CD4 testing at </w:t>
      </w:r>
      <w:r w:rsidR="00DF34CA">
        <w:rPr>
          <w:lang w:val="en-US"/>
        </w:rPr>
        <w:t xml:space="preserve">the site of </w:t>
      </w:r>
      <w:r w:rsidR="00DF34CA" w:rsidRPr="00DF34CA">
        <w:rPr>
          <w:lang w:val="en-US"/>
        </w:rPr>
        <w:t xml:space="preserve">HIV-testing. While this doesn’t remove the linkage step, </w:t>
      </w:r>
      <w:r w:rsidR="00F84BF4">
        <w:rPr>
          <w:lang w:val="en-US"/>
        </w:rPr>
        <w:t xml:space="preserve">informing </w:t>
      </w:r>
      <w:r w:rsidR="00DF34CA" w:rsidRPr="00DF34CA">
        <w:rPr>
          <w:lang w:val="en-US"/>
        </w:rPr>
        <w:t xml:space="preserve">patients </w:t>
      </w:r>
      <w:r w:rsidR="00836859">
        <w:rPr>
          <w:lang w:val="en-US"/>
        </w:rPr>
        <w:t xml:space="preserve">of </w:t>
      </w:r>
      <w:r w:rsidR="00F84BF4">
        <w:rPr>
          <w:lang w:val="en-US"/>
        </w:rPr>
        <w:t xml:space="preserve">how </w:t>
      </w:r>
      <w:r w:rsidR="00DF34CA" w:rsidRPr="00DF34CA">
        <w:rPr>
          <w:lang w:val="en-US"/>
        </w:rPr>
        <w:t>advanced their infection is</w:t>
      </w:r>
      <w:r w:rsidR="00F84BF4">
        <w:rPr>
          <w:lang w:val="en-US"/>
        </w:rPr>
        <w:t xml:space="preserve"> has been shown to indirectly improve linkage to care</w:t>
      </w:r>
      <w:r w:rsidR="00F84BF4">
        <w:rPr>
          <w:lang w:val="en-US"/>
        </w:rPr>
        <w:fldChar w:fldCharType="begin"/>
      </w:r>
      <w:r w:rsidR="00F84BF4">
        <w:rPr>
          <w:lang w:val="en-US"/>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Pr>
          <w:lang w:val="en-US"/>
        </w:rPr>
        <w:fldChar w:fldCharType="separate"/>
      </w:r>
      <w:r w:rsidR="00F84BF4">
        <w:rPr>
          <w:lang w:val="en-US"/>
        </w:rPr>
        <w:t>{Larson:2012dy}</w:t>
      </w:r>
      <w:r w:rsidR="00F84BF4">
        <w:rPr>
          <w:lang w:val="en-US"/>
        </w:rPr>
        <w:fldChar w:fldCharType="end"/>
      </w:r>
      <w:r w:rsidR="00DF34CA" w:rsidRPr="00DF34CA">
        <w:rPr>
          <w:lang w:val="en-US"/>
        </w:rPr>
        <w:t>.</w:t>
      </w:r>
      <w:r w:rsidR="00B31F8B">
        <w:t xml:space="preserve"> </w:t>
      </w:r>
      <w:r w:rsidR="00252C81">
        <w:t xml:space="preserve">Once engaged in pre-ART care, interventions such as decentralising care involving patients switching from hospital-based clinics to primary care centres have been </w:t>
      </w:r>
      <w:r w:rsidR="00AB273A">
        <w:t>proposed</w:t>
      </w:r>
      <w:r w:rsidR="00252C81">
        <w:t xml:space="preserve"> </w:t>
      </w:r>
      <w:r w:rsidR="00AB273A">
        <w:t>for</w:t>
      </w:r>
      <w:r w:rsidR="00252C81">
        <w:t xml:space="preserve"> improving retention</w:t>
      </w:r>
      <w:r w:rsidR="00AB273A">
        <w:fldChar w:fldCharType="begin"/>
      </w:r>
      <w:r w:rsidR="00AB273A">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fldChar w:fldCharType="separate"/>
      </w:r>
      <w:r w:rsidR="00AB273A">
        <w:rPr>
          <w:lang w:val="en-US"/>
        </w:rPr>
        <w:t>{Geng:2010du}</w:t>
      </w:r>
      <w:r w:rsidR="00AB273A">
        <w:fldChar w:fldCharType="end"/>
      </w:r>
      <w:r w:rsidR="00252C81">
        <w:t xml:space="preserve">. Additionally, POC CD4 testing has also been shown to </w:t>
      </w:r>
      <w:r w:rsidR="00480626">
        <w:t>reduce loss to follow up while patients are engaged in CD4 staging</w:t>
      </w:r>
      <w:r w:rsidR="00480626">
        <w:fldChar w:fldCharType="begin"/>
      </w:r>
      <w:r w:rsidR="00480626">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fldChar w:fldCharType="separate"/>
      </w:r>
      <w:r w:rsidR="00480626">
        <w:rPr>
          <w:lang w:val="en-US"/>
        </w:rPr>
        <w:t>{Jani:2011eb}</w:t>
      </w:r>
      <w:r w:rsidR="00480626">
        <w:fldChar w:fldCharType="end"/>
      </w:r>
      <w:r w:rsidR="00480626">
        <w:t>.</w:t>
      </w:r>
      <w:r w:rsidR="0002793C">
        <w:t xml:space="preserve"> </w:t>
      </w:r>
      <w:r w:rsidR="002D5E18">
        <w:t xml:space="preserve">Many interventions have additionally targeted retention </w:t>
      </w:r>
      <w:r w:rsidR="00BC00B6">
        <w:t>in ART care</w:t>
      </w:r>
      <w:r w:rsidR="002D5E18">
        <w:t>, with decentralisation interventions improving care accessibility and reducing loss to follow up</w:t>
      </w:r>
      <w:r w:rsidR="002D5E18">
        <w:fldChar w:fldCharType="begin"/>
      </w:r>
      <w:r w:rsidR="002D5E18">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fldChar w:fldCharType="separate"/>
      </w:r>
      <w:r w:rsidR="002D5E18">
        <w:rPr>
          <w:lang w:val="en-US"/>
        </w:rPr>
        <w:t>{Long:2011cx}</w:t>
      </w:r>
      <w:r w:rsidR="002D5E18">
        <w:fldChar w:fldCharType="end"/>
      </w:r>
      <w:r w:rsidR="00BC00B6">
        <w:t xml:space="preserve">. </w:t>
      </w:r>
      <w:r w:rsidR="00BC00B6">
        <w:rPr>
          <w:lang w:val="en-US"/>
        </w:rPr>
        <w:t>The use of peer health workers to conduct recurrent home-visits, provide counseling and administer a pill count has been shown to reduce the risk of loss to follow up from ART by almost half</w:t>
      </w:r>
      <w:r w:rsidR="00BC00B6">
        <w:rPr>
          <w:lang w:val="en-US"/>
        </w:rPr>
        <w:fldChar w:fldCharType="begin"/>
      </w:r>
      <w:r w:rsidR="00BC00B6">
        <w:rPr>
          <w:lang w:val="en-US"/>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Pr>
          <w:lang w:val="en-US"/>
        </w:rPr>
        <w:fldChar w:fldCharType="separate"/>
      </w:r>
      <w:r w:rsidR="00BC00B6">
        <w:rPr>
          <w:lang w:val="en-US"/>
        </w:rPr>
        <w:t>{Chang:2013ke}</w:t>
      </w:r>
      <w:r w:rsidR="00BC00B6">
        <w:rPr>
          <w:lang w:val="en-US"/>
        </w:rPr>
        <w:fldChar w:fldCharType="end"/>
      </w:r>
      <w:r w:rsidR="00BC00B6">
        <w:rPr>
          <w:lang w:val="en-US"/>
        </w:rPr>
        <w:t>.</w:t>
      </w:r>
      <w:r w:rsidR="00F30180">
        <w:t xml:space="preserve"> </w:t>
      </w:r>
      <w:r w:rsidR="00B31F8B" w:rsidRPr="00B31F8B">
        <w:rPr>
          <w:lang w:val="en-US"/>
        </w:rPr>
        <w:t>Several reviews have identified multiple interventions to improve ART adherence</w:t>
      </w:r>
      <w:r w:rsidR="00BC00B6">
        <w:rPr>
          <w:lang w:val="en-US"/>
        </w:rPr>
        <w:fldChar w:fldCharType="begin"/>
      </w:r>
      <w:r w:rsidR="00BC00B6">
        <w:rPr>
          <w:lang w:val="en-US"/>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Pr>
          <w:lang w:val="en-US"/>
        </w:rPr>
        <w:fldChar w:fldCharType="separate"/>
      </w:r>
      <w:r w:rsidR="00BC00B6">
        <w:rPr>
          <w:lang w:val="en-US"/>
        </w:rPr>
        <w:t>{Barnighausen:2011cb, Scanlon:2013ko}</w:t>
      </w:r>
      <w:r w:rsidR="00BC00B6">
        <w:rPr>
          <w:lang w:val="en-US"/>
        </w:rPr>
        <w:fldChar w:fldCharType="end"/>
      </w:r>
      <w:r w:rsidR="00602EC9">
        <w:rPr>
          <w:lang w:val="en-US"/>
        </w:rPr>
        <w:t>;</w:t>
      </w:r>
      <w:r w:rsidR="00B31F8B" w:rsidRPr="00B31F8B">
        <w:rPr>
          <w:lang w:val="en-US"/>
        </w:rPr>
        <w:t xml:space="preserve"> including</w:t>
      </w:r>
      <w:r w:rsidR="00602EC9">
        <w:rPr>
          <w:lang w:val="en-US"/>
        </w:rPr>
        <w:t>, peer or nurse-</w:t>
      </w:r>
      <w:r w:rsidR="00B31F8B" w:rsidRPr="00B31F8B">
        <w:rPr>
          <w:lang w:val="en-US"/>
        </w:rPr>
        <w:t>delivered directly-observed-therapy (DOT)</w:t>
      </w:r>
      <w:r w:rsidR="00BC00B6">
        <w:rPr>
          <w:lang w:val="en-US"/>
        </w:rPr>
        <w:fldChar w:fldCharType="begin"/>
      </w:r>
      <w:r w:rsidR="00BC00B6">
        <w:rPr>
          <w:lang w:val="en-US"/>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Pr>
          <w:lang w:val="en-US"/>
        </w:rPr>
        <w:fldChar w:fldCharType="separate"/>
      </w:r>
      <w:r w:rsidR="00BC00B6">
        <w:rPr>
          <w:lang w:val="en-US"/>
        </w:rPr>
        <w:t>{Pearson:2007fw, Sarna:2008tb}</w:t>
      </w:r>
      <w:r w:rsidR="00BC00B6">
        <w:rPr>
          <w:lang w:val="en-US"/>
        </w:rPr>
        <w:fldChar w:fldCharType="end"/>
      </w:r>
      <w:r w:rsidR="00B31F8B" w:rsidRPr="00B31F8B">
        <w:rPr>
          <w:lang w:val="en-US"/>
        </w:rPr>
        <w:t>, the use of electronic drug monitoring</w:t>
      </w:r>
      <w:r w:rsidR="00BC00B6">
        <w:rPr>
          <w:lang w:val="en-US"/>
        </w:rPr>
        <w:fldChar w:fldCharType="begin"/>
      </w:r>
      <w:r w:rsidR="00BC00B6">
        <w:rPr>
          <w:lang w:val="en-US"/>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Pr>
          <w:lang w:val="en-US"/>
        </w:rPr>
        <w:fldChar w:fldCharType="separate"/>
      </w:r>
      <w:r w:rsidR="00BC00B6">
        <w:rPr>
          <w:lang w:val="en-US"/>
        </w:rPr>
        <w:t>{Sabin:2010ce}</w:t>
      </w:r>
      <w:r w:rsidR="00BC00B6">
        <w:rPr>
          <w:lang w:val="en-US"/>
        </w:rPr>
        <w:fldChar w:fldCharType="end"/>
      </w:r>
      <w:r w:rsidR="00B31F8B" w:rsidRPr="00B31F8B">
        <w:rPr>
          <w:lang w:val="en-US"/>
        </w:rPr>
        <w:t>, SMS text message reminders</w:t>
      </w:r>
      <w:r w:rsidR="00BC00B6">
        <w:rPr>
          <w:lang w:val="en-US"/>
        </w:rPr>
        <w:fldChar w:fldCharType="begin"/>
      </w:r>
      <w:r w:rsidR="00BC00B6">
        <w:rPr>
          <w:lang w:val="en-US"/>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Pr>
          <w:lang w:val="en-US"/>
        </w:rPr>
        <w:fldChar w:fldCharType="separate"/>
      </w:r>
      <w:r w:rsidR="00BC00B6">
        <w:rPr>
          <w:lang w:val="en-US"/>
        </w:rPr>
        <w:t>{Lester:2010jp, Mbuagbaw:2014jg}</w:t>
      </w:r>
      <w:r w:rsidR="00BC00B6">
        <w:rPr>
          <w:lang w:val="en-US"/>
        </w:rPr>
        <w:fldChar w:fldCharType="end"/>
      </w:r>
      <w:r w:rsidR="00B31F8B" w:rsidRPr="00B31F8B">
        <w:rPr>
          <w:lang w:val="en-US"/>
        </w:rPr>
        <w:t xml:space="preserve">, adherence </w:t>
      </w:r>
      <w:r w:rsidR="00BC00B6" w:rsidRPr="00B31F8B">
        <w:rPr>
          <w:lang w:val="en-US"/>
        </w:rPr>
        <w:t>counseling</w:t>
      </w:r>
      <w:r w:rsidR="00B31F8B" w:rsidRPr="00B31F8B">
        <w:rPr>
          <w:lang w:val="en-US"/>
        </w:rPr>
        <w:t xml:space="preserve"> and educ</w:t>
      </w:r>
      <w:r w:rsidR="00D857E0">
        <w:rPr>
          <w:lang w:val="en-US"/>
        </w:rPr>
        <w:t>a</w:t>
      </w:r>
      <w:r w:rsidR="00B31F8B" w:rsidRPr="00B31F8B">
        <w:rPr>
          <w:lang w:val="en-US"/>
        </w:rPr>
        <w:t>tion</w:t>
      </w:r>
      <w:r w:rsidR="00BC00B6">
        <w:rPr>
          <w:lang w:val="en-US"/>
        </w:rPr>
        <w:fldChar w:fldCharType="begin"/>
      </w:r>
      <w:r w:rsidR="00BC00B6">
        <w:rPr>
          <w:lang w:val="en-US"/>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Pr>
          <w:lang w:val="en-US"/>
        </w:rPr>
        <w:fldChar w:fldCharType="separate"/>
      </w:r>
      <w:r w:rsidR="00BC00B6">
        <w:rPr>
          <w:lang w:val="en-US"/>
        </w:rPr>
        <w:t>{Chung:2011jm}</w:t>
      </w:r>
      <w:r w:rsidR="00BC00B6">
        <w:rPr>
          <w:lang w:val="en-US"/>
        </w:rPr>
        <w:fldChar w:fldCharType="end"/>
      </w:r>
      <w:r w:rsidR="00602EC9">
        <w:rPr>
          <w:lang w:val="en-US"/>
        </w:rPr>
        <w:t>,</w:t>
      </w:r>
      <w:r w:rsidR="00B31F8B" w:rsidRPr="00B31F8B">
        <w:rPr>
          <w:lang w:val="en-US"/>
        </w:rPr>
        <w:t xml:space="preserve"> together with food incentives</w:t>
      </w:r>
      <w:r w:rsidR="00BC00B6">
        <w:rPr>
          <w:lang w:val="en-US"/>
        </w:rPr>
        <w:fldChar w:fldCharType="begin"/>
      </w:r>
      <w:r w:rsidR="00BC00B6">
        <w:rPr>
          <w:lang w:val="en-US"/>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Pr>
          <w:lang w:val="en-US"/>
        </w:rPr>
        <w:fldChar w:fldCharType="separate"/>
      </w:r>
      <w:r w:rsidR="00BC00B6">
        <w:rPr>
          <w:lang w:val="en-US"/>
        </w:rPr>
        <w:t>{Cantrell:2008ii, Mamlin:2009gf}</w:t>
      </w:r>
      <w:r w:rsidR="00BC00B6">
        <w:rPr>
          <w:lang w:val="en-US"/>
        </w:rPr>
        <w:fldChar w:fldCharType="end"/>
      </w:r>
      <w:r w:rsidR="00F30180">
        <w:rPr>
          <w:lang w:val="en-US"/>
        </w:rPr>
        <w:t>.</w:t>
      </w:r>
    </w:p>
    <w:p w14:paraId="04A15B15" w14:textId="77777777" w:rsidR="00022076" w:rsidRDefault="00022076" w:rsidP="00C56971">
      <w:pPr>
        <w:pStyle w:val="normal0"/>
        <w:ind w:firstLine="720"/>
        <w:contextualSpacing w:val="0"/>
      </w:pPr>
    </w:p>
    <w:p w14:paraId="026CD3BA" w14:textId="41C7278F" w:rsidR="00BB778B" w:rsidRDefault="008C7C9C" w:rsidP="001014BC">
      <w:pPr>
        <w:pStyle w:val="normal0"/>
        <w:ind w:firstLine="720"/>
        <w:contextualSpacing w:val="0"/>
      </w:pPr>
      <w:r>
        <w:t xml:space="preserve">With </w:t>
      </w:r>
      <w:r w:rsidR="00D225D0">
        <w:t xml:space="preserve">a variety </w:t>
      </w:r>
      <w:r>
        <w:t>of intervent</w:t>
      </w:r>
      <w:r w:rsidR="00D225D0">
        <w:t>ions aimed at strengthening various points of care</w:t>
      </w:r>
      <w:r>
        <w:t xml:space="preserve">, </w:t>
      </w:r>
      <w:r w:rsidR="00D225D0">
        <w:t xml:space="preserve">programme </w:t>
      </w:r>
      <w:r w:rsidR="00D225D0">
        <w:lastRenderedPageBreak/>
        <w:t xml:space="preserve">providers </w:t>
      </w:r>
      <w:r w:rsidR="00A8362A">
        <w:t xml:space="preserve">need to </w:t>
      </w:r>
      <w:r w:rsidR="000B3728">
        <w:t xml:space="preserve">calculate where best to implement interventions to maximise patient outcomes. </w:t>
      </w:r>
      <w:r w:rsidR="004D21DE">
        <w:t xml:space="preserve">The concept of the “Cascade of Care” is a means of visualising the events and pathways through care taken by individuals, and allows us to link outcomes to earlier care </w:t>
      </w:r>
      <w:proofErr w:type="gramStart"/>
      <w:r w:rsidR="004D21DE">
        <w:t>experience{</w:t>
      </w:r>
      <w:proofErr w:type="gramEnd"/>
      <w:r w:rsidR="004D21DE">
        <w:t>Kilmarx:2013iy, Hallett:2013ig}.</w:t>
      </w:r>
      <w:r w:rsidR="00C56971">
        <w:t xml:space="preserve"> </w:t>
      </w:r>
      <w:r w:rsidR="00154A85">
        <w:t>As</w:t>
      </w:r>
      <w:r w:rsidR="00A86169">
        <w:t xml:space="preserve"> evidence now highlights deficiencies </w:t>
      </w:r>
      <w:r w:rsidR="002D0219">
        <w:t xml:space="preserve">across the spectrum of </w:t>
      </w:r>
      <w:r w:rsidR="00A86169">
        <w:t>care,</w:t>
      </w:r>
      <w:r w:rsidR="002D0219">
        <w:t xml:space="preserve"> the traditional concept of linear flow is challenged by </w:t>
      </w:r>
      <w:r w:rsidR="00154A85">
        <w:t>trends in the data indicating patients often become lost from care, before subsequently re-engaging</w:t>
      </w:r>
      <w:r w:rsidR="001014BC">
        <w:t>,</w:t>
      </w:r>
      <w:r w:rsidR="00154A85">
        <w:t xml:space="preserve"> or potentially engage for the first time later than indicated</w:t>
      </w:r>
      <w:r w:rsidR="009C3563">
        <w:fldChar w:fldCharType="begin"/>
      </w:r>
      <w:r w:rsidR="009C3563">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fldChar w:fldCharType="separate"/>
      </w:r>
      <w:r w:rsidR="009C3563">
        <w:rPr>
          <w:lang w:val="en-US"/>
        </w:rPr>
        <w:t>{Hallett:2013ig, Gardner:2011de, Rosen:2011ii}</w:t>
      </w:r>
      <w:r w:rsidR="009C3563">
        <w:fldChar w:fldCharType="end"/>
      </w:r>
      <w:r w:rsidR="00154A85">
        <w:t>.</w:t>
      </w:r>
      <w:r w:rsidR="001014BC">
        <w:t xml:space="preserve"> </w:t>
      </w:r>
      <w:r w:rsidR="00A516E0" w:rsidRPr="001014BC">
        <w:t xml:space="preserve">However, the drivers behind patients’ disengagement and reengagement are </w:t>
      </w:r>
      <w:r w:rsidR="001014BC" w:rsidRPr="001014BC">
        <w:t xml:space="preserve">still ambiguous; although </w:t>
      </w:r>
      <w:r w:rsidR="00A516E0" w:rsidRPr="001014BC">
        <w:t xml:space="preserve">it has been hypothesised that the development of symptomatic HIV is likely to be key in </w:t>
      </w:r>
      <w:r w:rsidR="001014BC" w:rsidRPr="001014BC">
        <w:t>driving</w:t>
      </w:r>
      <w:r w:rsidR="00A516E0" w:rsidRPr="001014BC">
        <w:t xml:space="preserve"> individuals to seek care, data </w:t>
      </w:r>
      <w:r w:rsidR="001014BC" w:rsidRPr="001014BC">
        <w:t>around those</w:t>
      </w:r>
      <w:r w:rsidR="00A516E0" w:rsidRPr="001014BC">
        <w:t xml:space="preserve"> lost from care is scarce.</w:t>
      </w:r>
      <w:r w:rsidR="001014BC">
        <w:t xml:space="preserve"> </w:t>
      </w:r>
      <w:r w:rsidR="00C90A81">
        <w:t xml:space="preserve">To reconcile these trends and to further distinguish the routes into care, we termed the routes by which patients re-engage with care </w:t>
      </w:r>
      <w:r w:rsidR="009C3563">
        <w:t xml:space="preserve">or engage late </w:t>
      </w:r>
      <w:r w:rsidR="00C90A81">
        <w:t>as “side doors”</w:t>
      </w:r>
      <w:r w:rsidR="00154A85">
        <w:t xml:space="preserve">, to supplement the conventional “front door” route by which care naïve individuals </w:t>
      </w:r>
      <w:proofErr w:type="gramStart"/>
      <w:r w:rsidR="00154A85">
        <w:t>enter{</w:t>
      </w:r>
      <w:proofErr w:type="gramEnd"/>
      <w:r w:rsidR="00154A85">
        <w:t>Hallett:2013ig}.</w:t>
      </w:r>
      <w:r w:rsidR="00C56971">
        <w:t xml:space="preserve"> Stratifying routes into care </w:t>
      </w:r>
      <w:r w:rsidR="00BB778B">
        <w:t>in this way allows ART programmes to be properly characterised, enabling insight to be gained from the dynamics of care, which is crucial to understanding where best to intervene and how to prioritise interventions.</w:t>
      </w:r>
    </w:p>
    <w:p w14:paraId="2724B5BD" w14:textId="77777777" w:rsidR="00A86169" w:rsidRDefault="00A86169" w:rsidP="00A86169">
      <w:pPr>
        <w:pStyle w:val="normal0"/>
        <w:ind w:firstLine="720"/>
        <w:contextualSpacing w:val="0"/>
      </w:pPr>
    </w:p>
    <w:p w14:paraId="6C16905C" w14:textId="1F7E2663" w:rsidR="00F035BF" w:rsidRDefault="006F0F8D" w:rsidP="00A86169">
      <w:pPr>
        <w:pStyle w:val="normal0"/>
        <w:ind w:firstLine="720"/>
        <w:contextualSpacing w:val="0"/>
      </w:pPr>
      <w:r>
        <w:t>T</w:t>
      </w:r>
      <w:r w:rsidR="00BA31FF">
        <w:t>o fully characterise care</w:t>
      </w:r>
      <w:r w:rsidR="00991531">
        <w:t>, linked</w:t>
      </w:r>
      <w:r w:rsidR="004C03E5">
        <w:t xml:space="preserve"> </w:t>
      </w:r>
      <w:r w:rsidR="00BA31FF">
        <w:t xml:space="preserve">longitudinal data is required </w:t>
      </w:r>
      <w:r w:rsidR="00991531">
        <w:t>at the individual-level to capture</w:t>
      </w:r>
      <w:r w:rsidR="00BA31FF">
        <w:t xml:space="preserve"> the experience of all HIV-infected individuals. </w:t>
      </w:r>
      <w:r w:rsidR="00F035BF">
        <w:t>Yet t</w:t>
      </w:r>
      <w:r w:rsidR="00BA31FF">
        <w:t xml:space="preserve">he majority of available data </w:t>
      </w:r>
      <w:r w:rsidR="00991531">
        <w:t xml:space="preserve">is not linked and </w:t>
      </w:r>
      <w:r w:rsidR="00BA31FF">
        <w:t xml:space="preserve">only describes individuals who have had contact with the clinic. This clinic-level data is </w:t>
      </w:r>
      <w:r w:rsidR="00777774">
        <w:t>biased,</w:t>
      </w:r>
      <w:r w:rsidR="00BA31FF">
        <w:t xml:space="preserve"> as individuals who have never come into contact with the</w:t>
      </w:r>
      <w:r w:rsidR="00B118F3">
        <w:t xml:space="preserve"> clinic are not accounted for. </w:t>
      </w:r>
      <w:r w:rsidR="00BD48BE">
        <w:t xml:space="preserve">Additionally, </w:t>
      </w:r>
      <w:r w:rsidR="00775877">
        <w:t xml:space="preserve">outcomes of patients lost </w:t>
      </w:r>
      <w:r w:rsidR="00836859">
        <w:t>to follow up</w:t>
      </w:r>
      <w:r w:rsidR="00775877">
        <w:t xml:space="preserve"> are</w:t>
      </w:r>
      <w:r w:rsidR="00F035BF">
        <w:t xml:space="preserve"> also needed to </w:t>
      </w:r>
      <w:r w:rsidR="00775877">
        <w:t>exhaustively characterise care</w:t>
      </w:r>
      <w:r w:rsidR="00F035BF">
        <w:t xml:space="preserve">. </w:t>
      </w:r>
      <w:r w:rsidR="008C4A5D">
        <w:t>In summary, t</w:t>
      </w:r>
      <w:r w:rsidR="00F035BF">
        <w:t>hese data limitations restrict the ability to which ART programmes can assess themselves and identify where to take action.</w:t>
      </w:r>
    </w:p>
    <w:p w14:paraId="31C0DC37" w14:textId="77777777" w:rsidR="00C07325" w:rsidRDefault="00C07325" w:rsidP="00C56971">
      <w:pPr>
        <w:pStyle w:val="normal0"/>
        <w:contextualSpacing w:val="0"/>
      </w:pPr>
    </w:p>
    <w:p w14:paraId="4BED9DD6" w14:textId="4DA6DE8A" w:rsidR="003C38BA" w:rsidRDefault="006F0F8D" w:rsidP="008C4A5D">
      <w:pPr>
        <w:pStyle w:val="normal0"/>
        <w:ind w:firstLine="720"/>
        <w:contextualSpacing w:val="0"/>
      </w:pPr>
      <w:r>
        <w:t>However, s</w:t>
      </w:r>
      <w:r w:rsidR="003578C3">
        <w:t>elect</w:t>
      </w:r>
      <w:r w:rsidR="0004446E">
        <w:t xml:space="preserve"> facilities in sub-Saharan Africa are beginning to distribute </w:t>
      </w:r>
      <w:r w:rsidR="004218CB">
        <w:t xml:space="preserve">such </w:t>
      </w:r>
      <w:r w:rsidR="0004446E">
        <w:t>data, thereby allowing</w:t>
      </w:r>
      <w:r>
        <w:t xml:space="preserve"> comprehensive</w:t>
      </w:r>
      <w:r w:rsidR="0004446E">
        <w:t xml:space="preserve"> </w:t>
      </w:r>
      <w:r w:rsidR="00E45B14">
        <w:t xml:space="preserve">insight into the dynamics </w:t>
      </w:r>
      <w:r w:rsidR="0004446E">
        <w:t>of care. In this paper</w:t>
      </w:r>
      <w:r w:rsidR="000E0AFF">
        <w:t>, through the use of mathematical modelling,</w:t>
      </w:r>
      <w:r w:rsidR="0004446E">
        <w:t xml:space="preserve"> we evaluate an ART-programme in Kenya</w:t>
      </w:r>
      <w:r w:rsidR="000E0AFF">
        <w:t xml:space="preserve"> to </w:t>
      </w:r>
      <w:r w:rsidR="0004446E">
        <w:t xml:space="preserve">demonstrate how </w:t>
      </w:r>
      <w:r w:rsidR="00C56971">
        <w:t xml:space="preserve">to prioritise </w:t>
      </w:r>
      <w:r w:rsidR="0004446E">
        <w:t xml:space="preserve">interventions </w:t>
      </w:r>
      <w:r w:rsidR="00C56971">
        <w:t xml:space="preserve">to </w:t>
      </w:r>
      <w:r w:rsidR="0004446E">
        <w:t xml:space="preserve">improve health </w:t>
      </w:r>
      <w:r w:rsidR="0085108C">
        <w:t>outcomes</w:t>
      </w:r>
      <w:r w:rsidR="0004446E">
        <w:t xml:space="preserve"> for patients.</w:t>
      </w:r>
    </w:p>
    <w:p w14:paraId="156FF0E4" w14:textId="77777777" w:rsidR="008C4A5D" w:rsidRDefault="008C4A5D" w:rsidP="008C4A5D">
      <w:pPr>
        <w:pStyle w:val="normal0"/>
        <w:ind w:firstLine="720"/>
        <w:contextualSpacing w:val="0"/>
      </w:pPr>
    </w:p>
    <w:p w14:paraId="75CCEECF" w14:textId="61F9EC7D" w:rsidR="00C07325" w:rsidRDefault="0004446E">
      <w:pPr>
        <w:pStyle w:val="Heading1"/>
        <w:contextualSpacing w:val="0"/>
      </w:pPr>
      <w:bookmarkStart w:id="8" w:name="h.kidv94ib4qwh" w:colFirst="0" w:colLast="0"/>
      <w:bookmarkEnd w:id="8"/>
      <w:r>
        <w:t>Methods</w:t>
      </w:r>
    </w:p>
    <w:p w14:paraId="51F273C2" w14:textId="77777777" w:rsidR="00C07325" w:rsidRDefault="0004446E">
      <w:pPr>
        <w:pStyle w:val="normal0"/>
        <w:contextualSpacing w:val="0"/>
      </w:pPr>
      <w:r>
        <w:rPr>
          <w:i/>
          <w:sz w:val="22"/>
        </w:rPr>
        <w:t>Overview</w:t>
      </w:r>
    </w:p>
    <w:p w14:paraId="5D4FBD5B" w14:textId="4169DF14" w:rsidR="00C07325" w:rsidRDefault="0004446E">
      <w:pPr>
        <w:pStyle w:val="normal0"/>
        <w:ind w:firstLine="720"/>
        <w:contextualSpacing w:val="0"/>
      </w:pPr>
      <w:r>
        <w:t>We constructed an individual-based micro-simulation</w:t>
      </w:r>
      <w:r w:rsidR="00ED5B0A">
        <w:t xml:space="preserve"> capturing </w:t>
      </w:r>
      <w:r>
        <w:t xml:space="preserve">the </w:t>
      </w:r>
      <w:r w:rsidR="00AC4055">
        <w:t xml:space="preserve">care </w:t>
      </w:r>
      <w:r>
        <w:t xml:space="preserve">experience of individuals as they </w:t>
      </w:r>
      <w:r w:rsidR="00AC4055">
        <w:t xml:space="preserve">progress through an ART programme to </w:t>
      </w:r>
      <w:r w:rsidR="006A1983">
        <w:t>evaluate</w:t>
      </w:r>
      <w:r w:rsidR="00AC4055">
        <w:t xml:space="preserve"> patient outcomes</w:t>
      </w:r>
      <w:r>
        <w:t xml:space="preserve">. </w:t>
      </w:r>
      <w:r w:rsidR="00CD36DC">
        <w:t xml:space="preserve">Initially, we developed </w:t>
      </w:r>
      <w:r>
        <w:t xml:space="preserve">a mathematical model </w:t>
      </w:r>
      <w:r w:rsidR="00CD36DC">
        <w:t xml:space="preserve">describing </w:t>
      </w:r>
      <w:r>
        <w:t xml:space="preserve">HIV infection with declining health associated </w:t>
      </w:r>
      <w:r w:rsidR="00CD36DC">
        <w:t xml:space="preserve">with increased </w:t>
      </w:r>
      <w:r>
        <w:t xml:space="preserve">mortality. This </w:t>
      </w:r>
      <w:r w:rsidR="00E46406">
        <w:t xml:space="preserve">natural history </w:t>
      </w:r>
      <w:r>
        <w:t xml:space="preserve">model was </w:t>
      </w:r>
      <w:r w:rsidR="00E46406">
        <w:t xml:space="preserve">later </w:t>
      </w:r>
      <w:r>
        <w:t xml:space="preserve">expanded to </w:t>
      </w:r>
      <w:r w:rsidR="0017595E">
        <w:t>capture</w:t>
      </w:r>
      <w:r w:rsidR="00C36161">
        <w:t xml:space="preserve"> </w:t>
      </w:r>
      <w:r>
        <w:t xml:space="preserve">the </w:t>
      </w:r>
      <w:r w:rsidR="0017595E">
        <w:t xml:space="preserve">operational steps </w:t>
      </w:r>
      <w:r w:rsidR="00050041">
        <w:t xml:space="preserve">and milestones that form the structure of </w:t>
      </w:r>
      <w:r>
        <w:t>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75253B">
        <w: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3CE6A5BB" w:rsidR="00C07325" w:rsidRDefault="0004446E" w:rsidP="006424CD">
      <w:pPr>
        <w:pStyle w:val="normal0"/>
        <w:ind w:firstLine="720"/>
        <w:contextualSpacing w:val="0"/>
      </w:pPr>
      <w:r>
        <w:t xml:space="preserve">To assess </w:t>
      </w:r>
      <w:r w:rsidR="00E04C0C">
        <w:t xml:space="preserve">from where current health losses accrue, </w:t>
      </w:r>
      <w:r>
        <w:t xml:space="preserve">the model was </w:t>
      </w:r>
      <w:r w:rsidR="00E04C0C">
        <w:t>calibrated to the setting of western Kenya</w:t>
      </w:r>
      <w:r>
        <w:t xml:space="preserve"> </w:t>
      </w:r>
      <w:r w:rsidR="00E04C0C">
        <w:t>and the modelled status in care of persons dying from HIV-related causes was estimated</w:t>
      </w:r>
      <w:r>
        <w:t>. We then explored the impact of a range of interventions</w:t>
      </w:r>
      <w:r w:rsidR="00C966BB">
        <w:t>,</w:t>
      </w:r>
      <w:r>
        <w:t xml:space="preserve"> </w:t>
      </w:r>
      <w:r w:rsidR="002C7B61">
        <w:t>each targeting</w:t>
      </w:r>
      <w:r>
        <w:t xml:space="preserve"> </w:t>
      </w:r>
      <w:r w:rsidR="002C7B61">
        <w:t>a</w:t>
      </w:r>
      <w:r w:rsidR="00C966BB">
        <w:t>n</w:t>
      </w:r>
      <w:r>
        <w:t xml:space="preserve"> </w:t>
      </w:r>
      <w:r w:rsidR="002C7B61">
        <w:t xml:space="preserve">aspect of pre-ART or ART </w:t>
      </w:r>
      <w:r>
        <w:t xml:space="preserve">care.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9" w:name="h.qp08777c4239" w:colFirst="0" w:colLast="0"/>
      <w:bookmarkEnd w:id="9"/>
      <w:r>
        <w:t>Model description</w:t>
      </w:r>
    </w:p>
    <w:p w14:paraId="46B2A392" w14:textId="60C37331" w:rsidR="00C07325" w:rsidRDefault="00935178">
      <w:pPr>
        <w:pStyle w:val="normal0"/>
        <w:ind w:firstLine="720"/>
        <w:contextualSpacing w:val="0"/>
      </w:pPr>
      <w:r>
        <w:t>T</w:t>
      </w:r>
      <w:r w:rsidR="0004446E">
        <w:t xml:space="preserve">he </w:t>
      </w:r>
      <w:r>
        <w:t xml:space="preserve">natural history model describes </w:t>
      </w:r>
      <w:r w:rsidR="0004446E">
        <w:t xml:space="preserve">infection progression upon HIV acquisition in terms of declining CD4 counts, the development of WHO Stage defining conditions and associated mortality prior to ART initiation. Upon initiating and adhering to ART, CD4 count decline reverses and the </w:t>
      </w:r>
      <w:r w:rsidR="0004446E">
        <w:lastRenderedPageBreak/>
        <w:t xml:space="preserve">individual recovers from their WHO Stage defining conditions. Mortality hazards are associated with each health state, so as ART improves health, mortality </w:t>
      </w:r>
      <w:r>
        <w:t>rates decrease</w:t>
      </w:r>
      <w:r w:rsidR="0004446E">
        <w:t xml:space="preserve">. However, if an individual fails to adhere to ART, their health declines as if they </w:t>
      </w:r>
      <w:r>
        <w:t>abstained from treatment</w:t>
      </w:r>
      <w:r w:rsidR="0004446E">
        <w:t>.</w:t>
      </w:r>
    </w:p>
    <w:p w14:paraId="4E39FF5D" w14:textId="77777777" w:rsidR="00C07325" w:rsidRDefault="00C07325">
      <w:pPr>
        <w:pStyle w:val="normal0"/>
        <w:contextualSpacing w:val="0"/>
      </w:pPr>
    </w:p>
    <w:p w14:paraId="5C62217E" w14:textId="6385C64A" w:rsidR="00F24045" w:rsidRDefault="00243366" w:rsidP="00C31328">
      <w:pPr>
        <w:pStyle w:val="normal0"/>
        <w:contextualSpacing w:val="0"/>
      </w:pPr>
      <w:r>
        <w:tab/>
        <w:t xml:space="preserve">The model describes the </w:t>
      </w:r>
      <w:r w:rsidR="00D92CEC">
        <w:t>inhabitants</w:t>
      </w:r>
      <w:r>
        <w:t xml:space="preserve"> of Kenya </w:t>
      </w:r>
      <w:r w:rsidR="00B52FB2">
        <w:t xml:space="preserve">from 1970 to 2030 and begins by creating a </w:t>
      </w:r>
      <w:r w:rsidR="00F24045">
        <w:t xml:space="preserve">population </w:t>
      </w:r>
      <w:r w:rsidR="00B52FB2">
        <w:t>of HIV-negative individuals the size and age</w:t>
      </w:r>
      <w:r w:rsidR="0027665A">
        <w:t>-structure</w:t>
      </w:r>
      <w:r w:rsidR="00B52FB2">
        <w:t xml:space="preserve"> of the</w:t>
      </w:r>
      <w:r w:rsidR="00D92CEC">
        <w:t xml:space="preserve"> observed</w:t>
      </w:r>
      <w:r w:rsidR="00B52FB2">
        <w:t xml:space="preserve"> population in 1970. </w:t>
      </w:r>
      <w:r w:rsidR="00CB2B80">
        <w:t>HIV incidence</w:t>
      </w:r>
      <w:r w:rsidR="0027665A">
        <w:t xml:space="preserve"> </w:t>
      </w:r>
      <w:r w:rsidR="00CB2B80">
        <w:t xml:space="preserve">is </w:t>
      </w:r>
      <w:r w:rsidR="0027665A">
        <w:t xml:space="preserve">informed </w:t>
      </w:r>
      <w:r w:rsidR="00CB2B80">
        <w:t>by estimates from the UNAIDS Spectrum Software</w:t>
      </w:r>
      <w:r w:rsidR="00A414EC">
        <w:fldChar w:fldCharType="begin"/>
      </w:r>
      <w:r w:rsidR="0075253B">
        <w: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w:t>
      </w:r>
      <w:r w:rsidR="00D92CEC">
        <w:t>begin</w:t>
      </w:r>
      <w:r w:rsidR="0004446E">
        <w:t xml:space="preserve"> </w:t>
      </w:r>
      <w:r w:rsidR="005554A3">
        <w:t xml:space="preserve">HIV </w:t>
      </w:r>
      <w:r w:rsidR="0004446E">
        <w:t xml:space="preserve">testing in 2004 </w:t>
      </w:r>
      <w:r w:rsidR="00D92CEC">
        <w:t xml:space="preserve">and provide </w:t>
      </w:r>
      <w:r w:rsidR="0004446E">
        <w:t xml:space="preserve">ART for eligible individuals. We used the 2004 WHO </w:t>
      </w:r>
      <w:r w:rsidR="00BA3915">
        <w:t>t</w:t>
      </w:r>
      <w:r w:rsidR="0004446E">
        <w:t xml:space="preserve">reatment </w:t>
      </w:r>
      <w:r w:rsidR="00BA3915">
        <w:t>e</w:t>
      </w:r>
      <w:r w:rsidR="0004446E">
        <w:t xml:space="preserve">ligibility </w:t>
      </w:r>
      <w:r w:rsidR="00BA3915">
        <w:t>g</w:t>
      </w:r>
      <w:r w:rsidR="0004446E">
        <w:t xml:space="preserve">uidelines </w:t>
      </w:r>
      <w:r w:rsidR="00BA3915">
        <w:t xml:space="preserve">specifying a threshold for treatment </w:t>
      </w:r>
      <w:r w:rsidR="0004446E">
        <w:t xml:space="preserve">of </w:t>
      </w:r>
      <w:r w:rsidR="00BA3915">
        <w:t xml:space="preserve">CD4 </w:t>
      </w:r>
      <w:r w:rsidR="0004446E">
        <w:t>&lt;200</w:t>
      </w:r>
      <w:r w:rsidR="00BA3915">
        <w:t xml:space="preserve"> cells/μl</w:t>
      </w:r>
      <w:r w:rsidR="0004446E">
        <w:t xml:space="preserve"> or WHO Stage IV</w:t>
      </w:r>
      <w:r w:rsidR="003E0A20">
        <w:t xml:space="preserve"> </w:t>
      </w:r>
      <w:proofErr w:type="gramStart"/>
      <w:r w:rsidR="003E0A20">
        <w:t>infection</w:t>
      </w:r>
      <w:r w:rsidR="0004446E">
        <w:t>{</w:t>
      </w:r>
      <w:proofErr w:type="gramEnd"/>
      <w:r w:rsidR="0004446E">
        <w:t xml:space="preserve">WorldHealthOrganization:2005ws}. This is updated in 2011 to a CD4 </w:t>
      </w:r>
      <w:r w:rsidR="00BA3915">
        <w:t>of</w:t>
      </w:r>
      <w:r w:rsidR="0004446E">
        <w:t xml:space="preserve"> &lt;350</w:t>
      </w:r>
      <w:r w:rsidR="00BA3915">
        <w:t xml:space="preserve"> cells/μl</w:t>
      </w:r>
      <w:r w:rsidR="0004446E">
        <w:t xml:space="preserve"> or WHO Stage III/IV</w:t>
      </w:r>
      <w:r w:rsidR="003E0A20">
        <w:t xml:space="preserve"> </w:t>
      </w:r>
      <w:proofErr w:type="gramStart"/>
      <w:r w:rsidR="003E0A20">
        <w:t>infection</w:t>
      </w:r>
      <w:r w:rsidR="0004446E">
        <w:t>{</w:t>
      </w:r>
      <w:proofErr w:type="gramEnd"/>
      <w:r w:rsidR="0004446E">
        <w:t xml:space="preserve">WorldHealthOrganization:2010wj}. </w:t>
      </w:r>
      <w:r w:rsidR="00F24045">
        <w:t xml:space="preserve">The </w:t>
      </w:r>
      <w:r w:rsidR="00C31328">
        <w:t>natural history</w:t>
      </w:r>
      <w:r w:rsidR="009030E1">
        <w:t xml:space="preserve"> model</w:t>
      </w:r>
      <w:r w:rsidR="00C31328">
        <w:t xml:space="preserve"> </w:t>
      </w:r>
      <w:r w:rsidR="00F24045">
        <w:t xml:space="preserve">was calibrated using surveillance data sourced from the literature. A review </w:t>
      </w:r>
      <w:r w:rsidR="00C31328">
        <w:t xml:space="preserve">was </w:t>
      </w:r>
      <w:r w:rsidR="00F24045">
        <w:t xml:space="preserve">conducted to identify relevant studies that would enable us to calibrate every aspect of the </w:t>
      </w:r>
      <w:r w:rsidR="00C31328">
        <w:t>model</w:t>
      </w:r>
      <w:r w:rsidR="00F24045">
        <w:t>.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316B1E7E" w:rsidR="00C07325" w:rsidRDefault="00781129">
      <w:pPr>
        <w:pStyle w:val="normal0"/>
        <w:contextualSpacing w:val="0"/>
      </w:pPr>
      <w:r>
        <w:tab/>
        <w:t xml:space="preserve">The </w:t>
      </w:r>
      <w:r w:rsidR="00097F4A">
        <w:t>cascade</w:t>
      </w:r>
      <w:r>
        <w:t xml:space="preserve"> </w:t>
      </w:r>
      <w:r w:rsidR="00097F4A">
        <w:t xml:space="preserve">model </w:t>
      </w:r>
      <w:r w:rsidR="0004446E">
        <w:t xml:space="preserve">describes the </w:t>
      </w:r>
      <w:r w:rsidR="00883152">
        <w:t xml:space="preserve">pathways through care </w:t>
      </w:r>
      <w:r w:rsidR="0004446E">
        <w:t>events for HIV-positive individuals</w:t>
      </w:r>
      <w:r>
        <w:t xml:space="preserve"> (</w:t>
      </w:r>
      <w:r w:rsidR="004C326F">
        <w:t>figure</w:t>
      </w:r>
      <w:r>
        <w:t xml:space="preserve"> 1)</w:t>
      </w:r>
      <w:r w:rsidR="0004446E">
        <w:t xml:space="preserve">. </w:t>
      </w:r>
      <w:r w:rsidR="006A4EB5">
        <w:t>Declining health in t</w:t>
      </w:r>
      <w:r w:rsidR="00712178">
        <w:t xml:space="preserve">he </w:t>
      </w:r>
      <w:r w:rsidR="00883152">
        <w:t xml:space="preserve">natural history model </w:t>
      </w:r>
      <w:r w:rsidR="00712178">
        <w:t xml:space="preserve">drives care-seeking behaviour in the </w:t>
      </w:r>
      <w:r w:rsidR="00883152">
        <w:t>cascade model; as</w:t>
      </w:r>
      <w:r w:rsidR="006A4EB5">
        <w:t xml:space="preserve">, when a patient becomes symptomatic (WHO Stage III/IV condition), they seek care </w:t>
      </w:r>
      <w:r w:rsidR="0023038A">
        <w:t xml:space="preserve">at a considerably higher rate than before. </w:t>
      </w:r>
      <w:r w:rsidR="00712178">
        <w:t xml:space="preserve">HIV-negative </w:t>
      </w:r>
      <w:r w:rsidR="003700D0">
        <w:t xml:space="preserve">care </w:t>
      </w:r>
      <w:r w:rsidR="0004446E">
        <w:t>naïve individuals</w:t>
      </w:r>
      <w:r w:rsidR="00F24045">
        <w:t xml:space="preserve"> </w:t>
      </w:r>
      <w:r w:rsidR="00883152">
        <w:t xml:space="preserve">are </w:t>
      </w:r>
      <w:r w:rsidR="0004446E">
        <w:t xml:space="preserve">tested from 2004 onwards </w:t>
      </w:r>
      <w:r w:rsidR="00BE1FFF">
        <w:t xml:space="preserve">by either </w:t>
      </w:r>
      <w:r w:rsidR="0097628D">
        <w:t>seeking care (VCT or PICT) or by being actively sought out (HBCT). These routes identify individuals at different places, times and stages of infection</w:t>
      </w:r>
      <w:r w:rsidR="00BF0B23">
        <w:t>,</w:t>
      </w:r>
      <w:r w:rsidR="0097628D">
        <w:t xml:space="preserve"> and</w:t>
      </w:r>
      <w:r w:rsidR="00BF0B23">
        <w:t xml:space="preserve"> therefore the</w:t>
      </w:r>
      <w:r w:rsidR="0097628D">
        <w:t xml:space="preserve"> impact of testing</w:t>
      </w:r>
      <w:r w:rsidR="00BF0B23">
        <w:t xml:space="preserve"> varies</w:t>
      </w:r>
      <w:r w:rsidR="004A3A3B">
        <w:t xml:space="preserve"> by</w:t>
      </w:r>
      <w:r w:rsidR="00BF0B23">
        <w:t xml:space="preserve"> route</w:t>
      </w:r>
      <w:r w:rsidR="0097628D">
        <w:t>.</w:t>
      </w:r>
      <w:r w:rsidR="00211E69">
        <w:t xml:space="preserve"> </w:t>
      </w:r>
      <w:r w:rsidR="0032451F">
        <w:t xml:space="preserve">Individuals </w:t>
      </w:r>
      <w:r w:rsidR="0004446E">
        <w:t>may be tested multiple times throughout their lives and care will only progress if the</w:t>
      </w:r>
      <w:r w:rsidR="000579C4">
        <w:t>y are found to be HIV-positive.</w:t>
      </w:r>
    </w:p>
    <w:p w14:paraId="66DB0A05" w14:textId="42A8BC78" w:rsidR="00F24045" w:rsidRDefault="00F24045">
      <w:pPr>
        <w:pStyle w:val="normal0"/>
        <w:contextualSpacing w:val="0"/>
      </w:pPr>
    </w:p>
    <w:p w14:paraId="07A963FE" w14:textId="7837BBEF" w:rsidR="00D3021A" w:rsidRPr="00D3021A" w:rsidRDefault="00F24045" w:rsidP="000668B5">
      <w:pPr>
        <w:pStyle w:val="normal0"/>
        <w:ind w:firstLine="720"/>
        <w:contextualSpacing w:val="0"/>
      </w:pPr>
      <w:bookmarkStart w:id="10" w:name="h.iogg3anz8zdv" w:colFirst="0" w:colLast="0"/>
      <w:bookmarkStart w:id="11" w:name="h.hslqb1xxus50" w:colFirst="0" w:colLast="0"/>
      <w:bookmarkEnd w:id="10"/>
      <w:bookmarkEnd w:id="11"/>
      <w:r>
        <w:t xml:space="preserve">To calibrate the </w:t>
      </w:r>
      <w:r w:rsidR="00983C8D">
        <w:t>cascade model</w:t>
      </w:r>
      <w:r>
        <w:t>, we utilised a unique high-resolution longitudinal dataset from western Kenya. AMPATH</w:t>
      </w:r>
      <w:r w:rsidR="000E7B35">
        <w:t xml:space="preserve"> formed in 2001</w:t>
      </w:r>
      <w:r>
        <w:t xml:space="preserve">, </w:t>
      </w:r>
      <w:r w:rsidR="000E7B35">
        <w:t xml:space="preserve">as a partnership between </w:t>
      </w:r>
      <w:r>
        <w:t>Moi University, Moi Teaching and Referral Hospital and a consortium of North American academic health centers led by Indiana University working in partnership with the Government of Kenya</w:t>
      </w:r>
      <w:r w:rsidR="000E7B35">
        <w:t xml:space="preserve"> to utilise the power of universities to enhance care and improve patient outcomes</w:t>
      </w:r>
      <w:r>
        <w:t xml:space="preserve">. </w:t>
      </w:r>
      <w:r w:rsidR="000668B5">
        <w:t>Additionally, we compared model outputs to national estimates of incidence, prevalence and HIV-related deaths to ensure the model accurately replicated the historical characteristics of the epidemic.</w:t>
      </w:r>
    </w:p>
    <w:p w14:paraId="086DCA43" w14:textId="3FCC8562"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17147F94" wp14:editId="1F123339">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1AD8AFF8" w:rsidR="008B0834" w:rsidRDefault="008B0834"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8B0834" w:rsidRPr="00B7495C" w:rsidRDefault="008B0834"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1AD8AFF8" w:rsidR="008B0834" w:rsidRDefault="008B0834"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8B0834" w:rsidRPr="00B7495C" w:rsidRDefault="008B0834" w:rsidP="00B7495C">
                        <w:pPr>
                          <w:rPr>
                            <w:rFonts w:ascii="Trebuchet MS" w:hAnsi="Trebuchet MS"/>
                            <w:sz w:val="16"/>
                            <w:szCs w:val="16"/>
                          </w:rPr>
                        </w:pPr>
                      </w:p>
                    </w:txbxContent>
                  </v:textbox>
                </v:shape>
                <w10:wrap type="topAndBottom"/>
              </v:group>
            </w:pict>
          </mc:Fallback>
        </mc:AlternateContent>
      </w:r>
    </w:p>
    <w:p w14:paraId="3AF3C53E" w14:textId="0E4CD8DD" w:rsidR="00D3021A" w:rsidRDefault="00D3021A" w:rsidP="00D3021A">
      <w:pPr>
        <w:pStyle w:val="Heading2"/>
        <w:contextualSpacing w:val="0"/>
      </w:pPr>
      <w:r>
        <w:lastRenderedPageBreak/>
        <w:t>Data</w:t>
      </w:r>
    </w:p>
    <w:p w14:paraId="76A17838" w14:textId="4CCE3108" w:rsidR="00D10AB5" w:rsidRDefault="000E7B35" w:rsidP="00FB69AF">
      <w:pPr>
        <w:pStyle w:val="normal0"/>
        <w:ind w:firstLine="720"/>
        <w:contextualSpacing w:val="0"/>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w:t>
      </w:r>
      <w:proofErr w:type="gramStart"/>
      <w:r w:rsidR="00FB69AF">
        <w:t>:2013dc</w:t>
      </w:r>
      <w:proofErr w:type="gramEnd"/>
      <w:r w:rsidR="00FB69AF">
        <w:t>}.</w:t>
      </w:r>
    </w:p>
    <w:p w14:paraId="59B2EB59" w14:textId="77777777" w:rsidR="00C24BC0" w:rsidRDefault="00C24BC0" w:rsidP="00FB69AF">
      <w:pPr>
        <w:pStyle w:val="normal0"/>
        <w:ind w:firstLine="720"/>
        <w:contextualSpacing w:val="0"/>
      </w:pPr>
    </w:p>
    <w:p w14:paraId="00B6DD44" w14:textId="22533D0D" w:rsidR="00D10AB5" w:rsidRDefault="00A27213" w:rsidP="00227824">
      <w:pPr>
        <w:pStyle w:val="normal0"/>
        <w:ind w:firstLine="720"/>
        <w:contextualSpacing w:val="0"/>
      </w:pPr>
      <w:r>
        <w:t xml:space="preserve">Using data from the Port Victoria catchment area, we were provided data on 3,788 HIV-positive individuals followed from 2007 to 2014. </w:t>
      </w:r>
      <w:r w:rsidR="004716A3">
        <w:t>Data was collected by combining hospital and clinic databases with patient information from mobile testing teams performing HBCT in the community</w:t>
      </w:r>
      <w:r w:rsidR="00025528">
        <w:t>,</w:t>
      </w:r>
      <w:r w:rsidR="004716A3">
        <w:t xml:space="preserve"> using unique patient identification numbers to track patients over time.</w:t>
      </w:r>
      <w:r w:rsidR="00227824">
        <w:t xml:space="preserve"> </w:t>
      </w:r>
      <w:r w:rsidR="004716A3">
        <w:t xml:space="preserve">Working in collaboration with AMPATH, </w:t>
      </w:r>
      <w:r w:rsidR="00FB38A5">
        <w:t xml:space="preserve">we assessed the proportion of individuals </w:t>
      </w:r>
      <w:r w:rsidR="00671327">
        <w:t xml:space="preserve">that test </w:t>
      </w:r>
      <w:r w:rsidR="00FB38A5">
        <w:t>thro</w:t>
      </w:r>
      <w:r w:rsidR="000A17A4">
        <w:t xml:space="preserve">ugh </w:t>
      </w:r>
      <w:r w:rsidR="00671327">
        <w:t>each modality before calculating linkage, CD4 testing and pre-ART retention rates.</w:t>
      </w:r>
      <w:r w:rsidR="0011200D">
        <w:t xml:space="preserve"> Where possible these were stratified by current CD4 count and route of entry into care. Among patients initiating ART, </w:t>
      </w:r>
      <w:r w:rsidR="000E1E45">
        <w: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t>
      </w:r>
      <w:r w:rsidR="00227824">
        <w:t>Further details of data collected from AMPATH sites can be found in the appendix.</w:t>
      </w:r>
    </w:p>
    <w:p w14:paraId="3845E7FB" w14:textId="346BB2F4" w:rsidR="00334A51" w:rsidRDefault="00265DE7" w:rsidP="00334A51">
      <w:pPr>
        <w:pStyle w:val="Heading2"/>
        <w:contextualSpacing w:val="0"/>
      </w:pPr>
      <w:r>
        <w:t>Cost</w:t>
      </w:r>
    </w:p>
    <w:p w14:paraId="5B3542EB" w14:textId="4A0C4AD3" w:rsidR="00265DE7" w:rsidRDefault="007F2149" w:rsidP="00D4591C">
      <w:pPr>
        <w:pStyle w:val="normal0"/>
        <w:ind w:firstLine="720"/>
        <w:contextualSpacing w:val="0"/>
      </w:pPr>
      <w:r>
        <w:t xml:space="preserve">To assess the </w:t>
      </w:r>
      <w:r w:rsidR="00C212CF">
        <w:t>economic</w:t>
      </w:r>
      <w:r>
        <w:t xml:space="preserve"> impact of care from </w:t>
      </w:r>
      <w:r w:rsidR="007342E9">
        <w:t>the perspective of a health care provider</w:t>
      </w:r>
      <w:r>
        <w:t xml:space="preserve">, we </w:t>
      </w:r>
      <w:r w:rsidR="007342E9">
        <w:t xml:space="preserve">assigned </w:t>
      </w:r>
      <w:r>
        <w:t xml:space="preserve">costs </w:t>
      </w:r>
      <w:r w:rsidR="001A164C">
        <w:t>to</w:t>
      </w:r>
      <w:r>
        <w:t xml:space="preserve"> the individual components of care in the model. </w:t>
      </w:r>
      <w:r w:rsidR="00AD367A">
        <w:t xml:space="preserve">The CHAI MATCH Study, a multi-country analysis of 161 treatment facilities across five countries in sub-Saharan Africa provided the annual cost of </w:t>
      </w:r>
      <w:r w:rsidR="00265DE7">
        <w:t xml:space="preserve">ART care, </w:t>
      </w:r>
      <w:r w:rsidR="00AD367A">
        <w:t xml:space="preserve">the cost of </w:t>
      </w:r>
      <w:r w:rsidR="00265DE7">
        <w:t>pre-ART clinic</w:t>
      </w:r>
      <w:r w:rsidR="00AD367A">
        <w:t xml:space="preserve"> visits and CD4 lab-based tests</w:t>
      </w:r>
      <w:r w:rsidR="00265DE7">
        <w:fldChar w:fldCharType="begin"/>
      </w:r>
      <w:r w:rsidR="00265DE7">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265DE7">
        <w:fldChar w:fldCharType="separate"/>
      </w:r>
      <w:r w:rsidR="00265DE7">
        <w:rPr>
          <w:lang w:val="en-US"/>
        </w:rPr>
        <w:t>{Tagar:GTMxY-pi}</w:t>
      </w:r>
      <w:r w:rsidR="00265DE7">
        <w:fldChar w:fldCharType="end"/>
      </w:r>
      <w:r w:rsidR="00265DE7">
        <w:t xml:space="preserve">. </w:t>
      </w:r>
      <w:r w:rsidR="00C33EF9">
        <w:t>A review of the literature identified the cost of the remaining aspects of care</w:t>
      </w:r>
      <w:r w:rsidR="00265DE7">
        <w:t xml:space="preserve">. </w:t>
      </w:r>
      <w:r w:rsidR="00AD367A">
        <w:t xml:space="preserve">Adjustment was made </w:t>
      </w:r>
      <w:r w:rsidR="00265DE7">
        <w:t xml:space="preserve">for inflation and location by using the </w:t>
      </w:r>
      <w:r w:rsidR="00AD367A">
        <w:t xml:space="preserve">GDP </w:t>
      </w:r>
      <w:r w:rsidR="00265DE7">
        <w:t>deflator from the International Monetary Fund.</w:t>
      </w:r>
      <w:r w:rsidR="00C33EF9">
        <w:t xml:space="preserve"> All costs are </w:t>
      </w:r>
      <w:r w:rsidR="00C212CF">
        <w:t>reported in</w:t>
      </w:r>
      <w:r w:rsidR="00C33EF9">
        <w:t xml:space="preserve"> 2013 US</w:t>
      </w:r>
      <w:r w:rsidR="00C212CF">
        <w:t>$</w:t>
      </w:r>
      <w:r w:rsidR="00C33EF9">
        <w:t xml:space="preserve"> and were discounted at an annual rate of 6% from 2010 onwards.</w:t>
      </w:r>
    </w:p>
    <w:p w14:paraId="59D10367" w14:textId="5C7FA4ED" w:rsidR="004A136A" w:rsidRDefault="00D4591C" w:rsidP="00D4591C">
      <w:pPr>
        <w:pStyle w:val="Heading2"/>
        <w:contextualSpacing w:val="0"/>
      </w:pPr>
      <w:r>
        <w:t>Hypotheses</w:t>
      </w:r>
    </w:p>
    <w:p w14:paraId="325091CB" w14:textId="7F1538E8" w:rsidR="00D55C44" w:rsidRDefault="00D4591C" w:rsidP="00730026">
      <w:pPr>
        <w:pStyle w:val="normal0"/>
        <w:ind w:firstLine="720"/>
      </w:pPr>
      <w:r>
        <w:t xml:space="preserve">We hypothesise that current care programmes </w:t>
      </w:r>
      <w:r w:rsidR="00D22B70">
        <w:t xml:space="preserve">in Kenya </w:t>
      </w:r>
      <w:r>
        <w:t xml:space="preserve">are not performing to their maximum potential, </w:t>
      </w:r>
      <w:r w:rsidR="009864F5">
        <w:t xml:space="preserve">as </w:t>
      </w:r>
      <w:r>
        <w:t>deficiencies spanning HI</w:t>
      </w:r>
      <w:r w:rsidR="00D22B70">
        <w:t>V-testing, pre-ART and ART care</w:t>
      </w:r>
      <w:r>
        <w:t xml:space="preserve"> </w:t>
      </w:r>
      <w:r w:rsidR="009864F5">
        <w:t xml:space="preserve">hinder </w:t>
      </w:r>
      <w:r>
        <w:t>successful patient outcomes.</w:t>
      </w:r>
      <w:r w:rsidR="0068532A">
        <w:t xml:space="preserve"> Therefore, intervening at a single point is likely to have </w:t>
      </w:r>
      <w:r w:rsidR="00E667C6">
        <w:t xml:space="preserve">suboptimal </w:t>
      </w:r>
      <w:r w:rsidR="0068532A">
        <w:t>impact due to other weaknesses in care</w:t>
      </w:r>
      <w:r w:rsidR="00123D9B">
        <w:t xml:space="preserve"> and </w:t>
      </w:r>
      <w:r w:rsidR="00E76DDA">
        <w:t xml:space="preserve">we </w:t>
      </w:r>
      <w:r w:rsidR="00123D9B">
        <w:t xml:space="preserve">hypothesise that intervening at multiple points </w:t>
      </w:r>
      <w:r w:rsidR="00730026">
        <w:t>will have a larger impact on care</w:t>
      </w:r>
      <w:r w:rsidR="0068532A">
        <w:t>.</w:t>
      </w:r>
      <w:r w:rsidR="00730026">
        <w:t xml:space="preserve"> </w:t>
      </w:r>
      <w:r w:rsidR="0068532A">
        <w:t xml:space="preserve">Additionally, we hypothesise that the full extent of detriment </w:t>
      </w:r>
      <w:r w:rsidR="002A4D48">
        <w:t>to care is not realised, as current clinic-level data fails to account for individuals who never engage with</w:t>
      </w:r>
      <w:r w:rsidR="00123D9B">
        <w:t>,</w:t>
      </w:r>
      <w:r w:rsidR="002A4D48">
        <w:t xml:space="preserve"> or are lost from</w:t>
      </w:r>
      <w:r w:rsidR="00123D9B">
        <w:t>,</w:t>
      </w:r>
      <w:r w:rsidR="002A4D48">
        <w:t xml:space="preserve"> care.</w:t>
      </w:r>
    </w:p>
    <w:p w14:paraId="12064F0E" w14:textId="77777777" w:rsidR="00D55C44" w:rsidRDefault="00D55C44" w:rsidP="00D55C44">
      <w:pPr>
        <w:pStyle w:val="Heading2"/>
        <w:contextualSpacing w:val="0"/>
      </w:pPr>
      <w:r>
        <w:t>Outcomes</w:t>
      </w:r>
    </w:p>
    <w:p w14:paraId="7F07FA73" w14:textId="417D9D1C" w:rsidR="00D55C44" w:rsidRDefault="00D55C44" w:rsidP="00D55C44">
      <w:pPr>
        <w:pStyle w:val="normal0"/>
        <w:ind w:firstLine="720"/>
        <w:contextualSpacing w:val="0"/>
      </w:pPr>
      <w:r>
        <w:t xml:space="preserve">Patient outcomes were </w:t>
      </w:r>
      <w:r w:rsidR="00FC1ECD">
        <w:t>quantified</w:t>
      </w:r>
      <w:r>
        <w:t xml:space="preserve"> as disability-adjusted life-years (DALYs)</w:t>
      </w:r>
      <w:r w:rsidR="00FC1ECD">
        <w:t xml:space="preserve"> and evaluated between 2010 and 2030. </w:t>
      </w:r>
      <w:r w:rsidR="006442BD">
        <w:t xml:space="preserve">Disability </w:t>
      </w:r>
      <w:r w:rsidR="006047BC">
        <w:t xml:space="preserve">was weighted </w:t>
      </w:r>
      <w:r w:rsidR="00FC1ECD">
        <w:t>according to current HIV-posit</w:t>
      </w:r>
      <w:r w:rsidR="0030371A">
        <w:t xml:space="preserve">ive health state and ART status, with weights </w:t>
      </w:r>
      <w:r w:rsidR="006047BC">
        <w:t xml:space="preserve">extracted </w:t>
      </w:r>
      <w:r w:rsidR="00FC1ECD">
        <w:t>from the Global Burden of Disease Study 2010{Salomon</w:t>
      </w:r>
      <w:proofErr w:type="gramStart"/>
      <w:r w:rsidR="00FC1ECD">
        <w:t>:2012ib</w:t>
      </w:r>
      <w:proofErr w:type="gramEnd"/>
      <w:r w:rsidR="00FC1ECD">
        <w:t>}.</w:t>
      </w:r>
      <w:r w:rsidR="0030371A">
        <w:t xml:space="preserve"> </w:t>
      </w:r>
      <w:r w:rsidR="00C212CF">
        <w:t>Financial</w:t>
      </w:r>
      <w:r w:rsidR="0030371A">
        <w:t xml:space="preserve"> impact was assessed </w:t>
      </w:r>
      <w:r w:rsidR="00123640">
        <w:t xml:space="preserve">through </w:t>
      </w:r>
      <w:r w:rsidR="0030371A">
        <w:t xml:space="preserve">quantifying the total cost </w:t>
      </w:r>
      <w:r w:rsidR="00C212CF">
        <w:t>of care between 2010 and 2030.</w:t>
      </w:r>
      <w:r w:rsidR="00123640">
        <w:t xml:space="preserve"> Additionally, we consider</w:t>
      </w:r>
      <w:r w:rsidR="00BF2B13">
        <w:t>e</w:t>
      </w:r>
      <w:r w:rsidR="00123640">
        <w:t>d the care experience</w:t>
      </w:r>
      <w:r w:rsidR="00042244">
        <w:t xml:space="preserve"> of patients suffering HIV-related deaths between 2010 and 2030.</w:t>
      </w:r>
    </w:p>
    <w:p w14:paraId="293B3078" w14:textId="6B0B42AA" w:rsidR="00D4591C" w:rsidRDefault="00D4591C" w:rsidP="00D4591C">
      <w:pPr>
        <w:pStyle w:val="Heading2"/>
        <w:contextualSpacing w:val="0"/>
      </w:pPr>
      <w:r>
        <w:t>Analyses</w:t>
      </w:r>
    </w:p>
    <w:p w14:paraId="7A8ED3EE" w14:textId="4DA4E52D" w:rsidR="00287FD3" w:rsidRDefault="00D31246" w:rsidP="00084F40">
      <w:pPr>
        <w:pStyle w:val="normal0"/>
        <w:ind w:firstLine="720"/>
        <w:contextualSpacing w:val="0"/>
      </w:pPr>
      <w:r>
        <w:t xml:space="preserve">To </w:t>
      </w:r>
      <w:r w:rsidR="00287FD3">
        <w:t>explore</w:t>
      </w:r>
      <w:r>
        <w:t xml:space="preserve"> the current state of </w:t>
      </w:r>
      <w:r w:rsidR="00287FD3">
        <w:t>care</w:t>
      </w:r>
      <w:r>
        <w:t xml:space="preserve"> in Kenya, </w:t>
      </w:r>
      <w:r w:rsidR="00287FD3">
        <w:t xml:space="preserve">we assessed patient outcomes between 2010 and 2030 under a baseline scenario. This scenario contained no HBCT, restricting entry to care routes to VCT or PICT, as to be more representative of a </w:t>
      </w:r>
      <w:r w:rsidR="00597A76">
        <w:t>typical ART programme in Kenya.</w:t>
      </w:r>
    </w:p>
    <w:p w14:paraId="73208B76" w14:textId="77777777" w:rsidR="0075563A" w:rsidRDefault="0075563A" w:rsidP="00597A76">
      <w:pPr>
        <w:pStyle w:val="normal0"/>
        <w:contextualSpacing w:val="0"/>
      </w:pPr>
    </w:p>
    <w:p w14:paraId="61B05312" w14:textId="1C6314EF" w:rsidR="002A309B" w:rsidRDefault="00597A76" w:rsidP="003D1177">
      <w:pPr>
        <w:pStyle w:val="normal0"/>
        <w:contextualSpacing w:val="0"/>
      </w:pPr>
      <w:bookmarkStart w:id="12" w:name="h.wvtuqq7mpsy1" w:colFirst="0" w:colLast="0"/>
      <w:bookmarkEnd w:id="12"/>
      <w:r>
        <w:tab/>
        <w:t>After assess</w:t>
      </w:r>
      <w:r w:rsidR="00E22649">
        <w:t>ing the current state of care</w:t>
      </w:r>
      <w:r>
        <w:t xml:space="preserve">, we explored means of improving patient outcomes through intervening at specific points in care with </w:t>
      </w:r>
      <w:r w:rsidR="0042504D">
        <w:t>targe</w:t>
      </w:r>
      <w:r w:rsidR="00F40FB4">
        <w:t>ted</w:t>
      </w:r>
      <w:r>
        <w:t xml:space="preserve"> interventions.</w:t>
      </w:r>
      <w:r w:rsidR="00746D9D">
        <w:t xml:space="preserve"> We designed twelve </w:t>
      </w:r>
      <w:r w:rsidR="00746D9D">
        <w:lastRenderedPageBreak/>
        <w:t xml:space="preserve">interventions that target various aspects of care </w:t>
      </w:r>
      <w:r w:rsidR="002239FE">
        <w:t>including an</w:t>
      </w:r>
      <w:r w:rsidR="00746D9D">
        <w:t xml:space="preserve"> HBCT intervention and a Universal Test &amp; Treat strategy (table</w:t>
      </w:r>
      <w:r w:rsidR="00E917CF">
        <w:t xml:space="preserve"> 2</w:t>
      </w:r>
      <w:r w:rsidR="00746D9D">
        <w:t xml:space="preserve">). </w:t>
      </w:r>
      <w:r w:rsidR="00D31246">
        <w:t xml:space="preserve">Where possible, </w:t>
      </w:r>
      <w:r w:rsidR="002239FE">
        <w:t xml:space="preserve">interventions </w:t>
      </w:r>
      <w:r w:rsidR="000A4E60">
        <w:t>had</w:t>
      </w:r>
      <w:r w:rsidR="002239FE">
        <w:t xml:space="preserve"> two scenarios:</w:t>
      </w:r>
      <w:r w:rsidR="00D31246">
        <w:t xml:space="preserve"> “maximum impact” </w:t>
      </w:r>
      <w:r w:rsidR="002239FE">
        <w:t xml:space="preserve">illustrating a maximally effective intervention </w:t>
      </w:r>
      <w:r w:rsidR="00D31246">
        <w:t>an</w:t>
      </w:r>
      <w:r w:rsidR="002239FE">
        <w:t>d a “realistic impact” scenario,</w:t>
      </w:r>
      <w:r w:rsidR="00D31246">
        <w:t xml:space="preserve"> </w:t>
      </w:r>
      <w:r w:rsidR="002239FE">
        <w:t>demonstrating</w:t>
      </w:r>
      <w:r w:rsidR="00D31246">
        <w:t xml:space="preserve"> </w:t>
      </w:r>
      <w:r w:rsidR="002239FE">
        <w:t xml:space="preserve">a more </w:t>
      </w:r>
      <w:r w:rsidR="007A08D0">
        <w:t>attainable</w:t>
      </w:r>
      <w:r w:rsidR="00D31246">
        <w:t xml:space="preserve"> </w:t>
      </w:r>
      <w:r w:rsidR="003D1177">
        <w:t>version</w:t>
      </w:r>
      <w:r w:rsidR="007F02EC">
        <w:t>.</w:t>
      </w:r>
      <w:r w:rsidR="006B54AF">
        <w:t xml:space="preserve"> </w:t>
      </w:r>
      <w:r w:rsidR="002A309B">
        <w:t>To assess the impact of individual interventions, each intervention</w:t>
      </w:r>
      <w:r w:rsidR="00B614D7">
        <w:t xml:space="preserve"> and scenario</w:t>
      </w:r>
      <w:r w:rsidR="002A309B">
        <w:t xml:space="preserve"> was implemented in turn from 2010 onwards and the impact on patient outcomes compared to the baseline scenario to produce outcomes of DALYs averted compared to baseline and the additional cost of care between 2010 and 2030.</w:t>
      </w:r>
      <w:r w:rsidR="00414BA8">
        <w:t xml:space="preserve"> </w:t>
      </w:r>
    </w:p>
    <w:p w14:paraId="4EBA0DD2" w14:textId="77777777" w:rsidR="006B54AF" w:rsidRDefault="006B54AF" w:rsidP="002239FE">
      <w:pPr>
        <w:pStyle w:val="normal0"/>
        <w:ind w:firstLine="720"/>
        <w:contextualSpacing w:val="0"/>
      </w:pPr>
    </w:p>
    <w:p w14:paraId="74EE2A82" w14:textId="08634422" w:rsidR="00C47595" w:rsidRDefault="006B54AF" w:rsidP="00172D15">
      <w:pPr>
        <w:pStyle w:val="normal0"/>
        <w:ind w:firstLine="720"/>
        <w:contextualSpacing w:val="0"/>
      </w:pPr>
      <w:r>
        <w:t xml:space="preserve">To explore the </w:t>
      </w:r>
      <w:r w:rsidR="00AE464D">
        <w:t xml:space="preserve">potential </w:t>
      </w:r>
      <w:r>
        <w:t xml:space="preserve">impact of </w:t>
      </w:r>
      <w:r w:rsidR="00AE464D">
        <w:t>multiple</w:t>
      </w:r>
      <w:r>
        <w:t xml:space="preserve"> interventions </w:t>
      </w:r>
      <w:r w:rsidR="0042504D">
        <w:t>each targe</w:t>
      </w:r>
      <w:r w:rsidR="00C90535">
        <w:t>ting a different point in care, we calculate</w:t>
      </w:r>
      <w:r w:rsidR="00AE464D">
        <w:t>d</w:t>
      </w:r>
      <w:r w:rsidR="00C90535">
        <w:t xml:space="preserve"> the cost per DALY averted </w:t>
      </w:r>
      <w:r w:rsidR="00F069F9">
        <w:t xml:space="preserve">for each </w:t>
      </w:r>
      <w:r w:rsidR="00C90535">
        <w:t>single intervention</w:t>
      </w:r>
      <w:r w:rsidR="00AE464D">
        <w:t xml:space="preserve"> </w:t>
      </w:r>
      <w:r w:rsidR="00C90535">
        <w:t xml:space="preserve">compared to the </w:t>
      </w:r>
      <w:r w:rsidR="00AE464D">
        <w:t xml:space="preserve">baseline scenario and implemented </w:t>
      </w:r>
      <w:r w:rsidR="00C90535">
        <w:t xml:space="preserve">the </w:t>
      </w:r>
      <w:r w:rsidR="005E1FB5">
        <w:t xml:space="preserve">intervention </w:t>
      </w:r>
      <w:r w:rsidR="00AE464D">
        <w:t>with t</w:t>
      </w:r>
      <w:r w:rsidR="005E1FB5">
        <w:t>he lowest cost per DALY averted</w:t>
      </w:r>
      <w:r w:rsidR="00AE464D">
        <w:t xml:space="preserve">. With </w:t>
      </w:r>
      <w:r w:rsidR="005E1FB5">
        <w:t xml:space="preserve">this first </w:t>
      </w:r>
      <w:r w:rsidR="00AE464D">
        <w:t xml:space="preserve">intervention fixed, we </w:t>
      </w:r>
      <w:r w:rsidR="00B519F0">
        <w:t>assessed the impact</w:t>
      </w:r>
      <w:r w:rsidR="006E71B4">
        <w:t xml:space="preserve"> of </w:t>
      </w:r>
      <w:r w:rsidR="00F069F9">
        <w:t xml:space="preserve">applying a second intervention by simulating the remaining interventions in turn and calculating the cost per DALY averted relative to that of the first intervention, </w:t>
      </w:r>
      <w:r w:rsidR="005375D6">
        <w:t xml:space="preserve">thus </w:t>
      </w:r>
      <w:r w:rsidR="00F069F9">
        <w:t>identifying the best combination of two interventions with the with the lowest cost per DALY averted</w:t>
      </w:r>
      <w:r w:rsidR="00CD4E2F">
        <w:t xml:space="preserve"> relative to a single intervention scenario</w:t>
      </w:r>
      <w:r w:rsidR="00F069F9">
        <w:t>.</w:t>
      </w:r>
      <w:r w:rsidR="006E71B4">
        <w:t xml:space="preserve"> </w:t>
      </w:r>
      <w:r w:rsidR="00AE464D">
        <w:t xml:space="preserve">This process was repeated </w:t>
      </w:r>
      <w:r w:rsidR="00C47595">
        <w:t>to demonstrate the impact of increasing the number of interventions implemented on patient outcomes.</w:t>
      </w:r>
      <w:r w:rsidR="000D19DC">
        <w:t xml:space="preserve"> </w:t>
      </w:r>
      <w:r w:rsidR="008F028E" w:rsidRPr="008F028E">
        <w:t>Further details of model structure, data collection, calibration and analyses can be found in the appendix</w:t>
      </w:r>
      <w:r w:rsidR="00E1150C">
        <w:t xml:space="preserve"> while a summary of key assumptions and data sources is shown in table 1.</w:t>
      </w:r>
    </w:p>
    <w:tbl>
      <w:tblPr>
        <w:tblStyle w:val="MediumShading1"/>
        <w:tblpPr w:leftFromText="180" w:rightFromText="180" w:vertAnchor="page" w:horzAnchor="page" w:tblpX="1369" w:tblpY="7201"/>
        <w:tblW w:w="0" w:type="auto"/>
        <w:tblLook w:val="04A0" w:firstRow="1" w:lastRow="0" w:firstColumn="1" w:lastColumn="0" w:noHBand="0" w:noVBand="1"/>
      </w:tblPr>
      <w:tblGrid>
        <w:gridCol w:w="4621"/>
        <w:gridCol w:w="4621"/>
      </w:tblGrid>
      <w:tr w:rsidR="008F028E" w14:paraId="65CB1CBD" w14:textId="77777777" w:rsidTr="00C0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A93060" w14:textId="77777777" w:rsidR="008F028E" w:rsidRDefault="008F028E" w:rsidP="00C050B1">
            <w:pPr>
              <w:pStyle w:val="normal0"/>
              <w:contextualSpacing w:val="0"/>
              <w:jc w:val="left"/>
            </w:pPr>
            <w:r>
              <w:t>Key Assumptions</w:t>
            </w:r>
          </w:p>
        </w:tc>
        <w:tc>
          <w:tcPr>
            <w:tcW w:w="4621" w:type="dxa"/>
          </w:tcPr>
          <w:p w14:paraId="48B1BDCC" w14:textId="77777777" w:rsidR="008F028E" w:rsidRDefault="008F028E" w:rsidP="00C050B1">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p>
        </w:tc>
      </w:tr>
      <w:tr w:rsidR="008F028E" w14:paraId="61E5D3EC" w14:textId="77777777" w:rsidTr="00C050B1">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3C1A7280"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245D73EA"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3034A33D" w14:textId="09D17945"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sidR="00E25017">
              <w:rPr>
                <w:rFonts w:ascii="Calibri" w:hAnsi="Calibri"/>
              </w:rPr>
              <w:t>om clinical surveillance data</w:t>
            </w:r>
            <w:r w:rsidRPr="00072B60">
              <w:rPr>
                <w:rFonts w:ascii="Calibri" w:hAnsi="Calibri"/>
              </w:rPr>
              <w:t>.</w:t>
            </w:r>
          </w:p>
          <w:p w14:paraId="220982A6" w14:textId="77777777" w:rsidR="008F028E" w:rsidRPr="00072B60" w:rsidRDefault="008F028E" w:rsidP="00C050B1">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48B0B7C0"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3F3366A" w14:textId="4A5BAE7C" w:rsidR="008F028E" w:rsidRPr="00072B60" w:rsidRDefault="008F028E" w:rsidP="00C050B1">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53F21572"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447B491D"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0581617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C08C138"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3E860EE7" w14:textId="77777777" w:rsidR="008F028E" w:rsidRPr="00072B60" w:rsidRDefault="008F028E" w:rsidP="00C050B1">
            <w:pPr>
              <w:pStyle w:val="normal0"/>
              <w:contextualSpacing w:val="0"/>
              <w:jc w:val="left"/>
              <w:rPr>
                <w:rFonts w:ascii="Calibri" w:hAnsi="Calibri"/>
                <w:b w:val="0"/>
              </w:rPr>
            </w:pPr>
          </w:p>
        </w:tc>
        <w:tc>
          <w:tcPr>
            <w:tcW w:w="4621" w:type="dxa"/>
          </w:tcPr>
          <w:p w14:paraId="341ADE40" w14:textId="77777777"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37F678B4"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065AB166"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0A41F3E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4F85D8EB"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6DE983AF"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5CDF8769"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15B3DCE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FCD3F3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605438E5"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1A1794CB"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2B25E2AF"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3773F0B2"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302F5E3E"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243F4AD0"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0915C59" w14:textId="77777777" w:rsidR="006B54AF" w:rsidRDefault="006B54AF" w:rsidP="002239FE">
      <w:pPr>
        <w:pStyle w:val="normal0"/>
        <w:ind w:firstLine="720"/>
        <w:contextualSpacing w:val="0"/>
      </w:pPr>
    </w:p>
    <w:p w14:paraId="08B5B4F8" w14:textId="77777777" w:rsidR="0095084A" w:rsidRDefault="0095084A">
      <w:pPr>
        <w:pStyle w:val="normal0"/>
        <w:contextualSpacing w:val="0"/>
      </w:pPr>
      <w:bookmarkStart w:id="13" w:name="h.zedl01pfmy8z" w:colFirst="0" w:colLast="0"/>
      <w:bookmarkStart w:id="14" w:name="h.rl97lz7j3hfn" w:colFirst="0" w:colLast="0"/>
      <w:bookmarkEnd w:id="13"/>
      <w:bookmarkEnd w:id="14"/>
    </w:p>
    <w:p w14:paraId="7F108915" w14:textId="5632EB83" w:rsidR="0055480B" w:rsidRDefault="00E25017">
      <w:pPr>
        <w:pStyle w:val="normal0"/>
        <w:contextualSpacing w:val="0"/>
        <w:sectPr w:rsidR="0055480B">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2816" behindDoc="0" locked="0" layoutInCell="1" allowOverlap="1" wp14:anchorId="7A81E24B" wp14:editId="1843C962">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F0E4B4" w14:textId="2907160A" w:rsidR="008B0834" w:rsidRDefault="008B0834" w:rsidP="00E25017">
                            <w:pPr>
                              <w:pStyle w:val="Subtitle"/>
                              <w:contextualSpacing w:val="0"/>
                            </w:pPr>
                            <w:r>
                              <w:t>Table 1. Key model assumptions and data sources.</w:t>
                            </w:r>
                          </w:p>
                          <w:p w14:paraId="4282AB20" w14:textId="77777777" w:rsidR="008B0834" w:rsidRPr="00B7495C" w:rsidRDefault="008B0834"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14:paraId="66F0E4B4" w14:textId="2907160A" w:rsidR="008B0834" w:rsidRDefault="008B0834" w:rsidP="00E25017">
                      <w:pPr>
                        <w:pStyle w:val="Subtitle"/>
                        <w:contextualSpacing w:val="0"/>
                      </w:pPr>
                      <w:r>
                        <w:t>Table 1. Key model assumptions and data sources.</w:t>
                      </w:r>
                    </w:p>
                    <w:p w14:paraId="4282AB20" w14:textId="77777777" w:rsidR="008B0834" w:rsidRPr="00B7495C" w:rsidRDefault="008B0834" w:rsidP="00E25017">
                      <w:pPr>
                        <w:rPr>
                          <w:rFonts w:ascii="Trebuchet MS" w:hAnsi="Trebuchet MS"/>
                          <w:sz w:val="16"/>
                          <w:szCs w:val="16"/>
                        </w:rPr>
                      </w:pPr>
                    </w:p>
                  </w:txbxContent>
                </v:textbox>
                <w10:wrap type="through"/>
              </v:shape>
            </w:pict>
          </mc:Fallback>
        </mc:AlternateContent>
      </w:r>
    </w:p>
    <w:p w14:paraId="19E2D82A" w14:textId="77777777" w:rsidR="0095084A" w:rsidRDefault="00E6692B">
      <w:pPr>
        <w:pStyle w:val="normal0"/>
        <w:contextualSpacing w:val="0"/>
      </w:pPr>
      <w:r>
        <w:rPr>
          <w:rStyle w:val="CommentReference"/>
        </w:rPr>
        <w:lastRenderedPageBreak/>
        <w:commentReference w:id="15"/>
      </w:r>
      <w:r w:rsidR="00B10991">
        <w:rPr>
          <w:rStyle w:val="CommentReference"/>
        </w:rPr>
        <w:commentReference w:id="16"/>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392E95D4"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17" w:name="h.dos6ozntvgnl" w:colFirst="0" w:colLast="0"/>
            <w:bookmarkEnd w:id="17"/>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021165">
        <w:trPr>
          <w:trHeight w:val="600"/>
        </w:trPr>
        <w:tc>
          <w:tcPr>
            <w:tcW w:w="3402"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70AC6A10" w14:textId="102B606F"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0E0095AF" w14:textId="77777777" w:rsidTr="00021165">
        <w:tc>
          <w:tcPr>
            <w:tcW w:w="3402"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3A5FF32B" w14:textId="263AFFD6"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69D0B251" w14:textId="77777777" w:rsidTr="00021165">
        <w:tc>
          <w:tcPr>
            <w:tcW w:w="3402"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4CAB7C69" w14:textId="3C90467F"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2F637C51" w14:textId="77777777" w:rsidTr="00021165">
        <w:tc>
          <w:tcPr>
            <w:tcW w:w="3402"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4C673B87"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34ECC81A" w14:textId="77777777" w:rsidTr="00021165">
        <w:tc>
          <w:tcPr>
            <w:tcW w:w="3402"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20"/>
            <w:commentRangeStart w:id="21"/>
            <w:r w:rsidRPr="008D305E">
              <w:rPr>
                <w:sz w:val="16"/>
                <w:szCs w:val="16"/>
              </w:rPr>
              <w:t>At VCT testing, a POC CD4 test is given to patients reducing the risk of not linking to 0%.</w:t>
            </w:r>
            <w:commentRangeEnd w:id="20"/>
            <w:r>
              <w:rPr>
                <w:rStyle w:val="CommentReference"/>
              </w:rPr>
              <w:commentReference w:id="20"/>
            </w:r>
            <w:commentRangeEnd w:id="21"/>
            <w:r w:rsidR="003A1A60">
              <w:rPr>
                <w:rStyle w:val="CommentReference"/>
              </w:rPr>
              <w:commentReference w:id="21"/>
            </w:r>
          </w:p>
        </w:tc>
        <w:tc>
          <w:tcPr>
            <w:tcW w:w="2268" w:type="dxa"/>
            <w:shd w:val="clear" w:color="auto" w:fill="auto"/>
            <w:tcMar>
              <w:top w:w="100" w:type="dxa"/>
              <w:left w:w="100" w:type="dxa"/>
              <w:bottom w:w="100" w:type="dxa"/>
              <w:right w:w="100" w:type="dxa"/>
            </w:tcMar>
          </w:tcPr>
          <w:p w14:paraId="469A9FAF" w14:textId="11FE47D3"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418920F6" w14:textId="77777777" w:rsidTr="00021165">
        <w:tc>
          <w:tcPr>
            <w:tcW w:w="3402"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57CBD3CC" w14:textId="28F962B8"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4347592A" w14:textId="77777777" w:rsidTr="00021165">
        <w:tc>
          <w:tcPr>
            <w:tcW w:w="3402"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444918C0"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31C093D" w14:textId="77777777" w:rsidTr="00021165">
        <w:tc>
          <w:tcPr>
            <w:tcW w:w="3402"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5AC06CD5" w14:textId="4DC0FD44"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5329D5C5" w14:textId="77777777" w:rsidTr="00021165">
        <w:tc>
          <w:tcPr>
            <w:tcW w:w="3402"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0E50F73F" w14:textId="7C40D1C2"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123D26C5" w14:textId="77777777" w:rsidTr="00021165">
        <w:tc>
          <w:tcPr>
            <w:tcW w:w="3402"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6D59346D" w14:textId="660C2692"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01A98C2" w14:textId="77777777" w:rsidTr="00021165">
        <w:tc>
          <w:tcPr>
            <w:tcW w:w="3402"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3DFD79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6CEAE369" w14:textId="77777777" w:rsidTr="00021165">
        <w:tc>
          <w:tcPr>
            <w:tcW w:w="3402"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8AC7105" w14:textId="452DB77F" w:rsidR="00260E0F" w:rsidRPr="008D305E" w:rsidRDefault="00260E0F" w:rsidP="00B119AB">
            <w:pPr>
              <w:pStyle w:val="normal0"/>
              <w:spacing w:line="240" w:lineRule="auto"/>
              <w:contextualSpacing w:val="0"/>
              <w:jc w:val="left"/>
              <w:rPr>
                <w:sz w:val="16"/>
                <w:szCs w:val="16"/>
              </w:rPr>
            </w:pPr>
            <w:commentRangeStart w:id="22"/>
            <w:r w:rsidRPr="008D305E">
              <w:rPr>
                <w:sz w:val="16"/>
                <w:szCs w:val="16"/>
              </w:rPr>
              <w:t>Immediate ART &amp; HBCT</w:t>
            </w:r>
            <w:commentRangeEnd w:id="22"/>
            <w:r>
              <w:rPr>
                <w:rStyle w:val="CommentReference"/>
              </w:rPr>
              <w:commentReference w:id="22"/>
            </w:r>
            <w:r w:rsidR="008403D4">
              <w:rPr>
                <w:sz w:val="16"/>
                <w:szCs w:val="16"/>
              </w:rPr>
              <w:t xml:space="preserve"> </w:t>
            </w:r>
            <w:commentRangeStart w:id="23"/>
            <w:r w:rsidR="008403D4">
              <w:rPr>
                <w:sz w:val="16"/>
                <w:szCs w:val="16"/>
              </w:rPr>
              <w:t>(every four years, 90% coverage. 5.4% linked if had not previously been diagnosed, else 25%).</w:t>
            </w:r>
            <w:commentRangeEnd w:id="23"/>
            <w:r w:rsidR="00341091">
              <w:rPr>
                <w:rStyle w:val="CommentReference"/>
              </w:rPr>
              <w:commentReference w:id="23"/>
            </w:r>
          </w:p>
        </w:tc>
        <w:tc>
          <w:tcPr>
            <w:tcW w:w="3544" w:type="dxa"/>
            <w:shd w:val="clear" w:color="auto" w:fill="auto"/>
            <w:tcMar>
              <w:top w:w="100" w:type="dxa"/>
              <w:left w:w="100" w:type="dxa"/>
              <w:bottom w:w="100" w:type="dxa"/>
              <w:right w:w="100" w:type="dxa"/>
            </w:tcMar>
          </w:tcPr>
          <w:p w14:paraId="7A7882B0" w14:textId="06F1B05D" w:rsidR="00260E0F" w:rsidRPr="008D305E" w:rsidRDefault="00260E0F" w:rsidP="00B119AB">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5.4% linked if had not previously been diagnosed, else 25%)</w:t>
            </w:r>
            <w:commentRangeStart w:id="24"/>
            <w:r w:rsidRPr="008D305E">
              <w:rPr>
                <w:sz w:val="16"/>
                <w:szCs w:val="16"/>
              </w:rPr>
              <w:t xml:space="preserve">, </w:t>
            </w:r>
            <w:commentRangeStart w:id="25"/>
            <w:r w:rsidRPr="008D305E">
              <w:rPr>
                <w:sz w:val="16"/>
                <w:szCs w:val="16"/>
              </w:rPr>
              <w:t>but 20% fail to start ART and 20% fail to link to ART</w:t>
            </w:r>
            <w:commentRangeEnd w:id="25"/>
            <w:r>
              <w:rPr>
                <w:rStyle w:val="CommentReference"/>
              </w:rPr>
              <w:commentReference w:id="25"/>
            </w:r>
            <w:commentRangeEnd w:id="24"/>
            <w:r w:rsidR="0063026B">
              <w:rPr>
                <w:rStyle w:val="CommentReference"/>
              </w:rPr>
              <w:commentReference w:id="24"/>
            </w:r>
          </w:p>
        </w:tc>
        <w:tc>
          <w:tcPr>
            <w:tcW w:w="2268" w:type="dxa"/>
            <w:shd w:val="clear" w:color="auto" w:fill="auto"/>
            <w:tcMar>
              <w:top w:w="100" w:type="dxa"/>
              <w:left w:w="100" w:type="dxa"/>
              <w:bottom w:w="100" w:type="dxa"/>
              <w:right w:w="100" w:type="dxa"/>
            </w:tcMar>
          </w:tcPr>
          <w:p w14:paraId="7C3A8AC7" w14:textId="439A4958"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58240" behindDoc="0" locked="0" layoutInCell="1" allowOverlap="1" wp14:anchorId="29C864BE" wp14:editId="7B916680">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434CBBCB" w:rsidR="008B0834" w:rsidRPr="00B7495C" w:rsidRDefault="008B0834"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0044721B" w14:textId="434CBBCB" w:rsidR="008B0834" w:rsidRPr="00B7495C" w:rsidRDefault="008B0834"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4A2CC342" w14:textId="77777777" w:rsidR="00260E0F" w:rsidRDefault="00260E0F">
      <w:pPr>
        <w:sectPr w:rsidR="00260E0F" w:rsidSect="00F40A60">
          <w:pgSz w:w="16838" w:h="11906" w:orient="landscape"/>
          <w:pgMar w:top="284" w:right="1440" w:bottom="284" w:left="1440" w:header="720" w:footer="720" w:gutter="0"/>
          <w:cols w:space="720"/>
        </w:sectPr>
      </w:pPr>
      <w:bookmarkStart w:id="26" w:name="h.y4wfwt853tej" w:colFirst="0" w:colLast="0"/>
      <w:bookmarkStart w:id="27" w:name="h.t1c7wugpot58" w:colFirst="0" w:colLast="0"/>
      <w:bookmarkEnd w:id="26"/>
      <w:bookmarkEnd w:id="27"/>
    </w:p>
    <w:p w14:paraId="5AA2F6B0" w14:textId="260867B8" w:rsidR="00181EEC" w:rsidRPr="0098759A" w:rsidRDefault="0004446E" w:rsidP="0098759A">
      <w:pPr>
        <w:pStyle w:val="Heading1"/>
        <w:contextualSpacing w:val="0"/>
        <w:rPr>
          <w:i/>
        </w:rPr>
      </w:pPr>
      <w:r>
        <w:lastRenderedPageBreak/>
        <w:t>Results</w:t>
      </w:r>
    </w:p>
    <w:p w14:paraId="3B7BEED7" w14:textId="1FA2078D" w:rsidR="0098759A" w:rsidRDefault="0098759A" w:rsidP="0098759A">
      <w:pPr>
        <w:pStyle w:val="Heading2"/>
        <w:contextualSpacing w:val="0"/>
      </w:pPr>
      <w:r>
        <w:t>Current Sources of Health Losses</w:t>
      </w:r>
    </w:p>
    <w:p w14:paraId="0BE2E835" w14:textId="2243BE37" w:rsidR="001D6EB6" w:rsidRDefault="00656E57" w:rsidP="005E1B0C">
      <w:pPr>
        <w:pStyle w:val="normal0"/>
        <w:ind w:firstLine="720"/>
      </w:pPr>
      <w:r>
        <w:t>In our baseline sc</w:t>
      </w:r>
      <w:r w:rsidR="002C514D">
        <w:t>enario</w:t>
      </w:r>
      <w:r w:rsidR="005E1B0C">
        <w:t xml:space="preserve"> </w:t>
      </w:r>
      <w:r w:rsidR="002C514D">
        <w:t>representing the current state of care in Kenya</w:t>
      </w:r>
      <w:r w:rsidR="005E1B0C">
        <w:t>, we observe</w:t>
      </w:r>
      <w:r w:rsidR="006648E5">
        <w:t>d</w:t>
      </w:r>
      <w:r w:rsidR="005E1B0C">
        <w:t xml:space="preserve"> that among all HIV-related deaths in the community (figure 2, left), the majority (57%) occur in individuals who were diagnosed but failed to start treatment</w:t>
      </w:r>
      <w:r w:rsidR="00190836">
        <w:t>,</w:t>
      </w:r>
      <w:r w:rsidR="005E1B0C">
        <w:t xml:space="preserve"> while 19% of individuals never engaged with care prior to death. </w:t>
      </w:r>
      <w:r w:rsidR="001D6EB6">
        <w:t xml:space="preserve">The remainder of HIV-related deaths </w:t>
      </w:r>
      <w:r w:rsidR="006648E5">
        <w:t>were</w:t>
      </w:r>
      <w:r w:rsidR="001D6EB6">
        <w:t xml:space="preserve"> attributable to individuals who died after initiating ART (</w:t>
      </w:r>
      <w:r w:rsidR="00126F8A">
        <w:t>2</w:t>
      </w:r>
      <w:r w:rsidR="001D6EB6">
        <w:t>4%); with the majority dying after dis-</w:t>
      </w:r>
      <w:r w:rsidR="0076234E">
        <w:t>engaging</w:t>
      </w:r>
      <w:r w:rsidR="001D6EB6">
        <w:t xml:space="preserve"> from ART care (12%</w:t>
      </w:r>
      <w:r w:rsidR="005A580B">
        <w:t xml:space="preserve"> of all HIV-deaths</w:t>
      </w:r>
      <w:r w:rsidR="001D6EB6">
        <w:t>), 9% dying after initiating ART late (CD4 &lt;200 cells/μl</w:t>
      </w:r>
      <w:r w:rsidR="00DE20FA">
        <w:t>)</w:t>
      </w:r>
      <w:r w:rsidR="00E666FC">
        <w:t xml:space="preserve"> and the remaining 3% after initiating ART on-time (CD4 &gt;200 cells/μl)</w:t>
      </w:r>
      <w:r w:rsidR="00432B64">
        <w:t>.</w:t>
      </w:r>
    </w:p>
    <w:p w14:paraId="7804F5FC" w14:textId="77777777" w:rsidR="001D6EB6" w:rsidRDefault="001D6EB6" w:rsidP="00B01560">
      <w:pPr>
        <w:pStyle w:val="normal0"/>
      </w:pPr>
    </w:p>
    <w:p w14:paraId="73C2E6BC" w14:textId="78EDCC79" w:rsidR="00761A04" w:rsidRDefault="005E1B0C" w:rsidP="005A20F7">
      <w:pPr>
        <w:pStyle w:val="normal0"/>
        <w:ind w:firstLine="720"/>
      </w:pPr>
      <w:r>
        <w:t>However,</w:t>
      </w:r>
      <w:r w:rsidR="00B01560">
        <w:t xml:space="preserve"> </w:t>
      </w:r>
      <w:r w:rsidR="00DA5FEE">
        <w:t>if we only consider</w:t>
      </w:r>
      <w:r w:rsidR="00B01560">
        <w:t xml:space="preserve"> individuals who </w:t>
      </w:r>
      <w:r w:rsidR="00A56DB2">
        <w:t xml:space="preserve">came </w:t>
      </w:r>
      <w:r w:rsidR="00420B7E">
        <w:t xml:space="preserve">into contact with the </w:t>
      </w:r>
      <w:r w:rsidR="00B01560">
        <w:t>clinic</w:t>
      </w:r>
      <w:r w:rsidR="005523D4">
        <w:t xml:space="preserve"> (received a CD4 test)</w:t>
      </w:r>
      <w:r w:rsidR="00B01560">
        <w:t xml:space="preserve"> and yet suffered an HIV-related death</w:t>
      </w:r>
      <w:r w:rsidR="001672BD">
        <w:t xml:space="preserve"> (figure 2, right)</w:t>
      </w:r>
      <w:r w:rsidR="00B01560">
        <w:t xml:space="preserve">, the majority of deaths </w:t>
      </w:r>
      <w:r w:rsidR="00A56DB2">
        <w:t>were</w:t>
      </w:r>
      <w:r w:rsidR="00420B7E">
        <w:t xml:space="preserve"> attributable</w:t>
      </w:r>
      <w:r w:rsidR="00B01560">
        <w:t xml:space="preserve"> to </w:t>
      </w:r>
      <w:r w:rsidR="00B57784">
        <w:t>those</w:t>
      </w:r>
      <w:r w:rsidR="00B01560">
        <w:t xml:space="preserve"> who </w:t>
      </w:r>
      <w:r w:rsidR="007D3E7A">
        <w:t xml:space="preserve">again were diagnosed but died prior to initiating ART (65%). 17% </w:t>
      </w:r>
      <w:r w:rsidR="00B01560">
        <w:t>d</w:t>
      </w:r>
      <w:r>
        <w:t xml:space="preserve">ied after disengaging from ART care, </w:t>
      </w:r>
      <w:r w:rsidR="00B57784">
        <w:t xml:space="preserve">13% died </w:t>
      </w:r>
      <w:r>
        <w:t xml:space="preserve">as a result of the late initiation of ART, and only </w:t>
      </w:r>
      <w:r w:rsidR="00B57784">
        <w:t xml:space="preserve">5% died </w:t>
      </w:r>
      <w:r>
        <w:t>after initiating ART on-time.</w:t>
      </w:r>
      <w:r w:rsidR="00B57784">
        <w:t xml:space="preserve"> Of all HIV-related deaths seen in the community, 33% were not reported at the clinic as they were among individuals who never engaged with care.</w:t>
      </w:r>
    </w:p>
    <w:p w14:paraId="7BE7C12F" w14:textId="319F17D0" w:rsidR="00181EEC" w:rsidRPr="00125660" w:rsidRDefault="00190836" w:rsidP="00125660">
      <w:pPr>
        <w:pStyle w:val="normal0"/>
        <w:ind w:firstLine="720"/>
      </w:pPr>
      <w:r>
        <w:rPr>
          <w:noProof/>
          <w:lang w:val="en-US"/>
        </w:rPr>
        <mc:AlternateContent>
          <mc:Choice Requires="wpg">
            <w:drawing>
              <wp:anchor distT="0" distB="0" distL="114300" distR="114300" simplePos="0" relativeHeight="251678720" behindDoc="0" locked="0" layoutInCell="1" allowOverlap="1" wp14:anchorId="65F24418" wp14:editId="14163BA8">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4D2B4C1E" w:rsidR="008B0834" w:rsidRPr="00BF66CB" w:rsidRDefault="008B0834" w:rsidP="00E80833">
                              <w:pPr>
                                <w:pStyle w:val="Subtitle"/>
                                <w:contextualSpacing w:val="0"/>
                              </w:pPr>
                              <w:r>
                                <w:t>Figure 2. Care experience of patients suffering HIV-related deaths between 2010 and 2030.</w:t>
                              </w:r>
                            </w:p>
                            <w:p w14:paraId="3CFF72B1" w14:textId="77777777" w:rsidR="008B0834" w:rsidRDefault="008B08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4D2B4C1E" w:rsidR="008B0834" w:rsidRPr="00BF66CB" w:rsidRDefault="008B0834" w:rsidP="00E80833">
                        <w:pPr>
                          <w:pStyle w:val="Subtitle"/>
                          <w:contextualSpacing w:val="0"/>
                        </w:pPr>
                        <w:r>
                          <w:t>Figure 2. Care experience of patients suffering HIV-related deaths between 2010 and 2030.</w:t>
                        </w:r>
                      </w:p>
                      <w:p w14:paraId="3CFF72B1" w14:textId="77777777" w:rsidR="008B0834" w:rsidRDefault="008B0834"/>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p>
    <w:p w14:paraId="7F67EA28" w14:textId="4B0664B1" w:rsidR="0056081D" w:rsidRPr="0056081D" w:rsidRDefault="0056081D" w:rsidP="0056081D">
      <w:pPr>
        <w:pStyle w:val="Heading2"/>
        <w:contextualSpacing w:val="0"/>
      </w:pPr>
      <w:r>
        <w:t>The Impact of Isolated Interventions</w:t>
      </w:r>
    </w:p>
    <w:p w14:paraId="4B63E9C0" w14:textId="5895921E" w:rsidR="000743C3" w:rsidRDefault="008C3ADF" w:rsidP="00E757ED">
      <w:pPr>
        <w:pStyle w:val="normal0"/>
        <w:ind w:firstLine="720"/>
      </w:pPr>
      <w:r>
        <w:t>W</w:t>
      </w:r>
      <w:r w:rsidR="009A799E">
        <w:t>e applied each of our 12 interventions in turn and assessed the impact on DALYs averted, compared to baseline, and the additional cost of care, compared to baseline, between 2010 and 2030 (figure 3</w:t>
      </w:r>
      <w:r w:rsidR="00B831E9">
        <w:t xml:space="preserve"> and table 3</w:t>
      </w:r>
      <w:r w:rsidR="009A799E">
        <w:t>).</w:t>
      </w:r>
      <w:r w:rsidR="00E757ED">
        <w:rPr>
          <w:noProof/>
          <w:lang w:val="en-US"/>
        </w:rPr>
        <w:t xml:space="preserve"> </w:t>
      </w:r>
      <w:r w:rsidR="00BA6022">
        <w:t>Un</w:t>
      </w:r>
      <w:r w:rsidR="001474DD">
        <w:t xml:space="preserve">iversal Test and Treat </w:t>
      </w:r>
      <w:r w:rsidR="00C30C3A">
        <w:t>was found to be</w:t>
      </w:r>
      <w:r w:rsidR="00BA6022">
        <w:t xml:space="preserve"> t</w:t>
      </w:r>
      <w:r w:rsidR="00077847">
        <w:t>he most impactful intervention (5</w:t>
      </w:r>
      <w:r w:rsidR="00DB4040">
        <w:t>.</w:t>
      </w:r>
      <w:r w:rsidR="0064237F">
        <w:t>59</w:t>
      </w:r>
      <w:r w:rsidR="00DB4040">
        <w:t>m</w:t>
      </w:r>
      <w:r w:rsidR="00077847">
        <w:t xml:space="preserve"> DALYs averted between 2010 and 2030)</w:t>
      </w:r>
      <w:r w:rsidR="00BA6022">
        <w:t xml:space="preserve">, as this </w:t>
      </w:r>
      <w:r w:rsidR="001474DD">
        <w:t xml:space="preserve">removes </w:t>
      </w:r>
      <w:r w:rsidR="00BA6022">
        <w:t>pre-ART care completely</w:t>
      </w:r>
      <w:r w:rsidR="008C5FE3">
        <w:t>,</w:t>
      </w:r>
      <w:r w:rsidR="00BA6022">
        <w:t xml:space="preserve"> initiating all HIV-positive individuals onto ART immediately and actively seeking infected individuals through HBCT.</w:t>
      </w:r>
      <w:r w:rsidR="0050562A">
        <w:t xml:space="preserve"> </w:t>
      </w:r>
      <w:r w:rsidR="00EE03D3">
        <w:t xml:space="preserve">This intervention averts 50% of the DALYs averted if the entire HIV-positive population </w:t>
      </w:r>
      <w:r w:rsidR="001474DD">
        <w:t>were</w:t>
      </w:r>
      <w:r w:rsidR="00EE03D3">
        <w:t xml:space="preserve"> placed on treatment immediately from 2010 onwards with perfect adherence and retention to care, representing the maximum attainable </w:t>
      </w:r>
      <w:r w:rsidR="000131FE">
        <w:t>impact (MAI)</w:t>
      </w:r>
      <w:r w:rsidR="00EE03D3">
        <w:t xml:space="preserve">. </w:t>
      </w:r>
      <w:r w:rsidR="00716EFA">
        <w:t xml:space="preserve">The second most impactful intervention </w:t>
      </w:r>
      <w:r w:rsidR="00C30C3A">
        <w:t>was</w:t>
      </w:r>
      <w:r w:rsidR="00716EFA">
        <w:t xml:space="preserve"> Immediate ART</w:t>
      </w:r>
      <w:r w:rsidR="00461FC2">
        <w:t xml:space="preserve"> (</w:t>
      </w:r>
      <w:r w:rsidR="00DB4040">
        <w:t>3.6</w:t>
      </w:r>
      <w:r w:rsidR="0064237F">
        <w:t>2</w:t>
      </w:r>
      <w:r w:rsidR="00DB4040">
        <w:t>m</w:t>
      </w:r>
      <w:r w:rsidR="00461FC2">
        <w:t xml:space="preserve"> DALYs averted</w:t>
      </w:r>
      <w:r w:rsidR="000131FE">
        <w:t>, 32% MAI</w:t>
      </w:r>
      <w:r w:rsidR="00461FC2">
        <w:t>)</w:t>
      </w:r>
      <w:r w:rsidR="00E14801">
        <w:t>, followed by HBCT with POC CD4 testing</w:t>
      </w:r>
      <w:r w:rsidR="00461FC2">
        <w:t xml:space="preserve"> (</w:t>
      </w:r>
      <w:r w:rsidR="007B60A3">
        <w:t>3.5</w:t>
      </w:r>
      <w:r w:rsidR="00856AB4">
        <w:t>3</w:t>
      </w:r>
      <w:r w:rsidR="007B60A3">
        <w:t>m</w:t>
      </w:r>
      <w:r w:rsidR="00461FC2">
        <w:t xml:space="preserve"> DALYs averted</w:t>
      </w:r>
      <w:r w:rsidR="00180E2A">
        <w:t>, 31% MAI</w:t>
      </w:r>
      <w:r w:rsidR="00461FC2">
        <w:t>)</w:t>
      </w:r>
      <w:r w:rsidR="00E14801">
        <w:t xml:space="preserve">. These three interventions </w:t>
      </w:r>
      <w:r w:rsidR="007B4ADA">
        <w:t>actively seek individuals and in the case of Immediate ART and Universal Test and Treat, remove pre-ART care completely.</w:t>
      </w:r>
    </w:p>
    <w:p w14:paraId="5EF390FC" w14:textId="77777777" w:rsidR="003B210B" w:rsidRDefault="003B210B" w:rsidP="00E757ED">
      <w:pPr>
        <w:pStyle w:val="normal0"/>
        <w:ind w:firstLine="720"/>
      </w:pPr>
    </w:p>
    <w:p w14:paraId="4E748AD7" w14:textId="0D78AF49" w:rsidR="00E216EC" w:rsidRPr="00316690" w:rsidRDefault="0050562A" w:rsidP="00316690">
      <w:pPr>
        <w:pStyle w:val="normal0"/>
        <w:ind w:firstLine="720"/>
      </w:pPr>
      <w:r>
        <w:t xml:space="preserve">The remaining </w:t>
      </w:r>
      <w:r w:rsidR="005A49AF">
        <w:t xml:space="preserve">single </w:t>
      </w:r>
      <w:r>
        <w:t>interventions</w:t>
      </w:r>
      <w:r w:rsidR="00D5677F">
        <w:t xml:space="preserve"> </w:t>
      </w:r>
      <w:r w:rsidR="00BB7CFA">
        <w:t>were</w:t>
      </w:r>
      <w:r w:rsidR="00D5677F">
        <w:t xml:space="preserve"> less impactful but highlight important issues in the </w:t>
      </w:r>
      <w:r w:rsidR="00D5677F">
        <w:lastRenderedPageBreak/>
        <w:t xml:space="preserve">dynamics of HIV care. For instance, the ART Outreach and Adherence interventions </w:t>
      </w:r>
      <w:r w:rsidR="002A5552">
        <w:t>were</w:t>
      </w:r>
      <w:r w:rsidR="00D5677F">
        <w:t xml:space="preserve"> not </w:t>
      </w:r>
      <w:r w:rsidR="000743C3">
        <w:t xml:space="preserve">highly </w:t>
      </w:r>
      <w:r w:rsidR="00D5677F">
        <w:t>impactful</w:t>
      </w:r>
      <w:r w:rsidR="00D731D9">
        <w:t xml:space="preserve"> (</w:t>
      </w:r>
      <w:r w:rsidR="00496CFC">
        <w:t>0.</w:t>
      </w:r>
      <w:r w:rsidR="00D731D9">
        <w:t>74</w:t>
      </w:r>
      <w:r w:rsidR="00496CFC">
        <w:t xml:space="preserve">m </w:t>
      </w:r>
      <w:r w:rsidR="00D731D9">
        <w:t xml:space="preserve">and </w:t>
      </w:r>
      <w:r w:rsidR="00496CFC">
        <w:t xml:space="preserve">0.70m </w:t>
      </w:r>
      <w:r w:rsidR="00D731D9">
        <w:t>DALYs averted, respectively</w:t>
      </w:r>
      <w:r w:rsidR="00A9434F">
        <w:t>, 6% of MAI</w:t>
      </w:r>
      <w:r w:rsidR="00D731D9">
        <w:t>)</w:t>
      </w:r>
      <w:r w:rsidR="00D5677F">
        <w:t xml:space="preserve"> due to </w:t>
      </w:r>
      <w:r w:rsidR="00C47AE6">
        <w:t>upstream weaknesses in care</w:t>
      </w:r>
      <w:r w:rsidR="008963DB">
        <w:t>,</w:t>
      </w:r>
      <w:r w:rsidR="00C47AE6">
        <w:t xml:space="preserve"> as</w:t>
      </w:r>
      <w:r w:rsidR="00D5677F">
        <w:t xml:space="preserve"> many individuals never initiate</w:t>
      </w:r>
      <w:r w:rsidR="002A5552">
        <w:t>d</w:t>
      </w:r>
      <w:r w:rsidR="00D5677F">
        <w:t xml:space="preserve"> ART (&gt;75% of all HIV-related deaths between 2010 and 2030).</w:t>
      </w:r>
    </w:p>
    <w:p w14:paraId="12C6D482" w14:textId="77777777" w:rsidR="00BB4DB6" w:rsidRDefault="00BB4DB6" w:rsidP="00E216EC">
      <w:pPr>
        <w:pStyle w:val="normal0"/>
      </w:pPr>
    </w:p>
    <w:p w14:paraId="349836A1" w14:textId="0272841C" w:rsidR="00E216EC" w:rsidRPr="00316690" w:rsidRDefault="00BB0E0E" w:rsidP="00E216EC">
      <w:pPr>
        <w:pStyle w:val="normal0"/>
      </w:pPr>
      <w:r>
        <w:tab/>
      </w:r>
      <w:r w:rsidR="00147C94">
        <w:t>Among the testing interventions,</w:t>
      </w:r>
      <w:r w:rsidR="007125CC">
        <w:t xml:space="preserve"> the maximum impact scenario of HBCT </w:t>
      </w:r>
      <w:r w:rsidR="00343D00">
        <w:t>was</w:t>
      </w:r>
      <w:r w:rsidR="007125CC">
        <w:t xml:space="preserve"> much more impactful than the VCT intervention</w:t>
      </w:r>
      <w:r w:rsidR="003A6AD8">
        <w:t xml:space="preserve"> (</w:t>
      </w:r>
      <w:r w:rsidR="0064237F">
        <w:t>1.</w:t>
      </w:r>
      <w:r w:rsidR="0064237F" w:rsidRPr="00856AB4">
        <w:t>8</w:t>
      </w:r>
      <w:r w:rsidR="00A34BC5">
        <w:t>8</w:t>
      </w:r>
      <w:r w:rsidR="0064237F" w:rsidRPr="00856AB4">
        <w:t>m</w:t>
      </w:r>
      <w:r w:rsidR="003A6AD8">
        <w:t xml:space="preserve"> and</w:t>
      </w:r>
      <w:r w:rsidR="008C5FE3">
        <w:t xml:space="preserve"> </w:t>
      </w:r>
      <w:r w:rsidR="00A34BC5">
        <w:t>0.</w:t>
      </w:r>
      <w:r w:rsidR="008C5FE3">
        <w:t>6</w:t>
      </w:r>
      <w:r w:rsidR="00A34BC5">
        <w:t>2m</w:t>
      </w:r>
      <w:r w:rsidR="008C5FE3">
        <w:t xml:space="preserve"> DALYs averted</w:t>
      </w:r>
      <w:r w:rsidR="00C531C6">
        <w:t>, 17% and 5% MAI</w:t>
      </w:r>
      <w:r w:rsidR="008C5FE3">
        <w:t>, respecti</w:t>
      </w:r>
      <w:r w:rsidR="003A6AD8">
        <w:t>vely)</w:t>
      </w:r>
      <w:r w:rsidR="007125CC">
        <w:t xml:space="preserve">; however, the HBCT intervention </w:t>
      </w:r>
      <w:r w:rsidR="000A7B97">
        <w:t xml:space="preserve">with </w:t>
      </w:r>
      <w:r w:rsidR="007125CC">
        <w:t>imperfect linkage to care</w:t>
      </w:r>
      <w:r w:rsidR="000A7B97">
        <w:t xml:space="preserve"> (realistic scenario),</w:t>
      </w:r>
      <w:r w:rsidR="007125CC">
        <w:t xml:space="preserve"> highlights the importance of linkage after HBCT as this </w:t>
      </w:r>
      <w:r w:rsidR="00343D00">
        <w:t>was</w:t>
      </w:r>
      <w:r w:rsidR="007125CC">
        <w:t xml:space="preserve"> less impactful than the maximum impact VCT intervention</w:t>
      </w:r>
      <w:r w:rsidR="003A6AD8">
        <w:t xml:space="preserve"> (</w:t>
      </w:r>
      <w:r w:rsidR="001C0651">
        <w:t>0.</w:t>
      </w:r>
      <w:r w:rsidR="006C7A41">
        <w:t>43</w:t>
      </w:r>
      <w:r w:rsidR="001C0651">
        <w:t xml:space="preserve">m </w:t>
      </w:r>
      <w:r w:rsidR="006C7A41">
        <w:t xml:space="preserve">and </w:t>
      </w:r>
      <w:r w:rsidR="001C0651">
        <w:t>0.</w:t>
      </w:r>
      <w:r w:rsidR="006C7A41">
        <w:t>6</w:t>
      </w:r>
      <w:r w:rsidR="001C0651">
        <w:t>2m</w:t>
      </w:r>
      <w:r w:rsidR="006C7A41">
        <w:t xml:space="preserve"> DALYs averted</w:t>
      </w:r>
      <w:r w:rsidR="00C531C6">
        <w:t>, 4% and 5% of MAI</w:t>
      </w:r>
      <w:r w:rsidR="006C7A41">
        <w:t>, respectively)</w:t>
      </w:r>
      <w:r w:rsidR="007125CC">
        <w:t>.</w:t>
      </w:r>
      <w:r w:rsidR="009C4A17">
        <w:t xml:space="preserve"> </w:t>
      </w:r>
      <w:r w:rsidR="00F542BC">
        <w:t xml:space="preserve">Yet, both scenarios of the HBCT intervention </w:t>
      </w:r>
      <w:r w:rsidR="00343D00">
        <w:t>were</w:t>
      </w:r>
      <w:r w:rsidR="00F542BC">
        <w:t xml:space="preserve"> more than twice as expensive to implement than the VCT intervention</w:t>
      </w:r>
      <w:r w:rsidR="004D0BCA">
        <w:t xml:space="preserve"> ($2.62b, $2.06b and $898.44m (2013 USD), respectively)</w:t>
      </w:r>
      <w:r w:rsidR="00F542BC">
        <w:t>.</w:t>
      </w:r>
    </w:p>
    <w:p w14:paraId="70D32836" w14:textId="77777777" w:rsidR="00BB4DB6" w:rsidRDefault="00BB4DB6" w:rsidP="00316690">
      <w:pPr>
        <w:pStyle w:val="normal0"/>
        <w:ind w:firstLine="720"/>
      </w:pPr>
    </w:p>
    <w:p w14:paraId="4E342E9B" w14:textId="61E057A8" w:rsidR="00316690" w:rsidRDefault="009C4A17" w:rsidP="00BB4DB6">
      <w:pPr>
        <w:pStyle w:val="normal0"/>
        <w:ind w:firstLine="720"/>
      </w:pPr>
      <w:r>
        <w:t xml:space="preserve">Among the linkage interventions, HBCT </w:t>
      </w:r>
      <w:r w:rsidR="001D6C96">
        <w:t xml:space="preserve">POC CD4 </w:t>
      </w:r>
      <w:r w:rsidR="00AA1A0E">
        <w:t>was</w:t>
      </w:r>
      <w:r>
        <w:t xml:space="preserve"> the most impactful as it combines HBCT with a POC CD4 test to alert HIV-positive individuals of their eligibility for treatment</w:t>
      </w:r>
      <w:r w:rsidR="001D6C96">
        <w:t xml:space="preserve"> (3</w:t>
      </w:r>
      <w:r w:rsidR="002F7974">
        <w:t>.</w:t>
      </w:r>
      <w:r w:rsidR="001D6C96">
        <w:t>53</w:t>
      </w:r>
      <w:r w:rsidR="002F7974">
        <w:t xml:space="preserve">m </w:t>
      </w:r>
      <w:r w:rsidR="001D6C96">
        <w:t>DALYs averted</w:t>
      </w:r>
      <w:r w:rsidR="00034DA7">
        <w:t>, 31% MAI</w:t>
      </w:r>
      <w:r w:rsidR="001D6C96">
        <w:t>)</w:t>
      </w:r>
      <w:r>
        <w:t>.</w:t>
      </w:r>
      <w:r w:rsidR="00450E1D">
        <w:t xml:space="preserve"> This </w:t>
      </w:r>
      <w:r w:rsidR="00AA1A0E">
        <w:t>was</w:t>
      </w:r>
      <w:r w:rsidR="00450E1D">
        <w:t xml:space="preserve">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w:t>
      </w:r>
      <w:r w:rsidR="0014426F">
        <w:t xml:space="preserve"> VCT POC CD4 intervention averted</w:t>
      </w:r>
      <w:r w:rsidR="00FA201D">
        <w:t xml:space="preserve"> more DALYs in the twenty-year period th</w:t>
      </w:r>
      <w:r w:rsidR="0077069E">
        <w:t>a</w:t>
      </w:r>
      <w:r w:rsidR="00FA201D">
        <w:t>n the Linkage intervention</w:t>
      </w:r>
      <w:r w:rsidR="002161BE">
        <w:t xml:space="preserve"> (1</w:t>
      </w:r>
      <w:r w:rsidR="00FA7322">
        <w:t>.</w:t>
      </w:r>
      <w:r w:rsidR="002161BE">
        <w:t>43</w:t>
      </w:r>
      <w:r w:rsidR="00FA7322">
        <w:t xml:space="preserve">m </w:t>
      </w:r>
      <w:r w:rsidR="002161BE">
        <w:t xml:space="preserve">vs. </w:t>
      </w:r>
      <w:r w:rsidR="00FA7322">
        <w:t>0.</w:t>
      </w:r>
      <w:r w:rsidR="002161BE">
        <w:t>8</w:t>
      </w:r>
      <w:r w:rsidR="00FA7322">
        <w:t>2m</w:t>
      </w:r>
      <w:r w:rsidR="002161BE">
        <w:t xml:space="preserve"> DALYs averted</w:t>
      </w:r>
      <w:r w:rsidR="001B3A5A">
        <w:t>, 13% vs. 7% of MAI</w:t>
      </w:r>
      <w:r w:rsidR="002161BE">
        <w:t>)</w:t>
      </w:r>
      <w:r w:rsidR="00FA201D">
        <w:t xml:space="preserve">. This is due to the VCT POC CD4 intervention providing perfect linkage to care with the addition of a POC CD4 test; </w:t>
      </w:r>
      <w:r w:rsidR="00094B15">
        <w:t xml:space="preserve">and </w:t>
      </w:r>
      <w:r w:rsidR="00FA201D">
        <w:t>also explains the difference in cost between the two interventions</w:t>
      </w:r>
      <w:r w:rsidR="00EB32B6">
        <w:t xml:space="preserve"> ($527.20m vs. $294.73m)</w:t>
      </w:r>
      <w:r w:rsidR="00FA201D">
        <w:t>.</w:t>
      </w:r>
    </w:p>
    <w:p w14:paraId="768FBC8B" w14:textId="77777777" w:rsidR="00BB4DB6" w:rsidRPr="00316690" w:rsidRDefault="00BB4DB6" w:rsidP="00BB4DB6">
      <w:pPr>
        <w:pStyle w:val="normal0"/>
        <w:ind w:firstLine="720"/>
      </w:pPr>
    </w:p>
    <w:p w14:paraId="376C2D73" w14:textId="65E18B79" w:rsidR="00181EEC" w:rsidRPr="00441BE0" w:rsidRDefault="00904E90" w:rsidP="00037A7A">
      <w:pPr>
        <w:pStyle w:val="normal0"/>
        <w:ind w:firstLine="720"/>
      </w:pPr>
      <w:r>
        <w:t>Each of t</w:t>
      </w:r>
      <w:r w:rsidR="00FF1D10">
        <w:t xml:space="preserve">he pre-ART retention interventions </w:t>
      </w:r>
      <w:r w:rsidR="00E63477">
        <w:t>had</w:t>
      </w:r>
      <w:r w:rsidR="00AC5CFC">
        <w:t xml:space="preserve"> a</w:t>
      </w:r>
      <w:r w:rsidR="00FF1D10">
        <w:t xml:space="preserve"> </w:t>
      </w:r>
      <w:r>
        <w:t>considerable</w:t>
      </w:r>
      <w:r w:rsidR="00FF1D10">
        <w:t xml:space="preserve"> impact </w:t>
      </w:r>
      <w:r>
        <w:t>on care</w:t>
      </w:r>
      <w:r w:rsidR="00FF1D10">
        <w:t>.</w:t>
      </w:r>
      <w:r w:rsidR="008B5425">
        <w:t xml:space="preserve"> Of these interventions, the maximum impact scenario of Improved Care, the intervention preventing </w:t>
      </w:r>
      <w:r w:rsidR="007354EE">
        <w:t xml:space="preserve">any </w:t>
      </w:r>
      <w:r w:rsidR="008B5425">
        <w:t>loss from pre-ART care was most impactful</w:t>
      </w:r>
      <w:r w:rsidR="007354EE">
        <w:t xml:space="preserve"> (1.</w:t>
      </w:r>
      <w:r w:rsidR="00805A46">
        <w:t>9</w:t>
      </w:r>
      <w:r w:rsidR="007354EE">
        <w:t>5m</w:t>
      </w:r>
      <w:r w:rsidR="00805A46">
        <w:t xml:space="preserve"> DALYs averted</w:t>
      </w:r>
      <w:r w:rsidR="00F30E57">
        <w:t>, 17% MAI</w:t>
      </w:r>
      <w:r w:rsidR="00805A46">
        <w:t>)</w:t>
      </w:r>
      <w:r w:rsidR="008B5425">
        <w:t>, followed closely by the maximum impact scenario of the Pre-ART Outreach intervention that re-engages anyone lost from pre-ART care</w:t>
      </w:r>
      <w:r w:rsidR="002A4AFB">
        <w:t xml:space="preserve"> (1.</w:t>
      </w:r>
      <w:r w:rsidR="00805A46">
        <w:t>8</w:t>
      </w:r>
      <w:r w:rsidR="002A4AFB">
        <w:t>3m</w:t>
      </w:r>
      <w:r w:rsidR="00805A46">
        <w:t xml:space="preserve"> DALYs averted</w:t>
      </w:r>
      <w:r w:rsidR="00F30E57">
        <w:t>, 16% MAI</w:t>
      </w:r>
      <w:r w:rsidR="00805A46">
        <w:t>)</w:t>
      </w:r>
      <w:r w:rsidR="008B5425">
        <w:t xml:space="preserve">. Interestingly, the maximum impact Improved Care intervention </w:t>
      </w:r>
      <w:r w:rsidR="00E63477">
        <w:t>was</w:t>
      </w:r>
      <w:r w:rsidR="008B5425">
        <w:t xml:space="preserve"> only slightly more expensive than the maximum impact Pre-ART Outreach intervention; this </w:t>
      </w:r>
      <w:r w:rsidR="00E149A7">
        <w:t>was</w:t>
      </w:r>
      <w:r w:rsidR="002A1595">
        <w:t xml:space="preserve"> </w:t>
      </w:r>
      <w:r w:rsidR="008B5425">
        <w:t xml:space="preserve">due to the cost of additional testing </w:t>
      </w:r>
      <w:r w:rsidR="00104667">
        <w:t xml:space="preserve">that </w:t>
      </w:r>
      <w:r w:rsidR="008B5425">
        <w:t>retaining individuals in pre-ART care incurs</w:t>
      </w:r>
      <w:r w:rsidR="0035786F">
        <w:t xml:space="preserve"> (</w:t>
      </w:r>
      <w:r w:rsidR="00BB3896">
        <w:t>$983.26m vs. $689.03m</w:t>
      </w:r>
      <w:r w:rsidR="0035786F">
        <w:t>)</w:t>
      </w:r>
      <w:r w:rsidR="008B5425">
        <w:t xml:space="preserve">. </w:t>
      </w:r>
      <w:r w:rsidR="00E149A7">
        <w:t>Comparing</w:t>
      </w:r>
      <w:r w:rsidR="008B5425">
        <w:t xml:space="preserve"> the POC CD4 intervention against the VCT POC CD4 intervention, the </w:t>
      </w:r>
      <w:r w:rsidR="009B233A">
        <w:t xml:space="preserve">former </w:t>
      </w:r>
      <w:r w:rsidR="00C10061">
        <w:t>was</w:t>
      </w:r>
      <w:r w:rsidR="008B5425">
        <w:t xml:space="preserve"> less impactful and also cheaper than the </w:t>
      </w:r>
      <w:r w:rsidR="009B233A">
        <w:t xml:space="preserve">latter </w:t>
      </w:r>
      <w:r w:rsidR="00E543C9">
        <w:t>(1</w:t>
      </w:r>
      <w:r w:rsidR="00A05B2C">
        <w:t>.</w:t>
      </w:r>
      <w:r w:rsidR="00E543C9">
        <w:t>35</w:t>
      </w:r>
      <w:r w:rsidR="00A05B2C">
        <w:t>m</w:t>
      </w:r>
      <w:r w:rsidR="00F30E57">
        <w:t xml:space="preserve"> DALYs averted, 12% MAI, </w:t>
      </w:r>
      <w:r w:rsidR="00E543C9">
        <w:t>at a cost of $498.27m vs. 1</w:t>
      </w:r>
      <w:r w:rsidR="00A05B2C">
        <w:t>.</w:t>
      </w:r>
      <w:r w:rsidR="00E543C9">
        <w:t>43</w:t>
      </w:r>
      <w:r w:rsidR="00A05B2C">
        <w:t>m</w:t>
      </w:r>
      <w:r w:rsidR="00E543C9">
        <w:t xml:space="preserve"> DALYs averted</w:t>
      </w:r>
      <w:r w:rsidR="00F30E57">
        <w:t>, 13% MAI,</w:t>
      </w:r>
      <w:r w:rsidR="00E543C9">
        <w:t xml:space="preserve">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involves testing fewer individuals.</w:t>
      </w:r>
      <w:r w:rsidR="00037A7A">
        <w:t xml:space="preserve"> </w:t>
      </w:r>
      <w:r w:rsidR="00EC6B1C">
        <w:t>Furthermore</w:t>
      </w:r>
      <w:r w:rsidR="00C10061">
        <w:t xml:space="preserve">, </w:t>
      </w:r>
      <w:r w:rsidR="00AD4F28">
        <w:t xml:space="preserve">the ART retention interventions </w:t>
      </w:r>
      <w:r w:rsidR="00C10061">
        <w:t xml:space="preserve">were </w:t>
      </w:r>
      <w:r w:rsidR="00AA0E87">
        <w:t xml:space="preserve">constrained by the limited number of </w:t>
      </w:r>
      <w:r w:rsidR="00AD4F28">
        <w:t xml:space="preserve">individuals </w:t>
      </w:r>
      <w:r w:rsidR="00AA0E87">
        <w:t xml:space="preserve">whom </w:t>
      </w:r>
      <w:r w:rsidR="00AD4F28">
        <w:t>initiate</w:t>
      </w:r>
      <w:r w:rsidR="00C10061">
        <w:t>d</w:t>
      </w:r>
      <w:r w:rsidR="00AD4F28">
        <w:t xml:space="preserve"> ART. </w:t>
      </w:r>
      <w:r w:rsidR="003F7CFE">
        <w:t>Nonetheless</w:t>
      </w:r>
      <w:r w:rsidR="00AD4F28">
        <w:t xml:space="preserve">, both scenarios of the ART Outreach intervention </w:t>
      </w:r>
      <w:r w:rsidR="00AB15F7">
        <w:t xml:space="preserve">had a larger impact </w:t>
      </w:r>
      <w:r w:rsidR="00AD4F28">
        <w:t xml:space="preserve">and </w:t>
      </w:r>
      <w:r w:rsidR="00AB15F7">
        <w:t xml:space="preserve">were </w:t>
      </w:r>
      <w:r w:rsidR="00AD4F28">
        <w:t>more expensive (by increasing the total life-years spent on ART)</w:t>
      </w:r>
      <w:r w:rsidR="002D5BC2">
        <w:t xml:space="preserve"> than the </w:t>
      </w:r>
      <w:r w:rsidR="006D7990">
        <w:t>a</w:t>
      </w:r>
      <w:r w:rsidR="002D5BC2">
        <w:t>dherence interventions.</w:t>
      </w:r>
    </w:p>
    <w:p w14:paraId="60279744" w14:textId="5A6D903A" w:rsidR="00181EEC" w:rsidRDefault="0056081D" w:rsidP="0056081D">
      <w:pPr>
        <w:pStyle w:val="Heading2"/>
        <w:contextualSpacing w:val="0"/>
      </w:pPr>
      <w:r>
        <w:t>The Impact of Bundles of Interventions</w:t>
      </w:r>
    </w:p>
    <w:p w14:paraId="453B813D" w14:textId="2DC8173F" w:rsidR="0045606F" w:rsidRDefault="003A4313" w:rsidP="003A4313">
      <w:pPr>
        <w:pStyle w:val="normal0"/>
        <w:ind w:firstLine="361"/>
      </w:pPr>
      <w:r>
        <w:t>An optimal combination of interventions can be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w:t>
      </w:r>
      <w:commentRangeStart w:id="28"/>
      <w:r w:rsidR="00E259EF">
        <w:t>,</w:t>
      </w:r>
      <w:commentRangeStart w:id="29"/>
      <w:r w:rsidR="00E259EF">
        <w:t xml:space="preserve"> once an intervention ha</w:t>
      </w:r>
      <w:r w:rsidR="006B2C19">
        <w:t>d</w:t>
      </w:r>
      <w:r w:rsidR="00E259EF">
        <w:t xml:space="preserve"> been included in the combination at one budget level it cannot be removed at higher budget levels. </w:t>
      </w:r>
      <w:commentRangeEnd w:id="28"/>
      <w:r w:rsidR="00E259EF">
        <w:rPr>
          <w:rStyle w:val="CommentReference"/>
        </w:rPr>
        <w:commentReference w:id="28"/>
      </w:r>
      <w:commentRangeEnd w:id="29"/>
      <w:r w:rsidR="002938A8">
        <w:t>(</w:t>
      </w:r>
      <w:r w:rsidR="00533DB5">
        <w:rPr>
          <w:rStyle w:val="CommentReference"/>
        </w:rPr>
        <w:commentReference w:id="29"/>
      </w:r>
      <w:proofErr w:type="gramStart"/>
      <w:r w:rsidR="004F314A">
        <w:t>table</w:t>
      </w:r>
      <w:proofErr w:type="gramEnd"/>
      <w:r w:rsidR="006444A3">
        <w:t xml:space="preserve"> </w:t>
      </w:r>
      <w:r w:rsidR="004F314A">
        <w:t>3</w:t>
      </w:r>
      <w:r w:rsidR="002938A8">
        <w:t>)</w:t>
      </w:r>
      <w:r w:rsidR="006444A3">
        <w:t>.</w:t>
      </w:r>
    </w:p>
    <w:p w14:paraId="5759825F" w14:textId="77777777" w:rsidR="00903165" w:rsidRDefault="00903165" w:rsidP="00BE6FB5">
      <w:pPr>
        <w:pStyle w:val="normal0"/>
        <w:ind w:firstLine="720"/>
      </w:pPr>
    </w:p>
    <w:p w14:paraId="16D9E26B" w14:textId="36F353FA" w:rsidR="006444A3" w:rsidRDefault="009B2545" w:rsidP="00BE6FB5">
      <w:pPr>
        <w:pStyle w:val="normal0"/>
        <w:ind w:firstLine="720"/>
      </w:pPr>
      <w:r>
        <w:t>A combination of six interventions averts 4.45m DALYs</w:t>
      </w:r>
      <w:r w:rsidR="00EE1939">
        <w:t xml:space="preserve"> (</w:t>
      </w:r>
      <w:r w:rsidR="00661890">
        <w:t>39% of MAI</w:t>
      </w:r>
      <w:r w:rsidR="00EE1939">
        <w:t>)</w:t>
      </w:r>
      <w:r w:rsidR="00971178">
        <w:t xml:space="preserve"> at a cost of $353 per DALY averted. The interventions used are </w:t>
      </w:r>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r w:rsidR="000D2531">
        <w:t>This combination of</w:t>
      </w:r>
      <w:r w:rsidR="00FB6A87">
        <w:t xml:space="preserve"> strengthening </w:t>
      </w:r>
      <w:r w:rsidR="00971178">
        <w:t>linkage, pre-</w:t>
      </w:r>
      <w:r w:rsidR="00FB6A87">
        <w:t>ART retention and ART retention, greatly improve</w:t>
      </w:r>
      <w:r w:rsidR="00AC6D3C">
        <w:t>d</w:t>
      </w:r>
      <w:r w:rsidR="00FB6A87">
        <w:t xml:space="preserve"> care and reduce</w:t>
      </w:r>
      <w:r w:rsidR="00AC6D3C">
        <w:t>d</w:t>
      </w:r>
      <w:r w:rsidR="00FB6A87">
        <w:t xml:space="preserve"> the total DALYs accrued by HIV-positive </w:t>
      </w:r>
      <w:r w:rsidR="00FB6A87">
        <w:lastRenderedPageBreak/>
        <w:t>individuals.</w:t>
      </w:r>
    </w:p>
    <w:p w14:paraId="261207AD" w14:textId="77777777" w:rsidR="00903165" w:rsidRDefault="00903165" w:rsidP="0062659A">
      <w:pPr>
        <w:pStyle w:val="normal0"/>
      </w:pPr>
    </w:p>
    <w:p w14:paraId="1F55AE4F" w14:textId="6A3872A5" w:rsidR="00617337" w:rsidRPr="00617337" w:rsidRDefault="00AC6D3C" w:rsidP="00617337">
      <w:pPr>
        <w:pStyle w:val="normal0"/>
        <w:ind w:firstLine="720"/>
      </w:pPr>
      <w:r>
        <w:t>Comparing</w:t>
      </w:r>
      <w:r w:rsidR="004F7A14">
        <w:t xml:space="preserve"> the cost and impact of </w:t>
      </w:r>
      <w:r>
        <w:t>a</w:t>
      </w:r>
      <w:r w:rsidR="004F7A14">
        <w:t xml:space="preserve"> combination of </w:t>
      </w:r>
      <w:r w:rsidR="00242D00">
        <w:t>interventions</w:t>
      </w:r>
      <w:r w:rsidR="004F7A14">
        <w:t xml:space="preserve">, with the results of </w:t>
      </w:r>
      <w:r>
        <w:t>the</w:t>
      </w:r>
      <w:r w:rsidR="004F7A14">
        <w:t xml:space="preserve"> univariate analysis (figure 3), </w:t>
      </w:r>
      <w:r>
        <w:t>the</w:t>
      </w:r>
      <w:r w:rsidR="004F7A14">
        <w:t xml:space="preserve"> combination of interventions produces 88% of the impact of the realistic Universal</w:t>
      </w:r>
      <w:r w:rsidR="00464315">
        <w:t xml:space="preserve"> Test and Treat intervention (4.</w:t>
      </w:r>
      <w:r w:rsidR="004F7A14">
        <w:t>45</w:t>
      </w:r>
      <w:r w:rsidR="00464315">
        <w:t>m</w:t>
      </w:r>
      <w:r w:rsidR="004F7A14">
        <w:t xml:space="preserve"> vs. 5</w:t>
      </w:r>
      <w:r w:rsidR="00464315">
        <w:t>.08m</w:t>
      </w:r>
      <w:r w:rsidR="004F7A14">
        <w:t xml:space="preserve"> DALYs averted</w:t>
      </w:r>
      <w:r w:rsidR="00AD6ADA">
        <w:t>, 39% vs. 45% of MAI</w:t>
      </w:r>
      <w:r w:rsidR="004F7A14">
        <w:t xml:space="preserve">) at 44% of the cost per DALY </w:t>
      </w:r>
      <w:r w:rsidR="00A57263">
        <w:t>averted</w:t>
      </w:r>
      <w:r w:rsidR="00DC3546">
        <w:t xml:space="preserve"> ($35</w:t>
      </w:r>
      <w:r w:rsidR="004F7A14">
        <w:t>3 vs. $803 per DALY averted)</w:t>
      </w:r>
      <w:r w:rsidR="004F314A">
        <w:t xml:space="preserve">, shown in </w:t>
      </w:r>
      <w:r w:rsidR="00617337">
        <w:t xml:space="preserve">table </w:t>
      </w:r>
      <w:r w:rsidR="00EC6711">
        <w:t>3</w:t>
      </w:r>
      <w:r w:rsidR="00617337">
        <w:t xml:space="preserve"> illustrating </w:t>
      </w:r>
      <w:r w:rsidR="00617337" w:rsidRPr="00617337">
        <w:rPr>
          <w:lang w:val="en-US"/>
        </w:rPr>
        <w:t xml:space="preserve">ICERs as the incremental cost per DALY averted by </w:t>
      </w:r>
      <w:r w:rsidR="00617337">
        <w:rPr>
          <w:lang w:val="en-US"/>
        </w:rPr>
        <w:t>a combination of interventions</w:t>
      </w:r>
      <w:r w:rsidR="00617337" w:rsidRPr="00617337">
        <w:rPr>
          <w:lang w:val="en-US"/>
        </w:rPr>
        <w:t xml:space="preserve"> compared </w:t>
      </w:r>
      <w:r w:rsidR="00617337">
        <w:rPr>
          <w:lang w:val="en-US"/>
        </w:rPr>
        <w:t>to the previous combination and ACERs as the total cost per DALY averted compared to the baseline scenario.</w:t>
      </w:r>
      <w:r w:rsidR="00617337" w:rsidRPr="00617337">
        <w:rPr>
          <w:lang w:val="en-US"/>
        </w:rPr>
        <w:t xml:space="preserve"> </w:t>
      </w:r>
    </w:p>
    <w:p w14:paraId="732F28C1" w14:textId="77777777" w:rsidR="00ED5EB8" w:rsidRDefault="00ED5EB8" w:rsidP="00ED5EB8">
      <w:pPr>
        <w:pStyle w:val="normal0"/>
        <w:jc w:val="left"/>
      </w:pPr>
    </w:p>
    <w:p w14:paraId="2363E85D" w14:textId="493219D4" w:rsidR="00943332" w:rsidRDefault="00FB1953" w:rsidP="00943332">
      <w:pPr>
        <w:pStyle w:val="normal0"/>
      </w:pPr>
      <w:r>
        <w:rPr>
          <w:noProof/>
          <w:lang w:val="en-US"/>
        </w:rPr>
        <mc:AlternateContent>
          <mc:Choice Requires="wpg">
            <w:drawing>
              <wp:anchor distT="0" distB="0" distL="114300" distR="114300" simplePos="0" relativeHeight="251679744" behindDoc="0" locked="0" layoutInCell="1" allowOverlap="1" wp14:anchorId="11937C44" wp14:editId="33FB58F3">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2C57047F" w:rsidR="008B0834" w:rsidRPr="00B7495C" w:rsidRDefault="008B0834"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2C57047F" w:rsidR="008B0834" w:rsidRPr="00B7495C" w:rsidRDefault="008B0834"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r w:rsidR="004047B1">
        <w:t>T</w:t>
      </w:r>
      <w:r w:rsidR="00F8182E">
        <w:t>he total number of HIV-related deaths between 2010 and 2030 for the combination of interventions</w:t>
      </w:r>
      <w:r>
        <w:t xml:space="preserve"> </w:t>
      </w:r>
      <w:r w:rsidR="00963ABF">
        <w:t>was</w:t>
      </w:r>
      <w:r w:rsidR="00257425">
        <w:t xml:space="preserve"> substantially lower than </w:t>
      </w:r>
      <w:r w:rsidR="004047B1">
        <w:t xml:space="preserve">at </w:t>
      </w:r>
      <w:r w:rsidR="00257425">
        <w:t>baseline (</w:t>
      </w:r>
      <w:r w:rsidR="000C105B" w:rsidRPr="000C105B">
        <w:t>913</w:t>
      </w:r>
      <w:r w:rsidR="00DE7875">
        <w:t>,</w:t>
      </w:r>
      <w:r w:rsidR="000C105B" w:rsidRPr="000C105B">
        <w:t>256</w:t>
      </w:r>
      <w:r w:rsidR="00257425">
        <w:t xml:space="preserve"> vs. </w:t>
      </w:r>
      <w:r w:rsidR="00257425" w:rsidRPr="00257425">
        <w:t>1</w:t>
      </w:r>
      <w:r w:rsidR="00257425">
        <w:t>,</w:t>
      </w:r>
      <w:r w:rsidR="00257425" w:rsidRPr="00257425">
        <w:t>466</w:t>
      </w:r>
      <w:r w:rsidR="00257425">
        <w:t>,</w:t>
      </w:r>
      <w:r w:rsidR="00257425" w:rsidRPr="00257425">
        <w:t>458</w:t>
      </w:r>
      <w:r>
        <w:t xml:space="preserve"> deaths</w:t>
      </w:r>
      <w:r w:rsidR="00A84BA1">
        <w:t>, respectively</w:t>
      </w:r>
      <w:r w:rsidR="00257425">
        <w:t>)</w:t>
      </w:r>
      <w:r w:rsidR="008054EE">
        <w:t>, and</w:t>
      </w:r>
      <w:r w:rsidR="00F8182E">
        <w:t xml:space="preserve"> </w:t>
      </w:r>
      <w:r w:rsidR="008054EE">
        <w:t>was</w:t>
      </w:r>
      <w:r w:rsidR="00F8182E">
        <w:t xml:space="preserve"> comparable to that of Universal Test and Treat (</w:t>
      </w:r>
      <w:r w:rsidR="000C105B" w:rsidRPr="000C105B">
        <w:t>913</w:t>
      </w:r>
      <w:r w:rsidR="000C105B">
        <w:t>,</w:t>
      </w:r>
      <w:r w:rsidR="000C105B" w:rsidRPr="000C105B">
        <w:t>256</w:t>
      </w:r>
      <w:r w:rsidR="00F8182E">
        <w:t xml:space="preserve"> vs. </w:t>
      </w:r>
      <w:r w:rsidR="000C105B" w:rsidRPr="000C105B">
        <w:t>907</w:t>
      </w:r>
      <w:r w:rsidR="000C105B">
        <w:t>,</w:t>
      </w:r>
      <w:r w:rsidR="000C105B" w:rsidRPr="000C105B">
        <w:t>011</w:t>
      </w:r>
      <w:r>
        <w:t xml:space="preserve"> respectively); however, </w:t>
      </w:r>
      <w:r w:rsidR="00F8182E">
        <w:t>the distribution of care experience</w:t>
      </w:r>
      <w:r w:rsidR="004047B1">
        <w:t xml:space="preserve"> between the two strategies</w:t>
      </w:r>
      <w:r w:rsidR="00F8182E">
        <w:t xml:space="preserve"> </w:t>
      </w:r>
      <w:proofErr w:type="gramStart"/>
      <w:r w:rsidR="00E4757E">
        <w:t>differ</w:t>
      </w:r>
      <w:r w:rsidR="00667D91">
        <w:t>ed</w:t>
      </w:r>
      <w:r w:rsidR="004F0DA8">
        <w:t>(</w:t>
      </w:r>
      <w:proofErr w:type="gramEnd"/>
      <w:r w:rsidR="004F0DA8">
        <w:t>figure 4</w:t>
      </w:r>
      <w:r w:rsidR="00137AD9">
        <w:t>)</w:t>
      </w:r>
      <w:r w:rsidR="00E4757E">
        <w:t>.</w:t>
      </w:r>
      <w:r w:rsidR="0076557A">
        <w:t xml:space="preserve"> With the combination of interventions, the majority of HIV-related deaths </w:t>
      </w:r>
      <w:r w:rsidR="00F3008D">
        <w:t>occurred</w:t>
      </w:r>
      <w:r w:rsidR="0076557A">
        <w:t xml:space="preserve"> among individuals who </w:t>
      </w:r>
      <w:r w:rsidR="00F3008D">
        <w:t>had</w:t>
      </w:r>
      <w:r w:rsidR="0076557A">
        <w:t xml:space="preserve"> not initiated ART, with </w:t>
      </w:r>
      <w:r w:rsidR="00137AD9">
        <w:t>24</w:t>
      </w:r>
      <w:r w:rsidR="0076557A">
        <w:t xml:space="preserve">% of individuals never tested and </w:t>
      </w:r>
      <w:r w:rsidR="00137AD9">
        <w:t>33</w:t>
      </w:r>
      <w:r w:rsidR="0076557A">
        <w:t xml:space="preserve">% of individuals </w:t>
      </w:r>
      <w:r w:rsidR="00F3008D">
        <w:t>diagnosed</w:t>
      </w:r>
      <w:r w:rsidR="0076557A">
        <w:t xml:space="preserve"> but never </w:t>
      </w:r>
      <w:r w:rsidR="00F3008D">
        <w:t>initiated</w:t>
      </w:r>
      <w:r w:rsidR="0076557A">
        <w:t xml:space="preserve"> ART. </w:t>
      </w:r>
      <w:r w:rsidR="0057217D">
        <w:t xml:space="preserve">Yet, this is a </w:t>
      </w:r>
      <w:r w:rsidR="00E46413">
        <w:t>reduction</w:t>
      </w:r>
      <w:r w:rsidR="0057217D">
        <w:t xml:space="preserve"> from the baseline scenario where 57% of HIV-related deaths were among individuals who were tested but never initiated ART.</w:t>
      </w:r>
      <w:r w:rsidR="00E90FA6">
        <w:t xml:space="preserve"> In contrast, HIV-related deaths when the Universal Test and Treat intervention </w:t>
      </w:r>
      <w:r w:rsidR="00D63496">
        <w:t>was</w:t>
      </w:r>
      <w:r w:rsidR="000A34EF">
        <w:t xml:space="preserve"> applied </w:t>
      </w:r>
      <w:r w:rsidR="00D63496">
        <w:t>were</w:t>
      </w:r>
      <w:r w:rsidR="000A34EF">
        <w:t xml:space="preserve"> predominantly </w:t>
      </w:r>
      <w:r w:rsidR="00E90FA6">
        <w:t xml:space="preserve">among patients who </w:t>
      </w:r>
      <w:r w:rsidR="00D63496">
        <w:t xml:space="preserve">had </w:t>
      </w:r>
      <w:r w:rsidR="00E90FA6">
        <w:t>initiated ART</w:t>
      </w:r>
      <w:r w:rsidR="00177AC2">
        <w:t xml:space="preserve"> (87%)</w:t>
      </w:r>
      <w:r w:rsidR="00E90FA6">
        <w:t xml:space="preserve">, and in particular those who initiated ART </w:t>
      </w:r>
      <w:r w:rsidR="00137AD9">
        <w:t>but were then lost from care (51</w:t>
      </w:r>
      <w:r w:rsidR="00E90FA6">
        <w:t>%).</w:t>
      </w:r>
    </w:p>
    <w:p w14:paraId="49709BB4" w14:textId="189803E5" w:rsidR="00943332" w:rsidRDefault="00943332" w:rsidP="00943332">
      <w:pPr>
        <w:pStyle w:val="normal0"/>
      </w:pPr>
    </w:p>
    <w:p w14:paraId="00121B44" w14:textId="62D73FE2" w:rsidR="00943332" w:rsidRDefault="00943332" w:rsidP="00943332">
      <w:pPr>
        <w:pStyle w:val="normal0"/>
      </w:pPr>
    </w:p>
    <w:p w14:paraId="490FBA89" w14:textId="60597500" w:rsidR="00297244" w:rsidRDefault="00297244" w:rsidP="0003444E"/>
    <w:p w14:paraId="48A1FC7E" w14:textId="7C0FFB5F" w:rsidR="00186A0A" w:rsidRDefault="00327729" w:rsidP="00BE6FB5">
      <w:pPr>
        <w:pStyle w:val="normal0"/>
        <w:ind w:firstLine="720"/>
      </w:pPr>
      <w:r>
        <w:lastRenderedPageBreak/>
        <w:t xml:space="preserve"> </w:t>
      </w:r>
    </w:p>
    <w:p w14:paraId="0960569A" w14:textId="11B467D7" w:rsidR="00186A0A" w:rsidRDefault="00186A0A" w:rsidP="00BE6FB5">
      <w:pPr>
        <w:pStyle w:val="normal0"/>
        <w:ind w:firstLine="720"/>
      </w:pPr>
    </w:p>
    <w:p w14:paraId="4FE709D7" w14:textId="5D5B8281" w:rsidR="00186A0A" w:rsidRDefault="00186A0A" w:rsidP="00BE6FB5">
      <w:pPr>
        <w:pStyle w:val="normal0"/>
        <w:ind w:firstLine="720"/>
      </w:pPr>
    </w:p>
    <w:p w14:paraId="7B7403CA" w14:textId="159CAFBF" w:rsidR="004711ED" w:rsidRDefault="004711ED">
      <w:pPr>
        <w:pStyle w:val="Heading1"/>
        <w:contextualSpacing w:val="0"/>
      </w:pPr>
      <w:bookmarkStart w:id="31" w:name="h.l34fxr5ht8f5" w:colFirst="0" w:colLast="0"/>
      <w:bookmarkEnd w:id="31"/>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38A921AB" w:rsidR="008E1D0F" w:rsidRPr="008E1D0F" w:rsidRDefault="008E1D0F" w:rsidP="008E1D0F">
      <w:pPr>
        <w:pStyle w:val="normal0"/>
      </w:pPr>
    </w:p>
    <w:p w14:paraId="66C4808A" w14:textId="4D435CEA"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6125F899"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104CA36E"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72676FE"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49AFEBC7" w14:textId="4FB94CF2"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7CF514A5" w14:textId="605AED9C"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6F62E98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8BEECC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1F8DACE3"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92E5536" w14:textId="36C4EFD8"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2187BCCE" w14:textId="311C675C"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3ED4553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0A6A156"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53883549"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2B71119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BC2F5C" w14:textId="65FA121A"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6D71B908" w14:textId="29B609B1"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0200B5A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2D66C82"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270D9A49"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E49B17" w14:textId="105C2B51"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101EA085" w14:textId="479E99E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7F347A4B"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45AF5E"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C6591F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F9DF2B9"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97560F4" w14:textId="1D88BFE9"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7151786" w14:textId="2A82FB2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70C1D42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B4490F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30797DF0"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FE13ADA" w14:textId="33F36B45"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3E9B8ECB" w14:textId="7DE9BE89"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3BB3E1F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6F547F7"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AD6C08D"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A5915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9C50E85" w14:textId="37A676CB"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77CAD755" w14:textId="0B3F96E4"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20BB771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F0DE4D"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798D2FCC"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86FA0D1" w14:textId="03F04570"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D794792" w14:textId="218C6BE4"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5DD70CDD"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2D593E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66974B1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5527E90C"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772466B2" w14:textId="4D6617CC"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4A84A5BC" w14:textId="2313D31C"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7A572047"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E1565E2"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35F262A6" w14:textId="3A433A1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2EBF4216" w14:textId="4A96A560"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73D6D486"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B7E3F46"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354E4775"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718240E" w14:textId="0F59965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142BEAAE" w14:textId="1053234D"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791A39D6"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3A4052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66769C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522714"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22B1E2B0" w14:textId="10A3DC6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1D524B2A" w14:textId="607E0920"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31DE9F3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29ADB1"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1FF94F52"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A64C58C" w14:textId="4EF77F54"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46FB4DA5" w14:textId="5E310DC1"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26C9EDC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48EC68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34627F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1AF4D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D38AAC0" w14:textId="361EC3EF"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01FB7526" w14:textId="1AE98BFE"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091564D1"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BB39CE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2496F77A" w14:textId="1EF828E2"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4EA0C794" w14:textId="0CAC51D0"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282EC4C5"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4C9568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0B0A5B02"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275211E7" w14:textId="50032F9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12858AE9" w14:textId="49CB576D"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679E84D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253F6E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D8EED70"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F37A0C7"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41FC9E2" w14:textId="698A41EA"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6290C9E7" w14:textId="18E5D9A6"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47B42694"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5B622E"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17D267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DD51149" w14:textId="0AC0D4A2"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720512EE" w14:textId="44DB821B"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50B172B7"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538C7D1"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E5684C7"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683096B0"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11DA52" w14:textId="6CEB0111"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66F14358" w14:textId="341B269E"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78A0B1E1"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428AB7F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5EC03E45" w14:textId="0082C718"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1021B81C" w14:textId="10A548F4"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3EDAB794"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D50F48"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53B81173"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57824FE1" w14:textId="111764B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3D3F422E" w14:textId="2FEC6C0B"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05CA342E"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7C16C93"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26F2C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DF7EBB7"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2B1AC505" w14:textId="0CEE731A"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D050CD6" w14:textId="1BF9ACB4"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089BC113"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70E8A1"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7699256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6C3CD41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74A1FB0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0528390D"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732164C9"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632474A5"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6404BB5A"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A4AB54A"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7F19CB5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1B9AEBA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214F22B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73F4618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14F8DE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7BC1B4A0"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44803" w14:textId="77777777" w:rsidR="00A70AB2" w:rsidRPr="00860B8B" w:rsidRDefault="00A70AB2" w:rsidP="00A70AB2">
            <w:pPr>
              <w:pStyle w:val="normal0"/>
              <w:rPr>
                <w:b w:val="0"/>
                <w:sz w:val="16"/>
                <w:szCs w:val="16"/>
              </w:rPr>
            </w:pPr>
            <w:r w:rsidRPr="00860B8B">
              <w:rPr>
                <w:b w:val="0"/>
                <w:sz w:val="16"/>
                <w:szCs w:val="16"/>
              </w:rPr>
              <w:t xml:space="preserve">ART Outreach + </w:t>
            </w:r>
          </w:p>
          <w:p w14:paraId="679B51A3"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4C97BD0B"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743C3F3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4652E4B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751E4847"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5C7C44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4BE41374"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3B605A" w14:textId="77777777" w:rsidR="00A70AB2" w:rsidRPr="00860B8B" w:rsidRDefault="00A70AB2" w:rsidP="00A70AB2">
            <w:pPr>
              <w:pStyle w:val="normal0"/>
              <w:rPr>
                <w:b w:val="0"/>
                <w:sz w:val="16"/>
                <w:szCs w:val="16"/>
              </w:rPr>
            </w:pPr>
            <w:r w:rsidRPr="00860B8B">
              <w:rPr>
                <w:b w:val="0"/>
                <w:sz w:val="16"/>
                <w:szCs w:val="16"/>
              </w:rPr>
              <w:t>ART Outreach +</w:t>
            </w:r>
          </w:p>
          <w:p w14:paraId="6DEC2AD8" w14:textId="77777777" w:rsidR="00A70AB2" w:rsidRPr="00860B8B" w:rsidRDefault="00A70AB2" w:rsidP="00A70AB2">
            <w:pPr>
              <w:pStyle w:val="normal0"/>
              <w:rPr>
                <w:b w:val="0"/>
                <w:sz w:val="16"/>
                <w:szCs w:val="16"/>
              </w:rPr>
            </w:pPr>
            <w:r w:rsidRPr="00860B8B">
              <w:rPr>
                <w:b w:val="0"/>
                <w:sz w:val="16"/>
                <w:szCs w:val="16"/>
              </w:rPr>
              <w:t xml:space="preserve">POC CD4 + </w:t>
            </w:r>
          </w:p>
          <w:p w14:paraId="18348B9E"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32DCFCA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62D5346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284789C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5B7CE8D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61FD424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75EB4911"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CB2070" w14:textId="77777777" w:rsidR="00A70AB2" w:rsidRPr="00860B8B" w:rsidRDefault="00A70AB2" w:rsidP="00A70AB2">
            <w:pPr>
              <w:pStyle w:val="normal0"/>
              <w:rPr>
                <w:b w:val="0"/>
                <w:sz w:val="16"/>
                <w:szCs w:val="16"/>
              </w:rPr>
            </w:pPr>
            <w:r w:rsidRPr="00860B8B">
              <w:rPr>
                <w:b w:val="0"/>
                <w:sz w:val="16"/>
                <w:szCs w:val="16"/>
              </w:rPr>
              <w:t>ART Outreach +</w:t>
            </w:r>
          </w:p>
          <w:p w14:paraId="16A80D41" w14:textId="77777777" w:rsidR="00A70AB2" w:rsidRPr="00860B8B" w:rsidRDefault="00A70AB2" w:rsidP="00A70AB2">
            <w:pPr>
              <w:pStyle w:val="normal0"/>
              <w:rPr>
                <w:b w:val="0"/>
                <w:sz w:val="16"/>
                <w:szCs w:val="16"/>
              </w:rPr>
            </w:pPr>
            <w:r w:rsidRPr="00860B8B">
              <w:rPr>
                <w:b w:val="0"/>
                <w:sz w:val="16"/>
                <w:szCs w:val="16"/>
              </w:rPr>
              <w:t xml:space="preserve">POC CD4 + </w:t>
            </w:r>
          </w:p>
          <w:p w14:paraId="481142AA" w14:textId="77777777" w:rsidR="00A70AB2" w:rsidRPr="00860B8B" w:rsidRDefault="00A70AB2" w:rsidP="00A70AB2">
            <w:pPr>
              <w:pStyle w:val="normal0"/>
              <w:rPr>
                <w:b w:val="0"/>
                <w:sz w:val="16"/>
                <w:szCs w:val="16"/>
              </w:rPr>
            </w:pPr>
            <w:r w:rsidRPr="00860B8B">
              <w:rPr>
                <w:b w:val="0"/>
                <w:sz w:val="16"/>
                <w:szCs w:val="16"/>
              </w:rPr>
              <w:t xml:space="preserve">VCT POC CD4 + </w:t>
            </w:r>
          </w:p>
          <w:p w14:paraId="59375B9B"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BC2401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2620C88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2BADD8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5D0899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0C3C072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5E59F8D9"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E5F1293" w14:textId="77777777" w:rsidR="00A70AB2" w:rsidRPr="00860B8B" w:rsidRDefault="00A70AB2" w:rsidP="00A70AB2">
            <w:pPr>
              <w:pStyle w:val="normal0"/>
              <w:rPr>
                <w:b w:val="0"/>
                <w:sz w:val="16"/>
                <w:szCs w:val="16"/>
              </w:rPr>
            </w:pPr>
            <w:r w:rsidRPr="00860B8B">
              <w:rPr>
                <w:b w:val="0"/>
                <w:sz w:val="16"/>
                <w:szCs w:val="16"/>
              </w:rPr>
              <w:t xml:space="preserve">ART Outreach + </w:t>
            </w:r>
          </w:p>
          <w:p w14:paraId="005885EC" w14:textId="77777777" w:rsidR="00A70AB2" w:rsidRPr="00860B8B" w:rsidRDefault="00A70AB2" w:rsidP="00A70AB2">
            <w:pPr>
              <w:pStyle w:val="normal0"/>
              <w:rPr>
                <w:b w:val="0"/>
                <w:sz w:val="16"/>
                <w:szCs w:val="16"/>
              </w:rPr>
            </w:pPr>
            <w:r w:rsidRPr="00860B8B">
              <w:rPr>
                <w:b w:val="0"/>
                <w:sz w:val="16"/>
                <w:szCs w:val="16"/>
              </w:rPr>
              <w:t xml:space="preserve">POC CD4 + </w:t>
            </w:r>
          </w:p>
          <w:p w14:paraId="5F164D27" w14:textId="77777777" w:rsidR="00A70AB2" w:rsidRPr="00860B8B" w:rsidRDefault="00A70AB2" w:rsidP="00A70AB2">
            <w:pPr>
              <w:pStyle w:val="normal0"/>
              <w:rPr>
                <w:b w:val="0"/>
                <w:sz w:val="16"/>
                <w:szCs w:val="16"/>
              </w:rPr>
            </w:pPr>
            <w:r w:rsidRPr="00860B8B">
              <w:rPr>
                <w:b w:val="0"/>
                <w:sz w:val="16"/>
                <w:szCs w:val="16"/>
              </w:rPr>
              <w:t xml:space="preserve">VCT POC CD4 + </w:t>
            </w:r>
          </w:p>
          <w:p w14:paraId="759AC7A1" w14:textId="77777777" w:rsidR="00A70AB2" w:rsidRPr="00860B8B" w:rsidRDefault="00A70AB2" w:rsidP="00A70AB2">
            <w:pPr>
              <w:pStyle w:val="normal0"/>
              <w:rPr>
                <w:b w:val="0"/>
                <w:sz w:val="16"/>
                <w:szCs w:val="16"/>
              </w:rPr>
            </w:pPr>
            <w:r w:rsidRPr="00860B8B">
              <w:rPr>
                <w:b w:val="0"/>
                <w:sz w:val="16"/>
                <w:szCs w:val="16"/>
              </w:rPr>
              <w:t xml:space="preserve">Linkage + </w:t>
            </w:r>
          </w:p>
          <w:p w14:paraId="4DE95A62"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0C3D34DA"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23213B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4CE53F3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1B71AF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3892447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5DF5482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AC98B0" w14:textId="77777777" w:rsidR="00A70AB2" w:rsidRPr="00860B8B" w:rsidRDefault="00A70AB2" w:rsidP="00A70AB2">
            <w:pPr>
              <w:pStyle w:val="normal0"/>
              <w:rPr>
                <w:b w:val="0"/>
                <w:sz w:val="16"/>
                <w:szCs w:val="16"/>
              </w:rPr>
            </w:pPr>
            <w:r w:rsidRPr="00860B8B">
              <w:rPr>
                <w:b w:val="0"/>
                <w:sz w:val="16"/>
                <w:szCs w:val="16"/>
              </w:rPr>
              <w:t xml:space="preserve">ART Outreach + </w:t>
            </w:r>
          </w:p>
          <w:p w14:paraId="446A7B71" w14:textId="77777777" w:rsidR="00A70AB2" w:rsidRPr="00860B8B" w:rsidRDefault="00A70AB2" w:rsidP="00A70AB2">
            <w:pPr>
              <w:pStyle w:val="normal0"/>
              <w:rPr>
                <w:b w:val="0"/>
                <w:sz w:val="16"/>
                <w:szCs w:val="16"/>
              </w:rPr>
            </w:pPr>
            <w:r w:rsidRPr="00860B8B">
              <w:rPr>
                <w:b w:val="0"/>
                <w:sz w:val="16"/>
                <w:szCs w:val="16"/>
              </w:rPr>
              <w:t xml:space="preserve">POC CD4 + </w:t>
            </w:r>
          </w:p>
          <w:p w14:paraId="440E8048" w14:textId="77777777" w:rsidR="00A70AB2" w:rsidRPr="00860B8B" w:rsidRDefault="00A70AB2" w:rsidP="00A70AB2">
            <w:pPr>
              <w:pStyle w:val="normal0"/>
              <w:rPr>
                <w:b w:val="0"/>
                <w:sz w:val="16"/>
                <w:szCs w:val="16"/>
              </w:rPr>
            </w:pPr>
            <w:r w:rsidRPr="00860B8B">
              <w:rPr>
                <w:b w:val="0"/>
                <w:sz w:val="16"/>
                <w:szCs w:val="16"/>
              </w:rPr>
              <w:t xml:space="preserve">VCT POC CD4 + </w:t>
            </w:r>
          </w:p>
          <w:p w14:paraId="7B5C2903" w14:textId="77777777" w:rsidR="00A70AB2" w:rsidRPr="00860B8B" w:rsidRDefault="00A70AB2" w:rsidP="00A70AB2">
            <w:pPr>
              <w:pStyle w:val="normal0"/>
              <w:rPr>
                <w:b w:val="0"/>
                <w:sz w:val="16"/>
                <w:szCs w:val="16"/>
              </w:rPr>
            </w:pPr>
            <w:r w:rsidRPr="00860B8B">
              <w:rPr>
                <w:b w:val="0"/>
                <w:sz w:val="16"/>
                <w:szCs w:val="16"/>
              </w:rPr>
              <w:t xml:space="preserve">Linkage + </w:t>
            </w:r>
          </w:p>
          <w:p w14:paraId="199E56A5"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A6EC9D6"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3742050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7AC8127E"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687A5F0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99BDE0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BA116D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0EA8C876" w14:textId="77777777" w:rsidR="004D3BDD" w:rsidRDefault="004D3BDD" w:rsidP="007300B5">
      <w:pPr>
        <w:pStyle w:val="Heading1"/>
        <w:contextualSpacing w:val="0"/>
      </w:pPr>
    </w:p>
    <w:p w14:paraId="7C1F0E9D" w14:textId="3E6123DA"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767171E" wp14:editId="05A28B23">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602E5831" w:rsidR="008B0834" w:rsidRDefault="008B0834"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8B0834" w:rsidRPr="00B7495C" w:rsidRDefault="008B0834"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25863AD7" w14:textId="602E5831" w:rsidR="008B0834" w:rsidRDefault="008B0834"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8B0834" w:rsidRPr="00B7495C" w:rsidRDefault="008B0834" w:rsidP="00EF0A6D">
                      <w:pPr>
                        <w:rPr>
                          <w:rFonts w:ascii="Trebuchet MS" w:hAnsi="Trebuchet MS"/>
                          <w:sz w:val="16"/>
                          <w:szCs w:val="16"/>
                        </w:rPr>
                      </w:pPr>
                    </w:p>
                  </w:txbxContent>
                </v:textbox>
                <w10:wrap type="through"/>
              </v:shape>
            </w:pict>
          </mc:Fallback>
        </mc:AlternateContent>
      </w:r>
    </w:p>
    <w:p w14:paraId="0054A8FA" w14:textId="2FA9299A"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6789D19E" wp14:editId="16889977">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FF616E" w14:textId="61C5FD0F" w:rsidR="008B0834" w:rsidRDefault="008B0834"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8B0834" w:rsidRPr="00B7495C" w:rsidRDefault="008B0834"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14:paraId="08FF616E" w14:textId="61C5FD0F" w:rsidR="008B0834" w:rsidRDefault="008B0834"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8B0834" w:rsidRPr="00B7495C" w:rsidRDefault="008B0834" w:rsidP="00A70AB2">
                      <w:pPr>
                        <w:rPr>
                          <w:rFonts w:ascii="Trebuchet MS" w:hAnsi="Trebuchet MS"/>
                          <w:sz w:val="16"/>
                          <w:szCs w:val="16"/>
                        </w:rPr>
                      </w:pPr>
                    </w:p>
                  </w:txbxContent>
                </v:textbox>
                <w10:wrap type="through"/>
              </v:shape>
            </w:pict>
          </mc:Fallback>
        </mc:AlternateContent>
      </w:r>
    </w:p>
    <w:p w14:paraId="55D54737" w14:textId="193F9E43" w:rsidR="00185441" w:rsidRDefault="008B4C19" w:rsidP="004047B1">
      <w:pPr>
        <w:pStyle w:val="Heading1"/>
        <w:contextualSpacing w:val="0"/>
      </w:pPr>
      <w:r>
        <w:rPr>
          <w:noProof/>
          <w:lang w:val="en-US"/>
        </w:rPr>
        <w:lastRenderedPageBreak/>
        <mc:AlternateContent>
          <mc:Choice Requires="wpg">
            <w:drawing>
              <wp:anchor distT="0" distB="0" distL="114300" distR="114300" simplePos="0" relativeHeight="251687936" behindDoc="0" locked="0" layoutInCell="1" allowOverlap="1" wp14:anchorId="0ADB8711" wp14:editId="5B27BE8C">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45B215" w14:textId="31F8C0EE" w:rsidR="008B0834" w:rsidRDefault="008B0834" w:rsidP="00137AD9">
                              <w:pPr>
                                <w:pStyle w:val="Subtitle"/>
                                <w:contextualSpacing w:val="0"/>
                              </w:pPr>
                              <w:r>
                                <w:t>Figure 4. Care experience of deceased individuals who suffered an HIV-related death between 2010 and 2030.</w:t>
                              </w:r>
                            </w:p>
                            <w:p w14:paraId="21CD84FB" w14:textId="77777777" w:rsidR="008B0834" w:rsidRPr="00B7495C" w:rsidRDefault="008B0834"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45B215" w14:textId="31F8C0EE" w:rsidR="008B0834" w:rsidRDefault="008B0834" w:rsidP="00137AD9">
                        <w:pPr>
                          <w:pStyle w:val="Subtitle"/>
                          <w:contextualSpacing w:val="0"/>
                        </w:pPr>
                        <w:r>
                          <w:t>Figure 4. Care experience of deceased individuals who suffered an HIV-related death between 2010 and 2030.</w:t>
                        </w:r>
                      </w:p>
                      <w:p w14:paraId="21CD84FB" w14:textId="77777777" w:rsidR="008B0834" w:rsidRPr="00B7495C" w:rsidRDefault="008B0834"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r w:rsidR="00ED39DB">
        <w:t>D</w:t>
      </w:r>
      <w:r w:rsidR="00615625">
        <w:t>i</w:t>
      </w:r>
      <w:r w:rsidR="00ED39DB">
        <w:t>scussion</w:t>
      </w:r>
    </w:p>
    <w:p w14:paraId="183F7FE0" w14:textId="7FBBA6F0" w:rsidR="00747E08" w:rsidRDefault="00BE1B57" w:rsidP="007A68B7">
      <w:pPr>
        <w:pStyle w:val="normal0"/>
        <w:ind w:firstLine="720"/>
      </w:pPr>
      <w:r>
        <w:t xml:space="preserve">These results </w:t>
      </w:r>
      <w:r w:rsidR="00BA097D">
        <w:t>indicate</w:t>
      </w:r>
      <w:r w:rsidR="002D5362">
        <w:t xml:space="preserve"> that within a</w:t>
      </w:r>
      <w:r w:rsidR="00025424">
        <w:t>n ART programme in Kenya</w:t>
      </w:r>
      <w:r w:rsidR="00376AC0">
        <w:t xml:space="preserve"> and</w:t>
      </w:r>
      <w:r w:rsidR="00025424">
        <w:t xml:space="preserve"> under our baseline</w:t>
      </w:r>
      <w:r w:rsidR="00376AC0">
        <w:t xml:space="preserve"> conditions</w:t>
      </w:r>
      <w:r w:rsidR="00BA097D">
        <w:t>,</w:t>
      </w:r>
      <w:r w:rsidR="00FC6E36">
        <w:t xml:space="preserve"> care is suboptimal</w:t>
      </w:r>
      <w:r w:rsidR="00773AEC">
        <w:t>.</w:t>
      </w:r>
      <w:r w:rsidR="0022749A">
        <w:t xml:space="preserve"> </w:t>
      </w:r>
      <w:r w:rsidR="009F6EC2">
        <w:t xml:space="preserve">When assessing HIV-related deaths </w:t>
      </w:r>
      <w:r w:rsidR="00C13972">
        <w:t>at</w:t>
      </w:r>
      <w:r w:rsidR="009F6EC2">
        <w:t xml:space="preserve"> the </w:t>
      </w:r>
      <w:r w:rsidR="00FE50EC">
        <w:t>community-level</w:t>
      </w:r>
      <w:r w:rsidR="004530C8">
        <w:t xml:space="preserve">, </w:t>
      </w:r>
      <w:r w:rsidR="005D2F86">
        <w:t>among</w:t>
      </w:r>
      <w:r w:rsidR="004530C8">
        <w:t xml:space="preserve"> all individuals,</w:t>
      </w:r>
      <w:r w:rsidR="009F6EC2">
        <w:t xml:space="preserve"> the majority of deaths </w:t>
      </w:r>
      <w:r w:rsidR="00E80AC6">
        <w:t>were</w:t>
      </w:r>
      <w:r w:rsidR="009F6EC2">
        <w:t xml:space="preserve"> attributable to patients who never initiate</w:t>
      </w:r>
      <w:r w:rsidR="00E80AC6">
        <w:t>d</w:t>
      </w:r>
      <w:r w:rsidR="009F6EC2">
        <w:t xml:space="preserve"> ART and in particular to patients who were aware of their HIV-status but due to failing</w:t>
      </w:r>
      <w:r w:rsidR="007E4669">
        <w:t>s</w:t>
      </w:r>
      <w:r w:rsidR="009F6EC2">
        <w:t xml:space="preserve"> of pre-ART care, did not initiate treatment (figure 2, left).</w:t>
      </w:r>
      <w:r w:rsidR="007E4669">
        <w:t xml:space="preserve"> However, when the same scenario </w:t>
      </w:r>
      <w:r w:rsidR="00182D46">
        <w:t>was</w:t>
      </w:r>
      <w:r w:rsidR="007E4669">
        <w:t xml:space="preserve"> considered from the </w:t>
      </w:r>
      <w:r w:rsidR="00FE50EC">
        <w:t>clinic-level</w:t>
      </w:r>
      <w:r w:rsidR="007E4669">
        <w:t>,</w:t>
      </w:r>
      <w:r w:rsidR="00161ABE">
        <w:t xml:space="preserve"> among all individuals who had contact with the clinic yet suffered an HIV-related death (figure 2, right), the 19% of individuals who never engage</w:t>
      </w:r>
      <w:r w:rsidR="00182D46">
        <w:t>d</w:t>
      </w:r>
      <w:r w:rsidR="00161ABE">
        <w:t xml:space="preserve"> with care (from the left-hand figure) </w:t>
      </w:r>
      <w:r w:rsidR="00780F71">
        <w:t>was</w:t>
      </w:r>
      <w:r w:rsidR="00161ABE">
        <w:t xml:space="preserve"> absent. Additionally, the clinic-level view indicates that 35% of deceased patients had initiated ART; however, </w:t>
      </w:r>
      <w:r w:rsidR="00F24705">
        <w:t>stepping back to the community-level view, only 24% initiated ART prior to death.</w:t>
      </w:r>
      <w:r w:rsidR="007C2956">
        <w:t xml:space="preserve"> </w:t>
      </w:r>
      <w:r w:rsidR="00F24705">
        <w:t xml:space="preserve">These results highlight the major </w:t>
      </w:r>
      <w:r w:rsidR="00747E08">
        <w:t xml:space="preserve">limitation of </w:t>
      </w:r>
      <w:r w:rsidR="00F24705">
        <w:t xml:space="preserve">clinic-level data: only patients who contact the clinic are accounted for. </w:t>
      </w:r>
      <w:r w:rsidR="00747E08">
        <w:t>Consequently</w:t>
      </w:r>
      <w:r w:rsidR="00F24705">
        <w:t xml:space="preserve">, </w:t>
      </w:r>
      <w:r w:rsidR="007C2956">
        <w:t xml:space="preserve">masking </w:t>
      </w:r>
      <w:r w:rsidR="00747E08">
        <w:t>a major</w:t>
      </w:r>
      <w:r w:rsidR="00E40461">
        <w:t xml:space="preserve"> deficiency in care and</w:t>
      </w:r>
      <w:r w:rsidR="00747E08">
        <w:t xml:space="preserve"> cause of mortality</w:t>
      </w:r>
      <w:r w:rsidR="007C2956">
        <w:t>.</w:t>
      </w:r>
      <w:r w:rsidR="00747E08">
        <w:t xml:space="preserve"> </w:t>
      </w:r>
    </w:p>
    <w:p w14:paraId="41C349B6" w14:textId="77777777" w:rsidR="00BA097D" w:rsidRDefault="00BA097D" w:rsidP="007C2956">
      <w:pPr>
        <w:pStyle w:val="normal0"/>
      </w:pPr>
    </w:p>
    <w:p w14:paraId="00A5881C" w14:textId="406FE6F4" w:rsidR="002D5362" w:rsidRDefault="00F679B0" w:rsidP="001327D0">
      <w:pPr>
        <w:pStyle w:val="normal0"/>
        <w:ind w:firstLine="720"/>
      </w:pPr>
      <w:r>
        <w:t xml:space="preserve">Intervening </w:t>
      </w:r>
      <w:r w:rsidR="00DE6731">
        <w:t xml:space="preserve">at various points in care with individual interventions </w:t>
      </w:r>
      <w:r w:rsidR="008F6B85">
        <w:t xml:space="preserve">illustrates </w:t>
      </w:r>
      <w:r w:rsidR="00DE6731">
        <w:t xml:space="preserve">that HIV-testing and pre-ART retention are </w:t>
      </w:r>
      <w:r w:rsidR="00907D20">
        <w:t>suboptimal</w:t>
      </w:r>
      <w:r w:rsidR="00DE6731">
        <w:t xml:space="preserve">, as interventions </w:t>
      </w:r>
      <w:r w:rsidR="00A522D1">
        <w:t>targeting</w:t>
      </w:r>
      <w:r w:rsidR="00DE6731">
        <w:t xml:space="preserve"> </w:t>
      </w:r>
      <w:r w:rsidR="008F6B85">
        <w:t>those areas</w:t>
      </w:r>
      <w:r w:rsidR="00DE6731">
        <w:t xml:space="preserve">, such as HBCT or Improved Care, </w:t>
      </w:r>
      <w:r w:rsidR="007E2C2C">
        <w:t>were</w:t>
      </w:r>
      <w:r w:rsidR="00DE6731">
        <w:t xml:space="preserve"> highly impactful</w:t>
      </w:r>
      <w:r w:rsidR="00A522D1">
        <w:t xml:space="preserve"> (figure 3)</w:t>
      </w:r>
      <w:r w:rsidR="00DE6731">
        <w:t>. In contrast, removing pre-ART care all together (Immediate ART) and additionally actively seeking individuals (Universal Test &amp; Treat) avert</w:t>
      </w:r>
      <w:r w:rsidR="00E020A7">
        <w:t>ed</w:t>
      </w:r>
      <w:r w:rsidR="00DE6731">
        <w:t xml:space="preserve"> the most DALYs between 2010 and 2030</w:t>
      </w:r>
      <w:r w:rsidR="009A3304">
        <w:t>(</w:t>
      </w:r>
      <w:r w:rsidR="00AF1334">
        <w:t xml:space="preserve">3.62m and </w:t>
      </w:r>
      <w:r w:rsidR="009A3304">
        <w:t>5.59m DALYs averted,</w:t>
      </w:r>
      <w:r w:rsidR="00AF1334">
        <w:t xml:space="preserve"> 32% and</w:t>
      </w:r>
      <w:r w:rsidR="009A3304">
        <w:t xml:space="preserve"> 50% of MAI</w:t>
      </w:r>
      <w:r w:rsidR="00924319">
        <w:t>, respectively</w:t>
      </w:r>
      <w:r w:rsidR="009A3304">
        <w:t>)</w:t>
      </w:r>
      <w:r w:rsidR="00DE6731">
        <w:t xml:space="preserve">; however, these interventions </w:t>
      </w:r>
      <w:r w:rsidR="007723F5">
        <w:t>were</w:t>
      </w:r>
      <w:r w:rsidR="00DE6731">
        <w:t xml:space="preserve"> </w:t>
      </w:r>
      <w:r w:rsidR="009479F3">
        <w:t xml:space="preserve">the most </w:t>
      </w:r>
      <w:r w:rsidR="00DE6731">
        <w:t xml:space="preserve">expensive to </w:t>
      </w:r>
      <w:proofErr w:type="gramStart"/>
      <w:r w:rsidR="00DE6731">
        <w:t>implement</w:t>
      </w:r>
      <w:r w:rsidR="00924319">
        <w:t>(</w:t>
      </w:r>
      <w:proofErr w:type="gramEnd"/>
      <w:r w:rsidR="00924319">
        <w:t xml:space="preserve">$1.64b and </w:t>
      </w:r>
      <w:r w:rsidR="00924319">
        <w:lastRenderedPageBreak/>
        <w:t>$4.27b</w:t>
      </w:r>
      <w:r w:rsidR="00955623">
        <w:t>, respectively</w:t>
      </w:r>
      <w:r w:rsidR="00924319">
        <w:t>)</w:t>
      </w:r>
      <w:r w:rsidR="00DE6731">
        <w:t xml:space="preserve">. </w:t>
      </w:r>
      <w:commentRangeStart w:id="32"/>
      <w:r w:rsidR="00DE6731">
        <w:t>F</w:t>
      </w:r>
      <w:r>
        <w:t xml:space="preserve">rom analysis of these individual </w:t>
      </w:r>
      <w:r w:rsidR="00CD599C">
        <w:t>strategies</w:t>
      </w:r>
      <w:r>
        <w:t>, no single large-impact low-cost intervention</w:t>
      </w:r>
      <w:r w:rsidR="00DE6731">
        <w:t xml:space="preserve"> was identified</w:t>
      </w:r>
      <w:r w:rsidR="00D86A28">
        <w:t>,</w:t>
      </w:r>
      <w:r>
        <w:t xml:space="preserve"> </w:t>
      </w:r>
      <w:commentRangeEnd w:id="32"/>
      <w:r w:rsidR="00E22793">
        <w:rPr>
          <w:rStyle w:val="CommentReference"/>
        </w:rPr>
        <w:commentReference w:id="32"/>
      </w:r>
      <w:r w:rsidR="00D86A28">
        <w:rPr>
          <w:rStyle w:val="CommentReference"/>
        </w:rPr>
        <w:t>w</w:t>
      </w:r>
      <w:r w:rsidR="00D86A28">
        <w:t>ith</w:t>
      </w:r>
      <w:r>
        <w:t xml:space="preserve"> high impact interventions </w:t>
      </w:r>
      <w:r w:rsidR="00D86A28">
        <w:t xml:space="preserve">having a </w:t>
      </w:r>
      <w:r>
        <w:t xml:space="preserve">high cost per DALY averted and </w:t>
      </w:r>
      <w:r w:rsidR="00D86A28">
        <w:t>low cost interventions hav</w:t>
      </w:r>
      <w:r w:rsidR="00CD599C">
        <w:t>ing a low cost per DALY averted</w:t>
      </w:r>
      <w:r w:rsidR="00537A46">
        <w:t>. Additionally, w</w:t>
      </w:r>
      <w:r w:rsidR="00EA7FA2">
        <w:t>e identified a combination of six interventions that when applied simultaneously improve</w:t>
      </w:r>
      <w:r w:rsidR="00C012F1">
        <w:t>d</w:t>
      </w:r>
      <w:r w:rsidR="00EA7FA2">
        <w:t xml:space="preserve"> patient outcomes</w:t>
      </w:r>
      <w:r w:rsidR="00537A46">
        <w:t xml:space="preserve"> </w:t>
      </w:r>
      <w:r w:rsidR="00EA7FA2">
        <w:t>at a cost of $353 per DALY averted</w:t>
      </w:r>
      <w:r w:rsidR="00894DB3">
        <w:t xml:space="preserve"> compared to baseline</w:t>
      </w:r>
      <w:r w:rsidR="00EA7FA2">
        <w:t xml:space="preserve">. </w:t>
      </w:r>
      <w:r w:rsidR="00FA79B7">
        <w:t>This combination strengthened</w:t>
      </w:r>
      <w:r w:rsidR="00FA295E">
        <w:t xml:space="preserve"> care at multiple points and is potentially as impactful as the Universal Test and Treat </w:t>
      </w:r>
      <w:r w:rsidR="00A43C59">
        <w:t>strategy</w:t>
      </w:r>
      <w:r w:rsidR="00FA295E">
        <w:t xml:space="preserve"> but with a lower average cost-effectiveness ratio.</w:t>
      </w:r>
    </w:p>
    <w:p w14:paraId="2A268873" w14:textId="77777777" w:rsidR="00615625" w:rsidRDefault="00615625" w:rsidP="0086036A">
      <w:pPr>
        <w:pStyle w:val="normal0"/>
      </w:pPr>
    </w:p>
    <w:p w14:paraId="02E543D4" w14:textId="6C77B40E" w:rsidR="00272A02" w:rsidRDefault="00EA489D" w:rsidP="00341D62">
      <w:pPr>
        <w:pStyle w:val="normal0"/>
        <w:ind w:firstLine="720"/>
      </w:pPr>
      <w:r>
        <w:t xml:space="preserve">This work indicates that it is imperative for ART programmes to evaluate patient outcomes from the population perspective. The </w:t>
      </w:r>
      <w:r w:rsidR="00FF056D">
        <w:t xml:space="preserve">clinic-level view </w:t>
      </w:r>
      <w:r w:rsidR="008B1D49">
        <w:t xml:space="preserve">is </w:t>
      </w:r>
      <w:r>
        <w:t>biased, as on</w:t>
      </w:r>
      <w:r w:rsidR="00E667F8">
        <w:t xml:space="preserve">ly individuals who have had contact </w:t>
      </w:r>
      <w:r>
        <w:t xml:space="preserve">with the clinic are accounted for. </w:t>
      </w:r>
      <w:r w:rsidR="00E667F8">
        <w:t xml:space="preserve">Thus, to fully understand where deficiencies in care are leading to lives being lost to HIV, </w:t>
      </w:r>
      <w:r w:rsidR="00FF056D">
        <w:t>the entire community must be fully represented</w:t>
      </w:r>
      <w:r w:rsidR="00E667F8">
        <w:t xml:space="preserve">. </w:t>
      </w:r>
      <w:r w:rsidR="009C5095">
        <w:t xml:space="preserve">This poses significant challenges for HIV care </w:t>
      </w:r>
      <w:r w:rsidR="009378A7">
        <w:t>providers,</w:t>
      </w:r>
      <w:r w:rsidR="00FF056D">
        <w:t xml:space="preserve"> as assessing community-</w:t>
      </w:r>
      <w:r w:rsidR="009C5095">
        <w:t>level outcomes, particular</w:t>
      </w:r>
      <w:r w:rsidR="00E8776E">
        <w:t>ly</w:t>
      </w:r>
      <w:r w:rsidR="009C5095">
        <w:t xml:space="preserve"> among individuals with no prior engagement in care, is both financially and logistically </w:t>
      </w:r>
      <w:r w:rsidR="009378A7">
        <w:t>testing</w:t>
      </w:r>
      <w:r w:rsidR="009C5095">
        <w:t>.</w:t>
      </w:r>
      <w:r w:rsidR="004D2013">
        <w:t xml:space="preserve"> Additionally, as ART programmes consider </w:t>
      </w:r>
      <w:r w:rsidR="00C261F3">
        <w:t xml:space="preserve">intervening </w:t>
      </w:r>
      <w:r w:rsidR="004D2013">
        <w:t>to improve care, many current</w:t>
      </w:r>
      <w:r w:rsidR="00FF056D">
        <w:t>ly available</w:t>
      </w:r>
      <w:r w:rsidR="004D2013">
        <w:t xml:space="preserve"> interventions only ta</w:t>
      </w:r>
      <w:r w:rsidR="00FB28BC">
        <w:t>r</w:t>
      </w:r>
      <w:r w:rsidR="004D2013">
        <w:t>get one aspect of care</w:t>
      </w:r>
      <w:r w:rsidR="004D2013">
        <w:fldChar w:fldCharType="begin"/>
      </w:r>
      <w:r w:rsidR="0075253B">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fldChar w:fldCharType="separate"/>
      </w:r>
      <w:r w:rsidR="004D2013">
        <w:rPr>
          <w:lang w:val="en-US"/>
        </w:rPr>
        <w:t>{Kilmarx:2013iy, Barnighausen:2011cb</w:t>
      </w:r>
      <w:r w:rsidR="004D2013">
        <w:fldChar w:fldCharType="end"/>
      </w:r>
      <w:r w:rsidR="004D2013">
        <w:t>,</w:t>
      </w:r>
      <w:r w:rsidR="004D2013">
        <w:fldChar w:fldCharType="begin"/>
      </w:r>
      <w:r w:rsidR="0075253B">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fldChar w:fldCharType="separate"/>
      </w:r>
      <w:r w:rsidR="004D2013">
        <w:rPr>
          <w:lang w:val="en-US"/>
        </w:rPr>
        <w:t>Govindasamy:2014fa}</w:t>
      </w:r>
      <w:r w:rsidR="004D2013">
        <w:fldChar w:fldCharType="end"/>
      </w:r>
      <w:r w:rsidR="004D2013">
        <w:t xml:space="preserve">. </w:t>
      </w:r>
      <w:r w:rsidR="00B8471C">
        <w:t xml:space="preserve">Our results </w:t>
      </w:r>
      <w:r w:rsidR="00D81B25">
        <w:t xml:space="preserve">deduce that a single intervention strategy provides </w:t>
      </w:r>
      <w:r w:rsidR="002A668D">
        <w:t xml:space="preserve">limited </w:t>
      </w:r>
      <w:r w:rsidR="00341D62">
        <w:t xml:space="preserve">benefit, as </w:t>
      </w:r>
      <w:r w:rsidR="004D2013">
        <w:t xml:space="preserve">any </w:t>
      </w:r>
      <w:r w:rsidR="00341D62">
        <w:t xml:space="preserve">individual </w:t>
      </w:r>
      <w:r w:rsidR="004D2013">
        <w:t>intervention</w:t>
      </w:r>
      <w:r w:rsidR="00D37554">
        <w:t>s enacted</w:t>
      </w:r>
      <w:r w:rsidR="004D2013">
        <w:t xml:space="preserve"> will be attenuated by downstream deficiencies in care, and also limited by any upstream constraints.</w:t>
      </w:r>
      <w:r w:rsidR="00E8776E">
        <w:t xml:space="preserve"> </w:t>
      </w:r>
      <w:r w:rsidR="004D2013">
        <w:t>For instance, interventions targeting linkage to care will be constrained by the number of i</w:t>
      </w:r>
      <w:r w:rsidR="0059161B">
        <w:t xml:space="preserve">ndividuals who attempt to link and </w:t>
      </w:r>
      <w:r w:rsidR="00587E47">
        <w:t xml:space="preserve">further </w:t>
      </w:r>
      <w:r w:rsidR="0059161B">
        <w:t>capped by downstream losses from pre-ART and ART care.</w:t>
      </w:r>
      <w:r w:rsidR="00216099">
        <w:t xml:space="preserve"> Thus</w:t>
      </w:r>
      <w:r w:rsidR="00341D62">
        <w:t xml:space="preserve"> as our results corroborate</w:t>
      </w:r>
      <w:r w:rsidR="00216099">
        <w:t xml:space="preserve">, care must be strengthened </w:t>
      </w:r>
      <w:r w:rsidR="00872D3A">
        <w:t xml:space="preserve">by intervening </w:t>
      </w:r>
      <w:r w:rsidR="00341D62">
        <w:t xml:space="preserve">at multiple </w:t>
      </w:r>
      <w:r w:rsidR="00226A37">
        <w:t xml:space="preserve">points with </w:t>
      </w:r>
      <w:r w:rsidR="00341D62">
        <w:t xml:space="preserve">a combination of interventions </w:t>
      </w:r>
      <w:r w:rsidR="00216099">
        <w:t>to fully realise the benefits afforded by ART</w:t>
      </w:r>
      <w:r w:rsidR="00070268">
        <w:t>.</w:t>
      </w:r>
      <w:r w:rsidR="00733C70">
        <w:t xml:space="preserve"> </w:t>
      </w:r>
      <w:r w:rsidR="00226A37">
        <w:t>Although</w:t>
      </w:r>
      <w:r w:rsidR="00733C70">
        <w:t xml:space="preserve"> interventions utilising an immediate ART strategy</w:t>
      </w:r>
      <w:r w:rsidR="00226A37">
        <w:t xml:space="preserve"> provide </w:t>
      </w:r>
      <w:r w:rsidR="00B13C0C">
        <w:t xml:space="preserve">the largest improvement </w:t>
      </w:r>
      <w:r w:rsidR="004C000F">
        <w:t>in</w:t>
      </w:r>
      <w:r w:rsidR="00B13C0C">
        <w:t xml:space="preserve"> patient outcomes, </w:t>
      </w:r>
      <w:r w:rsidR="00DE2511">
        <w:t>these gains</w:t>
      </w:r>
      <w:r w:rsidR="00CD1852">
        <w:t xml:space="preserve"> are brought</w:t>
      </w:r>
      <w:r w:rsidR="00816B98">
        <w:t xml:space="preserve"> about</w:t>
      </w:r>
      <w:r w:rsidR="00CD1852">
        <w:t xml:space="preserve"> through circumnavigating</w:t>
      </w:r>
      <w:r w:rsidR="00733C70">
        <w:t xml:space="preserve"> the operational challenges of pre-ART care by removing it, potentially </w:t>
      </w:r>
      <w:r w:rsidR="00B13C0C">
        <w:t>depriving</w:t>
      </w:r>
      <w:r w:rsidR="001F69B3">
        <w:t xml:space="preserve"> </w:t>
      </w:r>
      <w:r w:rsidR="00733C70">
        <w:t>patients of its ancillary benefits</w:t>
      </w:r>
      <w:r w:rsidR="00733C70">
        <w:fldChar w:fldCharType="begin"/>
      </w:r>
      <w:r w:rsidR="00733C70">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fldChar w:fldCharType="separate"/>
      </w:r>
      <w:r w:rsidR="00733C70">
        <w:rPr>
          <w:lang w:val="en-US"/>
        </w:rPr>
        <w:t>{Burtle:2012kw,</w:t>
      </w:r>
      <w:r w:rsidR="00733C70">
        <w:fldChar w:fldCharType="end"/>
      </w:r>
      <w:r w:rsidR="00733C70">
        <w:fldChar w:fldCharType="begin"/>
      </w:r>
      <w:r w:rsidR="00733C70">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fldChar w:fldCharType="separate"/>
      </w:r>
      <w:r w:rsidR="00733C70">
        <w:rPr>
          <w:lang w:val="en-US"/>
        </w:rPr>
        <w:t>Govindasamy:2014fa}</w:t>
      </w:r>
      <w:r w:rsidR="00733C70">
        <w:fldChar w:fldCharType="end"/>
      </w:r>
      <w:r w:rsidR="005343A7">
        <w:t>.</w:t>
      </w:r>
    </w:p>
    <w:p w14:paraId="6D40BA6F" w14:textId="77777777" w:rsidR="00615625" w:rsidRDefault="00615625" w:rsidP="00615625">
      <w:pPr>
        <w:pStyle w:val="normal0"/>
        <w:ind w:firstLine="720"/>
      </w:pPr>
    </w:p>
    <w:p w14:paraId="71A0C111" w14:textId="0FF8CF2E" w:rsidR="005F2329" w:rsidRDefault="005151F0" w:rsidP="005F2329">
      <w:pPr>
        <w:pStyle w:val="normal0"/>
        <w:ind w:firstLine="359"/>
      </w:pPr>
      <w:r>
        <w:t xml:space="preserve">This model was predominantly calibrated using a longitudinal dataset provided by AMPATH of western Kenya. However, only the </w:t>
      </w:r>
      <w:r w:rsidR="0011508B">
        <w:t>clinic</w:t>
      </w:r>
      <w:r w:rsidR="00DB1747">
        <w:t>al</w:t>
      </w:r>
      <w:r w:rsidR="0011508B">
        <w:t xml:space="preserve"> </w:t>
      </w:r>
      <w:r>
        <w:t>elements of HIV care wer</w:t>
      </w:r>
      <w:r w:rsidR="002A743D">
        <w:t>e calibrated to AMPATH data. N</w:t>
      </w:r>
      <w:r>
        <w:t>ational estimates o</w:t>
      </w:r>
      <w:r w:rsidR="002A743D">
        <w:t>f incidence were used to drive and replicate the epidemic before model results were then validated against further national estimates of prevalence, AIDS-related deaths and ART coverage</w:t>
      </w:r>
      <w:r w:rsidR="002A743D">
        <w:fldChar w:fldCharType="begin"/>
      </w:r>
      <w:r w:rsidR="0075253B">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fldChar w:fldCharType="separate"/>
      </w:r>
      <w:r w:rsidR="002A743D">
        <w:rPr>
          <w:lang w:val="en-US"/>
        </w:rPr>
        <w:t>{Spectrum:tl, KAIS:2014ux, NASCOP:2012tp}</w:t>
      </w:r>
      <w:r w:rsidR="002A743D">
        <w:fldChar w:fldCharType="end"/>
      </w:r>
      <w:r w:rsidR="002A743D">
        <w:t>.</w:t>
      </w:r>
      <w:r w:rsidR="0035788B">
        <w:t xml:space="preserve"> Additionally, our baseline scenario does not include a HBCT component unlike the current programme at AMPATH.</w:t>
      </w:r>
      <w:r w:rsidR="002A743D">
        <w:t xml:space="preserve"> Consequently, </w:t>
      </w:r>
      <w:r w:rsidR="0035788B">
        <w:t>this</w:t>
      </w:r>
      <w:r w:rsidR="002A743D">
        <w:t xml:space="preserve"> model deviates from directly describing the state of care at AMPATH</w:t>
      </w:r>
      <w:r w:rsidR="0035788B">
        <w:t xml:space="preserve"> to more broadly capturing the probable state of care in Kenya</w:t>
      </w:r>
      <w:r w:rsidR="002A743D">
        <w:t>.</w:t>
      </w:r>
      <w:r w:rsidR="00230CBA">
        <w:t xml:space="preserve"> </w:t>
      </w:r>
      <w:r w:rsidR="00C3101D">
        <w:t>Thus, t</w:t>
      </w:r>
      <w:r w:rsidR="00221D4E">
        <w:t xml:space="preserve">he generalisability of these results to other ART programmes and elsewhere in sub-Saharan Africa remains open to debate. </w:t>
      </w:r>
      <w:r w:rsidR="00C3101D">
        <w:t>With</w:t>
      </w:r>
      <w:r w:rsidR="00B324E9">
        <w:t xml:space="preserve"> limited data of this type currently available, insight </w:t>
      </w:r>
      <w:r w:rsidR="003202C5">
        <w:t xml:space="preserve">into </w:t>
      </w:r>
      <w:r w:rsidR="00B324E9">
        <w:t>the state of care in other sub</w:t>
      </w:r>
      <w:r w:rsidR="009D1961">
        <w:t>-Saharan countries</w:t>
      </w:r>
      <w:r w:rsidR="003202C5">
        <w:t xml:space="preserve"> is restricted</w:t>
      </w:r>
      <w:r w:rsidR="009D1961">
        <w:t xml:space="preserve">. </w:t>
      </w:r>
      <w:r w:rsidR="00B324E9">
        <w:t xml:space="preserve">A similar </w:t>
      </w:r>
      <w:r w:rsidR="00DD041D">
        <w:t xml:space="preserve">modelling study </w:t>
      </w:r>
      <w:r w:rsidR="00B324E9">
        <w:t xml:space="preserve">recently </w:t>
      </w:r>
      <w:r w:rsidR="00DD041D">
        <w:t xml:space="preserve">found that improving the re-initiation of ART in a treatment programme </w:t>
      </w:r>
      <w:r w:rsidR="00FA7950">
        <w:t xml:space="preserve">in South Africa </w:t>
      </w:r>
      <w:r w:rsidR="00DD041D">
        <w:t>was a highly cost-effective intervention</w:t>
      </w:r>
      <w:r w:rsidR="00DD041D">
        <w:fldChar w:fldCharType="begin"/>
      </w:r>
      <w:r w:rsidR="0075253B">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fldChar w:fldCharType="separate"/>
      </w:r>
      <w:r w:rsidR="00DD041D">
        <w:rPr>
          <w:lang w:val="en-US"/>
        </w:rPr>
        <w:t>{Klein:2014ho}</w:t>
      </w:r>
      <w:r w:rsidR="00DD041D">
        <w:fldChar w:fldCharType="end"/>
      </w:r>
      <w:r w:rsidR="00DD041D">
        <w:t xml:space="preserve">. </w:t>
      </w:r>
      <w:r w:rsidR="00AF3BF7">
        <w:t xml:space="preserve">This leads us to speculate that a larger proportion of individuals are initiating ART in </w:t>
      </w:r>
      <w:r w:rsidR="00510929">
        <w:t xml:space="preserve">South Africa as our model results indicate that </w:t>
      </w:r>
      <w:r w:rsidR="000067A3">
        <w:t xml:space="preserve">a similar intervention was not particularly impactful. </w:t>
      </w:r>
      <w:r w:rsidR="003846CE">
        <w:t>However</w:t>
      </w:r>
      <w:r w:rsidR="000067A3">
        <w:t xml:space="preserve">, this type of intervention becomes </w:t>
      </w:r>
      <w:r w:rsidR="007776EC">
        <w:t xml:space="preserve">nearly 5-fold </w:t>
      </w:r>
      <w:r w:rsidR="000067A3">
        <w:t xml:space="preserve">more powerful if upstream care </w:t>
      </w:r>
      <w:r w:rsidR="0063146D">
        <w:t>is</w:t>
      </w:r>
      <w:r w:rsidR="007776EC">
        <w:t xml:space="preserve"> </w:t>
      </w:r>
      <w:proofErr w:type="gramStart"/>
      <w:r w:rsidR="005C322F">
        <w:t>flawless</w:t>
      </w:r>
      <w:r w:rsidR="000067A3">
        <w:t>[</w:t>
      </w:r>
      <w:proofErr w:type="gramEnd"/>
      <w:r w:rsidR="000067A3" w:rsidRPr="00C41D38">
        <w:rPr>
          <w:i/>
        </w:rPr>
        <w:t xml:space="preserve">results </w:t>
      </w:r>
      <w:r w:rsidR="00C41D38" w:rsidRPr="00C41D38">
        <w:rPr>
          <w:i/>
        </w:rPr>
        <w:t>not</w:t>
      </w:r>
      <w:r w:rsidR="000067A3" w:rsidRPr="00C41D38">
        <w:rPr>
          <w:i/>
        </w:rPr>
        <w:t xml:space="preserve"> shown (in Leaks.docx)</w:t>
      </w:r>
      <w:r w:rsidR="000067A3">
        <w:t>].</w:t>
      </w:r>
      <w:r w:rsidR="002D7F02">
        <w:t xml:space="preserve"> In another mathematical model investigating</w:t>
      </w:r>
      <w:r w:rsidR="00DD041D">
        <w:t xml:space="preserve"> HIV testing strategies in South Africa, Bendavid </w:t>
      </w:r>
      <w:r w:rsidR="00DD041D" w:rsidRPr="00554D45">
        <w:rPr>
          <w:i/>
        </w:rPr>
        <w:t>et al</w:t>
      </w:r>
      <w:r w:rsidR="002D7F02">
        <w:t>. demonstrate</w:t>
      </w:r>
      <w:r w:rsidR="00DD041D">
        <w:t xml:space="preserve"> that implementing a universal test and treat strategy with enhanced linkage and retention in care would nearly double the survival benefits of a strategy with current linkage and retention rates</w:t>
      </w:r>
      <w:r w:rsidR="00DD041D">
        <w:fldChar w:fldCharType="begin"/>
      </w:r>
      <w:r w:rsidR="0075253B">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 xml:space="preserve">. Status quo linkage rates were 67% compared to 60% in </w:t>
      </w:r>
      <w:r w:rsidR="002D7F02">
        <w:t>our</w:t>
      </w:r>
      <w:r w:rsidR="00DD041D">
        <w:t xml:space="preserve"> results, further illustrating the importance of successfully linking patients to care</w:t>
      </w:r>
      <w:r w:rsidR="00DD041D">
        <w:fldChar w:fldCharType="begin"/>
      </w:r>
      <w:r w:rsidR="0075253B">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w:t>
      </w:r>
    </w:p>
    <w:p w14:paraId="3E31183C" w14:textId="77777777" w:rsidR="00272A02" w:rsidRDefault="00272A02" w:rsidP="0086036A">
      <w:pPr>
        <w:pStyle w:val="normal0"/>
      </w:pPr>
    </w:p>
    <w:p w14:paraId="14B071B6" w14:textId="0750C805" w:rsidR="006618DD" w:rsidRPr="00615625" w:rsidRDefault="00C224AE" w:rsidP="00615625">
      <w:pPr>
        <w:pStyle w:val="normal0"/>
        <w:ind w:firstLine="359"/>
      </w:pPr>
      <w:r>
        <w:t>While t</w:t>
      </w:r>
      <w:r w:rsidR="003867BA">
        <w:t xml:space="preserve">his work discusses individual interventions </w:t>
      </w:r>
      <w:r w:rsidR="0042504D">
        <w:t>targe</w:t>
      </w:r>
      <w:r w:rsidR="00E45EF5">
        <w:t>ting specific aspects of care</w:t>
      </w:r>
      <w:r w:rsidR="003867BA">
        <w:t xml:space="preserve">, there are often </w:t>
      </w:r>
      <w:r w:rsidR="00E45EF5">
        <w:t xml:space="preserve">substantial </w:t>
      </w:r>
      <w:r w:rsidR="003867BA">
        <w:t xml:space="preserve">differences </w:t>
      </w:r>
      <w:r w:rsidR="008531DE">
        <w:t xml:space="preserve">between two interventions of the same, or similar, </w:t>
      </w:r>
      <w:r w:rsidR="008531DE">
        <w:lastRenderedPageBreak/>
        <w:t>name</w:t>
      </w:r>
      <w:r w:rsidR="008D77D6">
        <w:fldChar w:fldCharType="begin"/>
      </w:r>
      <w:r w:rsidR="0075253B">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fldChar w:fldCharType="separate"/>
      </w:r>
      <w:r w:rsidR="008D77D6">
        <w:rPr>
          <w:lang w:val="en-US"/>
        </w:rPr>
        <w:t>{Barnighausen:2011cb}</w:t>
      </w:r>
      <w:r w:rsidR="008D77D6">
        <w:fldChar w:fldCharType="end"/>
      </w:r>
      <w:r w:rsidR="003867BA">
        <w:t>.</w:t>
      </w:r>
      <w:r>
        <w:t xml:space="preserve"> For </w:t>
      </w:r>
      <w:r w:rsidR="003759E8">
        <w:t>example</w:t>
      </w:r>
      <w:r>
        <w:t>,</w:t>
      </w:r>
      <w:r w:rsidR="003759E8">
        <w:t xml:space="preserve"> </w:t>
      </w:r>
      <w:r w:rsidR="00525D24">
        <w:t xml:space="preserve">in regard to </w:t>
      </w:r>
      <w:r w:rsidR="003759E8">
        <w:t xml:space="preserve">HBCT, two such interventions have been trialled in different locations in sub-Saharan Africa with </w:t>
      </w:r>
      <w:r w:rsidR="00525D24">
        <w:t xml:space="preserve">contrasting </w:t>
      </w:r>
      <w:r w:rsidR="003759E8">
        <w:t>results.</w:t>
      </w:r>
      <w:r w:rsidR="00582AB8">
        <w:t xml:space="preserve"> </w:t>
      </w:r>
      <w:r w:rsidR="00B7641A">
        <w:t>An intense HBCT intervention was tested in Kwazulu-Natal involving home-based HIV-testing followed by immediate POC CD4 testing and follow-up visits to facilitate linkage and adherence to care</w:t>
      </w:r>
      <w:r w:rsidR="002454A8">
        <w:fldChar w:fldCharType="begin"/>
      </w:r>
      <w:r w:rsidR="0075253B">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fldChar w:fldCharType="separate"/>
      </w:r>
      <w:r w:rsidR="002454A8">
        <w:rPr>
          <w:lang w:val="en-US"/>
        </w:rPr>
        <w:t>{vanRooyen:2013gy}</w:t>
      </w:r>
      <w:r w:rsidR="002454A8">
        <w:fldChar w:fldCharType="end"/>
      </w:r>
      <w:r w:rsidR="00B7641A">
        <w:t>.</w:t>
      </w:r>
      <w:r w:rsidR="00427583">
        <w:t xml:space="preserve"> This intervention achieved 91% coverage of the community and within six months, 96% of newly diagnosed individuals had been linked to care</w:t>
      </w:r>
      <w:r w:rsidR="00427583">
        <w:fldChar w:fldCharType="begin"/>
      </w:r>
      <w:r w:rsidR="0075253B">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fldChar w:fldCharType="separate"/>
      </w:r>
      <w:r w:rsidR="00427583">
        <w:rPr>
          <w:lang w:val="en-US"/>
        </w:rPr>
        <w:t>{vanRooyen:2013gy}</w:t>
      </w:r>
      <w:r w:rsidR="00427583">
        <w:fldChar w:fldCharType="end"/>
      </w:r>
      <w:r w:rsidR="00427583">
        <w:t xml:space="preserve">. In contrast, </w:t>
      </w:r>
      <w:r w:rsidR="005E5D58">
        <w:t>an HBCT intervention trialled at another AMPATH site in Kenya, achieved coverage of 88% of the population</w:t>
      </w:r>
      <w:r w:rsidR="00810A95">
        <w:t>,</w:t>
      </w:r>
      <w:r w:rsidR="005E5D58">
        <w:t xml:space="preserve"> but among newly diagnosed individuals only 15% had been linked to care over a median of 3.4 years since diagnosis</w:t>
      </w:r>
      <w:r w:rsidR="00810A95">
        <w:fldChar w:fldCharType="begin"/>
      </w:r>
      <w:r w:rsidR="0075253B">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fldChar w:fldCharType="separate"/>
      </w:r>
      <w:r w:rsidR="00810A95">
        <w:rPr>
          <w:lang w:val="en-US"/>
        </w:rPr>
        <w:t>{Genberg:2015cd}</w:t>
      </w:r>
      <w:r w:rsidR="00810A95">
        <w:fldChar w:fldCharType="end"/>
      </w:r>
      <w:r w:rsidR="005E5D58">
        <w:t>.</w:t>
      </w:r>
      <w:r w:rsidR="009A32A8">
        <w:t xml:space="preserve"> The difference in linkage rates between the two interventions is likely a result of the former involving</w:t>
      </w:r>
      <w:r w:rsidR="0029787C">
        <w:t xml:space="preserve"> a combination of</w:t>
      </w:r>
      <w:r w:rsidR="009A32A8">
        <w:t xml:space="preserve"> POC CD4 testing and follow-up visits to motivate indiv</w:t>
      </w:r>
      <w:r w:rsidR="00997A22">
        <w:t>iduals to link</w:t>
      </w:r>
      <w:r w:rsidR="006739CB">
        <w:t xml:space="preserve">. </w:t>
      </w:r>
      <w:r w:rsidR="00217349">
        <w:t>Together with our results</w:t>
      </w:r>
      <w:r w:rsidR="00C309E6">
        <w:t>,</w:t>
      </w:r>
      <w:r w:rsidR="00217349">
        <w:t xml:space="preserve"> </w:t>
      </w:r>
      <w:r w:rsidR="009715C0">
        <w:t>demonstrating the limited impact of HBCT in the absence of POC CD4 or perfect linkage</w:t>
      </w:r>
      <w:r w:rsidR="00E52388">
        <w:t>, this</w:t>
      </w:r>
      <w:r w:rsidR="009715C0">
        <w:t xml:space="preserve"> provide</w:t>
      </w:r>
      <w:r w:rsidR="00E52388">
        <w:t>s</w:t>
      </w:r>
      <w:r w:rsidR="009715C0">
        <w:t xml:space="preserve"> evidence to suggest that</w:t>
      </w:r>
      <w:r w:rsidR="005B38E1">
        <w:t xml:space="preserve"> </w:t>
      </w:r>
      <w:r w:rsidR="009715C0">
        <w:t>HBCT alone is</w:t>
      </w:r>
      <w:r w:rsidR="00641DA0">
        <w:t xml:space="preserve"> </w:t>
      </w:r>
      <w:r w:rsidR="009715C0">
        <w:t xml:space="preserve">not capable of generating the impact that it was </w:t>
      </w:r>
      <w:r w:rsidR="005F310F">
        <w:t>designed</w:t>
      </w:r>
      <w:r w:rsidR="009715C0">
        <w:t xml:space="preserve"> to achieve.</w:t>
      </w:r>
    </w:p>
    <w:p w14:paraId="500716B4" w14:textId="77777777" w:rsidR="006618DD" w:rsidRDefault="006618DD" w:rsidP="00A60C56">
      <w:pPr>
        <w:pStyle w:val="normal0"/>
        <w:ind w:firstLine="720"/>
      </w:pPr>
    </w:p>
    <w:p w14:paraId="55A3B109" w14:textId="58612085" w:rsidR="002C6106" w:rsidRDefault="0059185C" w:rsidP="00A60C56">
      <w:pPr>
        <w:pStyle w:val="normal0"/>
        <w:ind w:firstLine="720"/>
      </w:pPr>
      <w:r>
        <w:t>Overall</w:t>
      </w:r>
      <w:r w:rsidR="005928FC">
        <w:t>, the</w:t>
      </w:r>
      <w:r w:rsidR="006618DD">
        <w:t xml:space="preserve"> results of these analyses resonate with the health losses reported in many ART-programmes and thus reaffirm the link between patient outcomes and suboptimal care.</w:t>
      </w:r>
      <w:r w:rsidR="005C000A">
        <w:t xml:space="preserve"> When c</w:t>
      </w:r>
      <w:r w:rsidR="00A60C56">
        <w:t xml:space="preserve">onsidering the distribution of care experience among </w:t>
      </w:r>
      <w:r w:rsidR="005C000A">
        <w:t xml:space="preserve">HIV-related deaths in the entire </w:t>
      </w:r>
      <w:proofErr w:type="gramStart"/>
      <w:r w:rsidR="005C000A">
        <w:t>population</w:t>
      </w:r>
      <w:r w:rsidR="0025030B">
        <w:t>(</w:t>
      </w:r>
      <w:proofErr w:type="gramEnd"/>
      <w:r w:rsidR="0025030B">
        <w:t>figure 2</w:t>
      </w:r>
      <w:r w:rsidR="005C000A">
        <w:t>, left</w:t>
      </w:r>
      <w:r w:rsidR="0025030B">
        <w:t>), 19% of individuals were never diagnosed and 57% failed to initiate ART before death.</w:t>
      </w:r>
      <w:r w:rsidR="00A56CFF">
        <w:t xml:space="preserve"> These results are in agreement with data from ALPHA sites in Rakai, Uganda, which indicate that around ~20% of deaths in 2011 </w:t>
      </w:r>
      <w:r w:rsidR="00E97007">
        <w:t>were among undiagnosed individua</w:t>
      </w:r>
      <w:r w:rsidR="00A56CFF">
        <w:t xml:space="preserve">ls and ~50% were among individuals tested but who never initiated </w:t>
      </w:r>
      <w:proofErr w:type="gramStart"/>
      <w:r w:rsidR="00A56CFF">
        <w:t>ART[</w:t>
      </w:r>
      <w:proofErr w:type="gramEnd"/>
      <w:r w:rsidR="00A56CFF" w:rsidRPr="00A56CFF">
        <w:rPr>
          <w:i/>
          <w:color w:val="0000FF"/>
        </w:rPr>
        <w:t>Slaymaker (only going off the Paris slides here – can’t find the relevant paper)</w:t>
      </w:r>
      <w:r w:rsidR="00A56CFF">
        <w:t>].</w:t>
      </w:r>
      <w:r w:rsidR="005C000A">
        <w:t xml:space="preserve"> This reinforces our results, indicating </w:t>
      </w:r>
      <w:r w:rsidR="0004292E">
        <w:t>that mortality is</w:t>
      </w:r>
      <w:r w:rsidR="005C000A">
        <w:t xml:space="preserve"> chiefly</w:t>
      </w:r>
      <w:r w:rsidR="0004292E">
        <w:t xml:space="preserve"> occurring outside the clinic.</w:t>
      </w:r>
    </w:p>
    <w:p w14:paraId="7A845A3D" w14:textId="77777777" w:rsidR="0004292E" w:rsidRDefault="0004292E" w:rsidP="00A60C56">
      <w:pPr>
        <w:pStyle w:val="normal0"/>
        <w:ind w:firstLine="720"/>
      </w:pPr>
    </w:p>
    <w:p w14:paraId="550B62FC" w14:textId="00B0A8D4" w:rsidR="00686B32" w:rsidRDefault="0004292E" w:rsidP="0079710C">
      <w:pPr>
        <w:pStyle w:val="normal0"/>
        <w:ind w:firstLine="720"/>
      </w:pPr>
      <w:r>
        <w:t xml:space="preserve">Additionally, we illustrated that </w:t>
      </w:r>
      <w:r w:rsidR="009E3B14">
        <w:t xml:space="preserve">no single </w:t>
      </w:r>
      <w:r w:rsidR="003A5024">
        <w:t>intervention provide</w:t>
      </w:r>
      <w:r w:rsidR="009F20C8">
        <w:t>d</w:t>
      </w:r>
      <w:r w:rsidR="003A5024">
        <w:t xml:space="preserve"> </w:t>
      </w:r>
      <w:r w:rsidR="003F292F">
        <w:t xml:space="preserve">large </w:t>
      </w:r>
      <w:r w:rsidR="003A5024">
        <w:t>gains in patient outcomes without incurring significant costs.</w:t>
      </w:r>
      <w:r w:rsidR="00DD7CD7">
        <w:t xml:space="preserve"> </w:t>
      </w:r>
      <w:r w:rsidR="00BC595A">
        <w:t xml:space="preserve">The most impactful intervention, Universal Test &amp; Treat, </w:t>
      </w:r>
      <w:r w:rsidR="009F20C8">
        <w:t xml:space="preserve">averted </w:t>
      </w:r>
      <w:r w:rsidR="00BC595A">
        <w:t xml:space="preserve">5.59m DALYS </w:t>
      </w:r>
      <w:r w:rsidR="00E931F3">
        <w:t xml:space="preserve">at a cost of $4.27b </w:t>
      </w:r>
      <w:r w:rsidR="00D73630">
        <w:t xml:space="preserve">($763.86 per DALY averted). However, when compared to the maximum attainable impact scenario, in which all infected individuals are placed onto ART from 2010 onwards with perfect </w:t>
      </w:r>
      <w:r w:rsidR="0042504D">
        <w:t>adherence</w:t>
      </w:r>
      <w:r w:rsidR="00D73630">
        <w:t xml:space="preserve"> and retention in care, the Universal Test &amp; Treat intervention </w:t>
      </w:r>
      <w:r w:rsidR="009F20C8">
        <w:t>averted</w:t>
      </w:r>
      <w:r w:rsidR="00D73630">
        <w:t xml:space="preserve"> 50% of the MAI. This scenario illustrates the lowest number of DALYs that will accrue given baseline care </w:t>
      </w:r>
      <w:r w:rsidR="0029685A">
        <w:t xml:space="preserve">prior to </w:t>
      </w:r>
      <w:r w:rsidR="00D73630">
        <w:t>2010</w:t>
      </w:r>
      <w:r w:rsidR="007F7C15">
        <w:t>, as averting 100% of DALYs accrued between 2010 and 2030 at baseline is an impossibility.</w:t>
      </w:r>
      <w:r w:rsidR="001C702B">
        <w:t xml:space="preserve"> </w:t>
      </w:r>
      <w:r w:rsidR="00892F40">
        <w:t>Obtaining an MAI value higher than 50% would require the combination of a Universal Test &amp; Treat strategy with ART adherence and outreach interventions to prevent long-term losses from ART care.</w:t>
      </w:r>
      <w:r w:rsidR="0059185C">
        <w:t xml:space="preserve"> </w:t>
      </w:r>
      <w:r w:rsidR="001C702B">
        <w:t>However</w:t>
      </w:r>
      <w:r w:rsidR="00005D41">
        <w:t xml:space="preserve">, through the use of a combination of interventions </w:t>
      </w:r>
      <w:r w:rsidR="0042504D">
        <w:t>targeting</w:t>
      </w:r>
      <w:r w:rsidR="00005D41">
        <w:t xml:space="preserve"> </w:t>
      </w:r>
      <w:r w:rsidR="00546B4A">
        <w:t xml:space="preserve">both </w:t>
      </w:r>
      <w:r w:rsidR="00005D41">
        <w:t>pre-ART and ART care</w:t>
      </w:r>
      <w:r w:rsidR="00546B4A">
        <w:t>,</w:t>
      </w:r>
      <w:r w:rsidR="00546B4A" w:rsidRPr="00546B4A">
        <w:t xml:space="preserve"> </w:t>
      </w:r>
      <w:r w:rsidR="00546B4A">
        <w:t>88% of the DALYs averted by the Universal Test and Treat intervention can be achieved at 44% of the cost per DALY averted (</w:t>
      </w:r>
      <w:r w:rsidR="004F314A">
        <w:t>table 3</w:t>
      </w:r>
      <w:r w:rsidR="0059185C">
        <w:t>)</w:t>
      </w:r>
      <w:r w:rsidR="00255586">
        <w:t>.</w:t>
      </w:r>
      <w:r w:rsidR="00D6526B">
        <w:t xml:space="preserve"> Yet, this combination of interventions </w:t>
      </w:r>
      <w:r w:rsidR="00FB5948">
        <w:t>was</w:t>
      </w:r>
      <w:r w:rsidR="00D6526B">
        <w:t xml:space="preserve"> only able to avert 39% o</w:t>
      </w:r>
      <w:r w:rsidR="00E91FA6">
        <w:t>f the maximum attainable impact;</w:t>
      </w:r>
      <w:r w:rsidR="00D6526B">
        <w:t xml:space="preserve"> due to the lack of any interventions </w:t>
      </w:r>
      <w:r w:rsidR="0042504D">
        <w:t>targeting</w:t>
      </w:r>
      <w:r w:rsidR="00D6526B">
        <w:t xml:space="preserve"> HIV-testing</w:t>
      </w:r>
      <w:r w:rsidR="00355C53">
        <w:t xml:space="preserve">, </w:t>
      </w:r>
      <w:r w:rsidR="00D6526B">
        <w:t>as these ha</w:t>
      </w:r>
      <w:r w:rsidR="00355C53">
        <w:t>ve a high cost per DALY averted (table 3)</w:t>
      </w:r>
      <w:r w:rsidR="00D6526B">
        <w:t>. Consequently, t</w:t>
      </w:r>
      <w:r>
        <w:t>his indicates that intervening at multiple points to strengthen care is almost as effective as removing pre-ART care in its entirety</w:t>
      </w:r>
      <w:r w:rsidR="000D2A31">
        <w:t xml:space="preserve">, such as in the Immediate ART or Universal Test &amp; Treat </w:t>
      </w:r>
      <w:r w:rsidR="0059185C">
        <w:t xml:space="preserve">strategies, but without depriving patients of the ancillary benefits </w:t>
      </w:r>
      <w:r w:rsidR="00043932">
        <w:t>provided by</w:t>
      </w:r>
      <w:r w:rsidR="0059185C">
        <w:t xml:space="preserve"> pre-ART care</w:t>
      </w:r>
      <w:r w:rsidR="000D2A31">
        <w:t>.</w:t>
      </w:r>
      <w:r w:rsidR="00E52B39">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w:t>
      </w:r>
      <w:proofErr w:type="gramStart"/>
      <w:r w:rsidR="00E52B39">
        <w:t>initiation[</w:t>
      </w:r>
      <w:proofErr w:type="gramEnd"/>
      <w:r w:rsidR="00E52B39" w:rsidRPr="00C70ECD">
        <w:rPr>
          <w:i/>
          <w:color w:val="FF0000"/>
        </w:rPr>
        <w:t>Rosen et al.</w:t>
      </w:r>
      <w:r w:rsidR="00DE2511">
        <w:rPr>
          <w:i/>
          <w:color w:val="FF0000"/>
        </w:rPr>
        <w:t xml:space="preserve"> (2015).</w:t>
      </w:r>
      <w:r w:rsidR="00E52B39" w:rsidRPr="00C70ECD">
        <w:rPr>
          <w:i/>
          <w:color w:val="FF0000"/>
        </w:rPr>
        <w:t xml:space="preserve"> Confidential. Unpublished</w:t>
      </w:r>
      <w:r w:rsidR="00E52B39">
        <w:t>].</w:t>
      </w:r>
    </w:p>
    <w:p w14:paraId="2BF00605" w14:textId="77777777" w:rsidR="00C22FA6" w:rsidRDefault="00C22FA6" w:rsidP="00686B32">
      <w:pPr>
        <w:pStyle w:val="normal0"/>
        <w:ind w:firstLine="720"/>
      </w:pPr>
    </w:p>
    <w:p w14:paraId="6BB1790C" w14:textId="586A8303" w:rsidR="00E104C3" w:rsidRDefault="00C22FA6" w:rsidP="00C04CD1">
      <w:pPr>
        <w:pStyle w:val="normal0"/>
        <w:ind w:firstLine="720"/>
      </w:pPr>
      <w:r>
        <w:t xml:space="preserve">Interestingly, the distribution of care experience among deceased individuals when </w:t>
      </w:r>
      <w:r w:rsidR="00ED536F">
        <w:t xml:space="preserve">the combination </w:t>
      </w:r>
      <w:r>
        <w:t xml:space="preserve">of interventions </w:t>
      </w:r>
      <w:r w:rsidR="00745D86">
        <w:t xml:space="preserve">was </w:t>
      </w:r>
      <w:r w:rsidR="00E9309E">
        <w:t xml:space="preserve">compared </w:t>
      </w:r>
      <w:r w:rsidR="00ED536F">
        <w:t>to</w:t>
      </w:r>
      <w:r>
        <w:t xml:space="preserve"> </w:t>
      </w:r>
      <w:r w:rsidR="00E9309E">
        <w:t xml:space="preserve">a </w:t>
      </w:r>
      <w:r>
        <w:t xml:space="preserve">Universal Test &amp; Treat </w:t>
      </w:r>
      <w:r w:rsidR="00E9309E">
        <w:t xml:space="preserve">strategy </w:t>
      </w:r>
      <w:r>
        <w:t>highlights</w:t>
      </w:r>
      <w:r w:rsidR="00E9309E">
        <w:t>,</w:t>
      </w:r>
      <w:r>
        <w:t xml:space="preserve"> how both strategies significantly reduce</w:t>
      </w:r>
      <w:r w:rsidR="00745D86">
        <w:t>d</w:t>
      </w:r>
      <w:r>
        <w:t xml:space="preserve"> HIV mortality</w:t>
      </w:r>
      <w:r w:rsidR="00347F2E">
        <w:t xml:space="preserve"> in comparison to baseline,</w:t>
      </w:r>
      <w:r>
        <w:t xml:space="preserve"> but </w:t>
      </w:r>
      <w:r w:rsidR="00770CB9">
        <w:t xml:space="preserve">through different </w:t>
      </w:r>
      <w:proofErr w:type="gramStart"/>
      <w:r w:rsidR="003A3FD3">
        <w:t>mechanisms</w:t>
      </w:r>
      <w:r w:rsidR="00770CB9">
        <w:t>(</w:t>
      </w:r>
      <w:proofErr w:type="gramEnd"/>
      <w:r w:rsidR="00770CB9">
        <w:t xml:space="preserve">figure </w:t>
      </w:r>
      <w:r w:rsidR="00DE71B5">
        <w:t>4</w:t>
      </w:r>
      <w:r w:rsidR="00770CB9">
        <w:t>).</w:t>
      </w:r>
      <w:r w:rsidR="000701E1">
        <w:t xml:space="preserve"> We see that the combination of interventions </w:t>
      </w:r>
      <w:r w:rsidR="009B6972">
        <w:t>was</w:t>
      </w:r>
      <w:r w:rsidR="000701E1">
        <w:t xml:space="preserve"> able to reduce the </w:t>
      </w:r>
      <w:r w:rsidR="000701E1">
        <w:lastRenderedPageBreak/>
        <w:t>proportion of HIV-related deaths among individuals who were diagnosed but never initiated ART, but as none of the interventions enhance HIV-testing a similar proportion of individuals decease</w:t>
      </w:r>
      <w:r w:rsidR="002246D7">
        <w:t>,</w:t>
      </w:r>
      <w:r w:rsidR="000701E1">
        <w:t xml:space="preserve"> without being diagnosed</w:t>
      </w:r>
      <w:r w:rsidR="002246D7">
        <w:t>,</w:t>
      </w:r>
      <w:r w:rsidR="000701E1">
        <w:t xml:space="preserve"> to the baseline scenario.</w:t>
      </w:r>
      <w:r w:rsidR="0022518A">
        <w:t xml:space="preserve"> In contrast, in the Universal Test &amp; Treat intervention only 13% of individuals who suffered an HIV-related death never initiated ART</w:t>
      </w:r>
      <w:r w:rsidR="00677BF5">
        <w:t>;</w:t>
      </w:r>
      <w:r w:rsidR="00327F22">
        <w:t xml:space="preserve"> with the vast majority (51%) lost from ART care before death.</w:t>
      </w:r>
      <w:r w:rsidR="00975BB8">
        <w:t xml:space="preserve"> Therefore, the total person-time spent on ART</w:t>
      </w:r>
      <w:r w:rsidR="00B119F2">
        <w:t xml:space="preserve"> </w:t>
      </w:r>
      <w:r w:rsidR="00975BB8">
        <w:t>by individuals in the Universal Test &amp; Treat intervention exceed</w:t>
      </w:r>
      <w:r w:rsidR="00920268">
        <w:t>ed</w:t>
      </w:r>
      <w:r w:rsidR="00975BB8">
        <w:t xml:space="preserve"> that of individuals in the combination intervention scenario, this is reflected by the increased cost of Universal Test &amp; Treat and the larger proportion of cost t</w:t>
      </w:r>
      <w:r w:rsidR="009C303D">
        <w:t>hat is attributable to ART care. Consequently, the combination of interventions results in fewer person-years on ART, reducing the likelihood of resistance through failure to adhere to treatment</w:t>
      </w:r>
      <w:r w:rsidR="009C303D">
        <w:fldChar w:fldCharType="begin"/>
      </w:r>
      <w:r w:rsidR="009C303D">
        <w:instrText xml:space="preserve"> ADDIN PAPERS2_CITATIONS &lt;citation&gt;&lt;uuid&gt;612935C1-9E65-49EB-88AF-708CD6CC06FD&lt;/uuid&gt;&lt;priority&gt;0&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fldChar w:fldCharType="separate"/>
      </w:r>
      <w:r w:rsidR="009C303D">
        <w:rPr>
          <w:lang w:val="en-US"/>
        </w:rPr>
        <w:t>{Oyugi:2007fs}</w:t>
      </w:r>
      <w:r w:rsidR="009C303D">
        <w:fldChar w:fldCharType="end"/>
      </w:r>
      <w:r w:rsidR="009C303D">
        <w:t xml:space="preserve">. </w:t>
      </w:r>
      <w:r w:rsidR="00817A72">
        <w:t>An alternative category of interventions recently hypothesised</w:t>
      </w:r>
      <w:r w:rsidR="00D92572">
        <w:t xml:space="preserve"> to improve patient outcomes and reduce costs,</w:t>
      </w:r>
      <w:r w:rsidR="00817A72">
        <w:t xml:space="preserve"> is that of tiered care, </w:t>
      </w:r>
      <w:r w:rsidR="00DF1288">
        <w:t>using patient strata to determine the provision of care services</w:t>
      </w:r>
      <w:r w:rsidR="008735E2">
        <w:t>.</w:t>
      </w:r>
      <w:r w:rsidR="006C0DB6">
        <w:t xml:space="preserve"> </w:t>
      </w:r>
      <w:r w:rsidR="003D7107">
        <w:t xml:space="preserve">For example, </w:t>
      </w:r>
      <w:r w:rsidR="00DF1288">
        <w:t xml:space="preserve">Babigumira </w:t>
      </w:r>
      <w:r w:rsidR="00DF1288" w:rsidRPr="00680636">
        <w:rPr>
          <w:i/>
        </w:rPr>
        <w:t>et al.</w:t>
      </w:r>
      <w:r w:rsidR="00DF1288">
        <w:t xml:space="preserve"> (2011), </w:t>
      </w:r>
      <w:r w:rsidR="003D7107">
        <w:t xml:space="preserve">implementing a </w:t>
      </w:r>
      <w:r w:rsidR="00DF1288">
        <w:t>task-shifting intervention for eligible patients at an HIV clinic in Kampala, Uganda</w:t>
      </w:r>
      <w:r w:rsidR="00DF1288">
        <w:fldChar w:fldCharType="begin"/>
      </w:r>
      <w:r w:rsidR="00DF1288">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Eligibility criteria</w:t>
      </w:r>
      <w:r w:rsidR="00D92572">
        <w:t xml:space="preserve"> </w:t>
      </w:r>
      <w:r w:rsidR="00DF1288">
        <w:t xml:space="preserve">selected adherent, healthy </w:t>
      </w:r>
      <w:r w:rsidR="00D92572">
        <w:t xml:space="preserve">randomised </w:t>
      </w:r>
      <w:r w:rsidR="00DF1288">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fldChar w:fldCharType="begin"/>
      </w:r>
      <w:r w:rsidR="00DF1288">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xml:space="preserve">. This type of tiered intervention, selecting adherent patients to be monitored more infrequently, illustrates how care can </w:t>
      </w:r>
      <w:r w:rsidR="00D92572">
        <w:t>be stratified between patients.</w:t>
      </w:r>
    </w:p>
    <w:p w14:paraId="12701B22" w14:textId="77777777" w:rsidR="00727013" w:rsidRDefault="00727013" w:rsidP="0086036A">
      <w:pPr>
        <w:pStyle w:val="normal0"/>
      </w:pPr>
    </w:p>
    <w:p w14:paraId="3C804AAD" w14:textId="6BED4A13" w:rsidR="001363E9" w:rsidRDefault="00D17502" w:rsidP="009F1741">
      <w:pPr>
        <w:pStyle w:val="normal0"/>
      </w:pPr>
      <w:commentRangeStart w:id="33"/>
      <w:r>
        <w:tab/>
        <w:t xml:space="preserve">The motivating stimuli </w:t>
      </w:r>
      <w:r w:rsidR="0005462D">
        <w:t>driving</w:t>
      </w:r>
      <w:r>
        <w:t xml:space="preserve"> </w:t>
      </w:r>
      <w:r w:rsidR="00D22909">
        <w:t>HIV-infected individuals</w:t>
      </w:r>
      <w:r>
        <w:t xml:space="preserve"> to seek care are not </w:t>
      </w:r>
      <w:r w:rsidR="00D22909">
        <w:t xml:space="preserve">yet </w:t>
      </w:r>
      <w:r>
        <w:t>fully understood.</w:t>
      </w:r>
      <w:r w:rsidR="00D22909">
        <w:t xml:space="preserve"> </w:t>
      </w:r>
      <w:r w:rsidR="00F62E51">
        <w:t>With</w:t>
      </w:r>
      <w:r w:rsidR="00D22909">
        <w:t xml:space="preserve"> progress </w:t>
      </w:r>
      <w:r w:rsidR="00F62E51">
        <w:t xml:space="preserve">being </w:t>
      </w:r>
      <w:r w:rsidR="00D22909">
        <w:t xml:space="preserve">made in other </w:t>
      </w:r>
      <w:proofErr w:type="gramStart"/>
      <w:r w:rsidR="00D22909">
        <w:t>fields{</w:t>
      </w:r>
      <w:proofErr w:type="gramEnd"/>
      <w:r w:rsidR="00D22909">
        <w:t>Buregyeya:2011fi, Salaniponi:2000tc, Pronyk:2001uk},</w:t>
      </w:r>
      <w:r w:rsidR="00F62E51">
        <w:t xml:space="preserve"> it is hoped that new insights into HIV health-care seeking behaviour will follow</w:t>
      </w:r>
      <w:r w:rsidR="009A1BF9">
        <w:t>{Burns:2014jz}</w:t>
      </w:r>
      <w:r w:rsidR="00F62E51">
        <w:t>.</w:t>
      </w:r>
      <w:commentRangeEnd w:id="33"/>
      <w:r w:rsidR="00D91055">
        <w:rPr>
          <w:rStyle w:val="CommentReference"/>
        </w:rPr>
        <w:commentReference w:id="33"/>
      </w:r>
      <w:r w:rsidR="00AE1406">
        <w:t xml:space="preserve"> </w:t>
      </w:r>
      <w:r w:rsidR="009C6E59">
        <w:t>Furthermore, the generalisability of these results to other settings remains undetermined; but for progress to be made in assessing the current state of care along with strategies to resolve deficiencies, individual-level longitudinal data</w:t>
      </w:r>
      <w:r w:rsidR="009A1BF9">
        <w:t xml:space="preserve"> similar to data provided by AMPATH will be required.</w:t>
      </w:r>
      <w:r w:rsidR="00F31908">
        <w:t xml:space="preserve"> </w:t>
      </w:r>
      <w:r w:rsidR="001363E9">
        <w:t>While a mathematical model can demonstrate the impact of a combination of interventions, it remains to be seen how such a strategy would be implemented by a real-world ART programme. For instance, it may be preferable</w:t>
      </w:r>
      <w:r w:rsidR="00646197">
        <w:t xml:space="preserve"> to distribute intervention implementation over time </w:t>
      </w:r>
      <w:r w:rsidR="00F31908">
        <w:t xml:space="preserve">as part of a </w:t>
      </w:r>
      <w:r w:rsidR="00646197">
        <w:t>graded response.</w:t>
      </w:r>
      <w:r w:rsidR="00F31908">
        <w:t xml:space="preserve"> Finally, </w:t>
      </w:r>
      <w:r w:rsidR="00AD609A">
        <w:t xml:space="preserve">the estimates of costs used in this model are predominantly based on findings from a large-scale multi-country analysis, but the true scalability of these costs and their representation of the cost of intervention execution are debatable. </w:t>
      </w:r>
    </w:p>
    <w:p w14:paraId="7CF7F7AE" w14:textId="77777777" w:rsidR="004833E2" w:rsidRDefault="004833E2" w:rsidP="004833E2">
      <w:pPr>
        <w:pStyle w:val="normal0"/>
      </w:pPr>
    </w:p>
    <w:p w14:paraId="63D67818" w14:textId="1AC1EB98" w:rsidR="004833E2" w:rsidRDefault="004833E2" w:rsidP="004833E2">
      <w:pPr>
        <w:pStyle w:val="normal0"/>
        <w:ind w:firstLine="720"/>
      </w:pPr>
      <w:r>
        <w:t xml:space="preserve">Our results indicate that in Kenya, the effectiveness of current ART-programmes can be improved. While interventions targeting HIV testing and pre-ART retention </w:t>
      </w:r>
      <w:r w:rsidR="00920268">
        <w:t>were</w:t>
      </w:r>
      <w:r>
        <w:t xml:space="preserve"> highly impactful, losses from care </w:t>
      </w:r>
      <w:r w:rsidR="00F64F4D">
        <w:t>occurred</w:t>
      </w:r>
      <w:r>
        <w:t xml:space="preserve"> throughout</w:t>
      </w:r>
      <w:r w:rsidR="005E690B">
        <w:t>,</w:t>
      </w:r>
      <w: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1948C711" w14:textId="77777777" w:rsidR="00B63212" w:rsidRDefault="00B63212">
      <w:pPr>
        <w:pStyle w:val="Heading1"/>
        <w:contextualSpacing w:val="0"/>
      </w:pPr>
    </w:p>
    <w:p w14:paraId="18098FAD" w14:textId="77777777" w:rsidR="00B63212" w:rsidRDefault="00B63212">
      <w:pPr>
        <w:pStyle w:val="Heading1"/>
        <w:contextualSpacing w:val="0"/>
      </w:pPr>
    </w:p>
    <w:p w14:paraId="41D991AD" w14:textId="77777777" w:rsidR="00B63212" w:rsidRDefault="00B63212">
      <w:pPr>
        <w:pStyle w:val="Heading1"/>
        <w:contextualSpacing w:val="0"/>
      </w:pPr>
    </w:p>
    <w:p w14:paraId="52B66BAB" w14:textId="77777777" w:rsidR="00B63212" w:rsidRDefault="00B63212">
      <w:pPr>
        <w:pStyle w:val="Heading1"/>
        <w:contextualSpacing w:val="0"/>
      </w:pPr>
    </w:p>
    <w:p w14:paraId="3B4D6673" w14:textId="77777777" w:rsidR="00B63212" w:rsidRDefault="00B63212">
      <w:pPr>
        <w:pStyle w:val="Heading1"/>
        <w:contextualSpacing w:val="0"/>
      </w:pPr>
    </w:p>
    <w:p w14:paraId="3B021E65" w14:textId="6C707F68" w:rsidR="00354BF3" w:rsidRDefault="0004446E">
      <w:pPr>
        <w:pStyle w:val="Heading1"/>
        <w:contextualSpacing w:val="0"/>
      </w:pPr>
      <w:r>
        <w:t>Acknowledgements</w:t>
      </w:r>
      <w:bookmarkStart w:id="34" w:name="h.pbwlevpo3yu5" w:colFirst="0" w:colLast="0"/>
      <w:bookmarkEnd w:id="34"/>
    </w:p>
    <w:p w14:paraId="63AE3FA0" w14:textId="5B5654E8" w:rsidR="00354BF3" w:rsidRDefault="0004446E">
      <w:pPr>
        <w:pStyle w:val="Heading1"/>
        <w:contextualSpacing w:val="0"/>
      </w:pPr>
      <w:r>
        <w:t>References</w:t>
      </w:r>
      <w:bookmarkStart w:id="35" w:name="h.i9jxy126drmb" w:colFirst="0" w:colLast="0"/>
      <w:bookmarkEnd w:id="35"/>
    </w:p>
    <w:p w14:paraId="5CE87D58" w14:textId="039C2B8E" w:rsidR="00C07325" w:rsidRDefault="0004446E" w:rsidP="004047B1">
      <w:pPr>
        <w:pStyle w:val="Heading1"/>
        <w:contextualSpacing w:val="0"/>
      </w:pPr>
      <w:r>
        <w:t>Figure Legends</w:t>
      </w:r>
    </w:p>
    <w:p w14:paraId="5E1D761A" w14:textId="1FDBDB7D"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2B48BB2F" w14:textId="013C014D"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2041B798" w14:textId="0023239D"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142CFA91" w14:textId="03A3C45A"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24EFE7A6" w14:textId="178B7B0C"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2834C287" w14:textId="111BB0B6" w:rsidR="00C07325" w:rsidRPr="00A520E1" w:rsidRDefault="00194932">
      <w:pPr>
        <w:pStyle w:val="normal0"/>
        <w:contextualSpacing w:val="0"/>
        <w:rPr>
          <w:i/>
          <w:sz w:val="16"/>
          <w:szCs w:val="16"/>
        </w:rPr>
      </w:pPr>
      <w:r w:rsidRPr="00A520E1">
        <w:rPr>
          <w:b/>
          <w:i/>
          <w:sz w:val="16"/>
          <w:szCs w:val="16"/>
        </w:rPr>
        <w:lastRenderedPageBreak/>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38053F82" w14:textId="4DF93C4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7B9E7D80" w14:textId="5B2C6ADD"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0B177543" w14:textId="77777777" w:rsidR="00C07325" w:rsidRDefault="0004446E">
      <w:pPr>
        <w:pStyle w:val="Heading1"/>
        <w:contextualSpacing w:val="0"/>
      </w:pPr>
      <w:bookmarkStart w:id="36" w:name="h.n9mfvkja78ix" w:colFirst="0" w:colLast="0"/>
      <w:bookmarkEnd w:id="36"/>
      <w:r>
        <w:t>Supporting Information</w:t>
      </w:r>
    </w:p>
    <w:p w14:paraId="4B6D2B02" w14:textId="4F87C092" w:rsidR="00842F3E" w:rsidRPr="00156A8A" w:rsidRDefault="00E3215F" w:rsidP="00156A8A">
      <w:pPr>
        <w:pStyle w:val="normal0"/>
      </w:pPr>
      <w:r>
        <w:t>See appendix.</w:t>
      </w:r>
    </w:p>
    <w:p w14:paraId="44A6D1D9" w14:textId="549501CD" w:rsidR="00FD78CE" w:rsidRPr="00DB2702" w:rsidRDefault="00FD78CE" w:rsidP="00DB2702">
      <w:pPr>
        <w:pStyle w:val="ListParagraph"/>
        <w:rPr>
          <w:lang w:val="en-AU"/>
        </w:rPr>
      </w:pPr>
    </w:p>
    <w:p w14:paraId="5094A9E1"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eff Eaton" w:date="2015-01-15T17:31:00Z" w:initials="JE">
    <w:p w14:paraId="1286C8B8" w14:textId="77777777" w:rsidR="008B0834" w:rsidRDefault="008B0834" w:rsidP="0065099A">
      <w:pPr>
        <w:pStyle w:val="CommentText"/>
      </w:pPr>
      <w:r>
        <w:rPr>
          <w:rStyle w:val="CommentReference"/>
        </w:rPr>
        <w:annotationRef/>
      </w:r>
      <w:r>
        <w:t xml:space="preserve">How do the magnitude of impacts compare? Does the multiple intervention scenario </w:t>
      </w:r>
      <w:r w:rsidRPr="0034289D">
        <w:rPr>
          <w:i/>
        </w:rPr>
        <w:t>dominate</w:t>
      </w:r>
      <w:r>
        <w:t xml:space="preserve"> UTT?</w:t>
      </w:r>
    </w:p>
  </w:comment>
  <w:comment w:id="6" w:author="Jack Olney" w:date="2015-01-15T17:31:00Z" w:initials="JO">
    <w:p w14:paraId="57CEE7BA" w14:textId="77777777" w:rsidR="008B0834" w:rsidRDefault="008B0834" w:rsidP="0065099A">
      <w:pPr>
        <w:pStyle w:val="CommentText"/>
      </w:pPr>
      <w:r>
        <w:rPr>
          <w:rStyle w:val="CommentReference"/>
        </w:rPr>
        <w:annotationRef/>
      </w:r>
      <w:r>
        <w:t>It neither dominates or is dominated.</w:t>
      </w:r>
    </w:p>
  </w:comment>
  <w:comment w:id="15" w:author="Tim Hallett" w:date="2015-01-07T12:26:00Z" w:initials="TH">
    <w:p w14:paraId="148D1A12" w14:textId="77777777" w:rsidR="008B0834" w:rsidRDefault="008B0834">
      <w:pPr>
        <w:pStyle w:val="CommentText"/>
      </w:pPr>
      <w:r>
        <w:rPr>
          <w:rStyle w:val="CommentReference"/>
        </w:rPr>
        <w:annotationRef/>
      </w:r>
      <w:r>
        <w:t>Is it possible to add references to the table? Or notes on the source?</w:t>
      </w:r>
    </w:p>
  </w:comment>
  <w:comment w:id="16" w:author="Jack Olney" w:date="2015-01-08T12:19:00Z" w:initials="JO">
    <w:p w14:paraId="1FCD600D" w14:textId="3E2B4651" w:rsidR="008B0834" w:rsidRDefault="008B0834">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18" w:author="Tim Hallett" w:date="2015-01-08T11:48:00Z" w:initials="TH">
    <w:p w14:paraId="0A231B60" w14:textId="77777777" w:rsidR="008B0834" w:rsidRDefault="008B0834"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6F36AE39" w14:textId="52629933" w:rsidR="008B0834" w:rsidRDefault="008B0834">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Tim Hallett" w:date="2015-01-08T11:48:00Z" w:initials="TH">
    <w:p w14:paraId="7FDDD876" w14:textId="77777777" w:rsidR="008B0834" w:rsidRDefault="008B0834" w:rsidP="00260E0F">
      <w:pPr>
        <w:pStyle w:val="CommentText"/>
      </w:pPr>
      <w:r>
        <w:rPr>
          <w:rStyle w:val="CommentReference"/>
        </w:rPr>
        <w:annotationRef/>
      </w:r>
      <w:r>
        <w:t>Seem to me like we need two scenarios in this one now. 0% would be best. What can say about what is realistic?</w:t>
      </w:r>
    </w:p>
  </w:comment>
  <w:comment w:id="21" w:author="Jack Olney" w:date="2015-01-08T13:38:00Z" w:initials="JO">
    <w:p w14:paraId="2E9B4744" w14:textId="24812CCD" w:rsidR="008B0834" w:rsidRDefault="008B0834">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22" w:author="Tim Hallett" w:date="2015-01-08T11:48:00Z" w:initials="TH">
    <w:p w14:paraId="7CC6159C" w14:textId="77777777" w:rsidR="008B0834" w:rsidRDefault="008B0834" w:rsidP="00260E0F">
      <w:pPr>
        <w:pStyle w:val="CommentText"/>
      </w:pPr>
      <w:r>
        <w:rPr>
          <w:rStyle w:val="CommentReference"/>
        </w:rPr>
        <w:annotationRef/>
      </w:r>
      <w:r>
        <w:t>Shouldn’t this have the same assumption as “maximum HBCT” for comparison.</w:t>
      </w:r>
    </w:p>
  </w:comment>
  <w:comment w:id="23" w:author="Jack Olney" w:date="2015-01-08T13:43:00Z" w:initials="JO">
    <w:p w14:paraId="6C22FC93" w14:textId="00AD64A5" w:rsidR="008B0834" w:rsidRDefault="008B0834">
      <w:pPr>
        <w:pStyle w:val="CommentText"/>
      </w:pPr>
      <w:r>
        <w:rPr>
          <w:rStyle w:val="CommentReference"/>
        </w:rPr>
        <w:annotationRef/>
      </w:r>
      <w:r>
        <w:t>Currently uses the realistic HBCT intervention here.</w:t>
      </w:r>
    </w:p>
  </w:comment>
  <w:comment w:id="25" w:author="Tim Hallett" w:date="2015-01-08T11:48:00Z" w:initials="TH">
    <w:p w14:paraId="5637ED7E" w14:textId="77777777" w:rsidR="008B0834" w:rsidRDefault="008B0834" w:rsidP="00260E0F">
      <w:pPr>
        <w:pStyle w:val="CommentText"/>
      </w:pPr>
      <w:r>
        <w:rPr>
          <w:rStyle w:val="CommentReference"/>
        </w:rPr>
        <w:annotationRef/>
      </w:r>
      <w:r>
        <w:t>Don’t understand these two separate processes. Is the 20% failure to start Art that they decline to start ART.</w:t>
      </w:r>
    </w:p>
    <w:p w14:paraId="3A9EE34D" w14:textId="77777777" w:rsidR="008B0834" w:rsidRDefault="008B0834" w:rsidP="00260E0F">
      <w:pPr>
        <w:pStyle w:val="CommentText"/>
      </w:pPr>
      <w:r>
        <w:t>Shouldn’t the ‘realistic impact’ here have the same assumptions as the “realistic impact” HBCT about those components?</w:t>
      </w:r>
    </w:p>
    <w:p w14:paraId="7C82C35B" w14:textId="77777777" w:rsidR="008B0834" w:rsidRDefault="008B0834" w:rsidP="00260E0F">
      <w:pPr>
        <w:pStyle w:val="CommentText"/>
      </w:pPr>
    </w:p>
    <w:p w14:paraId="3F8D77B7" w14:textId="77777777" w:rsidR="008B0834" w:rsidRDefault="008B0834" w:rsidP="00260E0F">
      <w:pPr>
        <w:pStyle w:val="CommentText"/>
      </w:pPr>
      <w:r>
        <w:t xml:space="preserve"> </w:t>
      </w:r>
    </w:p>
  </w:comment>
  <w:comment w:id="24" w:author="Jack Olney" w:date="2015-01-08T14:02:00Z" w:initials="JO">
    <w:p w14:paraId="63BAE1E0" w14:textId="7860F02E" w:rsidR="008B0834" w:rsidRDefault="008B0834">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28" w:author="Tim Hallett" w:date="2015-01-07T13:03:00Z" w:initials="TH">
    <w:p w14:paraId="79989703" w14:textId="77777777" w:rsidR="008B0834" w:rsidRDefault="008B0834">
      <w:pPr>
        <w:pStyle w:val="CommentText"/>
      </w:pPr>
      <w:ins w:id="30"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29" w:author="Jack Olney" w:date="2015-01-13T09:27:00Z" w:initials="JO">
    <w:p w14:paraId="038DC889" w14:textId="44E49779" w:rsidR="008B0834" w:rsidRDefault="008B0834">
      <w:pPr>
        <w:pStyle w:val="CommentText"/>
      </w:pPr>
      <w:r>
        <w:rPr>
          <w:rStyle w:val="CommentReference"/>
        </w:rPr>
        <w:annotationRef/>
      </w:r>
      <w:r>
        <w:t>If I understand this correctly, this would involve working through all permutations of interventions in a bundle of x interventions before moving to a bundle of x+1 interventions?</w:t>
      </w:r>
    </w:p>
  </w:comment>
  <w:comment w:id="32" w:author="Jack Olney" w:date="2015-01-13T14:52:00Z" w:initials="JO">
    <w:p w14:paraId="7F9DF9A2" w14:textId="1019805E" w:rsidR="008B0834" w:rsidRDefault="008B0834">
      <w:pPr>
        <w:pStyle w:val="CommentText"/>
      </w:pPr>
      <w:r>
        <w:rPr>
          <w:rStyle w:val="CommentReference"/>
        </w:rPr>
        <w:annotationRef/>
      </w:r>
      <w:r>
        <w:t>From Jeff’s earlier comment: do we have a threshold for “high-impact” and “low-cost” or should I be choosing one based on the results?</w:t>
      </w:r>
    </w:p>
  </w:comment>
  <w:comment w:id="33" w:author="Jack Olney" w:date="2015-01-14T13:34:00Z" w:initials="JO">
    <w:p w14:paraId="34FDA2A3" w14:textId="21CCBAA0" w:rsidR="008B0834" w:rsidRDefault="008B0834">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8B0834" w:rsidRDefault="008B0834">
      <w:pPr>
        <w:spacing w:line="240" w:lineRule="auto"/>
      </w:pPr>
      <w:r>
        <w:separator/>
      </w:r>
    </w:p>
  </w:endnote>
  <w:endnote w:type="continuationSeparator" w:id="0">
    <w:p w14:paraId="4FBC26F3" w14:textId="77777777" w:rsidR="008B0834" w:rsidRDefault="008B08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8B0834" w:rsidRDefault="008B0834">
    <w:pPr>
      <w:pStyle w:val="normal0"/>
      <w:contextualSpacing w:val="0"/>
      <w:jc w:val="right"/>
    </w:pPr>
    <w:r>
      <w:fldChar w:fldCharType="begin"/>
    </w:r>
    <w:r>
      <w:instrText>PAGE</w:instrText>
    </w:r>
    <w:r>
      <w:fldChar w:fldCharType="separate"/>
    </w:r>
    <w:r w:rsidR="00285061">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8B0834" w:rsidRDefault="008B0834">
      <w:pPr>
        <w:spacing w:line="240" w:lineRule="auto"/>
      </w:pPr>
      <w:r>
        <w:separator/>
      </w:r>
    </w:p>
  </w:footnote>
  <w:footnote w:type="continuationSeparator" w:id="0">
    <w:p w14:paraId="1FB6D189" w14:textId="77777777" w:rsidR="008B0834" w:rsidRDefault="008B083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6"/>
  </w:num>
  <w:num w:numId="4">
    <w:abstractNumId w:val="3"/>
  </w:num>
  <w:num w:numId="5">
    <w:abstractNumId w:val="2"/>
  </w:num>
  <w:num w:numId="6">
    <w:abstractNumId w:val="9"/>
  </w:num>
  <w:num w:numId="7">
    <w:abstractNumId w:val="13"/>
  </w:num>
  <w:num w:numId="8">
    <w:abstractNumId w:val="12"/>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19"/>
    <w:lvlOverride w:ilvl="0">
      <w:lvl w:ilvl="0">
        <w:numFmt w:val="decimal"/>
        <w:lvlText w:val="%1."/>
        <w:lvlJc w:val="left"/>
      </w:lvl>
    </w:lvlOverride>
  </w:num>
  <w:num w:numId="11">
    <w:abstractNumId w:val="18"/>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0"/>
  </w:num>
  <w:num w:numId="19">
    <w:abstractNumId w:val="14"/>
  </w:num>
  <w:num w:numId="20">
    <w:abstractNumId w:val="17"/>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8D2"/>
    <w:rsid w:val="00056AEA"/>
    <w:rsid w:val="000579C4"/>
    <w:rsid w:val="00064033"/>
    <w:rsid w:val="0006463D"/>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701"/>
    <w:rsid w:val="00094B15"/>
    <w:rsid w:val="00094F4B"/>
    <w:rsid w:val="00096253"/>
    <w:rsid w:val="000975E0"/>
    <w:rsid w:val="00097F4A"/>
    <w:rsid w:val="000A17A4"/>
    <w:rsid w:val="000A1D6D"/>
    <w:rsid w:val="000A34EF"/>
    <w:rsid w:val="000A4E60"/>
    <w:rsid w:val="000A5C17"/>
    <w:rsid w:val="000A5E0A"/>
    <w:rsid w:val="000A7B97"/>
    <w:rsid w:val="000B3728"/>
    <w:rsid w:val="000B6F6D"/>
    <w:rsid w:val="000C105B"/>
    <w:rsid w:val="000C780B"/>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2E35"/>
    <w:rsid w:val="00104405"/>
    <w:rsid w:val="00104667"/>
    <w:rsid w:val="00106475"/>
    <w:rsid w:val="001068CE"/>
    <w:rsid w:val="001069F6"/>
    <w:rsid w:val="0011085E"/>
    <w:rsid w:val="0011200D"/>
    <w:rsid w:val="001121E5"/>
    <w:rsid w:val="00114499"/>
    <w:rsid w:val="00114919"/>
    <w:rsid w:val="0011508B"/>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63E9"/>
    <w:rsid w:val="0013673B"/>
    <w:rsid w:val="00137AD9"/>
    <w:rsid w:val="0014225F"/>
    <w:rsid w:val="0014426F"/>
    <w:rsid w:val="00146EC1"/>
    <w:rsid w:val="001474DD"/>
    <w:rsid w:val="001477F8"/>
    <w:rsid w:val="00147C94"/>
    <w:rsid w:val="00151234"/>
    <w:rsid w:val="00152DB9"/>
    <w:rsid w:val="001534AC"/>
    <w:rsid w:val="00154A85"/>
    <w:rsid w:val="00156A8A"/>
    <w:rsid w:val="00160B94"/>
    <w:rsid w:val="00161ABE"/>
    <w:rsid w:val="00161FB4"/>
    <w:rsid w:val="00165D56"/>
    <w:rsid w:val="001672BD"/>
    <w:rsid w:val="00167999"/>
    <w:rsid w:val="00170691"/>
    <w:rsid w:val="00170B8A"/>
    <w:rsid w:val="00170F02"/>
    <w:rsid w:val="00172D15"/>
    <w:rsid w:val="00173ACA"/>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425"/>
    <w:rsid w:val="00260E0F"/>
    <w:rsid w:val="00261ECA"/>
    <w:rsid w:val="00262DB4"/>
    <w:rsid w:val="00263DD3"/>
    <w:rsid w:val="002640CF"/>
    <w:rsid w:val="00264446"/>
    <w:rsid w:val="00265DE7"/>
    <w:rsid w:val="0026648C"/>
    <w:rsid w:val="00270291"/>
    <w:rsid w:val="0027079E"/>
    <w:rsid w:val="002716E1"/>
    <w:rsid w:val="00272A02"/>
    <w:rsid w:val="0027347F"/>
    <w:rsid w:val="0027665A"/>
    <w:rsid w:val="002769F6"/>
    <w:rsid w:val="00281945"/>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6690"/>
    <w:rsid w:val="003178D4"/>
    <w:rsid w:val="003202C5"/>
    <w:rsid w:val="0032451F"/>
    <w:rsid w:val="00327729"/>
    <w:rsid w:val="00327F22"/>
    <w:rsid w:val="00327F8B"/>
    <w:rsid w:val="00333989"/>
    <w:rsid w:val="00333BE0"/>
    <w:rsid w:val="00334432"/>
    <w:rsid w:val="00334A51"/>
    <w:rsid w:val="00336896"/>
    <w:rsid w:val="00341091"/>
    <w:rsid w:val="00341D62"/>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D17"/>
    <w:rsid w:val="003700D0"/>
    <w:rsid w:val="00371D8A"/>
    <w:rsid w:val="00373DFD"/>
    <w:rsid w:val="00374EF6"/>
    <w:rsid w:val="003750F6"/>
    <w:rsid w:val="003759E8"/>
    <w:rsid w:val="00376AC0"/>
    <w:rsid w:val="00383A3C"/>
    <w:rsid w:val="003846CE"/>
    <w:rsid w:val="003855F4"/>
    <w:rsid w:val="003867BA"/>
    <w:rsid w:val="00393086"/>
    <w:rsid w:val="0039619B"/>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1BE0"/>
    <w:rsid w:val="00450E1D"/>
    <w:rsid w:val="004530C8"/>
    <w:rsid w:val="004556D6"/>
    <w:rsid w:val="0045606F"/>
    <w:rsid w:val="00461FC2"/>
    <w:rsid w:val="00464315"/>
    <w:rsid w:val="00466802"/>
    <w:rsid w:val="004711ED"/>
    <w:rsid w:val="004716A3"/>
    <w:rsid w:val="00475760"/>
    <w:rsid w:val="00475FFF"/>
    <w:rsid w:val="00477795"/>
    <w:rsid w:val="00480626"/>
    <w:rsid w:val="004810CF"/>
    <w:rsid w:val="00481592"/>
    <w:rsid w:val="004833E2"/>
    <w:rsid w:val="004858C4"/>
    <w:rsid w:val="004866F2"/>
    <w:rsid w:val="00486743"/>
    <w:rsid w:val="0049009F"/>
    <w:rsid w:val="00496CFC"/>
    <w:rsid w:val="004A0375"/>
    <w:rsid w:val="004A07F2"/>
    <w:rsid w:val="004A136A"/>
    <w:rsid w:val="004A3A3B"/>
    <w:rsid w:val="004A59FC"/>
    <w:rsid w:val="004A6FC4"/>
    <w:rsid w:val="004A75A5"/>
    <w:rsid w:val="004B0BC1"/>
    <w:rsid w:val="004B226E"/>
    <w:rsid w:val="004B3C80"/>
    <w:rsid w:val="004B488C"/>
    <w:rsid w:val="004B54D1"/>
    <w:rsid w:val="004C000F"/>
    <w:rsid w:val="004C03E5"/>
    <w:rsid w:val="004C0ADF"/>
    <w:rsid w:val="004C2572"/>
    <w:rsid w:val="004C326F"/>
    <w:rsid w:val="004D0BCA"/>
    <w:rsid w:val="004D2013"/>
    <w:rsid w:val="004D21DE"/>
    <w:rsid w:val="004D3BDD"/>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22FA"/>
    <w:rsid w:val="005050FE"/>
    <w:rsid w:val="0050562A"/>
    <w:rsid w:val="005067F2"/>
    <w:rsid w:val="00507E9F"/>
    <w:rsid w:val="00510929"/>
    <w:rsid w:val="00512474"/>
    <w:rsid w:val="005143BB"/>
    <w:rsid w:val="005151F0"/>
    <w:rsid w:val="00517DDF"/>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8FC"/>
    <w:rsid w:val="00597A76"/>
    <w:rsid w:val="00597C4F"/>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7644"/>
    <w:rsid w:val="005D0911"/>
    <w:rsid w:val="005D0D15"/>
    <w:rsid w:val="005D2BA8"/>
    <w:rsid w:val="005D2F86"/>
    <w:rsid w:val="005D6B13"/>
    <w:rsid w:val="005E1B0C"/>
    <w:rsid w:val="005E1FB5"/>
    <w:rsid w:val="005E22E8"/>
    <w:rsid w:val="005E4B54"/>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4004"/>
    <w:rsid w:val="00615625"/>
    <w:rsid w:val="00617337"/>
    <w:rsid w:val="00617BBE"/>
    <w:rsid w:val="00621D75"/>
    <w:rsid w:val="0062304C"/>
    <w:rsid w:val="00623F65"/>
    <w:rsid w:val="0062659A"/>
    <w:rsid w:val="00627D30"/>
    <w:rsid w:val="0063026B"/>
    <w:rsid w:val="006310EC"/>
    <w:rsid w:val="00631265"/>
    <w:rsid w:val="0063146D"/>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1983"/>
    <w:rsid w:val="006A27D9"/>
    <w:rsid w:val="006A404E"/>
    <w:rsid w:val="006A4EB5"/>
    <w:rsid w:val="006A5827"/>
    <w:rsid w:val="006A5D56"/>
    <w:rsid w:val="006A63B2"/>
    <w:rsid w:val="006A74F6"/>
    <w:rsid w:val="006B0F3B"/>
    <w:rsid w:val="006B2C19"/>
    <w:rsid w:val="006B54AF"/>
    <w:rsid w:val="006B558F"/>
    <w:rsid w:val="006B5C43"/>
    <w:rsid w:val="006B7962"/>
    <w:rsid w:val="006C0DB6"/>
    <w:rsid w:val="006C1277"/>
    <w:rsid w:val="006C5AAE"/>
    <w:rsid w:val="006C7349"/>
    <w:rsid w:val="006C7A41"/>
    <w:rsid w:val="006D17ED"/>
    <w:rsid w:val="006D49FE"/>
    <w:rsid w:val="006D5C1A"/>
    <w:rsid w:val="006D7990"/>
    <w:rsid w:val="006E1625"/>
    <w:rsid w:val="006E177A"/>
    <w:rsid w:val="006E29A5"/>
    <w:rsid w:val="006E3BBA"/>
    <w:rsid w:val="006E4A55"/>
    <w:rsid w:val="006E5160"/>
    <w:rsid w:val="006E641A"/>
    <w:rsid w:val="006E6D28"/>
    <w:rsid w:val="006E71B4"/>
    <w:rsid w:val="006F08E1"/>
    <w:rsid w:val="006F0F8D"/>
    <w:rsid w:val="006F18A9"/>
    <w:rsid w:val="006F38DD"/>
    <w:rsid w:val="00700E14"/>
    <w:rsid w:val="00704298"/>
    <w:rsid w:val="00704A3E"/>
    <w:rsid w:val="00710658"/>
    <w:rsid w:val="00711586"/>
    <w:rsid w:val="007118E0"/>
    <w:rsid w:val="00712178"/>
    <w:rsid w:val="007125CC"/>
    <w:rsid w:val="00712AD7"/>
    <w:rsid w:val="00714162"/>
    <w:rsid w:val="00716EFA"/>
    <w:rsid w:val="007268DB"/>
    <w:rsid w:val="00727013"/>
    <w:rsid w:val="00730026"/>
    <w:rsid w:val="007300B5"/>
    <w:rsid w:val="007318FD"/>
    <w:rsid w:val="0073350E"/>
    <w:rsid w:val="0073374E"/>
    <w:rsid w:val="00733C70"/>
    <w:rsid w:val="007342E9"/>
    <w:rsid w:val="007354EE"/>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7E8"/>
    <w:rsid w:val="0075481C"/>
    <w:rsid w:val="00754E74"/>
    <w:rsid w:val="0075563A"/>
    <w:rsid w:val="00757637"/>
    <w:rsid w:val="00761A04"/>
    <w:rsid w:val="0076234E"/>
    <w:rsid w:val="007628D2"/>
    <w:rsid w:val="00763132"/>
    <w:rsid w:val="0076557A"/>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D1DD9"/>
    <w:rsid w:val="007D2470"/>
    <w:rsid w:val="007D3E7A"/>
    <w:rsid w:val="007D52B1"/>
    <w:rsid w:val="007D5472"/>
    <w:rsid w:val="007D5486"/>
    <w:rsid w:val="007D6AFD"/>
    <w:rsid w:val="007D79B4"/>
    <w:rsid w:val="007E11C5"/>
    <w:rsid w:val="007E1DF4"/>
    <w:rsid w:val="007E2C2C"/>
    <w:rsid w:val="007E311F"/>
    <w:rsid w:val="007E3CA9"/>
    <w:rsid w:val="007E4669"/>
    <w:rsid w:val="007E648F"/>
    <w:rsid w:val="007F02EC"/>
    <w:rsid w:val="007F0D88"/>
    <w:rsid w:val="007F0DE3"/>
    <w:rsid w:val="007F2149"/>
    <w:rsid w:val="007F3A8F"/>
    <w:rsid w:val="007F4A1A"/>
    <w:rsid w:val="007F5D46"/>
    <w:rsid w:val="007F6458"/>
    <w:rsid w:val="007F7C15"/>
    <w:rsid w:val="00805411"/>
    <w:rsid w:val="008054EE"/>
    <w:rsid w:val="00805A46"/>
    <w:rsid w:val="00806273"/>
    <w:rsid w:val="00810040"/>
    <w:rsid w:val="00810A95"/>
    <w:rsid w:val="00811619"/>
    <w:rsid w:val="0081488A"/>
    <w:rsid w:val="00816109"/>
    <w:rsid w:val="00816B98"/>
    <w:rsid w:val="008170B2"/>
    <w:rsid w:val="00817A72"/>
    <w:rsid w:val="008217F5"/>
    <w:rsid w:val="00822607"/>
    <w:rsid w:val="00822C85"/>
    <w:rsid w:val="008230DA"/>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22D0"/>
    <w:rsid w:val="008529A1"/>
    <w:rsid w:val="008531DE"/>
    <w:rsid w:val="00855801"/>
    <w:rsid w:val="00856AB4"/>
    <w:rsid w:val="0086002F"/>
    <w:rsid w:val="00860250"/>
    <w:rsid w:val="0086036A"/>
    <w:rsid w:val="00860B8B"/>
    <w:rsid w:val="00861764"/>
    <w:rsid w:val="00862604"/>
    <w:rsid w:val="008638A5"/>
    <w:rsid w:val="00863A5E"/>
    <w:rsid w:val="0086569F"/>
    <w:rsid w:val="008666BF"/>
    <w:rsid w:val="00870DC3"/>
    <w:rsid w:val="00872D3A"/>
    <w:rsid w:val="008735E2"/>
    <w:rsid w:val="00873E21"/>
    <w:rsid w:val="00874A1F"/>
    <w:rsid w:val="00876C31"/>
    <w:rsid w:val="0087707C"/>
    <w:rsid w:val="0088011B"/>
    <w:rsid w:val="00882F43"/>
    <w:rsid w:val="00883152"/>
    <w:rsid w:val="00883C0A"/>
    <w:rsid w:val="00886737"/>
    <w:rsid w:val="00886C5B"/>
    <w:rsid w:val="0089031F"/>
    <w:rsid w:val="00892F40"/>
    <w:rsid w:val="00893E6A"/>
    <w:rsid w:val="0089420B"/>
    <w:rsid w:val="00894DB3"/>
    <w:rsid w:val="008963DB"/>
    <w:rsid w:val="008A2DDA"/>
    <w:rsid w:val="008A6055"/>
    <w:rsid w:val="008A70DF"/>
    <w:rsid w:val="008A7247"/>
    <w:rsid w:val="008B0834"/>
    <w:rsid w:val="008B1D49"/>
    <w:rsid w:val="008B1D5C"/>
    <w:rsid w:val="008B1F84"/>
    <w:rsid w:val="008B2B8C"/>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F95"/>
    <w:rsid w:val="008E1D0F"/>
    <w:rsid w:val="008E2DC6"/>
    <w:rsid w:val="008E50A3"/>
    <w:rsid w:val="008E54C1"/>
    <w:rsid w:val="008E6CF6"/>
    <w:rsid w:val="008F028E"/>
    <w:rsid w:val="008F309F"/>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D20"/>
    <w:rsid w:val="0091290F"/>
    <w:rsid w:val="00915663"/>
    <w:rsid w:val="00916969"/>
    <w:rsid w:val="00920268"/>
    <w:rsid w:val="009233D8"/>
    <w:rsid w:val="00923C1A"/>
    <w:rsid w:val="00924319"/>
    <w:rsid w:val="00925742"/>
    <w:rsid w:val="0093051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62A36"/>
    <w:rsid w:val="00963ABF"/>
    <w:rsid w:val="00964ACA"/>
    <w:rsid w:val="00965EF7"/>
    <w:rsid w:val="00971178"/>
    <w:rsid w:val="009715C0"/>
    <w:rsid w:val="00972879"/>
    <w:rsid w:val="009735FA"/>
    <w:rsid w:val="00975133"/>
    <w:rsid w:val="00975BB8"/>
    <w:rsid w:val="0097628D"/>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AF0"/>
    <w:rsid w:val="009A41EC"/>
    <w:rsid w:val="009A4A35"/>
    <w:rsid w:val="009A5760"/>
    <w:rsid w:val="009A799E"/>
    <w:rsid w:val="009B233A"/>
    <w:rsid w:val="009B2545"/>
    <w:rsid w:val="009B31EA"/>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52D5"/>
    <w:rsid w:val="009D68C5"/>
    <w:rsid w:val="009E1FCE"/>
    <w:rsid w:val="009E2775"/>
    <w:rsid w:val="009E3B14"/>
    <w:rsid w:val="009E4CC4"/>
    <w:rsid w:val="009E514A"/>
    <w:rsid w:val="009E57DC"/>
    <w:rsid w:val="009F1741"/>
    <w:rsid w:val="009F20C8"/>
    <w:rsid w:val="009F4271"/>
    <w:rsid w:val="009F534E"/>
    <w:rsid w:val="009F57AE"/>
    <w:rsid w:val="009F6605"/>
    <w:rsid w:val="009F6EC2"/>
    <w:rsid w:val="009F7BE1"/>
    <w:rsid w:val="00A00DC5"/>
    <w:rsid w:val="00A01E96"/>
    <w:rsid w:val="00A024D8"/>
    <w:rsid w:val="00A05B2C"/>
    <w:rsid w:val="00A07127"/>
    <w:rsid w:val="00A07B3E"/>
    <w:rsid w:val="00A10D5C"/>
    <w:rsid w:val="00A12333"/>
    <w:rsid w:val="00A12A18"/>
    <w:rsid w:val="00A20A7D"/>
    <w:rsid w:val="00A27213"/>
    <w:rsid w:val="00A319B9"/>
    <w:rsid w:val="00A31BBF"/>
    <w:rsid w:val="00A333AF"/>
    <w:rsid w:val="00A34923"/>
    <w:rsid w:val="00A34BC5"/>
    <w:rsid w:val="00A37390"/>
    <w:rsid w:val="00A414EC"/>
    <w:rsid w:val="00A43C59"/>
    <w:rsid w:val="00A44243"/>
    <w:rsid w:val="00A503C4"/>
    <w:rsid w:val="00A516E0"/>
    <w:rsid w:val="00A520E1"/>
    <w:rsid w:val="00A522D1"/>
    <w:rsid w:val="00A5255F"/>
    <w:rsid w:val="00A54D7D"/>
    <w:rsid w:val="00A54E32"/>
    <w:rsid w:val="00A5693B"/>
    <w:rsid w:val="00A56CFF"/>
    <w:rsid w:val="00A56DB2"/>
    <w:rsid w:val="00A57263"/>
    <w:rsid w:val="00A60C56"/>
    <w:rsid w:val="00A613AB"/>
    <w:rsid w:val="00A63E61"/>
    <w:rsid w:val="00A65134"/>
    <w:rsid w:val="00A6541D"/>
    <w:rsid w:val="00A65531"/>
    <w:rsid w:val="00A657FC"/>
    <w:rsid w:val="00A66476"/>
    <w:rsid w:val="00A67220"/>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64A7"/>
    <w:rsid w:val="00AA6FCC"/>
    <w:rsid w:val="00AB0E2B"/>
    <w:rsid w:val="00AB15F7"/>
    <w:rsid w:val="00AB273A"/>
    <w:rsid w:val="00AB5856"/>
    <w:rsid w:val="00AB5A03"/>
    <w:rsid w:val="00AB633C"/>
    <w:rsid w:val="00AB6C8F"/>
    <w:rsid w:val="00AC062C"/>
    <w:rsid w:val="00AC3D6E"/>
    <w:rsid w:val="00AC4055"/>
    <w:rsid w:val="00AC5CFC"/>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3BF7"/>
    <w:rsid w:val="00AF6206"/>
    <w:rsid w:val="00B01560"/>
    <w:rsid w:val="00B04E4D"/>
    <w:rsid w:val="00B10991"/>
    <w:rsid w:val="00B118F3"/>
    <w:rsid w:val="00B119AB"/>
    <w:rsid w:val="00B119F2"/>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1F8B"/>
    <w:rsid w:val="00B324E9"/>
    <w:rsid w:val="00B347CC"/>
    <w:rsid w:val="00B374B6"/>
    <w:rsid w:val="00B37566"/>
    <w:rsid w:val="00B40D06"/>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471C"/>
    <w:rsid w:val="00B852AE"/>
    <w:rsid w:val="00B90493"/>
    <w:rsid w:val="00B91B97"/>
    <w:rsid w:val="00B92F5C"/>
    <w:rsid w:val="00B94220"/>
    <w:rsid w:val="00B960EE"/>
    <w:rsid w:val="00BA097D"/>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2616"/>
    <w:rsid w:val="00C12B4D"/>
    <w:rsid w:val="00C12B56"/>
    <w:rsid w:val="00C13972"/>
    <w:rsid w:val="00C14A51"/>
    <w:rsid w:val="00C20F04"/>
    <w:rsid w:val="00C212CF"/>
    <w:rsid w:val="00C224AE"/>
    <w:rsid w:val="00C22FA6"/>
    <w:rsid w:val="00C24BC0"/>
    <w:rsid w:val="00C261F3"/>
    <w:rsid w:val="00C26C56"/>
    <w:rsid w:val="00C26C9B"/>
    <w:rsid w:val="00C300C6"/>
    <w:rsid w:val="00C309E6"/>
    <w:rsid w:val="00C30C3A"/>
    <w:rsid w:val="00C3101D"/>
    <w:rsid w:val="00C31328"/>
    <w:rsid w:val="00C31F36"/>
    <w:rsid w:val="00C32E12"/>
    <w:rsid w:val="00C33EF9"/>
    <w:rsid w:val="00C36161"/>
    <w:rsid w:val="00C376C4"/>
    <w:rsid w:val="00C41D38"/>
    <w:rsid w:val="00C426AB"/>
    <w:rsid w:val="00C426FD"/>
    <w:rsid w:val="00C439B4"/>
    <w:rsid w:val="00C4478F"/>
    <w:rsid w:val="00C44F9F"/>
    <w:rsid w:val="00C47595"/>
    <w:rsid w:val="00C47763"/>
    <w:rsid w:val="00C47AE6"/>
    <w:rsid w:val="00C47E8C"/>
    <w:rsid w:val="00C50325"/>
    <w:rsid w:val="00C531C6"/>
    <w:rsid w:val="00C5390B"/>
    <w:rsid w:val="00C546EA"/>
    <w:rsid w:val="00C54A27"/>
    <w:rsid w:val="00C56971"/>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9034E"/>
    <w:rsid w:val="00C90535"/>
    <w:rsid w:val="00C90A81"/>
    <w:rsid w:val="00C90C94"/>
    <w:rsid w:val="00C91AD7"/>
    <w:rsid w:val="00C93972"/>
    <w:rsid w:val="00C93FD7"/>
    <w:rsid w:val="00C94EC6"/>
    <w:rsid w:val="00C95470"/>
    <w:rsid w:val="00C95C8A"/>
    <w:rsid w:val="00C966BB"/>
    <w:rsid w:val="00CA15E4"/>
    <w:rsid w:val="00CA6639"/>
    <w:rsid w:val="00CA6B3E"/>
    <w:rsid w:val="00CB12F5"/>
    <w:rsid w:val="00CB1A4B"/>
    <w:rsid w:val="00CB2595"/>
    <w:rsid w:val="00CB2B80"/>
    <w:rsid w:val="00CB7064"/>
    <w:rsid w:val="00CC2846"/>
    <w:rsid w:val="00CC4678"/>
    <w:rsid w:val="00CD08A6"/>
    <w:rsid w:val="00CD1852"/>
    <w:rsid w:val="00CD36DC"/>
    <w:rsid w:val="00CD4E2F"/>
    <w:rsid w:val="00CD4FEF"/>
    <w:rsid w:val="00CD599C"/>
    <w:rsid w:val="00CD67BC"/>
    <w:rsid w:val="00CE154D"/>
    <w:rsid w:val="00CE24C7"/>
    <w:rsid w:val="00CF43BE"/>
    <w:rsid w:val="00CF5154"/>
    <w:rsid w:val="00CF5AC3"/>
    <w:rsid w:val="00CF7B3E"/>
    <w:rsid w:val="00D06617"/>
    <w:rsid w:val="00D06E7D"/>
    <w:rsid w:val="00D10AB5"/>
    <w:rsid w:val="00D13971"/>
    <w:rsid w:val="00D13E7C"/>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5A95"/>
    <w:rsid w:val="00D36F26"/>
    <w:rsid w:val="00D37554"/>
    <w:rsid w:val="00D4071A"/>
    <w:rsid w:val="00D44CCB"/>
    <w:rsid w:val="00D45337"/>
    <w:rsid w:val="00D4591C"/>
    <w:rsid w:val="00D46ED4"/>
    <w:rsid w:val="00D55C44"/>
    <w:rsid w:val="00D5677F"/>
    <w:rsid w:val="00D610B9"/>
    <w:rsid w:val="00D63496"/>
    <w:rsid w:val="00D6526B"/>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1055"/>
    <w:rsid w:val="00D92572"/>
    <w:rsid w:val="00D92CEC"/>
    <w:rsid w:val="00D93832"/>
    <w:rsid w:val="00D977D0"/>
    <w:rsid w:val="00DA2FFD"/>
    <w:rsid w:val="00DA48FC"/>
    <w:rsid w:val="00DA5FEE"/>
    <w:rsid w:val="00DB1747"/>
    <w:rsid w:val="00DB26C3"/>
    <w:rsid w:val="00DB2702"/>
    <w:rsid w:val="00DB4040"/>
    <w:rsid w:val="00DB43BF"/>
    <w:rsid w:val="00DB606C"/>
    <w:rsid w:val="00DB6AE2"/>
    <w:rsid w:val="00DC0292"/>
    <w:rsid w:val="00DC26BC"/>
    <w:rsid w:val="00DC3546"/>
    <w:rsid w:val="00DC69AB"/>
    <w:rsid w:val="00DC6D09"/>
    <w:rsid w:val="00DC71C7"/>
    <w:rsid w:val="00DD041D"/>
    <w:rsid w:val="00DD19A4"/>
    <w:rsid w:val="00DD50AD"/>
    <w:rsid w:val="00DD6E18"/>
    <w:rsid w:val="00DD6F48"/>
    <w:rsid w:val="00DD7CD7"/>
    <w:rsid w:val="00DE0084"/>
    <w:rsid w:val="00DE1736"/>
    <w:rsid w:val="00DE20FA"/>
    <w:rsid w:val="00DE2511"/>
    <w:rsid w:val="00DE29DA"/>
    <w:rsid w:val="00DE5BDE"/>
    <w:rsid w:val="00DE6731"/>
    <w:rsid w:val="00DE71B5"/>
    <w:rsid w:val="00DE7875"/>
    <w:rsid w:val="00DF1288"/>
    <w:rsid w:val="00DF34CA"/>
    <w:rsid w:val="00DF7A95"/>
    <w:rsid w:val="00E002D5"/>
    <w:rsid w:val="00E019FB"/>
    <w:rsid w:val="00E020A7"/>
    <w:rsid w:val="00E0392E"/>
    <w:rsid w:val="00E04C0C"/>
    <w:rsid w:val="00E104C3"/>
    <w:rsid w:val="00E1075D"/>
    <w:rsid w:val="00E1150C"/>
    <w:rsid w:val="00E13411"/>
    <w:rsid w:val="00E1353D"/>
    <w:rsid w:val="00E14801"/>
    <w:rsid w:val="00E149A7"/>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0461"/>
    <w:rsid w:val="00E45B14"/>
    <w:rsid w:val="00E45EF5"/>
    <w:rsid w:val="00E46406"/>
    <w:rsid w:val="00E46413"/>
    <w:rsid w:val="00E4757E"/>
    <w:rsid w:val="00E500EA"/>
    <w:rsid w:val="00E51134"/>
    <w:rsid w:val="00E52388"/>
    <w:rsid w:val="00E52B39"/>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32B6"/>
    <w:rsid w:val="00EB60E1"/>
    <w:rsid w:val="00EC1D9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46C5"/>
    <w:rsid w:val="00EE515B"/>
    <w:rsid w:val="00EE63B4"/>
    <w:rsid w:val="00EE6BE4"/>
    <w:rsid w:val="00EF0A6D"/>
    <w:rsid w:val="00EF0B1C"/>
    <w:rsid w:val="00EF20F0"/>
    <w:rsid w:val="00EF2C18"/>
    <w:rsid w:val="00EF438D"/>
    <w:rsid w:val="00EF537F"/>
    <w:rsid w:val="00EF5D19"/>
    <w:rsid w:val="00EF6D79"/>
    <w:rsid w:val="00EF74A0"/>
    <w:rsid w:val="00EF7955"/>
    <w:rsid w:val="00F035BF"/>
    <w:rsid w:val="00F051CA"/>
    <w:rsid w:val="00F06617"/>
    <w:rsid w:val="00F069F9"/>
    <w:rsid w:val="00F11115"/>
    <w:rsid w:val="00F11B24"/>
    <w:rsid w:val="00F12271"/>
    <w:rsid w:val="00F13940"/>
    <w:rsid w:val="00F14A22"/>
    <w:rsid w:val="00F20709"/>
    <w:rsid w:val="00F20DD0"/>
    <w:rsid w:val="00F24045"/>
    <w:rsid w:val="00F24371"/>
    <w:rsid w:val="00F24705"/>
    <w:rsid w:val="00F257E8"/>
    <w:rsid w:val="00F3008D"/>
    <w:rsid w:val="00F30180"/>
    <w:rsid w:val="00F305F5"/>
    <w:rsid w:val="00F30E57"/>
    <w:rsid w:val="00F31908"/>
    <w:rsid w:val="00F32B96"/>
    <w:rsid w:val="00F34684"/>
    <w:rsid w:val="00F40A60"/>
    <w:rsid w:val="00F40FB4"/>
    <w:rsid w:val="00F425A0"/>
    <w:rsid w:val="00F4283D"/>
    <w:rsid w:val="00F4371A"/>
    <w:rsid w:val="00F4689A"/>
    <w:rsid w:val="00F4760A"/>
    <w:rsid w:val="00F53DC6"/>
    <w:rsid w:val="00F53FC7"/>
    <w:rsid w:val="00F542BC"/>
    <w:rsid w:val="00F549AE"/>
    <w:rsid w:val="00F5541D"/>
    <w:rsid w:val="00F56414"/>
    <w:rsid w:val="00F604CE"/>
    <w:rsid w:val="00F62E51"/>
    <w:rsid w:val="00F64F4D"/>
    <w:rsid w:val="00F664EE"/>
    <w:rsid w:val="00F679B0"/>
    <w:rsid w:val="00F724FD"/>
    <w:rsid w:val="00F72B03"/>
    <w:rsid w:val="00F73914"/>
    <w:rsid w:val="00F76D0E"/>
    <w:rsid w:val="00F80766"/>
    <w:rsid w:val="00F8182E"/>
    <w:rsid w:val="00F81EE6"/>
    <w:rsid w:val="00F83FD3"/>
    <w:rsid w:val="00F84BF4"/>
    <w:rsid w:val="00F85B84"/>
    <w:rsid w:val="00F85FCE"/>
    <w:rsid w:val="00F8633B"/>
    <w:rsid w:val="00F961AA"/>
    <w:rsid w:val="00F97CD8"/>
    <w:rsid w:val="00FA201D"/>
    <w:rsid w:val="00FA295E"/>
    <w:rsid w:val="00FA459C"/>
    <w:rsid w:val="00FA490E"/>
    <w:rsid w:val="00FA558F"/>
    <w:rsid w:val="00FA5C4B"/>
    <w:rsid w:val="00FA6B1B"/>
    <w:rsid w:val="00FA7322"/>
    <w:rsid w:val="00FA7950"/>
    <w:rsid w:val="00FA79B7"/>
    <w:rsid w:val="00FB1953"/>
    <w:rsid w:val="00FB28BC"/>
    <w:rsid w:val="00FB38A5"/>
    <w:rsid w:val="00FB43A9"/>
    <w:rsid w:val="00FB5790"/>
    <w:rsid w:val="00FB5948"/>
    <w:rsid w:val="00FB69AF"/>
    <w:rsid w:val="00FB6A87"/>
    <w:rsid w:val="00FB6AF5"/>
    <w:rsid w:val="00FC1ECD"/>
    <w:rsid w:val="00FC323A"/>
    <w:rsid w:val="00FC3A05"/>
    <w:rsid w:val="00FC3D79"/>
    <w:rsid w:val="00FC5D0C"/>
    <w:rsid w:val="00FC61AF"/>
    <w:rsid w:val="00FC637B"/>
    <w:rsid w:val="00FC6E36"/>
    <w:rsid w:val="00FC7103"/>
    <w:rsid w:val="00FD1474"/>
    <w:rsid w:val="00FD3F56"/>
    <w:rsid w:val="00FD5E65"/>
    <w:rsid w:val="00FD78CE"/>
    <w:rsid w:val="00FE0150"/>
    <w:rsid w:val="00FE0E4E"/>
    <w:rsid w:val="00FE2262"/>
    <w:rsid w:val="00FE38BD"/>
    <w:rsid w:val="00FE50EC"/>
    <w:rsid w:val="00FE5942"/>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72E5A-BCF3-CE4B-A6FF-4ED33B759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17</Pages>
  <Words>39414</Words>
  <Characters>224662</Characters>
  <Application>Microsoft Macintosh Word</Application>
  <DocSecurity>0</DocSecurity>
  <Lines>1872</Lines>
  <Paragraphs>527</Paragraphs>
  <ScaleCrop>false</ScaleCrop>
  <Company/>
  <LinksUpToDate>false</LinksUpToDate>
  <CharactersWithSpaces>263549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943</cp:revision>
  <cp:lastPrinted>2015-01-15T09:08:00Z</cp:lastPrinted>
  <dcterms:created xsi:type="dcterms:W3CDTF">2015-01-06T10:07:00Z</dcterms:created>
  <dcterms:modified xsi:type="dcterms:W3CDTF">2015-01-15T17:48:00Z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citations="121" publications="87"/&gt;&lt;/info&gt;PAPERS2_INFO_END</vt:lpwstr>
  </property>
</Properties>
</file>