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03CD069"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68144946" w14:textId="77777777" w:rsidR="00C07325" w:rsidRDefault="00C07325">
      <w:pPr>
        <w:pStyle w:val="normal0"/>
        <w:contextualSpacing w:val="0"/>
        <w:jc w:val="left"/>
      </w:pPr>
    </w:p>
    <w:p w14:paraId="6D4BE974" w14:textId="77777777" w:rsidR="00C07325" w:rsidRDefault="0004446E">
      <w:pPr>
        <w:pStyle w:val="normal0"/>
        <w:contextualSpacing w:val="0"/>
        <w:jc w:val="left"/>
      </w:pPr>
      <w:r>
        <w:rPr>
          <w:i/>
          <w:sz w:val="16"/>
        </w:rPr>
        <w:t>Running Head: Strategies to Improve HIV Care Outcomes in Kenya (41 characters).</w:t>
      </w:r>
    </w:p>
    <w:p w14:paraId="1447FDFB" w14:textId="77777777" w:rsidR="00C07325" w:rsidRDefault="00C07325">
      <w:pPr>
        <w:pStyle w:val="normal0"/>
        <w:contextualSpacing w:val="0"/>
        <w:jc w:val="left"/>
      </w:pPr>
    </w:p>
    <w:p w14:paraId="28E73CF5" w14:textId="77777777" w:rsidR="00C07325" w:rsidRDefault="0004446E">
      <w:pPr>
        <w:pStyle w:val="normal0"/>
        <w:contextualSpacing w:val="0"/>
        <w:jc w:val="left"/>
      </w:pPr>
      <w:r>
        <w:rPr>
          <w:i/>
        </w:rPr>
        <w:t>Author List: [TBC]</w:t>
      </w:r>
    </w:p>
    <w:p w14:paraId="4A1A5460" w14:textId="77777777" w:rsidR="00C07325" w:rsidRDefault="00C07325">
      <w:pPr>
        <w:pStyle w:val="normal0"/>
        <w:contextualSpacing w:val="0"/>
        <w:jc w:val="left"/>
      </w:pPr>
    </w:p>
    <w:p w14:paraId="6F23CAC0"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B262CD3" w14:textId="77777777" w:rsidR="00C07325" w:rsidRDefault="00C07325">
      <w:pPr>
        <w:pStyle w:val="normal0"/>
        <w:contextualSpacing w:val="0"/>
      </w:pPr>
    </w:p>
    <w:p w14:paraId="129264E9" w14:textId="77777777" w:rsidR="00C07325" w:rsidRDefault="0004446E">
      <w:pPr>
        <w:pStyle w:val="normal0"/>
        <w:contextualSpacing w:val="0"/>
      </w:pPr>
      <w:r>
        <w:rPr>
          <w:i/>
          <w:sz w:val="16"/>
        </w:rPr>
        <w:t>Corresponding Author: [TBC]</w:t>
      </w:r>
    </w:p>
    <w:p w14:paraId="1535F259" w14:textId="77777777" w:rsidR="00C07325" w:rsidRDefault="00C07325">
      <w:pPr>
        <w:pStyle w:val="normal0"/>
        <w:contextualSpacing w:val="0"/>
      </w:pPr>
    </w:p>
    <w:p w14:paraId="5BE4C7E2" w14:textId="5503D3C1" w:rsidR="00064033" w:rsidRDefault="0004446E" w:rsidP="005C7644">
      <w:pPr>
        <w:pStyle w:val="normal0"/>
        <w:contextualSpacing w:val="0"/>
        <w:rPr>
          <w:i/>
          <w:sz w:val="16"/>
        </w:rPr>
      </w:pPr>
      <w:r>
        <w:rPr>
          <w:i/>
          <w:sz w:val="16"/>
        </w:rPr>
        <w:t>Word Count = Aim is 4,000 words</w:t>
      </w:r>
      <w:bookmarkStart w:id="1" w:name="h.g082ggmqipo9" w:colFirst="0" w:colLast="0"/>
      <w:bookmarkEnd w:id="1"/>
    </w:p>
    <w:p w14:paraId="502F8D32" w14:textId="77777777" w:rsidR="005C7644" w:rsidRDefault="005C7644" w:rsidP="005C7644">
      <w:pPr>
        <w:pStyle w:val="normal0"/>
        <w:contextualSpacing w:val="0"/>
      </w:pPr>
    </w:p>
    <w:p w14:paraId="72D51ED0" w14:textId="77777777" w:rsidR="00C07325" w:rsidRDefault="0004446E">
      <w:pPr>
        <w:pStyle w:val="Heading1"/>
        <w:contextualSpacing w:val="0"/>
      </w:pPr>
      <w:commentRangeStart w:id="2"/>
      <w:r>
        <w:t xml:space="preserve">Abstract </w:t>
      </w:r>
      <w:r w:rsidR="0026648C">
        <w:t>(300 words)</w:t>
      </w:r>
      <w:commentRangeEnd w:id="2"/>
      <w:r w:rsidR="00160B94">
        <w:rPr>
          <w:rStyle w:val="CommentReference"/>
        </w:rPr>
        <w:commentReference w:id="2"/>
      </w:r>
    </w:p>
    <w:p w14:paraId="750BF91C" w14:textId="77777777" w:rsidR="00C07325" w:rsidRPr="00DD19A4" w:rsidRDefault="0004446E">
      <w:pPr>
        <w:pStyle w:val="Heading2"/>
        <w:contextualSpacing w:val="0"/>
        <w:rPr>
          <w:rFonts w:ascii="Helvetica Neue Medium" w:hAnsi="Helvetica Neue Medium"/>
        </w:rPr>
      </w:pPr>
      <w:bookmarkStart w:id="3" w:name="h.79vnq0gsf34c" w:colFirst="0" w:colLast="0"/>
      <w:bookmarkEnd w:id="3"/>
      <w:r w:rsidRPr="00DD19A4">
        <w:rPr>
          <w:rFonts w:ascii="Helvetica Neue Medium" w:hAnsi="Helvetica Neue Medium"/>
        </w:rPr>
        <w:t>Background:</w:t>
      </w:r>
    </w:p>
    <w:p w14:paraId="6760A892" w14:textId="77777777" w:rsidR="00DD19A4" w:rsidRPr="00DD19A4" w:rsidRDefault="00DD19A4" w:rsidP="00DD19A4">
      <w:pPr>
        <w:pStyle w:val="normal0"/>
        <w:rPr>
          <w:lang w:val="en-US"/>
        </w:rPr>
      </w:pPr>
      <w:r w:rsidRPr="00DD19A4">
        <w:rPr>
          <w:lang w:val="en-US"/>
        </w:rPr>
        <w:t>With pressure on donor governments and multilateral organisations to reduce HIV funding to recipient countries, the effectiveness of current HIV programmes is brought into question. Evidence suggests that in many instances ART-programmes in sub-Saharan Africa are not maximally effective. Patients make inadequate use of HIV clinic facilities, are often lost from care and initiate treatment late, leading to poor treatment outcomes. We aimed to assess the state of a current ART-programme in western Kenya and the potential for interventions to improve treatment outcomes for patients.</w:t>
      </w:r>
    </w:p>
    <w:p w14:paraId="022FDD8F" w14:textId="77777777" w:rsidR="00DD19A4" w:rsidRDefault="00DD19A4" w:rsidP="00DD19A4">
      <w:pPr>
        <w:pStyle w:val="Heading2"/>
        <w:contextualSpacing w:val="0"/>
        <w:rPr>
          <w:rFonts w:ascii="Helvetica Neue Medium" w:hAnsi="Helvetica Neue Medium"/>
        </w:rPr>
      </w:pPr>
      <w:bookmarkStart w:id="4" w:name="h.wte43dx1dbcn" w:colFirst="0" w:colLast="0"/>
      <w:bookmarkStart w:id="5" w:name="h.vacu9m14spxl" w:colFirst="0" w:colLast="0"/>
      <w:bookmarkEnd w:id="4"/>
      <w:bookmarkEnd w:id="5"/>
      <w:r>
        <w:rPr>
          <w:rFonts w:ascii="Helvetica Neue Medium" w:hAnsi="Helvetica Neue Medium"/>
        </w:rPr>
        <w:t>Methods &amp; Findings</w:t>
      </w:r>
      <w:r w:rsidRPr="00DD19A4">
        <w:rPr>
          <w:rFonts w:ascii="Helvetica Neue Medium" w:hAnsi="Helvetica Neue Medium"/>
        </w:rPr>
        <w:t>:</w:t>
      </w:r>
    </w:p>
    <w:p w14:paraId="01535560" w14:textId="77777777" w:rsidR="00DD19A4" w:rsidRPr="00DD19A4" w:rsidRDefault="00DD19A4" w:rsidP="00DD19A4">
      <w:pPr>
        <w:pStyle w:val="normal0"/>
        <w:rPr>
          <w:lang w:val="en-US"/>
        </w:rPr>
      </w:pPr>
      <w:r w:rsidRPr="00DD19A4">
        <w:rPr>
          <w:lang w:val="en-US"/>
        </w:rPr>
        <w:t>We constructed an individual-based mathematical model to describe the natural history of HIV infection and capture the flow of individuals through HIV care in an ART-programme in western Kenya. We calibrated the model to a high-resolution longitudinal dataset from The Academic Model for Providing Access To Healthcare (AMPATH) describing the dynamics of patient flow through care. We explored the impact of 12 interventions on care to understand where care was suboptimal and could be improved. We assessed health outcomes in terms of disability-adjusted life years (DALYs) averted and additional cost relative to baseline. Our results indicate that in western Kenya, the effectiveness of current ART-programmes can be improved. While interventions targeting HIV testing and pre-ART retention are highly impactful (averting 3.5m and 1.9m DALYs between 2010 and 2030, respectively), losses from care occur throughout leading to suboptimal treatment outcomes for patients. A combination of interventions targeting multiple points of care is more cost-effective than implementing a single interventi</w:t>
      </w:r>
      <w:r w:rsidR="00F5541D">
        <w:rPr>
          <w:lang w:val="en-US"/>
        </w:rPr>
        <w:t xml:space="preserve">on such as Universal Test and Treat </w:t>
      </w:r>
      <w:r w:rsidRPr="00DD19A4">
        <w:rPr>
          <w:lang w:val="en-US"/>
        </w:rPr>
        <w:t>($353 vs. $803 per D</w:t>
      </w:r>
      <w:r>
        <w:rPr>
          <w:lang w:val="en-US"/>
        </w:rPr>
        <w:t>ALY averted, respectively).</w:t>
      </w:r>
    </w:p>
    <w:p w14:paraId="74FEED9C" w14:textId="77777777" w:rsidR="00C07325" w:rsidRDefault="00DD19A4">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14:paraId="72EE712D" w14:textId="77777777" w:rsidR="00DD19A4" w:rsidRPr="00DD19A4" w:rsidRDefault="00DD19A4" w:rsidP="00DD19A4">
      <w:pPr>
        <w:pStyle w:val="normal0"/>
        <w:rPr>
          <w:lang w:val="en-US"/>
        </w:rPr>
      </w:pPr>
      <w:r w:rsidRPr="00DD19A4">
        <w:rPr>
          <w:lang w:val="en-US"/>
        </w:rPr>
        <w:t>Our results suggest that ART-programmes in western Kenya can be enhanced to bring about greater health benefits. In this setting, the most cost-effective way to strengthen care is through a combination of interventions targeting multiple points of care.</w:t>
      </w:r>
    </w:p>
    <w:p w14:paraId="4078AD94" w14:textId="77777777" w:rsidR="00064033" w:rsidRDefault="00064033">
      <w:pPr>
        <w:rPr>
          <w:sz w:val="26"/>
        </w:rPr>
      </w:pPr>
      <w:bookmarkStart w:id="6" w:name="h.gr2oy2q0w8w4" w:colFirst="0" w:colLast="0"/>
      <w:bookmarkEnd w:id="6"/>
      <w:r>
        <w:br w:type="page"/>
      </w:r>
    </w:p>
    <w:p w14:paraId="70A7E5B2" w14:textId="77777777" w:rsidR="00C07325" w:rsidRDefault="0004446E">
      <w:pPr>
        <w:pStyle w:val="Heading1"/>
        <w:contextualSpacing w:val="0"/>
      </w:pPr>
      <w:r>
        <w:lastRenderedPageBreak/>
        <w:t>Introduction (</w:t>
      </w:r>
      <w:r>
        <w:rPr>
          <w:i/>
        </w:rPr>
        <w:t>1000 words</w:t>
      </w:r>
      <w:r>
        <w:t>)</w:t>
      </w:r>
    </w:p>
    <w:p w14:paraId="7423E32F" w14:textId="5AA5FE2B"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latest reports </w:t>
      </w:r>
      <w:ins w:id="7" w:author="Ellen McRobie" w:date="2015-01-06T10:09:00Z">
        <w:r w:rsidR="00160B94">
          <w:t>indicate</w:t>
        </w:r>
      </w:ins>
      <w:r w:rsidR="0004446E">
        <w:t xml:space="preserve"> over 9 million people are receiving ART in sub-Saharan </w:t>
      </w:r>
      <w:proofErr w:type="gramStart"/>
      <w:r w:rsidR="0004446E">
        <w:t>Africa{</w:t>
      </w:r>
      <w:proofErr w:type="gramEnd"/>
      <w:r w:rsidR="0004446E">
        <w:t xml:space="preserve">UNAIDS:2014ta}. With proper adherence, treatment can increase life-expectancy such that it approaches that of an HIV-negative </w:t>
      </w:r>
      <w:proofErr w:type="gramStart"/>
      <w:r w:rsidR="0004446E">
        <w:t>individual{</w:t>
      </w:r>
      <w:proofErr w:type="gramEnd"/>
      <w:r w:rsidR="0004446E">
        <w:t xml:space="preserve">Nakagawa:2013cv}. Therefore, we might expect that with access to ART, the life-expectancy of HIV-positive individuals would increase dramatically; yet this does not appear to be the case, with life-years still being lost to </w:t>
      </w:r>
      <w:proofErr w:type="gramStart"/>
      <w:r w:rsidR="0004446E">
        <w:t>HIV{</w:t>
      </w:r>
      <w:proofErr w:type="gramEnd"/>
      <w:r w:rsidR="0004446E">
        <w:t xml:space="preserve">Collaboration:2008ed}. Additionally, patients are initiating ART with CD4 counts far lower than current treatment guidelines recommend, highlighting </w:t>
      </w:r>
      <w:r w:rsidR="00A00DC5">
        <w:t xml:space="preserve">the </w:t>
      </w:r>
      <w:r w:rsidR="0004446E">
        <w:t xml:space="preserve">potential failures </w:t>
      </w:r>
      <w:r w:rsidR="00A00DC5">
        <w:t xml:space="preserve">of </w:t>
      </w:r>
      <w:r w:rsidR="0004446E">
        <w:t xml:space="preserve">pre-ART </w:t>
      </w:r>
      <w:proofErr w:type="gramStart"/>
      <w:r w:rsidR="0004446E">
        <w:t>care{</w:t>
      </w:r>
      <w:proofErr w:type="gramEnd"/>
      <w:r w:rsidR="0004446E">
        <w:t xml:space="preserve">Boulle:2014uj}. The consequences of late treatment initiation are </w:t>
      </w:r>
      <w:r w:rsidR="00A00DC5">
        <w:t xml:space="preserve">grave for both the infected individual and others that they may have transmitted the virus to, resulting in </w:t>
      </w:r>
      <w:r w:rsidR="0004446E">
        <w:t>suboptimal treatment outcomes</w:t>
      </w:r>
      <w:commentRangeStart w:id="8"/>
      <w:r w:rsidR="0004446E">
        <w:t>.</w:t>
      </w:r>
      <w:r w:rsidR="006E29A5">
        <w:t xml:space="preserve"> Evidence indicating t</w:t>
      </w:r>
      <w:r w:rsidR="00A00DC5">
        <w:t xml:space="preserve">he meagre performance of </w:t>
      </w:r>
      <w:r w:rsidR="00823F2E">
        <w:t xml:space="preserve">these </w:t>
      </w:r>
      <w:r w:rsidR="00A00DC5">
        <w:t>HIV care systems has</w:t>
      </w:r>
      <w:r w:rsidR="0004446E">
        <w:t xml:space="preserve"> caught the attention of donors organisations</w:t>
      </w:r>
      <w:commentRangeEnd w:id="8"/>
      <w:r w:rsidR="00160B94">
        <w:rPr>
          <w:rStyle w:val="CommentReference"/>
        </w:rPr>
        <w:commentReference w:id="8"/>
      </w:r>
      <w:r w:rsidR="0004446E">
        <w:t xml:space="preserve">, </w:t>
      </w:r>
      <w:r w:rsidR="00A00DC5">
        <w:t>where</w:t>
      </w:r>
      <w:r w:rsidR="0004446E">
        <w:t xml:space="preserve"> budget constraints </w:t>
      </w:r>
      <w:r w:rsidR="00A00DC5">
        <w:t xml:space="preserve">are forcing </w:t>
      </w:r>
      <w:r w:rsidR="0004446E">
        <w:t>a shift in focus towards maximising the effectiveness of current programmes</w:t>
      </w:r>
      <w:ins w:id="9" w:author="Jack Olney" w:date="2015-01-08T07:51:00Z">
        <w:r w:rsidR="00A414EC">
          <w:fldChar w:fldCharType="begin"/>
        </w:r>
        <w:r w:rsidR="00A414EC">
          <w:instrText xml:space="preserve"> ADDIN PAPERS2_CITATIONS &lt;citation&gt;&lt;uuid&gt;611DB41A-DCD6-4936-9DDA-D11F578217B2&lt;/uuid&gt;&lt;priority&gt;0&lt;/priority&gt;&lt;publications&gt;&lt;publication&gt;&lt;publication_date&gt;99201400001200000000200000&lt;/publication_date&gt;&lt;title&gt;The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ins>
      <w:r w:rsidR="00A414EC">
        <w:fldChar w:fldCharType="separate"/>
      </w:r>
      <w:ins w:id="10" w:author="Jack Olney" w:date="2015-01-08T07:51:00Z">
        <w:r w:rsidR="00A414EC">
          <w:rPr>
            <w:lang w:val="en-US"/>
          </w:rPr>
          <w:t>{UNAIDS:2014ta}</w:t>
        </w:r>
        <w:r w:rsidR="00A414EC">
          <w:fldChar w:fldCharType="end"/>
        </w:r>
      </w:ins>
      <w:r w:rsidR="0004446E">
        <w:t>.</w:t>
      </w:r>
    </w:p>
    <w:p w14:paraId="1FCF764A" w14:textId="77777777" w:rsidR="00C07325" w:rsidRDefault="00C07325">
      <w:pPr>
        <w:pStyle w:val="normal0"/>
        <w:contextualSpacing w:val="0"/>
      </w:pPr>
    </w:p>
    <w:p w14:paraId="74F9C43B" w14:textId="12089E27"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w:t>
      </w:r>
      <w:proofErr w:type="gramStart"/>
      <w:r>
        <w:t>care{</w:t>
      </w:r>
      <w:proofErr w:type="gramEnd"/>
      <w:r>
        <w:t xml:space="preserve">Rosen:2011ii}. </w:t>
      </w:r>
      <w:r w:rsidR="00711586">
        <w:t>Yet, t</w:t>
      </w:r>
      <w:r>
        <w:t>his issue is not confined to sub-Saharan Africa; substantial losses in care have also been reported in highly developed countries {Nachega</w:t>
      </w:r>
      <w:proofErr w:type="gramStart"/>
      <w:r>
        <w:t>:2014ks</w:t>
      </w:r>
      <w:proofErr w:type="gramEnd"/>
      <w:r>
        <w:t>}.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w:t>
      </w:r>
      <w:r w:rsidR="000E482F">
        <w:t>4</w:t>
      </w:r>
      <w:r>
        <w:t xml:space="preserve">% of patients were lost between HIV-testing and enrolling in pre-ART care. Of those that did </w:t>
      </w:r>
      <w:r w:rsidR="009C0116">
        <w:t>enrol</w:t>
      </w:r>
      <w:r>
        <w:t xml:space="preserve"> in pre-ART care, 2</w:t>
      </w:r>
      <w:r w:rsidR="000E482F">
        <w:t>3</w:t>
      </w:r>
      <w:r>
        <w:t>% were lost before receiving CD4 testing and of those who were found to be eligible for ART, 6</w:t>
      </w:r>
      <w:r w:rsidR="000E482F">
        <w:t>9</w:t>
      </w:r>
      <w:r>
        <w:t xml:space="preserve">% failed to initiate </w:t>
      </w:r>
      <w:proofErr w:type="gramStart"/>
      <w:r>
        <w:t>ART{</w:t>
      </w:r>
      <w:proofErr w:type="gramEnd"/>
      <w:r>
        <w:t>Micek:2009hs}. Addressing why patients disengage from care, together with identifying means of returning them will improve patient outcomes by allowing for the on-time initiation of ART and retention in ART care.</w:t>
      </w:r>
    </w:p>
    <w:p w14:paraId="2CE9F2FC" w14:textId="77777777" w:rsidR="00C07325" w:rsidRDefault="00C07325">
      <w:pPr>
        <w:pStyle w:val="normal0"/>
        <w:contextualSpacing w:val="0"/>
      </w:pPr>
    </w:p>
    <w:p w14:paraId="261B8896" w14:textId="1789A192" w:rsidR="00C07325" w:rsidRDefault="0004446E">
      <w:pPr>
        <w:pStyle w:val="normal0"/>
        <w:ind w:firstLine="720"/>
        <w:contextualSpacing w:val="0"/>
      </w:pPr>
      <w:r>
        <w:t>Visualising the events and pathways taken by individuals through care is</w:t>
      </w:r>
      <w:r w:rsidR="00B63CE2">
        <w:t xml:space="preserve"> an</w:t>
      </w:r>
      <w:r>
        <w:t xml:space="preserve"> important step in understanding where losses are occurring and how to prevent them. Often termed, the “</w:t>
      </w:r>
      <w:r w:rsidR="00AA6FCC">
        <w:t>c</w:t>
      </w:r>
      <w:r>
        <w:t xml:space="preserve">ascade of </w:t>
      </w:r>
      <w:r w:rsidR="00AA6FCC">
        <w:t>c</w:t>
      </w:r>
      <w:r>
        <w:t xml:space="preserve">are”, this conceptualisation of an ART-programme allows us to </w:t>
      </w:r>
      <w:r w:rsidR="00A5255F">
        <w:t xml:space="preserve">link </w:t>
      </w:r>
      <w:r>
        <w:t>patient outcomes to</w:t>
      </w:r>
      <w:r w:rsidR="00A5255F">
        <w:t xml:space="preserve"> events encountered</w:t>
      </w:r>
      <w:r>
        <w:t xml:space="preserve"> </w:t>
      </w:r>
      <w:r w:rsidR="00A5255F">
        <w:t xml:space="preserve">through </w:t>
      </w:r>
      <w:proofErr w:type="gramStart"/>
      <w:r>
        <w:t>time{</w:t>
      </w:r>
      <w:proofErr w:type="gramEnd"/>
      <w:r>
        <w:t xml:space="preserv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w:t>
      </w:r>
      <w:ins w:id="11" w:author="Ellen McRobie" w:date="2015-01-06T10:20:00Z">
        <w:r w:rsidR="008413C4">
          <w:t xml:space="preserve">indicating </w:t>
        </w:r>
      </w:ins>
      <w:r>
        <w:t xml:space="preserve">only 45% of people living with HIV are aware of their </w:t>
      </w:r>
      <w:proofErr w:type="gramStart"/>
      <w:r>
        <w:t>status{</w:t>
      </w:r>
      <w:proofErr w:type="gramEnd"/>
      <w:r>
        <w:t>UNAIDS:2014ta}. Kenya has made progress towards its goal of 80% awareness of HIV status, with 72% achieved in 2007{NASCOP</w:t>
      </w:r>
      <w:proofErr w:type="gramStart"/>
      <w:r>
        <w:t>:2012tp</w:t>
      </w:r>
      <w:proofErr w:type="gramEnd"/>
      <w:r>
        <w:t>}. However, the marginal opportunity cost of identifying indi</w:t>
      </w:r>
      <w:r w:rsidR="00AF005C">
        <w:t xml:space="preserve">viduals increases substantially </w:t>
      </w:r>
      <w:r>
        <w:t xml:space="preserve">as the pool of undiagnosed HIV-positive individuals decreases. Additionally, gaining insight into the drivers behind care-seeking behaviour may help inform future HIV-testing </w:t>
      </w:r>
      <w:proofErr w:type="gramStart"/>
      <w:r>
        <w:t>strategies{</w:t>
      </w:r>
      <w:proofErr w:type="gramEnd"/>
      <w:r>
        <w:t>Moses:1994tg}.</w:t>
      </w:r>
    </w:p>
    <w:p w14:paraId="0953B092" w14:textId="77777777" w:rsidR="00C07325" w:rsidRDefault="00C07325">
      <w:pPr>
        <w:pStyle w:val="normal0"/>
        <w:contextualSpacing w:val="0"/>
      </w:pPr>
    </w:p>
    <w:p w14:paraId="6AA98EDA" w14:textId="2E9CEEB1"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w:t>
      </w:r>
      <w:proofErr w:type="gramStart"/>
      <w:r>
        <w:t>eligibility{</w:t>
      </w:r>
      <w:proofErr w:type="gramEnd"/>
      <w:r>
        <w:t xml:space="preserve">Kranzer:2010hp}. In this study, they found that among 885 individuals tested </w:t>
      </w:r>
      <w:r>
        <w:lastRenderedPageBreak/>
        <w:t xml:space="preserve">between 2004 and 2009 in Cape Town, South Africa, </w:t>
      </w:r>
      <w:r w:rsidR="00676A3D">
        <w:t>37</w:t>
      </w:r>
      <w:r>
        <w:t xml:space="preserve">% </w:t>
      </w:r>
      <w:r w:rsidR="00676A3D">
        <w:t xml:space="preserve">failed to link to </w:t>
      </w:r>
      <w:proofErr w:type="gramStart"/>
      <w:r w:rsidR="00676A3D">
        <w:t>care</w:t>
      </w:r>
      <w:r>
        <w:t>{</w:t>
      </w:r>
      <w:proofErr w:type="gramEnd"/>
      <w:r>
        <w:t>Kranzer:201</w:t>
      </w:r>
      <w:r w:rsidR="007B0187">
        <w:t>0hp}.</w:t>
      </w:r>
    </w:p>
    <w:p w14:paraId="05DA3BC8" w14:textId="77777777" w:rsidR="00C07325" w:rsidRDefault="00C07325">
      <w:pPr>
        <w:pStyle w:val="normal0"/>
        <w:contextualSpacing w:val="0"/>
      </w:pPr>
    </w:p>
    <w:p w14:paraId="2034216E" w14:textId="607535DA"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t>
      </w:r>
      <w:proofErr w:type="gramStart"/>
      <w:r>
        <w:t>weeks{</w:t>
      </w:r>
      <w:proofErr w:type="gramEnd"/>
      <w:r>
        <w:t xml:space="preserve">Larson:2012dq}. In resource-limited settings travelling to the HIV clinic is expensive and </w:t>
      </w:r>
      <w:r w:rsidR="006C7349">
        <w:t>may involve</w:t>
      </w:r>
      <w:r>
        <w:t xml:space="preserve"> individuals </w:t>
      </w:r>
      <w:r w:rsidR="006C7349">
        <w:t xml:space="preserve">having </w:t>
      </w:r>
      <w:r>
        <w:t>to take a day off work to travel from remote areas {Geng</w:t>
      </w:r>
      <w:proofErr w:type="gramStart"/>
      <w:r>
        <w:t>:2010fh</w:t>
      </w:r>
      <w:proofErr w:type="gramEnd"/>
      <w:r>
        <w:t xml:space="preserve">}.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t>
      </w:r>
      <w:proofErr w:type="gramStart"/>
      <w:r>
        <w:t>weeks{</w:t>
      </w:r>
      <w:proofErr w:type="gramEnd"/>
      <w:r>
        <w:t xml:space="preserve">Larson:2010dz}. Unfortunately, insights into the role of care seeking behaviour are currently relatively limited; unlike in tuberculosis (TB) research where several studies have attempted to identify the drivers behind health care seeking </w:t>
      </w:r>
      <w:proofErr w:type="gramStart"/>
      <w:r>
        <w:t>behaviour{</w:t>
      </w:r>
      <w:proofErr w:type="gramEnd"/>
      <w:r>
        <w:t xml:space="preserve">Buregyeya:2011fi, Salaniponi:2000tc, Pronyk:2001uk}. </w:t>
      </w:r>
      <w:r w:rsidR="006C7349">
        <w:t>However</w:t>
      </w:r>
      <w:r>
        <w:t xml:space="preserve">, the distance and cost associated with travelling to an HIV-clinic have already been cited as </w:t>
      </w:r>
      <w:r w:rsidR="00F549AE">
        <w:t xml:space="preserve">motives to disengage from </w:t>
      </w:r>
      <w:proofErr w:type="gramStart"/>
      <w:r w:rsidR="00F549AE">
        <w:t>care</w:t>
      </w:r>
      <w:r>
        <w:t>{</w:t>
      </w:r>
      <w:proofErr w:type="gramEnd"/>
      <w:r>
        <w:t xml:space="preserve">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w:t>
      </w:r>
      <w:r w:rsidR="001268B7">
        <w:t>enrolment</w:t>
      </w:r>
      <w:r>
        <w:t xml:space="preserve"> into pre-ART care was shown to result in a 3.49 fold increase in the odds of being lost from </w:t>
      </w:r>
      <w:proofErr w:type="gramStart"/>
      <w:r>
        <w:t>care{</w:t>
      </w:r>
      <w:proofErr w:type="gramEnd"/>
      <w:r>
        <w:t>Geng:2010du}.</w:t>
      </w:r>
    </w:p>
    <w:p w14:paraId="0AF32E2A" w14:textId="77777777" w:rsidR="00C07325" w:rsidRDefault="00C07325">
      <w:pPr>
        <w:pStyle w:val="normal0"/>
        <w:contextualSpacing w:val="0"/>
      </w:pPr>
    </w:p>
    <w:p w14:paraId="2E3EB363" w14:textId="7777777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w:t>
      </w:r>
      <w:proofErr w:type="gramStart"/>
      <w:r>
        <w:t>μl{</w:t>
      </w:r>
      <w:proofErr w:type="gramEnd"/>
      <w:r>
        <w:t>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retained in care unt</w:t>
      </w:r>
      <w:r w:rsidR="005B609B">
        <w:t xml:space="preserve">il ART </w:t>
      </w:r>
      <w:proofErr w:type="gramStart"/>
      <w:r w:rsidR="005B609B">
        <w:t>initiation{</w:t>
      </w:r>
      <w:proofErr w:type="gramEnd"/>
      <w:r w:rsidR="005B609B">
        <w:t>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w:t>
      </w:r>
      <w:proofErr w:type="gramStart"/>
      <w:r>
        <w:t>t</w:t>
      </w:r>
      <w:r w:rsidR="005B609B">
        <w:t>ime{</w:t>
      </w:r>
      <w:proofErr w:type="gramEnd"/>
      <w:r w:rsidR="005B609B">
        <w:t xml:space="preserve">Nash:2011ki, Boulle:2014uj}; therefore, indicating </w:t>
      </w:r>
      <w:r>
        <w:t xml:space="preserve">pre-ART care, in many settings, to be poor at retaining healthy individuals until they </w:t>
      </w:r>
      <w:r w:rsidR="00252ABD">
        <w:t>become eligible for treatment.</w:t>
      </w:r>
    </w:p>
    <w:p w14:paraId="3674A44C" w14:textId="77777777" w:rsidR="00C07325" w:rsidRDefault="00C07325">
      <w:pPr>
        <w:pStyle w:val="normal0"/>
        <w:ind w:firstLine="720"/>
        <w:contextualSpacing w:val="0"/>
      </w:pPr>
    </w:p>
    <w:p w14:paraId="33CFCE74" w14:textId="63E1ABA7" w:rsidR="00DC71C7" w:rsidRDefault="0004446E" w:rsidP="00355044">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w:t>
      </w:r>
      <w:proofErr w:type="gramStart"/>
      <w:r w:rsidR="00DC71C7">
        <w:t>initiation{</w:t>
      </w:r>
      <w:proofErr w:type="gramEnd"/>
      <w:r w:rsidR="00DC71C7">
        <w:t xml:space="preserve">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w:t>
      </w:r>
      <w:r w:rsidR="000E482F">
        <w:rPr>
          <w:rFonts w:eastAsia="Arial" w:cs="Arial"/>
        </w:rPr>
        <w:t>fell each year on treatment (77</w:t>
      </w:r>
      <w:r w:rsidR="00DC71C7" w:rsidRPr="00DC71C7">
        <w:rPr>
          <w:rFonts w:eastAsia="Arial" w:cs="Arial"/>
        </w:rPr>
        <w:t>% at 12 mo</w:t>
      </w:r>
      <w:r w:rsidR="000E482F">
        <w:rPr>
          <w:rFonts w:eastAsia="Arial" w:cs="Arial"/>
        </w:rPr>
        <w:t>nths, 75% at 24 months, and 70</w:t>
      </w:r>
      <w:r w:rsidR="00DC71C7" w:rsidRPr="00DC71C7">
        <w:rPr>
          <w:rFonts w:eastAsia="Arial" w:cs="Arial"/>
        </w:rPr>
        <w:t>%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 xml:space="preserve">term retention on ART as an obstacle to achieving optimal patient outcomes in resource-limited </w:t>
      </w:r>
      <w:proofErr w:type="gramStart"/>
      <w:r w:rsidR="00DC71C7" w:rsidRPr="00DC71C7">
        <w:t>settings</w:t>
      </w:r>
      <w:r>
        <w:t>{</w:t>
      </w:r>
      <w:proofErr w:type="gramEnd"/>
      <w:r>
        <w:t>Fox:2010gt}.</w:t>
      </w:r>
    </w:p>
    <w:p w14:paraId="462FFF9F" w14:textId="77777777" w:rsidR="00355044" w:rsidRPr="00355044" w:rsidRDefault="00355044" w:rsidP="00355044">
      <w:pPr>
        <w:pStyle w:val="normal0"/>
        <w:ind w:firstLine="720"/>
        <w:contextualSpacing w:val="0"/>
      </w:pPr>
    </w:p>
    <w:p w14:paraId="3A6E5B8A" w14:textId="1E846C8A" w:rsidR="00C07325" w:rsidRDefault="0004446E" w:rsidP="00355044">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355044">
        <w:t xml:space="preserve">. </w:t>
      </w:r>
      <w:r>
        <w:t xml:space="preserve">The reported structural failures and discrepancies of current ART-programmes suggest that care is perhaps more cyclical than linear; with this “churn” of patients engaging and disengaging over </w:t>
      </w:r>
      <w:proofErr w:type="gramStart"/>
      <w:r>
        <w:t>time{</w:t>
      </w:r>
      <w:proofErr w:type="gramEnd"/>
      <w:r>
        <w:t xml:space="preserve">Gill:2009dj, Hallett:2013ig, Miller:2014ba}. If patients’ initiate ART late, with very low CD4 counts, after being lost from care, the route back into care becomes an important target for interventions. </w:t>
      </w:r>
      <w:r w:rsidR="008C6488">
        <w:t>T</w:t>
      </w:r>
      <w:r>
        <w:t xml:space="preserve">hese re-engagement routes </w:t>
      </w:r>
      <w:r w:rsidR="008C6488">
        <w:t>were termed</w:t>
      </w:r>
      <w:r>
        <w:t xml:space="preserve"> “side doors” into care, to supplement the traditional “front door” route into care through which care naïve individuals </w:t>
      </w:r>
      <w:proofErr w:type="gramStart"/>
      <w:r>
        <w:t>enter{</w:t>
      </w:r>
      <w:proofErr w:type="gramEnd"/>
      <w:r>
        <w:t xml:space="preserve">Hallett:2013ig}. This “side door” distinguishes patients with no previous care experience from those reconnecting with care, thus allowing us to understand the different dynamics of these two routes into care. Gaining insight into how these patients lost from </w:t>
      </w:r>
      <w:r>
        <w:lastRenderedPageBreak/>
        <w:t xml:space="preserve">care </w:t>
      </w:r>
      <w:proofErr w:type="gramStart"/>
      <w:r>
        <w:t>re-engage</w:t>
      </w:r>
      <w:proofErr w:type="gramEnd"/>
      <w:r>
        <w:t>, and how care-naïve individuals engage for the first time is vitally important in terms of repairing and reinforcing care.</w:t>
      </w:r>
    </w:p>
    <w:p w14:paraId="36BAA2BD" w14:textId="77777777" w:rsidR="00355044" w:rsidRDefault="00355044" w:rsidP="00355044">
      <w:pPr>
        <w:pStyle w:val="normal0"/>
        <w:ind w:firstLine="720"/>
        <w:contextualSpacing w:val="0"/>
      </w:pPr>
    </w:p>
    <w:p w14:paraId="3101EBD3" w14:textId="77777777"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31C0DC37" w14:textId="77777777" w:rsidR="00C07325" w:rsidRDefault="00C07325">
      <w:pPr>
        <w:pStyle w:val="normal0"/>
        <w:ind w:firstLine="720"/>
        <w:contextualSpacing w:val="0"/>
      </w:pPr>
    </w:p>
    <w:p w14:paraId="4ECCE64C" w14:textId="581FB92E" w:rsidR="007A1174" w:rsidRDefault="003578C3" w:rsidP="007A1174">
      <w:pPr>
        <w:pStyle w:val="normal0"/>
        <w:ind w:firstLine="720"/>
        <w:contextualSpacing w:val="0"/>
        <w:rPr>
          <w:ins w:id="12" w:author="Tim Hallett" w:date="2015-01-07T12:10:00Z"/>
        </w:rPr>
      </w:pPr>
      <w:r>
        <w:t>Select</w:t>
      </w:r>
      <w:r w:rsidR="0004446E">
        <w:t xml:space="preserve"> facilities in sub-Saharan Africa are beginning to collect and distribute this type of data, thereby allowing </w:t>
      </w:r>
      <w:r w:rsidR="00E45B14">
        <w:t xml:space="preserve">insight into the dynamics </w:t>
      </w:r>
      <w:r w:rsidR="0004446E">
        <w:t>of care. In this paper</w:t>
      </w:r>
      <w:ins w:id="13" w:author="Ellen McRobie" w:date="2015-01-06T10:26:00Z">
        <w:r w:rsidR="000E0AFF">
          <w:t>, through the use of mathematical modelling</w:t>
        </w:r>
      </w:ins>
      <w:ins w:id="14" w:author="Ellen McRobie" w:date="2015-01-06T10:27:00Z">
        <w:r w:rsidR="000E0AFF">
          <w:t>,</w:t>
        </w:r>
      </w:ins>
      <w:r w:rsidR="0004446E">
        <w:t xml:space="preserve"> we evaluate an ART-programme in western Kenya</w:t>
      </w:r>
      <w:ins w:id="15" w:author="Ellen McRobie" w:date="2015-01-06T10:27:00Z">
        <w:r w:rsidR="000E0AFF">
          <w:t xml:space="preserve"> to </w:t>
        </w:r>
      </w:ins>
      <w:r w:rsidR="0004446E">
        <w:t xml:space="preserve">demonstrate how interventions targeting different points of care can improve health </w:t>
      </w:r>
      <w:r w:rsidR="0085108C">
        <w:t>outcomes</w:t>
      </w:r>
      <w:r w:rsidR="0004446E">
        <w:t xml:space="preserve"> for patients.</w:t>
      </w:r>
    </w:p>
    <w:p w14:paraId="25ABD3EB" w14:textId="77777777" w:rsidR="003C38BA" w:rsidRDefault="003C38BA" w:rsidP="007A1174">
      <w:pPr>
        <w:pStyle w:val="normal0"/>
        <w:ind w:firstLine="720"/>
        <w:contextualSpacing w:val="0"/>
        <w:rPr>
          <w:ins w:id="16" w:author="Tim Hallett" w:date="2015-01-07T12:10:00Z"/>
        </w:rPr>
      </w:pPr>
    </w:p>
    <w:p w14:paraId="4BED9DD6" w14:textId="77777777" w:rsidR="003C38BA" w:rsidRDefault="003C38BA" w:rsidP="007A1174">
      <w:pPr>
        <w:pStyle w:val="normal0"/>
        <w:ind w:firstLine="720"/>
        <w:contextualSpacing w:val="0"/>
      </w:pPr>
    </w:p>
    <w:p w14:paraId="75CCEECF" w14:textId="77777777" w:rsidR="00C07325" w:rsidRDefault="0004446E">
      <w:pPr>
        <w:pStyle w:val="Heading1"/>
        <w:contextualSpacing w:val="0"/>
      </w:pPr>
      <w:bookmarkStart w:id="17" w:name="h.kidv94ib4qwh" w:colFirst="0" w:colLast="0"/>
      <w:bookmarkEnd w:id="17"/>
      <w:r>
        <w:t xml:space="preserve">Methods </w:t>
      </w:r>
      <w:r>
        <w:rPr>
          <w:i/>
        </w:rPr>
        <w:t>(500 words)</w:t>
      </w:r>
    </w:p>
    <w:p w14:paraId="51F273C2" w14:textId="77777777" w:rsidR="00C07325" w:rsidRDefault="0004446E">
      <w:pPr>
        <w:pStyle w:val="normal0"/>
        <w:contextualSpacing w:val="0"/>
      </w:pPr>
      <w:r>
        <w:rPr>
          <w:i/>
          <w:sz w:val="22"/>
        </w:rPr>
        <w:t>Overview</w:t>
      </w:r>
    </w:p>
    <w:p w14:paraId="5D4FBD5B" w14:textId="46DD7D38"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commentRangeStart w:id="18"/>
      <w:r w:rsidR="0065122A">
        <w:t>N</w:t>
      </w:r>
      <w:r>
        <w:t xml:space="preserve">atural </w:t>
      </w:r>
      <w:r w:rsidR="0065122A">
        <w:t>H</w:t>
      </w:r>
      <w:r>
        <w:t>istory</w:t>
      </w:r>
      <w:commentRangeEnd w:id="18"/>
      <w:r w:rsidR="008413C4">
        <w:rPr>
          <w:rStyle w:val="CommentReference"/>
        </w:rPr>
        <w:commentReference w:id="18"/>
      </w:r>
      <w:r>
        <w:t xml:space="preserve"> model was then expanded to capture the events that make up an ART-programme</w:t>
      </w:r>
      <w:r w:rsidR="00530514">
        <w:t xml:space="preserve"> </w:t>
      </w:r>
      <w:r w:rsidR="00CF5AC3">
        <w:t>using longitudinal data from AMPATH;</w:t>
      </w:r>
      <w:r w:rsidR="00530514">
        <w:t xml:space="preserve"> </w:t>
      </w:r>
      <w:r w:rsidR="00CF5AC3">
        <w:t xml:space="preserve">a consortium in western Kenya established with the aim of creating an HIV care system </w:t>
      </w:r>
      <w:r w:rsidR="002B5981">
        <w:t>to assess</w:t>
      </w:r>
      <w:r w:rsidR="00CF5AC3">
        <w:t xml:space="preserve"> </w:t>
      </w:r>
      <w:r w:rsidR="0058085E">
        <w:t xml:space="preserve">the </w:t>
      </w:r>
      <w:r w:rsidR="00CF5AC3">
        <w:t xml:space="preserve">outcomes of ART for both </w:t>
      </w:r>
      <w:r w:rsidR="002B5981">
        <w:t xml:space="preserve">rural and urban </w:t>
      </w:r>
      <w:r w:rsidR="00CF5AC3">
        <w:t>patients</w:t>
      </w:r>
      <w:r w:rsidR="0058085E">
        <w:fldChar w:fldCharType="begin"/>
      </w:r>
      <w:r w:rsidR="0058085E">
        <w:instrText xml:space="preserve"> ADDIN PAPERS2_CITATIONS &lt;citation&gt;&lt;uuid&gt;89C65986-043E-48D9-BFE7-747C3FA4A5F9&lt;/uuid&gt;&lt;priority&gt;0&lt;/priority&gt;&lt;publications&gt;&lt;publication&gt;&lt;uuid&gt;444AC480-A115-46C6-9A21-1E003EE9E3EA&lt;/uuid&gt;&lt;volume&gt;87&lt;/volume&gt;&lt;startpage&gt;100&lt;/startpage&gt;&lt;publication_date&gt;99201003001200000000220000&lt;/publication_date&gt;&lt;url&gt;http://eutils.ncbi.nlm.nih.gov/entrez/eutils/elink.fcgi?dbfrom=pubmed&amp;amp;id=23057305&amp;amp;retmode=ref&amp;amp;cmd=prlinks&lt;/url&gt;&lt;type&gt;400&lt;/type&gt;&lt;title&gt;Home-based HIV counselling and testing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Home&amp;lt;/a&amp;gt;&amp;lt;/div&amp;gt;&amp;lt;/body&amp;gt;&amp;lt;/html&amp;gt;&lt;/location&gt;&lt;institution&gt;Moi University School of Medicine, Eldoret, Kenya.&lt;/institution&gt;&lt;number&gt;3&lt;/number&gt;&lt;subtype&gt;400&lt;/subtype&gt;&lt;endpage&gt;108&lt;/endpage&gt;&lt;bundle&gt;&lt;publication&gt;&lt;title&gt;East African Medical Journal&lt;/title&gt;&lt;type&gt;-100&lt;/type&gt;&lt;subtype&gt;-100&lt;/subtype&gt;&lt;uuid&gt;5896B2EF-75DD-4BF3-A8E8-0B603524D24C&lt;/uuid&gt;&lt;/publication&gt;&lt;/bundle&gt;&lt;authors&gt;&lt;author&gt;&lt;firstName&gt;Sylvester&lt;/firstName&gt;&lt;middleNames&gt;N&lt;/middleNames&gt;&lt;lastName&gt;Kimaiyo&lt;/lastName&gt;&lt;/author&gt;&lt;author&gt;&lt;firstName&gt;M&lt;/firstName&gt;&lt;middleNames&gt;C&lt;/middleNames&gt;&lt;lastName&gt;Were&lt;/lastName&gt;&lt;/author&gt;&lt;author&gt;&lt;firstName&gt;C&lt;/firstName&gt;&lt;lastName&gt;Shen&lt;/lastName&gt;&lt;/author&gt;&lt;author&gt;&lt;firstName&gt;S&lt;/firstName&gt;&lt;lastName&gt;Ndege&lt;/lastName&gt;&lt;/author&gt;&lt;author&gt;&lt;firstName&gt;Paula&lt;/firstName&gt;&lt;lastName&gt;Braitstein&lt;/lastName&gt;&lt;/author&gt;&lt;author&gt;&lt;firstName&gt;John&lt;/firstName&gt;&lt;middleNames&gt;E&lt;/middleNames&gt;&lt;lastName&gt;Sidle&lt;/lastName&gt;&lt;/author&gt;&lt;author&gt;&lt;firstName&gt;Joseph&lt;/firstName&gt;&lt;middleNames&gt;J&lt;/middleNames&gt;&lt;lastName&gt;Mamlin&lt;/lastName&gt;&lt;/author&gt;&lt;/authors&gt;&lt;/publication&gt;&lt;/publications&gt;&lt;cites&gt;&lt;/cites&gt;&lt;/citation&gt;</w:instrText>
      </w:r>
      <w:r w:rsidR="0058085E">
        <w:fldChar w:fldCharType="separate"/>
      </w:r>
      <w:r w:rsidR="0058085E">
        <w:rPr>
          <w:lang w:val="en-US"/>
        </w:rPr>
        <w:t>{Kimaiyo:2010tq}</w:t>
      </w:r>
      <w:r w:rsidR="0058085E">
        <w:fldChar w:fldCharType="end"/>
      </w:r>
      <w:r w:rsidR="00E91D29">
        <w:t>.</w:t>
      </w:r>
    </w:p>
    <w:p w14:paraId="3E87FF5A" w14:textId="77777777" w:rsidR="00C07325" w:rsidRDefault="00C07325">
      <w:pPr>
        <w:pStyle w:val="normal0"/>
        <w:ind w:firstLine="720"/>
        <w:contextualSpacing w:val="0"/>
      </w:pPr>
    </w:p>
    <w:p w14:paraId="025C0647" w14:textId="1F11234E" w:rsidR="00C07325" w:rsidRDefault="0004446E" w:rsidP="006424CD">
      <w:pPr>
        <w:pStyle w:val="normal0"/>
        <w:ind w:firstLine="720"/>
        <w:contextualSpacing w:val="0"/>
      </w:pPr>
      <w:r>
        <w:t xml:space="preserve">To assess </w:t>
      </w:r>
      <w:ins w:id="19" w:author="Tim Hallett" w:date="2015-01-07T12:13:00Z">
        <w:r w:rsidR="00E04C0C">
          <w:t xml:space="preserve">from where current health losses accrue, </w:t>
        </w:r>
      </w:ins>
      <w:r>
        <w:t xml:space="preserve">the model was </w:t>
      </w:r>
      <w:ins w:id="20" w:author="Tim Hallett" w:date="2015-01-07T12:13:00Z">
        <w:r w:rsidR="00E04C0C">
          <w:t>calibrated to the setting of western Kenya</w:t>
        </w:r>
      </w:ins>
      <w:r>
        <w:t xml:space="preserve"> </w:t>
      </w:r>
      <w:ins w:id="21" w:author="Tim Hallett" w:date="2015-01-07T12:14:00Z">
        <w:r w:rsidR="00E04C0C">
          <w:t>and the modelled status in care of persons dying from HIV-related causes was estimated</w:t>
        </w:r>
      </w:ins>
      <w:r>
        <w:t xml:space="preserve">. 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05847CC1" w14:textId="50BAA270" w:rsidR="00C07325" w:rsidRDefault="0004446E" w:rsidP="00BA7771">
      <w:pPr>
        <w:pStyle w:val="Heading2"/>
        <w:contextualSpacing w:val="0"/>
      </w:pPr>
      <w:bookmarkStart w:id="22" w:name="h.qp08777c4239" w:colFirst="0" w:colLast="0"/>
      <w:bookmarkEnd w:id="22"/>
      <w:r>
        <w:t>Model description</w:t>
      </w:r>
    </w:p>
    <w:p w14:paraId="46B2A392" w14:textId="77777777" w:rsidR="00C07325" w:rsidRDefault="0004446E">
      <w:pPr>
        <w:pStyle w:val="normal0"/>
        <w:ind w:firstLine="720"/>
        <w:contextualSpacing w:val="0"/>
      </w:pPr>
      <w:r>
        <w:t xml:space="preserve">The Natural History Model is </w:t>
      </w:r>
      <w:r w:rsidR="00C83274">
        <w:t xml:space="preserve">detailed </w:t>
      </w:r>
      <w:r>
        <w:t>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4E39FF5D" w14:textId="77777777" w:rsidR="00C07325" w:rsidRDefault="00C07325">
      <w:pPr>
        <w:pStyle w:val="normal0"/>
        <w:contextualSpacing w:val="0"/>
      </w:pPr>
    </w:p>
    <w:p w14:paraId="22067F22" w14:textId="29945A2F" w:rsidR="00C07325" w:rsidRDefault="00243366">
      <w:pPr>
        <w:pStyle w:val="normal0"/>
        <w:contextualSpacing w:val="0"/>
      </w:pPr>
      <w:r>
        <w:tab/>
        <w:t xml:space="preserve">The model describes the population of Kenya </w:t>
      </w:r>
      <w:r w:rsidR="00B52FB2">
        <w:t xml:space="preserve">from 1970 to 2030 and begins by creating a </w:t>
      </w:r>
      <w:ins w:id="23" w:author="Tim Hallett" w:date="2015-01-07T12:05:00Z">
        <w:r w:rsidR="00F24045">
          <w:t xml:space="preserve">population </w:t>
        </w:r>
      </w:ins>
      <w:r w:rsidR="00B52FB2">
        <w:t>of HIV-negative individuals the size and age</w:t>
      </w:r>
      <w:ins w:id="24" w:author="Tim Hallett" w:date="2015-01-07T12:04:00Z">
        <w:r w:rsidR="0027665A">
          <w:t>-structure</w:t>
        </w:r>
      </w:ins>
      <w:r w:rsidR="00B52FB2">
        <w:t xml:space="preserve"> of the population in 1970. </w:t>
      </w:r>
      <w:r w:rsidR="00CB2B80">
        <w:t>HIV incidence</w:t>
      </w:r>
      <w:ins w:id="25" w:author="Tim Hallett" w:date="2015-01-07T12:05:00Z">
        <w:r w:rsidR="0027665A">
          <w:t xml:space="preserve"> </w:t>
        </w:r>
      </w:ins>
      <w:r w:rsidR="00CB2B80">
        <w:t xml:space="preserve">is </w:t>
      </w:r>
      <w:ins w:id="26" w:author="Tim Hallett" w:date="2015-01-07T12:05:00Z">
        <w:r w:rsidR="0027665A">
          <w:t xml:space="preserve">informed </w:t>
        </w:r>
      </w:ins>
      <w:r w:rsidR="00CB2B80">
        <w:t xml:space="preserve">by estimates from the UNAIDS Spectrum Software (developed by the Futures </w:t>
      </w:r>
      <w:r w:rsidR="00CB2B80">
        <w:lastRenderedPageBreak/>
        <w:t>Institute</w:t>
      </w:r>
      <w:r w:rsidR="00A414EC">
        <w:fldChar w:fldCharType="begin"/>
      </w:r>
      <w:r w:rsidR="00A414EC">
        <w:instrText xml:space="preserve"> ADDIN PAPERS2_CITATIONS &lt;citation&gt;&lt;uuid&gt;C1B7929A-1BF0-4A5B-9ADE-59367F3932E6&lt;/uuid&gt;&lt;priority&gt;0&lt;/priority&gt;&lt;publications&gt;&lt;publication&gt;&lt;accepted_date&gt;99201400001200000000200000&lt;/accepted_date&gt;&lt;title&gt;Spectrum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Institute&lt;/lastName&gt;&lt;/author&gt;&lt;/authors&gt;&lt;/publication&gt;&lt;/publications&gt;&lt;cites&gt;&lt;/cites&gt;&lt;/citation&gt;</w:instrText>
      </w:r>
      <w:r w:rsidR="00A414EC">
        <w:fldChar w:fldCharType="separate"/>
      </w:r>
      <w:r w:rsidR="00A414EC">
        <w:rPr>
          <w:lang w:val="en-US"/>
        </w:rPr>
        <w:t>{Spectrum:tl}</w:t>
      </w:r>
      <w:r w:rsidR="00A414EC">
        <w:fldChar w:fldCharType="end"/>
      </w:r>
      <w:r w:rsidR="00CB2B80">
        <w:t>).</w:t>
      </w:r>
      <w:r w:rsidR="0004446E">
        <w:t xml:space="preserve"> We start </w:t>
      </w:r>
      <w:r w:rsidR="005554A3">
        <w:t xml:space="preserve">HIV </w:t>
      </w:r>
      <w:r w:rsidR="0004446E">
        <w:t>testing in 2004 along with rolling out ART for eligible individuals. We used the 2004 WHO Treatment Eligibility Guidelines of a CD4 count &lt;200 or WHO Stage IV {WorldHealthOrganization</w:t>
      </w:r>
      <w:proofErr w:type="gramStart"/>
      <w:r w:rsidR="0004446E">
        <w:t>:2005ws</w:t>
      </w:r>
      <w:proofErr w:type="gramEnd"/>
      <w:r w:rsidR="0004446E">
        <w:t>}. This is updated in 2011 to a CD4 count of &lt;350 or WHO Stage III/</w:t>
      </w:r>
      <w:proofErr w:type="gramStart"/>
      <w:r w:rsidR="0004446E">
        <w:t>IV{</w:t>
      </w:r>
      <w:proofErr w:type="gramEnd"/>
      <w:r w:rsidR="0004446E">
        <w:t xml:space="preserve">WorldHealthOrganization:2010wj}. </w:t>
      </w:r>
    </w:p>
    <w:p w14:paraId="6E4807DA" w14:textId="77777777" w:rsidR="00C07325" w:rsidRDefault="00C07325">
      <w:pPr>
        <w:pStyle w:val="normal0"/>
        <w:contextualSpacing w:val="0"/>
        <w:rPr>
          <w:ins w:id="27" w:author="Tim Hallett" w:date="2015-01-07T12:07:00Z"/>
        </w:rPr>
      </w:pPr>
    </w:p>
    <w:p w14:paraId="5C62217E" w14:textId="77777777" w:rsidR="00F24045" w:rsidRDefault="00F24045" w:rsidP="003149AB">
      <w:pPr>
        <w:pStyle w:val="normal0"/>
        <w:ind w:firstLine="720"/>
        <w:contextualSpacing w:val="0"/>
        <w:rPr>
          <w:ins w:id="28" w:author="Tim Hallett" w:date="2015-01-07T12:07:00Z"/>
        </w:rPr>
      </w:pPr>
      <w:r>
        <w:t>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and detailed methods can be found in the appendix.</w:t>
      </w:r>
    </w:p>
    <w:p w14:paraId="46772977" w14:textId="77777777" w:rsidR="00F24045" w:rsidRDefault="00F24045">
      <w:pPr>
        <w:pStyle w:val="normal0"/>
        <w:contextualSpacing w:val="0"/>
      </w:pPr>
    </w:p>
    <w:p w14:paraId="647E9305" w14:textId="6A34A42C" w:rsidR="00C07325" w:rsidRDefault="00781129">
      <w:pPr>
        <w:pStyle w:val="normal0"/>
        <w:contextualSpacing w:val="0"/>
        <w:rPr>
          <w:ins w:id="29" w:author="Tim Hallett" w:date="2015-01-07T12:08:00Z"/>
        </w:rPr>
      </w:pPr>
      <w:r>
        <w:tab/>
        <w:t xml:space="preserve">The Cascade Model </w:t>
      </w:r>
      <w:r w:rsidR="0004446E">
        <w:t>describes the events and pathways through care for HIV-positive individuals</w:t>
      </w:r>
      <w:r>
        <w:t xml:space="preserve"> (figure 1)</w:t>
      </w:r>
      <w:r w:rsidR="0004446E">
        <w:t xml:space="preserve">. </w:t>
      </w:r>
      <w:r w:rsidR="006A4EB5">
        <w:t>Declining health in t</w:t>
      </w:r>
      <w:r w:rsidR="00712178">
        <w:t>he Natural History Model drives care-seeking behaviour in the Cascade</w:t>
      </w:r>
      <w:r w:rsidR="0004446E">
        <w:t xml:space="preserve"> Model.</w:t>
      </w:r>
      <w:r w:rsidR="006A4EB5">
        <w:t xml:space="preserve"> For example, when a patient becomes symptomatic (WHO Stage III/IV condition), they seek care through PICT </w:t>
      </w:r>
      <w:r w:rsidR="0023038A">
        <w:t xml:space="preserve">at a considerably higher rate than before. </w:t>
      </w:r>
      <w:r w:rsidR="00712178">
        <w:t xml:space="preserve">HIV-negative </w:t>
      </w:r>
      <w:r w:rsidR="003700D0">
        <w:t xml:space="preserve">care </w:t>
      </w:r>
      <w:r w:rsidR="0004446E">
        <w:t>naïve individuals</w:t>
      </w:r>
      <w:ins w:id="30" w:author="Tim Hallett" w:date="2015-01-07T12:07:00Z">
        <w:r w:rsidR="00F24045">
          <w:t xml:space="preserve"> can be</w:t>
        </w:r>
      </w:ins>
      <w:r w:rsidR="0004446E">
        <w:t xml:space="preserve"> tested from 2004 onwards through one of three routes: HBCT where individuals are sought and tested at home, VCT where individuals voluntarily attend an HIV-clinic or PICT where individuals seek care due to being symptomatic or having had previous healthcare experience. </w:t>
      </w:r>
      <w:r w:rsidR="0032451F">
        <w:t xml:space="preserve">Individuals </w:t>
      </w:r>
      <w:r w:rsidR="0004446E">
        <w:t xml:space="preserve">may be tested multiple times throughout their lives and care will only progress if they are found to be HIV-positive. The </w:t>
      </w:r>
      <w:r w:rsidR="00A67220">
        <w:t xml:space="preserve">model </w:t>
      </w:r>
      <w:r w:rsidR="0004446E">
        <w:t>is described in detail in the appendix.</w:t>
      </w:r>
    </w:p>
    <w:p w14:paraId="66DB0A05" w14:textId="5C0818A6" w:rsidR="00F24045" w:rsidRDefault="00710658">
      <w:pPr>
        <w:pStyle w:val="normal0"/>
        <w:contextualSpacing w:val="0"/>
      </w:pPr>
      <w:r>
        <w:rPr>
          <w:noProof/>
          <w:lang w:val="en-US"/>
        </w:rPr>
        <mc:AlternateContent>
          <mc:Choice Requires="wpg">
            <w:drawing>
              <wp:anchor distT="0" distB="0" distL="114300" distR="114300" simplePos="0" relativeHeight="251668480" behindDoc="0" locked="0" layoutInCell="1" allowOverlap="1" wp14:anchorId="17147F94" wp14:editId="3DA673A5">
                <wp:simplePos x="0" y="0"/>
                <wp:positionH relativeFrom="column">
                  <wp:posOffset>0</wp:posOffset>
                </wp:positionH>
                <wp:positionV relativeFrom="paragraph">
                  <wp:posOffset>178435</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31B14" w14:textId="77777777" w:rsidR="00B119AB" w:rsidRDefault="00B119AB" w:rsidP="00B7495C">
                              <w:pPr>
                                <w:pStyle w:val="Subtitle"/>
                                <w:contextualSpacing w:val="0"/>
                              </w:pPr>
                              <w:r>
                                <w:t>Figure 1. Model representation of the cascade of care</w:t>
                              </w:r>
                            </w:p>
                            <w:p w14:paraId="71C2A4A8" w14:textId="77777777" w:rsidR="00B119AB" w:rsidRPr="00B7495C" w:rsidRDefault="00B119AB"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14.05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0"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4D31B14" w14:textId="77777777" w:rsidR="00B119AB" w:rsidRDefault="00B119AB" w:rsidP="00B7495C">
                        <w:pPr>
                          <w:pStyle w:val="Subtitle"/>
                          <w:contextualSpacing w:val="0"/>
                        </w:pPr>
                        <w:r>
                          <w:t>Figure 1. Model representation of the cascade of care</w:t>
                        </w:r>
                      </w:p>
                      <w:p w14:paraId="71C2A4A8" w14:textId="77777777" w:rsidR="00B119AB" w:rsidRPr="00B7495C" w:rsidRDefault="00B119AB" w:rsidP="00B7495C">
                        <w:pPr>
                          <w:rPr>
                            <w:rFonts w:ascii="Trebuchet MS" w:hAnsi="Trebuchet MS"/>
                            <w:sz w:val="16"/>
                            <w:szCs w:val="16"/>
                          </w:rPr>
                        </w:pPr>
                      </w:p>
                    </w:txbxContent>
                  </v:textbox>
                </v:shape>
                <w10:wrap type="through"/>
              </v:group>
            </w:pict>
          </mc:Fallback>
        </mc:AlternateContent>
      </w:r>
    </w:p>
    <w:p w14:paraId="7C1C4E89" w14:textId="7B934697" w:rsidR="00F24045" w:rsidRDefault="00F24045" w:rsidP="007F0D88">
      <w:pPr>
        <w:pStyle w:val="normal0"/>
        <w:ind w:firstLine="720"/>
        <w:contextualSpacing w:val="0"/>
        <w:rPr>
          <w:ins w:id="31" w:author="Tim Hallett" w:date="2015-01-07T12:07:00Z"/>
        </w:rPr>
      </w:pPr>
      <w:bookmarkStart w:id="32" w:name="h.iogg3anz8zdv" w:colFirst="0" w:colLast="0"/>
      <w:bookmarkStart w:id="33" w:name="h.hslqb1xxus50" w:colFirst="0" w:colLast="0"/>
      <w:bookmarkEnd w:id="32"/>
      <w:bookmarkEnd w:id="33"/>
      <w:ins w:id="34" w:author="Tim Hallett" w:date="2015-01-07T12:07:00Z">
        <w:r>
          <w:t xml:space="preserve">To calibrate the Cascade Model describing the experience of HIV-positive individuals as they move through the various stages of HIV care, we utilised a unique high-resolution longitudinal dataset from western Kenya. AMPATH, based in Eldoret, is made up of Moi University, Moi Teaching and Referral Hospital and a consortium of North American academic health centers led by Indiana University working in partnership with the Government of Kenya. </w:t>
        </w:r>
      </w:ins>
    </w:p>
    <w:p w14:paraId="64FDCD1C" w14:textId="77777777" w:rsidR="00F24045" w:rsidRDefault="00F24045" w:rsidP="00F24045">
      <w:pPr>
        <w:pStyle w:val="normal0"/>
        <w:contextualSpacing w:val="0"/>
        <w:rPr>
          <w:ins w:id="35" w:author="Tim Hallett" w:date="2015-01-07T12:07:00Z"/>
        </w:rPr>
      </w:pPr>
    </w:p>
    <w:p w14:paraId="77B2A860" w14:textId="77777777" w:rsidR="00F24045" w:rsidRDefault="00F24045" w:rsidP="00F24045">
      <w:pPr>
        <w:pStyle w:val="normal0"/>
        <w:ind w:firstLine="720"/>
        <w:contextualSpacing w:val="0"/>
        <w:rPr>
          <w:ins w:id="36" w:author="Tim Hallett" w:date="2015-01-07T12:07:00Z"/>
        </w:rPr>
      </w:pPr>
      <w:ins w:id="37" w:author="Tim Hallett" w:date="2015-01-07T12:07:00Z">
        <w:r>
          <w:t>Since launching in 2006, the AMPATH Medical Record System (AMRS) has been collecting individual-level data on the AMPATH AIDS-control system</w:t>
        </w:r>
      </w:ins>
      <w:ins w:id="38" w:author="Tim Hallett" w:date="2015-01-07T12:15:00Z">
        <w:r w:rsidR="00361DF5">
          <w:t xml:space="preserve"> </w:t>
        </w:r>
      </w:ins>
      <w:ins w:id="39" w:author="Tim Hallett" w:date="2015-01-07T12:07:00Z">
        <w:r>
          <w:t>{Einterz</w:t>
        </w:r>
        <w:proofErr w:type="gramStart"/>
        <w:r>
          <w:t>:2007js</w:t>
        </w:r>
        <w:proofErr w:type="gramEnd"/>
        <w:r>
          <w:t xml:space="preserve">, Tierney:2007th}. Service delivery occurs through public sector hospitals and health centres run by the Ministry of </w:t>
        </w:r>
        <w:proofErr w:type="gramStart"/>
        <w:r>
          <w:lastRenderedPageBreak/>
          <w:t>Health{</w:t>
        </w:r>
        <w:proofErr w:type="gramEnd"/>
        <w:r>
          <w:t>Einterz:2007js}. AMPATH has very well established VCT and PICT programmes, and after trialing the use of HBCT in 2007, officially rolled it out in 2010{Wachira</w:t>
        </w:r>
        <w:proofErr w:type="gramStart"/>
        <w:r>
          <w:t>:2013dc</w:t>
        </w:r>
        <w:proofErr w:type="gramEnd"/>
        <w:r>
          <w:t xml:space="preserve">}. </w:t>
        </w:r>
      </w:ins>
    </w:p>
    <w:p w14:paraId="1BF258B9" w14:textId="77777777" w:rsidR="00F24045" w:rsidRDefault="00F24045" w:rsidP="00F24045">
      <w:pPr>
        <w:pStyle w:val="normal0"/>
        <w:contextualSpacing w:val="0"/>
        <w:rPr>
          <w:ins w:id="40" w:author="Tim Hallett" w:date="2015-01-07T12:07:00Z"/>
        </w:rPr>
      </w:pPr>
    </w:p>
    <w:p w14:paraId="3B426FC6" w14:textId="77777777" w:rsidR="00F24045" w:rsidRDefault="00F24045" w:rsidP="00F24045">
      <w:pPr>
        <w:pStyle w:val="normal0"/>
        <w:ind w:firstLine="720"/>
        <w:contextualSpacing w:val="0"/>
        <w:rPr>
          <w:ins w:id="41" w:author="Tim Hallett" w:date="2015-01-07T12:11:00Z"/>
        </w:rPr>
      </w:pPr>
      <w:ins w:id="42" w:author="Tim Hallett" w:date="2015-01-07T12:07:00Z">
        <w:r>
          <w:t xml:space="preserve">Using data from the Port Victoria catchment area, </w:t>
        </w:r>
      </w:ins>
      <w:ins w:id="43" w:author="Tim Hallett" w:date="2015-01-07T12:15:00Z">
        <w:r w:rsidR="00361DF5">
          <w:t>we</w:t>
        </w:r>
      </w:ins>
      <w:ins w:id="44" w:author="Tim Hallett" w:date="2015-01-07T12:07:00Z">
        <w:r>
          <w:t xml:space="preserve">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w:t>
        </w:r>
      </w:ins>
      <w:ins w:id="45" w:author="Tim Hallett" w:date="2015-01-07T12:15:00Z">
        <w:r w:rsidR="00361DF5">
          <w:t>The model was calibrated to these estimates.</w:t>
        </w:r>
      </w:ins>
    </w:p>
    <w:p w14:paraId="7EC6CC1A" w14:textId="77777777" w:rsidR="00D31246" w:rsidRDefault="00D31246" w:rsidP="00F24045">
      <w:pPr>
        <w:pStyle w:val="normal0"/>
        <w:ind w:firstLine="720"/>
        <w:contextualSpacing w:val="0"/>
        <w:rPr>
          <w:ins w:id="46" w:author="Tim Hallett" w:date="2015-01-07T12:07:00Z"/>
        </w:rPr>
      </w:pPr>
    </w:p>
    <w:p w14:paraId="231AC710" w14:textId="11764635" w:rsidR="00C07325" w:rsidRDefault="00D31246" w:rsidP="00084F40">
      <w:pPr>
        <w:pStyle w:val="normal0"/>
        <w:ind w:firstLine="720"/>
        <w:contextualSpacing w:val="0"/>
      </w:pPr>
      <w:ins w:id="47" w:author="Tim Hallett" w:date="2015-01-07T12:11:00Z">
        <w:r>
          <w:t xml:space="preserve">To assess the current state of this ART-programme in western Kenya, we estimated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w:t>
        </w:r>
      </w:ins>
      <w:r w:rsidR="00822C85">
        <w:t xml:space="preserve">baseline sccenario that is </w:t>
      </w:r>
      <w:ins w:id="48" w:author="Tim Hallett" w:date="2015-01-07T12:11:00Z">
        <w:r>
          <w:t xml:space="preserve">more representative </w:t>
        </w:r>
      </w:ins>
      <w:r w:rsidR="00822C85">
        <w:t>of HIV care programmes in sub-Saharan Africa.</w:t>
      </w:r>
    </w:p>
    <w:p w14:paraId="55537466" w14:textId="3CBC1075" w:rsidR="00D31246" w:rsidRDefault="00D31246" w:rsidP="00D31246">
      <w:pPr>
        <w:pStyle w:val="Heading2"/>
        <w:contextualSpacing w:val="0"/>
        <w:rPr>
          <w:ins w:id="49" w:author="Tim Hallett" w:date="2015-01-07T12:11:00Z"/>
        </w:rPr>
      </w:pPr>
      <w:bookmarkStart w:id="50" w:name="h.wvtuqq7mpsy1" w:colFirst="0" w:colLast="0"/>
      <w:bookmarkEnd w:id="50"/>
      <w:ins w:id="51" w:author="Tim Hallett" w:date="2015-01-07T12:11:00Z">
        <w:r>
          <w:t>Intervention</w:t>
        </w:r>
      </w:ins>
      <w:r w:rsidR="00757637">
        <w:t>s</w:t>
      </w:r>
    </w:p>
    <w:p w14:paraId="7DA540BF" w14:textId="77777777" w:rsidR="00D31246" w:rsidRDefault="00D31246" w:rsidP="00D31246">
      <w:pPr>
        <w:pStyle w:val="normal0"/>
        <w:contextualSpacing w:val="0"/>
        <w:rPr>
          <w:ins w:id="52" w:author="Tim Hallett" w:date="2015-01-07T12:11:00Z"/>
        </w:rPr>
      </w:pPr>
      <w:ins w:id="53" w:author="Tim Hallett" w:date="2015-01-07T12:11:00Z">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and a “realistic impact” scenario, which aims to demonstrate the impact of a more obtainable intervention. Interventions were implemented in the model from 2010 onwards and their impact on DALYs averted, costs accrued and the care experience of individuals dying from HIV-related deaths quantified.</w:t>
        </w:r>
      </w:ins>
    </w:p>
    <w:p w14:paraId="1EE477F2" w14:textId="55990099" w:rsidR="00C07325" w:rsidRDefault="0004446E" w:rsidP="00874A1F">
      <w:pPr>
        <w:pStyle w:val="normal0"/>
        <w:contextualSpacing w:val="0"/>
      </w:pPr>
      <w:r>
        <w:tab/>
      </w:r>
    </w:p>
    <w:p w14:paraId="3DDA457F" w14:textId="3A5A71CF" w:rsidR="00C07325" w:rsidRDefault="0004446E">
      <w:pPr>
        <w:pStyle w:val="Heading2"/>
        <w:contextualSpacing w:val="0"/>
      </w:pPr>
      <w:bookmarkStart w:id="54" w:name="h.zedl01pfmy8z" w:colFirst="0" w:colLast="0"/>
      <w:bookmarkEnd w:id="54"/>
      <w:r>
        <w:t xml:space="preserve">Cost </w:t>
      </w:r>
      <w:ins w:id="55" w:author="Tim Hallett" w:date="2015-01-07T12:08:00Z">
        <w:r w:rsidR="00F24045">
          <w:t>Estimates</w:t>
        </w:r>
      </w:ins>
    </w:p>
    <w:p w14:paraId="79A8F705" w14:textId="77777777" w:rsidR="00C07325" w:rsidRDefault="0004446E">
      <w:pPr>
        <w:pStyle w:val="normal0"/>
        <w:contextualSpacing w:val="0"/>
        <w:rPr>
          <w:ins w:id="56" w:author="Tim Hallett" w:date="2015-01-07T12:45:00Z"/>
        </w:rPr>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r w:rsidR="00A414EC">
        <w:fldChar w:fldCharType="begin"/>
      </w:r>
      <w:r w:rsidR="00A414EC">
        <w:instrText xml:space="preserve"> ADDIN PAPERS2_CITATIONS &lt;citation&gt;&lt;uuid&gt;F370479C-16E6-4691-95D6-73B430D9A815&lt;/uuid&gt;&lt;priority&gt;0&lt;/priority&gt;&lt;publications&gt;&lt;publication&gt;&lt;type&gt;400&lt;/type&gt;&lt;publication_date&gt;99201200001200000000200000&lt;/publication_date&gt;&lt;title&gt;Multi-Country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414EC">
        <w:fldChar w:fldCharType="separate"/>
      </w:r>
      <w:r w:rsidR="00A414EC">
        <w:rPr>
          <w:lang w:val="en-US"/>
        </w:rPr>
        <w:t>{Tagar:GTMxY-pi}</w:t>
      </w:r>
      <w:r w:rsidR="00A414EC">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62196B82" w14:textId="77777777" w:rsidR="000743C3" w:rsidRDefault="000743C3">
      <w:pPr>
        <w:pStyle w:val="normal0"/>
        <w:contextualSpacing w:val="0"/>
      </w:pPr>
      <w:ins w:id="57" w:author="Tim Hallett" w:date="2015-01-07T12:45:00Z">
        <w:r>
          <w:t xml:space="preserve">Discounting? Perspective? </w:t>
        </w:r>
      </w:ins>
    </w:p>
    <w:p w14:paraId="043E3B43" w14:textId="77777777" w:rsidR="00C07325" w:rsidRDefault="0004446E">
      <w:pPr>
        <w:pStyle w:val="Heading2"/>
        <w:contextualSpacing w:val="0"/>
      </w:pPr>
      <w:bookmarkStart w:id="58" w:name="h.rl97lz7j3hfn" w:colFirst="0" w:colLast="0"/>
      <w:bookmarkEnd w:id="58"/>
      <w:r>
        <w:t>Output Metrics</w:t>
      </w:r>
    </w:p>
    <w:p w14:paraId="1A0B8B96" w14:textId="7E920827" w:rsidR="001121E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w:t>
      </w:r>
      <w:r w:rsidR="00EF537F">
        <w:t>,</w:t>
      </w:r>
      <w:r w:rsidR="00056AEA">
        <w:t xml:space="preserve"> 2010{Salomon</w:t>
      </w:r>
      <w:proofErr w:type="gramStart"/>
      <w:r w:rsidR="00056AEA">
        <w:t>:2012ib</w:t>
      </w:r>
      <w:proofErr w:type="gramEnd"/>
      <w:r w:rsidR="00056AEA">
        <w:t>}</w:t>
      </w:r>
      <w:r>
        <w:t>. We also looked at the care experience of individuals who died from HIV-related deaths between 2010 and 2030.</w:t>
      </w:r>
      <w:bookmarkStart w:id="59" w:name="h.q8tpsglr34se" w:colFirst="0" w:colLast="0"/>
      <w:bookmarkStart w:id="60" w:name="h.7plpjkukklh8" w:colFirst="0" w:colLast="0"/>
      <w:bookmarkEnd w:id="59"/>
      <w:bookmarkEnd w:id="60"/>
    </w:p>
    <w:p w14:paraId="08B5B4F8" w14:textId="77777777" w:rsidR="0095084A" w:rsidRDefault="0095084A">
      <w:pPr>
        <w:pStyle w:val="normal0"/>
        <w:contextualSpacing w:val="0"/>
      </w:pPr>
    </w:p>
    <w:p w14:paraId="2A16ECCF" w14:textId="77777777" w:rsidR="00260E0F" w:rsidRDefault="00260E0F">
      <w:pPr>
        <w:pStyle w:val="normal0"/>
        <w:contextualSpacing w:val="0"/>
        <w:sectPr w:rsidR="00260E0F">
          <w:footerReference w:type="default" r:id="rId11"/>
          <w:pgSz w:w="11906" w:h="16838"/>
          <w:pgMar w:top="1440" w:right="1440" w:bottom="1440" w:left="1440" w:header="720" w:footer="720" w:gutter="0"/>
          <w:cols w:space="720"/>
        </w:sectPr>
      </w:pPr>
    </w:p>
    <w:p w14:paraId="19E2D82A" w14:textId="77777777" w:rsidR="0095084A" w:rsidRDefault="00466802">
      <w:pPr>
        <w:pStyle w:val="normal0"/>
        <w:contextualSpacing w:val="0"/>
      </w:pPr>
      <w:r>
        <w:rPr>
          <w:rStyle w:val="CommentReference"/>
        </w:rPr>
        <w:commentReference w:id="61"/>
      </w:r>
      <w:r w:rsidR="00E6692B">
        <w:rPr>
          <w:rStyle w:val="CommentReference"/>
        </w:rPr>
        <w:commentReference w:id="62"/>
      </w:r>
    </w:p>
    <w:tbl>
      <w:tblPr>
        <w:tblW w:w="14601" w:type="dxa"/>
        <w:tblInd w:w="-8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61"/>
        <w:gridCol w:w="1134"/>
        <w:gridCol w:w="1418"/>
        <w:gridCol w:w="3260"/>
        <w:gridCol w:w="3686"/>
        <w:gridCol w:w="1842"/>
      </w:tblGrid>
      <w:tr w:rsidR="00260E0F" w14:paraId="392E95D4" w14:textId="77777777" w:rsidTr="00B119AB">
        <w:tc>
          <w:tcPr>
            <w:tcW w:w="3261" w:type="dxa"/>
            <w:tcBorders>
              <w:bottom w:val="single" w:sz="8" w:space="0" w:color="000000"/>
            </w:tcBorders>
            <w:shd w:val="clear" w:color="auto" w:fill="B3B3B3"/>
            <w:tcMar>
              <w:top w:w="100" w:type="dxa"/>
              <w:left w:w="100" w:type="dxa"/>
              <w:bottom w:w="100" w:type="dxa"/>
              <w:right w:w="100" w:type="dxa"/>
            </w:tcMar>
          </w:tcPr>
          <w:p w14:paraId="7F7CA886" w14:textId="77777777" w:rsidR="00260E0F" w:rsidRPr="008D305E" w:rsidRDefault="00260E0F" w:rsidP="00B119AB">
            <w:pPr>
              <w:pStyle w:val="normal0"/>
              <w:spacing w:line="240" w:lineRule="auto"/>
              <w:contextualSpacing w:val="0"/>
              <w:jc w:val="center"/>
              <w:rPr>
                <w:color w:val="auto"/>
                <w:sz w:val="16"/>
                <w:szCs w:val="16"/>
              </w:rPr>
            </w:pPr>
            <w:bookmarkStart w:id="63" w:name="h.dos6ozntvgnl" w:colFirst="0" w:colLast="0"/>
            <w:bookmarkEnd w:id="63"/>
            <w:r>
              <w:rPr>
                <w:b/>
                <w:color w:val="auto"/>
                <w:sz w:val="16"/>
                <w:szCs w:val="16"/>
              </w:rPr>
              <w:t>Aspect of care to be addressed</w:t>
            </w:r>
          </w:p>
        </w:tc>
        <w:tc>
          <w:tcPr>
            <w:tcW w:w="1134" w:type="dxa"/>
            <w:tcBorders>
              <w:bottom w:val="single" w:sz="8" w:space="0" w:color="000000"/>
            </w:tcBorders>
            <w:shd w:val="clear" w:color="auto" w:fill="B3B3B3"/>
          </w:tcPr>
          <w:p w14:paraId="6C5A1D7B"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 type</w:t>
            </w:r>
          </w:p>
        </w:tc>
        <w:tc>
          <w:tcPr>
            <w:tcW w:w="1418" w:type="dxa"/>
            <w:shd w:val="clear" w:color="auto" w:fill="B3B3B3"/>
            <w:tcMar>
              <w:top w:w="100" w:type="dxa"/>
              <w:left w:w="100" w:type="dxa"/>
              <w:bottom w:w="100" w:type="dxa"/>
              <w:right w:w="100" w:type="dxa"/>
            </w:tcMar>
          </w:tcPr>
          <w:p w14:paraId="5829DAD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Intervention</w:t>
            </w:r>
          </w:p>
        </w:tc>
        <w:tc>
          <w:tcPr>
            <w:tcW w:w="3260" w:type="dxa"/>
            <w:tcBorders>
              <w:bottom w:val="single" w:sz="8" w:space="0" w:color="000000"/>
            </w:tcBorders>
            <w:shd w:val="clear" w:color="auto" w:fill="B3B3B3"/>
            <w:tcMar>
              <w:top w:w="100" w:type="dxa"/>
              <w:left w:w="100" w:type="dxa"/>
              <w:bottom w:w="100" w:type="dxa"/>
              <w:right w:w="100" w:type="dxa"/>
            </w:tcMar>
          </w:tcPr>
          <w:p w14:paraId="58BC4364"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Maximum Impact</w:t>
            </w:r>
          </w:p>
        </w:tc>
        <w:tc>
          <w:tcPr>
            <w:tcW w:w="3686" w:type="dxa"/>
            <w:tcBorders>
              <w:bottom w:val="single" w:sz="8" w:space="0" w:color="000000"/>
            </w:tcBorders>
            <w:shd w:val="clear" w:color="auto" w:fill="B3B3B3"/>
            <w:tcMar>
              <w:top w:w="100" w:type="dxa"/>
              <w:left w:w="100" w:type="dxa"/>
              <w:bottom w:w="100" w:type="dxa"/>
              <w:right w:w="100" w:type="dxa"/>
            </w:tcMar>
          </w:tcPr>
          <w:p w14:paraId="49722766"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Realistic Impact</w:t>
            </w:r>
          </w:p>
        </w:tc>
        <w:tc>
          <w:tcPr>
            <w:tcW w:w="1842" w:type="dxa"/>
            <w:tcBorders>
              <w:bottom w:val="single" w:sz="8" w:space="0" w:color="000000"/>
            </w:tcBorders>
            <w:shd w:val="clear" w:color="auto" w:fill="B3B3B3"/>
            <w:tcMar>
              <w:top w:w="100" w:type="dxa"/>
              <w:left w:w="100" w:type="dxa"/>
              <w:bottom w:w="100" w:type="dxa"/>
              <w:right w:w="100" w:type="dxa"/>
            </w:tcMar>
          </w:tcPr>
          <w:p w14:paraId="3B5E4640"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 xml:space="preserve">Cost </w:t>
            </w:r>
          </w:p>
          <w:p w14:paraId="2AB9E90E" w14:textId="77777777" w:rsidR="00260E0F" w:rsidRPr="008D305E" w:rsidRDefault="00260E0F" w:rsidP="00B119AB">
            <w:pPr>
              <w:pStyle w:val="normal0"/>
              <w:spacing w:line="240" w:lineRule="auto"/>
              <w:contextualSpacing w:val="0"/>
              <w:jc w:val="center"/>
              <w:rPr>
                <w:color w:val="auto"/>
                <w:sz w:val="16"/>
                <w:szCs w:val="16"/>
              </w:rPr>
            </w:pPr>
            <w:r w:rsidRPr="008D305E">
              <w:rPr>
                <w:b/>
                <w:color w:val="auto"/>
                <w:sz w:val="16"/>
                <w:szCs w:val="16"/>
              </w:rPr>
              <w:t>(2013 USD)</w:t>
            </w:r>
          </w:p>
        </w:tc>
      </w:tr>
      <w:tr w:rsidR="00260E0F" w14:paraId="216DE881" w14:textId="77777777" w:rsidTr="00B119AB">
        <w:trPr>
          <w:trHeight w:val="600"/>
        </w:trPr>
        <w:tc>
          <w:tcPr>
            <w:tcW w:w="3261" w:type="dxa"/>
            <w:vMerge w:val="restart"/>
            <w:shd w:val="clear" w:color="auto" w:fill="auto"/>
            <w:tcMar>
              <w:top w:w="100" w:type="dxa"/>
              <w:left w:w="100" w:type="dxa"/>
              <w:bottom w:w="100" w:type="dxa"/>
              <w:right w:w="100" w:type="dxa"/>
            </w:tcMar>
          </w:tcPr>
          <w:p w14:paraId="4B36B464" w14:textId="77777777" w:rsidR="00260E0F" w:rsidRPr="008D305E" w:rsidRDefault="00260E0F" w:rsidP="00B119AB">
            <w:pPr>
              <w:pStyle w:val="normal0"/>
              <w:spacing w:line="240" w:lineRule="auto"/>
              <w:contextualSpacing w:val="0"/>
              <w:jc w:val="left"/>
              <w:rPr>
                <w:sz w:val="16"/>
                <w:szCs w:val="16"/>
              </w:rPr>
            </w:pPr>
            <w:r>
              <w:rPr>
                <w:sz w:val="16"/>
                <w:szCs w:val="16"/>
              </w:rPr>
              <w:t>Individuals are unaware of their HIV status. At baseline, the mean time for an individual to test through VCT is 7.2 years. Additionally individuals may test through PICT, but the time to test varies depending on health care experience and symptoms. Asymptomatic and no previous care experience = 15.6 years. Asymptomatic and diagnosed = 11 years. Asymptomatic and aware of CD4 count = 5 years. Symptomatic = 1.5 years.</w:t>
            </w:r>
          </w:p>
        </w:tc>
        <w:tc>
          <w:tcPr>
            <w:tcW w:w="1134" w:type="dxa"/>
            <w:vMerge w:val="restart"/>
            <w:shd w:val="clear" w:color="auto" w:fill="auto"/>
          </w:tcPr>
          <w:p w14:paraId="0CB33A0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Testing</w:t>
            </w:r>
          </w:p>
        </w:tc>
        <w:tc>
          <w:tcPr>
            <w:tcW w:w="1418" w:type="dxa"/>
            <w:shd w:val="clear" w:color="auto" w:fill="CC4125"/>
            <w:tcMar>
              <w:top w:w="100" w:type="dxa"/>
              <w:left w:w="100" w:type="dxa"/>
              <w:bottom w:w="100" w:type="dxa"/>
              <w:right w:w="100" w:type="dxa"/>
            </w:tcMar>
          </w:tcPr>
          <w:p w14:paraId="52C5958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w:t>
            </w:r>
          </w:p>
        </w:tc>
        <w:tc>
          <w:tcPr>
            <w:tcW w:w="3260" w:type="dxa"/>
            <w:shd w:val="clear" w:color="auto" w:fill="auto"/>
            <w:tcMar>
              <w:top w:w="100" w:type="dxa"/>
              <w:left w:w="100" w:type="dxa"/>
              <w:bottom w:w="100" w:type="dxa"/>
              <w:right w:w="100" w:type="dxa"/>
            </w:tcMar>
          </w:tcPr>
          <w:p w14:paraId="010723DC"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3686" w:type="dxa"/>
            <w:shd w:val="clear" w:color="auto" w:fill="auto"/>
            <w:tcMar>
              <w:top w:w="100" w:type="dxa"/>
              <w:left w:w="100" w:type="dxa"/>
              <w:bottom w:w="100" w:type="dxa"/>
              <w:right w:w="100" w:type="dxa"/>
            </w:tcMar>
          </w:tcPr>
          <w:p w14:paraId="09F7560A" w14:textId="77777777" w:rsidR="00260E0F" w:rsidRPr="008D305E" w:rsidRDefault="00260E0F" w:rsidP="00B119AB">
            <w:pPr>
              <w:pStyle w:val="normal0"/>
              <w:spacing w:line="240" w:lineRule="auto"/>
              <w:contextualSpacing w:val="0"/>
              <w:jc w:val="left"/>
              <w:rPr>
                <w:sz w:val="16"/>
                <w:szCs w:val="16"/>
              </w:rPr>
            </w:pPr>
            <w:r w:rsidRPr="008D305E">
              <w:rPr>
                <w:sz w:val="16"/>
                <w:szCs w:val="16"/>
              </w:rPr>
              <w:t xml:space="preserve">Every four years, 90% coverage. 5.4% linked if </w:t>
            </w:r>
            <w:r>
              <w:rPr>
                <w:sz w:val="16"/>
                <w:szCs w:val="16"/>
              </w:rPr>
              <w:t xml:space="preserve">had not previously been </w:t>
            </w:r>
            <w:r w:rsidRPr="008D305E">
              <w:rPr>
                <w:sz w:val="16"/>
                <w:szCs w:val="16"/>
              </w:rPr>
              <w:t>diagnosed, else 25%.</w:t>
            </w:r>
          </w:p>
        </w:tc>
        <w:tc>
          <w:tcPr>
            <w:tcW w:w="1842" w:type="dxa"/>
            <w:shd w:val="clear" w:color="auto" w:fill="auto"/>
            <w:tcMar>
              <w:top w:w="100" w:type="dxa"/>
              <w:left w:w="100" w:type="dxa"/>
              <w:bottom w:w="100" w:type="dxa"/>
              <w:right w:w="100" w:type="dxa"/>
            </w:tcMar>
          </w:tcPr>
          <w:p w14:paraId="70AC6A10" w14:textId="77777777" w:rsidR="00260E0F" w:rsidRPr="008D305E" w:rsidRDefault="00260E0F" w:rsidP="00B119AB">
            <w:pPr>
              <w:pStyle w:val="normal0"/>
              <w:spacing w:line="240" w:lineRule="auto"/>
              <w:contextualSpacing w:val="0"/>
              <w:jc w:val="left"/>
              <w:rPr>
                <w:sz w:val="16"/>
                <w:szCs w:val="16"/>
              </w:rPr>
            </w:pPr>
            <w:r w:rsidRPr="008D305E">
              <w:rPr>
                <w:sz w:val="16"/>
                <w:szCs w:val="16"/>
              </w:rPr>
              <w:t>$18 per HBCT person tested.</w:t>
            </w:r>
          </w:p>
        </w:tc>
      </w:tr>
      <w:tr w:rsidR="00260E0F" w14:paraId="0E0095AF" w14:textId="77777777" w:rsidTr="00B119AB">
        <w:tc>
          <w:tcPr>
            <w:tcW w:w="3261" w:type="dxa"/>
            <w:vMerge/>
            <w:shd w:val="clear" w:color="auto" w:fill="auto"/>
            <w:tcMar>
              <w:top w:w="100" w:type="dxa"/>
              <w:left w:w="100" w:type="dxa"/>
              <w:bottom w:w="100" w:type="dxa"/>
              <w:right w:w="100" w:type="dxa"/>
            </w:tcMar>
          </w:tcPr>
          <w:p w14:paraId="107D6253"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3531CC3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E06666"/>
            <w:tcMar>
              <w:top w:w="100" w:type="dxa"/>
              <w:left w:w="100" w:type="dxa"/>
              <w:bottom w:w="100" w:type="dxa"/>
              <w:right w:w="100" w:type="dxa"/>
            </w:tcMar>
          </w:tcPr>
          <w:p w14:paraId="527521F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Enhanced VCT</w:t>
            </w:r>
          </w:p>
        </w:tc>
        <w:tc>
          <w:tcPr>
            <w:tcW w:w="3260" w:type="dxa"/>
            <w:shd w:val="clear" w:color="auto" w:fill="auto"/>
            <w:tcMar>
              <w:top w:w="100" w:type="dxa"/>
              <w:left w:w="100" w:type="dxa"/>
              <w:bottom w:w="100" w:type="dxa"/>
              <w:right w:w="100" w:type="dxa"/>
            </w:tcMar>
          </w:tcPr>
          <w:p w14:paraId="72A3F5F6"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twice that of baseline.</w:t>
            </w:r>
          </w:p>
        </w:tc>
        <w:tc>
          <w:tcPr>
            <w:tcW w:w="3686" w:type="dxa"/>
            <w:shd w:val="clear" w:color="auto" w:fill="auto"/>
            <w:tcMar>
              <w:top w:w="100" w:type="dxa"/>
              <w:left w:w="100" w:type="dxa"/>
              <w:bottom w:w="100" w:type="dxa"/>
              <w:right w:w="100" w:type="dxa"/>
            </w:tcMar>
          </w:tcPr>
          <w:p w14:paraId="171FCF4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rate of HIV testing is 125% that of baseline.</w:t>
            </w:r>
          </w:p>
        </w:tc>
        <w:tc>
          <w:tcPr>
            <w:tcW w:w="1842" w:type="dxa"/>
            <w:shd w:val="clear" w:color="auto" w:fill="auto"/>
            <w:tcMar>
              <w:top w:w="100" w:type="dxa"/>
              <w:left w:w="100" w:type="dxa"/>
              <w:bottom w:w="100" w:type="dxa"/>
              <w:right w:w="100" w:type="dxa"/>
            </w:tcMar>
          </w:tcPr>
          <w:p w14:paraId="3A5FF32B" w14:textId="77777777" w:rsidR="00260E0F" w:rsidRPr="008D305E" w:rsidRDefault="00260E0F" w:rsidP="00B119AB">
            <w:pPr>
              <w:pStyle w:val="normal0"/>
              <w:spacing w:line="240" w:lineRule="auto"/>
              <w:contextualSpacing w:val="0"/>
              <w:jc w:val="left"/>
              <w:rPr>
                <w:sz w:val="16"/>
                <w:szCs w:val="16"/>
              </w:rPr>
            </w:pPr>
            <w:r w:rsidRPr="008D305E">
              <w:rPr>
                <w:sz w:val="16"/>
                <w:szCs w:val="16"/>
              </w:rPr>
              <w:t>$50 per person tested.</w:t>
            </w:r>
          </w:p>
        </w:tc>
      </w:tr>
      <w:tr w:rsidR="00260E0F" w14:paraId="69D0B251" w14:textId="77777777" w:rsidTr="00B119AB">
        <w:tc>
          <w:tcPr>
            <w:tcW w:w="3261" w:type="dxa"/>
            <w:vMerge/>
            <w:shd w:val="clear" w:color="auto" w:fill="auto"/>
            <w:tcMar>
              <w:top w:w="100" w:type="dxa"/>
              <w:left w:w="100" w:type="dxa"/>
              <w:bottom w:w="100" w:type="dxa"/>
              <w:right w:w="100" w:type="dxa"/>
            </w:tcMar>
          </w:tcPr>
          <w:p w14:paraId="477B24FA" w14:textId="77777777" w:rsidR="00260E0F" w:rsidRPr="008D305E" w:rsidRDefault="00260E0F" w:rsidP="00B119AB">
            <w:pPr>
              <w:pStyle w:val="normal0"/>
              <w:spacing w:line="240" w:lineRule="auto"/>
              <w:contextualSpacing w:val="0"/>
              <w:jc w:val="left"/>
              <w:rPr>
                <w:sz w:val="16"/>
                <w:szCs w:val="16"/>
              </w:rPr>
            </w:pPr>
          </w:p>
        </w:tc>
        <w:tc>
          <w:tcPr>
            <w:tcW w:w="1134" w:type="dxa"/>
            <w:shd w:val="clear" w:color="auto" w:fill="auto"/>
          </w:tcPr>
          <w:p w14:paraId="5A4672D2" w14:textId="77777777" w:rsidR="00260E0F" w:rsidRPr="008D305E" w:rsidRDefault="00260E0F" w:rsidP="00B119AB">
            <w:pPr>
              <w:pStyle w:val="normal0"/>
              <w:spacing w:line="240" w:lineRule="auto"/>
              <w:contextualSpacing w:val="0"/>
              <w:jc w:val="left"/>
              <w:rPr>
                <w:sz w:val="16"/>
                <w:szCs w:val="16"/>
              </w:rPr>
            </w:pPr>
            <w:r>
              <w:rPr>
                <w:i/>
                <w:sz w:val="16"/>
                <w:szCs w:val="16"/>
              </w:rPr>
              <w:t>Testing &amp; Linkage</w:t>
            </w:r>
          </w:p>
        </w:tc>
        <w:tc>
          <w:tcPr>
            <w:tcW w:w="1418" w:type="dxa"/>
            <w:shd w:val="clear" w:color="auto" w:fill="E69138"/>
            <w:tcMar>
              <w:top w:w="100" w:type="dxa"/>
              <w:left w:w="100" w:type="dxa"/>
              <w:bottom w:w="100" w:type="dxa"/>
              <w:right w:w="100" w:type="dxa"/>
            </w:tcMar>
          </w:tcPr>
          <w:p w14:paraId="5BAFC09F"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HBCT (with POC)</w:t>
            </w:r>
          </w:p>
        </w:tc>
        <w:tc>
          <w:tcPr>
            <w:tcW w:w="3260" w:type="dxa"/>
            <w:shd w:val="clear" w:color="auto" w:fill="auto"/>
            <w:tcMar>
              <w:top w:w="100" w:type="dxa"/>
              <w:left w:w="100" w:type="dxa"/>
              <w:bottom w:w="100" w:type="dxa"/>
              <w:right w:w="100" w:type="dxa"/>
            </w:tcMar>
          </w:tcPr>
          <w:p w14:paraId="007D87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 four years, 90% coverage of population. POC CD4 reduces risk of not linked to 0%.</w:t>
            </w:r>
          </w:p>
        </w:tc>
        <w:tc>
          <w:tcPr>
            <w:tcW w:w="3686" w:type="dxa"/>
            <w:shd w:val="clear" w:color="auto" w:fill="auto"/>
            <w:tcMar>
              <w:top w:w="100" w:type="dxa"/>
              <w:left w:w="100" w:type="dxa"/>
              <w:bottom w:w="100" w:type="dxa"/>
              <w:right w:w="100" w:type="dxa"/>
            </w:tcMar>
          </w:tcPr>
          <w:p w14:paraId="6AD37139" w14:textId="77777777" w:rsidR="00260E0F" w:rsidRPr="008D305E" w:rsidRDefault="00260E0F" w:rsidP="00B119A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1842" w:type="dxa"/>
            <w:shd w:val="clear" w:color="auto" w:fill="auto"/>
            <w:tcMar>
              <w:top w:w="100" w:type="dxa"/>
              <w:left w:w="100" w:type="dxa"/>
              <w:bottom w:w="100" w:type="dxa"/>
              <w:right w:w="100" w:type="dxa"/>
            </w:tcMar>
          </w:tcPr>
          <w:p w14:paraId="4CAB7C69" w14:textId="77777777" w:rsidR="00260E0F" w:rsidRPr="008D305E" w:rsidRDefault="00260E0F" w:rsidP="00B119AB">
            <w:pPr>
              <w:pStyle w:val="normal0"/>
              <w:spacing w:line="240" w:lineRule="auto"/>
              <w:contextualSpacing w:val="0"/>
              <w:jc w:val="left"/>
              <w:rPr>
                <w:sz w:val="16"/>
                <w:szCs w:val="16"/>
              </w:rPr>
            </w:pPr>
            <w:r w:rsidRPr="008D305E">
              <w:rPr>
                <w:sz w:val="16"/>
                <w:szCs w:val="16"/>
              </w:rPr>
              <w:t>$60 per HBCT person tested.</w:t>
            </w:r>
          </w:p>
        </w:tc>
      </w:tr>
      <w:tr w:rsidR="00260E0F" w14:paraId="2F637C51" w14:textId="77777777" w:rsidTr="00B119AB">
        <w:tc>
          <w:tcPr>
            <w:tcW w:w="3261" w:type="dxa"/>
            <w:vMerge w:val="restart"/>
            <w:shd w:val="clear" w:color="auto" w:fill="auto"/>
            <w:tcMar>
              <w:top w:w="100" w:type="dxa"/>
              <w:left w:w="100" w:type="dxa"/>
              <w:bottom w:w="100" w:type="dxa"/>
              <w:right w:w="100" w:type="dxa"/>
            </w:tcMar>
          </w:tcPr>
          <w:p w14:paraId="0655B608" w14:textId="77777777" w:rsidR="00260E0F" w:rsidRPr="008D305E" w:rsidRDefault="00260E0F" w:rsidP="00B119AB">
            <w:pPr>
              <w:pStyle w:val="normal0"/>
              <w:spacing w:line="240" w:lineRule="auto"/>
              <w:contextualSpacing w:val="0"/>
              <w:jc w:val="left"/>
              <w:rPr>
                <w:sz w:val="16"/>
                <w:szCs w:val="16"/>
              </w:rPr>
            </w:pPr>
            <w:r>
              <w:rPr>
                <w:sz w:val="16"/>
                <w:szCs w:val="16"/>
              </w:rPr>
              <w:t>Individuals are not connecting to care in timely manner. At baseline, 60% of patients tested through VCT or PICT successfully link to care.</w:t>
            </w:r>
          </w:p>
        </w:tc>
        <w:tc>
          <w:tcPr>
            <w:tcW w:w="1134" w:type="dxa"/>
            <w:vMerge w:val="restart"/>
            <w:shd w:val="clear" w:color="auto" w:fill="auto"/>
          </w:tcPr>
          <w:p w14:paraId="2134F3E6"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Linkage</w:t>
            </w:r>
          </w:p>
        </w:tc>
        <w:tc>
          <w:tcPr>
            <w:tcW w:w="1418" w:type="dxa"/>
            <w:shd w:val="clear" w:color="auto" w:fill="F6B26B"/>
            <w:tcMar>
              <w:top w:w="100" w:type="dxa"/>
              <w:left w:w="100" w:type="dxa"/>
              <w:bottom w:w="100" w:type="dxa"/>
              <w:right w:w="100" w:type="dxa"/>
            </w:tcMar>
          </w:tcPr>
          <w:p w14:paraId="077D91BB"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Facilitated Linkage</w:t>
            </w:r>
          </w:p>
        </w:tc>
        <w:tc>
          <w:tcPr>
            <w:tcW w:w="3260" w:type="dxa"/>
            <w:shd w:val="clear" w:color="auto" w:fill="auto"/>
            <w:tcMar>
              <w:top w:w="100" w:type="dxa"/>
              <w:left w:w="100" w:type="dxa"/>
              <w:bottom w:w="100" w:type="dxa"/>
              <w:right w:w="100" w:type="dxa"/>
            </w:tcMar>
          </w:tcPr>
          <w:p w14:paraId="774C57DF"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to 0%</w:t>
            </w:r>
          </w:p>
        </w:tc>
        <w:tc>
          <w:tcPr>
            <w:tcW w:w="3686" w:type="dxa"/>
            <w:shd w:val="clear" w:color="auto" w:fill="auto"/>
            <w:tcMar>
              <w:top w:w="100" w:type="dxa"/>
              <w:left w:w="100" w:type="dxa"/>
              <w:bottom w:w="100" w:type="dxa"/>
              <w:right w:w="100" w:type="dxa"/>
            </w:tcMar>
          </w:tcPr>
          <w:p w14:paraId="46D3F4E8"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failure-to-link is reduced by 50%.</w:t>
            </w:r>
          </w:p>
        </w:tc>
        <w:tc>
          <w:tcPr>
            <w:tcW w:w="1842" w:type="dxa"/>
            <w:shd w:val="clear" w:color="auto" w:fill="auto"/>
            <w:tcMar>
              <w:top w:w="100" w:type="dxa"/>
              <w:left w:w="100" w:type="dxa"/>
              <w:bottom w:w="100" w:type="dxa"/>
              <w:right w:w="100" w:type="dxa"/>
            </w:tcMar>
          </w:tcPr>
          <w:p w14:paraId="4C673B87" w14:textId="77777777" w:rsidR="00260E0F" w:rsidRPr="008D305E" w:rsidRDefault="00260E0F" w:rsidP="00B119AB">
            <w:pPr>
              <w:jc w:val="left"/>
              <w:rPr>
                <w:sz w:val="16"/>
                <w:szCs w:val="16"/>
              </w:rPr>
            </w:pPr>
            <w:commentRangeStart w:id="64"/>
            <w:r w:rsidRPr="008D305E">
              <w:rPr>
                <w:sz w:val="16"/>
                <w:szCs w:val="16"/>
              </w:rPr>
              <w:t>No additional costs applied.</w:t>
            </w:r>
            <w:commentRangeEnd w:id="64"/>
            <w:r>
              <w:rPr>
                <w:rStyle w:val="CommentReference"/>
              </w:rPr>
              <w:commentReference w:id="64"/>
            </w:r>
          </w:p>
        </w:tc>
      </w:tr>
      <w:tr w:rsidR="00260E0F" w14:paraId="34ECC81A" w14:textId="77777777" w:rsidTr="00B119AB">
        <w:tc>
          <w:tcPr>
            <w:tcW w:w="3261" w:type="dxa"/>
            <w:vMerge/>
            <w:shd w:val="clear" w:color="auto" w:fill="auto"/>
            <w:tcMar>
              <w:top w:w="100" w:type="dxa"/>
              <w:left w:w="100" w:type="dxa"/>
              <w:bottom w:w="100" w:type="dxa"/>
              <w:right w:w="100" w:type="dxa"/>
            </w:tcMar>
          </w:tcPr>
          <w:p w14:paraId="16A4F3D7"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512B2C5D"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F9CB9C"/>
            <w:tcMar>
              <w:top w:w="100" w:type="dxa"/>
              <w:left w:w="100" w:type="dxa"/>
              <w:bottom w:w="100" w:type="dxa"/>
              <w:right w:w="100" w:type="dxa"/>
            </w:tcMar>
          </w:tcPr>
          <w:p w14:paraId="0051BA8A"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VCT POC</w:t>
            </w:r>
          </w:p>
        </w:tc>
        <w:tc>
          <w:tcPr>
            <w:tcW w:w="6946" w:type="dxa"/>
            <w:gridSpan w:val="2"/>
            <w:shd w:val="clear" w:color="auto" w:fill="auto"/>
            <w:tcMar>
              <w:top w:w="100" w:type="dxa"/>
              <w:left w:w="100" w:type="dxa"/>
              <w:bottom w:w="100" w:type="dxa"/>
              <w:right w:w="100" w:type="dxa"/>
            </w:tcMar>
          </w:tcPr>
          <w:p w14:paraId="5A6DEFF0" w14:textId="77777777" w:rsidR="00260E0F" w:rsidRPr="008D305E" w:rsidRDefault="00260E0F" w:rsidP="00B119AB">
            <w:pPr>
              <w:rPr>
                <w:sz w:val="16"/>
                <w:szCs w:val="16"/>
              </w:rPr>
            </w:pPr>
            <w:commentRangeStart w:id="65"/>
            <w:r w:rsidRPr="008D305E">
              <w:rPr>
                <w:sz w:val="16"/>
                <w:szCs w:val="16"/>
              </w:rPr>
              <w:t>At VCT testing, a POC CD4 test is given to patients reducing the risk of not linking to 0%.</w:t>
            </w:r>
            <w:commentRangeEnd w:id="65"/>
            <w:r>
              <w:rPr>
                <w:rStyle w:val="CommentReference"/>
              </w:rPr>
              <w:commentReference w:id="65"/>
            </w:r>
          </w:p>
        </w:tc>
        <w:tc>
          <w:tcPr>
            <w:tcW w:w="1842" w:type="dxa"/>
            <w:shd w:val="clear" w:color="auto" w:fill="auto"/>
            <w:tcMar>
              <w:top w:w="100" w:type="dxa"/>
              <w:left w:w="100" w:type="dxa"/>
              <w:bottom w:w="100" w:type="dxa"/>
              <w:right w:w="100" w:type="dxa"/>
            </w:tcMar>
          </w:tcPr>
          <w:p w14:paraId="469A9FAF" w14:textId="77777777" w:rsidR="00260E0F" w:rsidRPr="008D305E" w:rsidRDefault="00260E0F" w:rsidP="00B119AB">
            <w:pPr>
              <w:pStyle w:val="normal0"/>
              <w:spacing w:line="240" w:lineRule="auto"/>
              <w:contextualSpacing w:val="0"/>
              <w:jc w:val="left"/>
              <w:rPr>
                <w:sz w:val="16"/>
                <w:szCs w:val="16"/>
              </w:rPr>
            </w:pPr>
            <w:r w:rsidRPr="008D305E">
              <w:rPr>
                <w:sz w:val="16"/>
                <w:szCs w:val="16"/>
              </w:rPr>
              <w:t>$80 per POC CD4 test.</w:t>
            </w:r>
          </w:p>
        </w:tc>
      </w:tr>
      <w:tr w:rsidR="00260E0F" w14:paraId="418920F6" w14:textId="77777777" w:rsidTr="00B119AB">
        <w:tc>
          <w:tcPr>
            <w:tcW w:w="3261" w:type="dxa"/>
            <w:vMerge w:val="restart"/>
            <w:shd w:val="clear" w:color="auto" w:fill="auto"/>
            <w:tcMar>
              <w:top w:w="100" w:type="dxa"/>
              <w:left w:w="100" w:type="dxa"/>
              <w:bottom w:w="100" w:type="dxa"/>
              <w:right w:w="100" w:type="dxa"/>
            </w:tcMar>
          </w:tcPr>
          <w:p w14:paraId="7AC56AE1" w14:textId="77777777" w:rsidR="00260E0F" w:rsidRPr="008D305E" w:rsidRDefault="00260E0F" w:rsidP="00B119AB">
            <w:pPr>
              <w:pStyle w:val="normal0"/>
              <w:spacing w:line="240" w:lineRule="auto"/>
              <w:contextualSpacing w:val="0"/>
              <w:jc w:val="left"/>
              <w:rPr>
                <w:sz w:val="16"/>
                <w:szCs w:val="16"/>
              </w:rPr>
            </w:pPr>
            <w:r>
              <w:rPr>
                <w:sz w:val="16"/>
                <w:szCs w:val="16"/>
              </w:rPr>
              <w:t>Individuals engage with care but are subsequently lost prior to starting treatment. On average at baseline, for every CD4 test 56% of patients are lost from care before receiving their results. On the day of a CD4 test result appointment, 20% of patients fail to attend and are also lost from care. After receiving the results of a CD4 test, on average 35% of patients fail to return for a subsequent CD4 test in a years time.</w:t>
            </w:r>
          </w:p>
        </w:tc>
        <w:tc>
          <w:tcPr>
            <w:tcW w:w="1134" w:type="dxa"/>
            <w:vMerge w:val="restart"/>
            <w:shd w:val="clear" w:color="auto" w:fill="auto"/>
          </w:tcPr>
          <w:p w14:paraId="02A226FD"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Pre-ART Retention</w:t>
            </w:r>
          </w:p>
        </w:tc>
        <w:tc>
          <w:tcPr>
            <w:tcW w:w="1418" w:type="dxa"/>
            <w:shd w:val="clear" w:color="auto" w:fill="6AA84F"/>
            <w:tcMar>
              <w:top w:w="100" w:type="dxa"/>
              <w:left w:w="100" w:type="dxa"/>
              <w:bottom w:w="100" w:type="dxa"/>
              <w:right w:w="100" w:type="dxa"/>
            </w:tcMar>
          </w:tcPr>
          <w:p w14:paraId="21BE6518"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Pre-ART Outreach</w:t>
            </w:r>
          </w:p>
        </w:tc>
        <w:tc>
          <w:tcPr>
            <w:tcW w:w="3260" w:type="dxa"/>
            <w:shd w:val="clear" w:color="auto" w:fill="auto"/>
            <w:tcMar>
              <w:top w:w="100" w:type="dxa"/>
              <w:left w:w="100" w:type="dxa"/>
              <w:bottom w:w="100" w:type="dxa"/>
              <w:right w:w="100" w:type="dxa"/>
            </w:tcMar>
          </w:tcPr>
          <w:p w14:paraId="20391181"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3686" w:type="dxa"/>
            <w:shd w:val="clear" w:color="auto" w:fill="auto"/>
            <w:tcMar>
              <w:top w:w="100" w:type="dxa"/>
              <w:left w:w="100" w:type="dxa"/>
              <w:bottom w:w="100" w:type="dxa"/>
              <w:right w:w="100" w:type="dxa"/>
            </w:tcMar>
          </w:tcPr>
          <w:p w14:paraId="48614CCB"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1842" w:type="dxa"/>
            <w:shd w:val="clear" w:color="auto" w:fill="auto"/>
            <w:tcMar>
              <w:top w:w="100" w:type="dxa"/>
              <w:left w:w="100" w:type="dxa"/>
              <w:bottom w:w="100" w:type="dxa"/>
              <w:right w:w="100" w:type="dxa"/>
            </w:tcMar>
          </w:tcPr>
          <w:p w14:paraId="57CBD3CC" w14:textId="77777777" w:rsidR="00260E0F" w:rsidRPr="008D305E" w:rsidRDefault="00260E0F" w:rsidP="00B119AB">
            <w:pPr>
              <w:pStyle w:val="normal0"/>
              <w:spacing w:line="240" w:lineRule="auto"/>
              <w:contextualSpacing w:val="0"/>
              <w:jc w:val="left"/>
              <w:rPr>
                <w:sz w:val="16"/>
                <w:szCs w:val="16"/>
              </w:rPr>
            </w:pPr>
            <w:r w:rsidRPr="008D305E">
              <w:rPr>
                <w:sz w:val="16"/>
                <w:szCs w:val="16"/>
              </w:rPr>
              <w:t>$19.55 per patient sought.</w:t>
            </w:r>
          </w:p>
        </w:tc>
      </w:tr>
      <w:tr w:rsidR="00260E0F" w14:paraId="4347592A" w14:textId="77777777" w:rsidTr="00B119AB">
        <w:tc>
          <w:tcPr>
            <w:tcW w:w="3261" w:type="dxa"/>
            <w:vMerge/>
            <w:shd w:val="clear" w:color="auto" w:fill="auto"/>
            <w:tcMar>
              <w:top w:w="100" w:type="dxa"/>
              <w:left w:w="100" w:type="dxa"/>
              <w:bottom w:w="100" w:type="dxa"/>
              <w:right w:w="100" w:type="dxa"/>
            </w:tcMar>
          </w:tcPr>
          <w:p w14:paraId="44C24DC4"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6D2E2E38"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93C47D"/>
            <w:tcMar>
              <w:top w:w="100" w:type="dxa"/>
              <w:left w:w="100" w:type="dxa"/>
              <w:bottom w:w="100" w:type="dxa"/>
              <w:right w:w="100" w:type="dxa"/>
            </w:tcMar>
          </w:tcPr>
          <w:p w14:paraId="1FB00844"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Improved Care</w:t>
            </w:r>
          </w:p>
        </w:tc>
        <w:tc>
          <w:tcPr>
            <w:tcW w:w="3260" w:type="dxa"/>
            <w:shd w:val="clear" w:color="auto" w:fill="auto"/>
            <w:tcMar>
              <w:top w:w="100" w:type="dxa"/>
              <w:left w:w="100" w:type="dxa"/>
              <w:bottom w:w="100" w:type="dxa"/>
              <w:right w:w="100" w:type="dxa"/>
            </w:tcMar>
          </w:tcPr>
          <w:p w14:paraId="3F39DE2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3686" w:type="dxa"/>
            <w:shd w:val="clear" w:color="auto" w:fill="auto"/>
            <w:tcMar>
              <w:top w:w="100" w:type="dxa"/>
              <w:left w:w="100" w:type="dxa"/>
              <w:bottom w:w="100" w:type="dxa"/>
              <w:right w:w="100" w:type="dxa"/>
            </w:tcMar>
          </w:tcPr>
          <w:p w14:paraId="2A0CB359" w14:textId="77777777" w:rsidR="00260E0F" w:rsidRPr="008D305E" w:rsidRDefault="00260E0F" w:rsidP="00B119A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1842" w:type="dxa"/>
            <w:shd w:val="clear" w:color="auto" w:fill="auto"/>
            <w:tcMar>
              <w:top w:w="100" w:type="dxa"/>
              <w:left w:w="100" w:type="dxa"/>
              <w:bottom w:w="100" w:type="dxa"/>
              <w:right w:w="100" w:type="dxa"/>
            </w:tcMar>
          </w:tcPr>
          <w:p w14:paraId="444918C0"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additional costs applied.</w:t>
            </w:r>
          </w:p>
        </w:tc>
      </w:tr>
      <w:tr w:rsidR="00260E0F" w14:paraId="231C093D" w14:textId="77777777" w:rsidTr="00B119AB">
        <w:tc>
          <w:tcPr>
            <w:tcW w:w="3261" w:type="dxa"/>
            <w:vMerge/>
            <w:shd w:val="clear" w:color="auto" w:fill="auto"/>
            <w:tcMar>
              <w:top w:w="100" w:type="dxa"/>
              <w:left w:w="100" w:type="dxa"/>
              <w:bottom w:w="100" w:type="dxa"/>
              <w:right w:w="100" w:type="dxa"/>
            </w:tcMar>
          </w:tcPr>
          <w:p w14:paraId="23346AD0" w14:textId="77777777" w:rsidR="00260E0F" w:rsidRPr="008D305E" w:rsidRDefault="00260E0F" w:rsidP="00B119AB">
            <w:pPr>
              <w:pStyle w:val="normal0"/>
              <w:spacing w:line="240" w:lineRule="auto"/>
              <w:contextualSpacing w:val="0"/>
              <w:jc w:val="left"/>
              <w:rPr>
                <w:sz w:val="16"/>
                <w:szCs w:val="16"/>
              </w:rPr>
            </w:pPr>
          </w:p>
        </w:tc>
        <w:tc>
          <w:tcPr>
            <w:tcW w:w="1134" w:type="dxa"/>
            <w:vMerge/>
            <w:shd w:val="clear" w:color="auto" w:fill="auto"/>
          </w:tcPr>
          <w:p w14:paraId="2CF27D2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B6D7A8"/>
            <w:tcMar>
              <w:top w:w="100" w:type="dxa"/>
              <w:left w:w="100" w:type="dxa"/>
              <w:bottom w:w="100" w:type="dxa"/>
              <w:right w:w="100" w:type="dxa"/>
            </w:tcMar>
          </w:tcPr>
          <w:p w14:paraId="6DB77DCE"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POC</w:t>
            </w:r>
          </w:p>
        </w:tc>
        <w:tc>
          <w:tcPr>
            <w:tcW w:w="6946" w:type="dxa"/>
            <w:gridSpan w:val="2"/>
            <w:shd w:val="clear" w:color="auto" w:fill="auto"/>
            <w:tcMar>
              <w:top w:w="100" w:type="dxa"/>
              <w:left w:w="100" w:type="dxa"/>
              <w:bottom w:w="100" w:type="dxa"/>
              <w:right w:w="100" w:type="dxa"/>
            </w:tcMar>
          </w:tcPr>
          <w:p w14:paraId="33623CBA" w14:textId="77777777" w:rsidR="00260E0F" w:rsidRPr="008D305E" w:rsidRDefault="00260E0F" w:rsidP="00B119AB">
            <w:pPr>
              <w:pStyle w:val="normal0"/>
              <w:spacing w:line="240" w:lineRule="auto"/>
              <w:contextualSpacing w:val="0"/>
              <w:jc w:val="left"/>
              <w:rPr>
                <w:sz w:val="16"/>
                <w:szCs w:val="16"/>
              </w:rPr>
            </w:pPr>
            <w:r w:rsidRPr="008D305E">
              <w:rPr>
                <w:sz w:val="16"/>
                <w:szCs w:val="16"/>
              </w:rPr>
              <w:t>A POC CD4 test reduces loss from care between CD4 test and result by 100%, as result</w:t>
            </w:r>
            <w:r>
              <w:rPr>
                <w:sz w:val="16"/>
                <w:szCs w:val="16"/>
              </w:rPr>
              <w:t>s</w:t>
            </w:r>
            <w:r w:rsidRPr="008D305E">
              <w:rPr>
                <w:sz w:val="16"/>
                <w:szCs w:val="16"/>
              </w:rPr>
              <w:t xml:space="preserve"> </w:t>
            </w:r>
            <w:r>
              <w:rPr>
                <w:sz w:val="16"/>
                <w:szCs w:val="16"/>
              </w:rPr>
              <w:t xml:space="preserve">are available </w:t>
            </w:r>
            <w:r w:rsidRPr="008D305E">
              <w:rPr>
                <w:sz w:val="16"/>
                <w:szCs w:val="16"/>
              </w:rPr>
              <w:t>instantaneous</w:t>
            </w:r>
            <w:r>
              <w:rPr>
                <w:sz w:val="16"/>
                <w:szCs w:val="16"/>
              </w:rPr>
              <w:t>ly</w:t>
            </w:r>
            <w:r w:rsidRPr="008D305E">
              <w:rPr>
                <w:sz w:val="16"/>
                <w:szCs w:val="16"/>
              </w:rPr>
              <w:t>.</w:t>
            </w:r>
            <w:r>
              <w:rPr>
                <w:sz w:val="16"/>
                <w:szCs w:val="16"/>
              </w:rPr>
              <w:t xml:space="preserve"> (The risk of loss to follow-up between appointments is unchanged).</w:t>
            </w:r>
          </w:p>
        </w:tc>
        <w:tc>
          <w:tcPr>
            <w:tcW w:w="1842" w:type="dxa"/>
            <w:shd w:val="clear" w:color="auto" w:fill="auto"/>
            <w:tcMar>
              <w:top w:w="100" w:type="dxa"/>
              <w:left w:w="100" w:type="dxa"/>
              <w:bottom w:w="100" w:type="dxa"/>
              <w:right w:w="100" w:type="dxa"/>
            </w:tcMar>
          </w:tcPr>
          <w:p w14:paraId="5AC06CD5" w14:textId="77777777" w:rsidR="00260E0F" w:rsidRPr="008D305E" w:rsidRDefault="00260E0F" w:rsidP="00B119AB">
            <w:pPr>
              <w:pStyle w:val="normal0"/>
              <w:spacing w:line="240" w:lineRule="auto"/>
              <w:contextualSpacing w:val="0"/>
              <w:jc w:val="left"/>
              <w:rPr>
                <w:sz w:val="16"/>
                <w:szCs w:val="16"/>
              </w:rPr>
            </w:pPr>
            <w:r w:rsidRPr="008D305E">
              <w:rPr>
                <w:sz w:val="16"/>
                <w:szCs w:val="16"/>
              </w:rPr>
              <w:t>$70 per POC CD4 test.</w:t>
            </w:r>
          </w:p>
        </w:tc>
      </w:tr>
      <w:tr w:rsidR="00260E0F" w14:paraId="5329D5C5" w14:textId="77777777" w:rsidTr="00B119AB">
        <w:tc>
          <w:tcPr>
            <w:tcW w:w="3261" w:type="dxa"/>
            <w:shd w:val="clear" w:color="auto" w:fill="auto"/>
            <w:tcMar>
              <w:top w:w="100" w:type="dxa"/>
              <w:left w:w="100" w:type="dxa"/>
              <w:bottom w:w="100" w:type="dxa"/>
              <w:right w:w="100" w:type="dxa"/>
            </w:tcMar>
          </w:tcPr>
          <w:p w14:paraId="059B252E"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subsequently drop out of care. At baseline, 8% dropout in the first year of ART and 5% thereafter.</w:t>
            </w:r>
          </w:p>
        </w:tc>
        <w:tc>
          <w:tcPr>
            <w:tcW w:w="1134" w:type="dxa"/>
            <w:vMerge w:val="restart"/>
            <w:shd w:val="clear" w:color="auto" w:fill="auto"/>
          </w:tcPr>
          <w:p w14:paraId="2BEE1C25"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On-ART Retention</w:t>
            </w:r>
          </w:p>
        </w:tc>
        <w:tc>
          <w:tcPr>
            <w:tcW w:w="1418" w:type="dxa"/>
            <w:shd w:val="clear" w:color="auto" w:fill="3C78D8"/>
            <w:tcMar>
              <w:top w:w="100" w:type="dxa"/>
              <w:left w:w="100" w:type="dxa"/>
              <w:bottom w:w="100" w:type="dxa"/>
              <w:right w:w="100" w:type="dxa"/>
            </w:tcMar>
          </w:tcPr>
          <w:p w14:paraId="68BA8763"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On-ART Outreach</w:t>
            </w:r>
          </w:p>
        </w:tc>
        <w:tc>
          <w:tcPr>
            <w:tcW w:w="3260" w:type="dxa"/>
            <w:shd w:val="clear" w:color="auto" w:fill="auto"/>
            <w:tcMar>
              <w:top w:w="100" w:type="dxa"/>
              <w:left w:w="100" w:type="dxa"/>
              <w:bottom w:w="100" w:type="dxa"/>
              <w:right w:w="100" w:type="dxa"/>
            </w:tcMar>
          </w:tcPr>
          <w:p w14:paraId="56E8D9E6"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3686" w:type="dxa"/>
            <w:shd w:val="clear" w:color="auto" w:fill="auto"/>
            <w:tcMar>
              <w:top w:w="100" w:type="dxa"/>
              <w:left w:w="100" w:type="dxa"/>
              <w:bottom w:w="100" w:type="dxa"/>
              <w:right w:w="100" w:type="dxa"/>
            </w:tcMar>
          </w:tcPr>
          <w:p w14:paraId="3DFC2CD7" w14:textId="77777777" w:rsidR="00260E0F" w:rsidRPr="008D305E" w:rsidRDefault="00260E0F" w:rsidP="00B119A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1842" w:type="dxa"/>
            <w:shd w:val="clear" w:color="auto" w:fill="auto"/>
            <w:tcMar>
              <w:top w:w="100" w:type="dxa"/>
              <w:left w:w="100" w:type="dxa"/>
              <w:bottom w:w="100" w:type="dxa"/>
              <w:right w:w="100" w:type="dxa"/>
            </w:tcMar>
          </w:tcPr>
          <w:p w14:paraId="0E50F73F" w14:textId="77777777" w:rsidR="00260E0F" w:rsidRPr="008D305E" w:rsidRDefault="00260E0F" w:rsidP="00B119AB">
            <w:pPr>
              <w:pStyle w:val="normal0"/>
              <w:spacing w:line="240" w:lineRule="auto"/>
              <w:contextualSpacing w:val="0"/>
              <w:jc w:val="left"/>
              <w:rPr>
                <w:sz w:val="16"/>
                <w:szCs w:val="16"/>
              </w:rPr>
            </w:pPr>
            <w:r w:rsidRPr="008D305E">
              <w:rPr>
                <w:sz w:val="16"/>
                <w:szCs w:val="16"/>
              </w:rPr>
              <w:t>$19.55 per patient sought.</w:t>
            </w:r>
          </w:p>
        </w:tc>
      </w:tr>
      <w:tr w:rsidR="00260E0F" w14:paraId="123D26C5" w14:textId="77777777" w:rsidTr="00B119AB">
        <w:tc>
          <w:tcPr>
            <w:tcW w:w="3261" w:type="dxa"/>
            <w:shd w:val="clear" w:color="auto" w:fill="auto"/>
            <w:tcMar>
              <w:top w:w="100" w:type="dxa"/>
              <w:left w:w="100" w:type="dxa"/>
              <w:bottom w:w="100" w:type="dxa"/>
              <w:right w:w="100" w:type="dxa"/>
            </w:tcMar>
          </w:tcPr>
          <w:p w14:paraId="06FAD504" w14:textId="77777777" w:rsidR="00260E0F" w:rsidRPr="008D305E" w:rsidRDefault="00260E0F" w:rsidP="00B119AB">
            <w:pPr>
              <w:pStyle w:val="normal0"/>
              <w:spacing w:line="240" w:lineRule="auto"/>
              <w:contextualSpacing w:val="0"/>
              <w:jc w:val="left"/>
              <w:rPr>
                <w:sz w:val="16"/>
                <w:szCs w:val="16"/>
              </w:rPr>
            </w:pPr>
            <w:r>
              <w:rPr>
                <w:sz w:val="16"/>
                <w:szCs w:val="16"/>
              </w:rPr>
              <w:t>Individuals initiate ART but only 75% adhere to treatment.</w:t>
            </w:r>
          </w:p>
        </w:tc>
        <w:tc>
          <w:tcPr>
            <w:tcW w:w="1134" w:type="dxa"/>
            <w:vMerge/>
            <w:shd w:val="clear" w:color="auto" w:fill="auto"/>
          </w:tcPr>
          <w:p w14:paraId="5FCAA3E3" w14:textId="77777777" w:rsidR="00260E0F" w:rsidRPr="008D305E" w:rsidRDefault="00260E0F" w:rsidP="00B119AB">
            <w:pPr>
              <w:pStyle w:val="normal0"/>
              <w:spacing w:line="240" w:lineRule="auto"/>
              <w:contextualSpacing w:val="0"/>
              <w:jc w:val="left"/>
              <w:rPr>
                <w:sz w:val="16"/>
                <w:szCs w:val="16"/>
              </w:rPr>
            </w:pPr>
          </w:p>
        </w:tc>
        <w:tc>
          <w:tcPr>
            <w:tcW w:w="1418" w:type="dxa"/>
            <w:shd w:val="clear" w:color="auto" w:fill="6D9EEB"/>
            <w:tcMar>
              <w:top w:w="100" w:type="dxa"/>
              <w:left w:w="100" w:type="dxa"/>
              <w:bottom w:w="100" w:type="dxa"/>
              <w:right w:w="100" w:type="dxa"/>
            </w:tcMar>
          </w:tcPr>
          <w:p w14:paraId="7BFE2676"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Adherence</w:t>
            </w:r>
          </w:p>
        </w:tc>
        <w:tc>
          <w:tcPr>
            <w:tcW w:w="3260" w:type="dxa"/>
            <w:shd w:val="clear" w:color="auto" w:fill="auto"/>
            <w:tcMar>
              <w:top w:w="100" w:type="dxa"/>
              <w:left w:w="100" w:type="dxa"/>
              <w:bottom w:w="100" w:type="dxa"/>
              <w:right w:w="100" w:type="dxa"/>
            </w:tcMar>
          </w:tcPr>
          <w:p w14:paraId="60166564"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3686" w:type="dxa"/>
            <w:shd w:val="clear" w:color="auto" w:fill="auto"/>
            <w:tcMar>
              <w:top w:w="100" w:type="dxa"/>
              <w:left w:w="100" w:type="dxa"/>
              <w:bottom w:w="100" w:type="dxa"/>
              <w:right w:w="100" w:type="dxa"/>
            </w:tcMar>
          </w:tcPr>
          <w:p w14:paraId="563C9627" w14:textId="77777777" w:rsidR="00260E0F" w:rsidRPr="008D305E" w:rsidRDefault="00260E0F" w:rsidP="00B119A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1842" w:type="dxa"/>
            <w:shd w:val="clear" w:color="auto" w:fill="auto"/>
            <w:tcMar>
              <w:top w:w="100" w:type="dxa"/>
              <w:left w:w="100" w:type="dxa"/>
              <w:bottom w:w="100" w:type="dxa"/>
              <w:right w:w="100" w:type="dxa"/>
            </w:tcMar>
          </w:tcPr>
          <w:p w14:paraId="6D59346D" w14:textId="77777777" w:rsidR="00260E0F" w:rsidRPr="008D305E" w:rsidRDefault="00260E0F" w:rsidP="00B119AB">
            <w:pPr>
              <w:pStyle w:val="normal0"/>
              <w:spacing w:line="240" w:lineRule="auto"/>
              <w:contextualSpacing w:val="0"/>
              <w:jc w:val="left"/>
              <w:rPr>
                <w:sz w:val="16"/>
                <w:szCs w:val="16"/>
              </w:rPr>
            </w:pPr>
            <w:r w:rsidRPr="008D305E">
              <w:rPr>
                <w:sz w:val="16"/>
                <w:szCs w:val="16"/>
              </w:rPr>
              <w:t>$33.54 per person per year.</w:t>
            </w:r>
          </w:p>
        </w:tc>
      </w:tr>
      <w:tr w:rsidR="00260E0F" w14:paraId="401A98C2" w14:textId="77777777" w:rsidTr="00B119AB">
        <w:tc>
          <w:tcPr>
            <w:tcW w:w="3261" w:type="dxa"/>
            <w:vMerge w:val="restart"/>
            <w:shd w:val="clear" w:color="auto" w:fill="auto"/>
            <w:tcMar>
              <w:top w:w="100" w:type="dxa"/>
              <w:left w:w="100" w:type="dxa"/>
              <w:bottom w:w="100" w:type="dxa"/>
              <w:right w:w="100" w:type="dxa"/>
            </w:tcMar>
          </w:tcPr>
          <w:p w14:paraId="4F052011" w14:textId="77777777" w:rsidR="00260E0F" w:rsidRPr="008D305E" w:rsidRDefault="00260E0F" w:rsidP="00B119AB">
            <w:pPr>
              <w:pStyle w:val="normal0"/>
              <w:spacing w:line="240" w:lineRule="auto"/>
              <w:contextualSpacing w:val="0"/>
              <w:jc w:val="left"/>
              <w:rPr>
                <w:sz w:val="16"/>
                <w:szCs w:val="16"/>
              </w:rPr>
            </w:pPr>
            <w:r>
              <w:rPr>
                <w:sz w:val="16"/>
                <w:szCs w:val="16"/>
              </w:rPr>
              <w:t>Pre-ART care as a whole.</w:t>
            </w:r>
          </w:p>
        </w:tc>
        <w:tc>
          <w:tcPr>
            <w:tcW w:w="1134" w:type="dxa"/>
            <w:vMerge w:val="restart"/>
            <w:shd w:val="clear" w:color="auto" w:fill="auto"/>
          </w:tcPr>
          <w:p w14:paraId="12AC177A" w14:textId="77777777" w:rsidR="00260E0F" w:rsidRPr="008D305E" w:rsidRDefault="00260E0F" w:rsidP="00B119AB">
            <w:pPr>
              <w:pStyle w:val="normal0"/>
              <w:spacing w:line="240" w:lineRule="auto"/>
              <w:contextualSpacing w:val="0"/>
              <w:jc w:val="left"/>
              <w:rPr>
                <w:sz w:val="16"/>
                <w:szCs w:val="16"/>
              </w:rPr>
            </w:pPr>
            <w:r w:rsidRPr="008D305E">
              <w:rPr>
                <w:i/>
                <w:sz w:val="16"/>
                <w:szCs w:val="16"/>
              </w:rPr>
              <w:t>Sweeping Changes</w:t>
            </w:r>
          </w:p>
        </w:tc>
        <w:tc>
          <w:tcPr>
            <w:tcW w:w="1418" w:type="dxa"/>
            <w:shd w:val="clear" w:color="auto" w:fill="674EA7"/>
            <w:tcMar>
              <w:top w:w="100" w:type="dxa"/>
              <w:left w:w="100" w:type="dxa"/>
              <w:bottom w:w="100" w:type="dxa"/>
              <w:right w:w="100" w:type="dxa"/>
            </w:tcMar>
          </w:tcPr>
          <w:p w14:paraId="6F0D5AFD"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Immediate ART</w:t>
            </w:r>
          </w:p>
        </w:tc>
        <w:tc>
          <w:tcPr>
            <w:tcW w:w="6946" w:type="dxa"/>
            <w:gridSpan w:val="2"/>
            <w:shd w:val="clear" w:color="auto" w:fill="auto"/>
            <w:tcMar>
              <w:top w:w="100" w:type="dxa"/>
              <w:left w:w="100" w:type="dxa"/>
              <w:bottom w:w="100" w:type="dxa"/>
              <w:right w:w="100" w:type="dxa"/>
            </w:tcMar>
          </w:tcPr>
          <w:p w14:paraId="6E689A89" w14:textId="77777777" w:rsidR="00260E0F" w:rsidRPr="008D305E" w:rsidRDefault="00260E0F" w:rsidP="00B119AB">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1842" w:type="dxa"/>
            <w:shd w:val="clear" w:color="auto" w:fill="auto"/>
            <w:tcMar>
              <w:top w:w="100" w:type="dxa"/>
              <w:left w:w="100" w:type="dxa"/>
              <w:bottom w:w="100" w:type="dxa"/>
              <w:right w:w="100" w:type="dxa"/>
            </w:tcMar>
          </w:tcPr>
          <w:p w14:paraId="3DFD7913" w14:textId="77777777" w:rsidR="00260E0F" w:rsidRPr="008D305E" w:rsidRDefault="00260E0F" w:rsidP="00B119AB">
            <w:pPr>
              <w:pStyle w:val="normal0"/>
              <w:spacing w:line="240" w:lineRule="auto"/>
              <w:contextualSpacing w:val="0"/>
              <w:jc w:val="left"/>
              <w:rPr>
                <w:sz w:val="16"/>
                <w:szCs w:val="16"/>
              </w:rPr>
            </w:pPr>
            <w:r w:rsidRPr="00E500EA">
              <w:rPr>
                <w:sz w:val="16"/>
                <w:szCs w:val="16"/>
              </w:rPr>
              <w:t>Only additional costs due to increased usage of ART.</w:t>
            </w:r>
          </w:p>
        </w:tc>
      </w:tr>
      <w:tr w:rsidR="00260E0F" w14:paraId="6CEAE369" w14:textId="77777777" w:rsidTr="00B119AB">
        <w:tc>
          <w:tcPr>
            <w:tcW w:w="3261" w:type="dxa"/>
            <w:vMerge/>
            <w:shd w:val="clear" w:color="auto" w:fill="auto"/>
            <w:tcMar>
              <w:top w:w="100" w:type="dxa"/>
              <w:left w:w="100" w:type="dxa"/>
              <w:bottom w:w="100" w:type="dxa"/>
              <w:right w:w="100" w:type="dxa"/>
            </w:tcMar>
          </w:tcPr>
          <w:p w14:paraId="57630F8F" w14:textId="77777777" w:rsidR="00260E0F" w:rsidRDefault="00260E0F" w:rsidP="00B119AB">
            <w:pPr>
              <w:pStyle w:val="normal0"/>
              <w:spacing w:line="240" w:lineRule="auto"/>
              <w:contextualSpacing w:val="0"/>
              <w:jc w:val="left"/>
            </w:pPr>
          </w:p>
        </w:tc>
        <w:tc>
          <w:tcPr>
            <w:tcW w:w="1134" w:type="dxa"/>
            <w:vMerge/>
            <w:shd w:val="clear" w:color="auto" w:fill="auto"/>
          </w:tcPr>
          <w:p w14:paraId="0E58CCED" w14:textId="77777777" w:rsidR="00260E0F" w:rsidRDefault="00260E0F" w:rsidP="00B119AB">
            <w:pPr>
              <w:pStyle w:val="normal0"/>
              <w:spacing w:line="240" w:lineRule="auto"/>
              <w:contextualSpacing w:val="0"/>
              <w:jc w:val="left"/>
            </w:pPr>
          </w:p>
        </w:tc>
        <w:tc>
          <w:tcPr>
            <w:tcW w:w="1418" w:type="dxa"/>
            <w:shd w:val="clear" w:color="auto" w:fill="8E7CC3"/>
            <w:tcMar>
              <w:top w:w="100" w:type="dxa"/>
              <w:left w:w="100" w:type="dxa"/>
              <w:bottom w:w="100" w:type="dxa"/>
              <w:right w:w="100" w:type="dxa"/>
            </w:tcMar>
          </w:tcPr>
          <w:p w14:paraId="7FBA49C1" w14:textId="77777777" w:rsidR="00260E0F" w:rsidRPr="009C6BD8" w:rsidRDefault="00260E0F" w:rsidP="00B119AB">
            <w:pPr>
              <w:pStyle w:val="normal0"/>
              <w:spacing w:line="240" w:lineRule="auto"/>
              <w:contextualSpacing w:val="0"/>
              <w:jc w:val="left"/>
              <w:rPr>
                <w:sz w:val="16"/>
                <w:szCs w:val="16"/>
              </w:rPr>
            </w:pPr>
            <w:r w:rsidRPr="009C6BD8">
              <w:rPr>
                <w:b/>
                <w:i/>
                <w:sz w:val="16"/>
                <w:szCs w:val="16"/>
              </w:rPr>
              <w:t>Universal Test &amp; Treat</w:t>
            </w:r>
          </w:p>
        </w:tc>
        <w:tc>
          <w:tcPr>
            <w:tcW w:w="3260" w:type="dxa"/>
            <w:shd w:val="clear" w:color="auto" w:fill="auto"/>
            <w:tcMar>
              <w:top w:w="100" w:type="dxa"/>
              <w:left w:w="100" w:type="dxa"/>
              <w:bottom w:w="100" w:type="dxa"/>
              <w:right w:w="100" w:type="dxa"/>
            </w:tcMar>
          </w:tcPr>
          <w:p w14:paraId="28AC7105" w14:textId="77777777" w:rsidR="00260E0F" w:rsidRPr="008D305E" w:rsidRDefault="00260E0F" w:rsidP="00B119AB">
            <w:pPr>
              <w:pStyle w:val="normal0"/>
              <w:spacing w:line="240" w:lineRule="auto"/>
              <w:contextualSpacing w:val="0"/>
              <w:jc w:val="left"/>
              <w:rPr>
                <w:sz w:val="16"/>
                <w:szCs w:val="16"/>
              </w:rPr>
            </w:pPr>
            <w:commentRangeStart w:id="66"/>
            <w:r w:rsidRPr="008D305E">
              <w:rPr>
                <w:sz w:val="16"/>
                <w:szCs w:val="16"/>
              </w:rPr>
              <w:t>Immediate ART &amp; HBCT</w:t>
            </w:r>
            <w:commentRangeEnd w:id="66"/>
            <w:r>
              <w:rPr>
                <w:rStyle w:val="CommentReference"/>
              </w:rPr>
              <w:commentReference w:id="66"/>
            </w:r>
          </w:p>
        </w:tc>
        <w:tc>
          <w:tcPr>
            <w:tcW w:w="3686" w:type="dxa"/>
            <w:shd w:val="clear" w:color="auto" w:fill="auto"/>
            <w:tcMar>
              <w:top w:w="100" w:type="dxa"/>
              <w:left w:w="100" w:type="dxa"/>
              <w:bottom w:w="100" w:type="dxa"/>
              <w:right w:w="100" w:type="dxa"/>
            </w:tcMar>
          </w:tcPr>
          <w:p w14:paraId="7A7882B0" w14:textId="77777777" w:rsidR="00260E0F" w:rsidRPr="008D305E" w:rsidRDefault="00260E0F" w:rsidP="00B119AB">
            <w:pPr>
              <w:pStyle w:val="normal0"/>
              <w:spacing w:line="240" w:lineRule="auto"/>
              <w:contextualSpacing w:val="0"/>
              <w:jc w:val="left"/>
              <w:rPr>
                <w:sz w:val="16"/>
                <w:szCs w:val="16"/>
              </w:rPr>
            </w:pPr>
            <w:r w:rsidRPr="008D305E">
              <w:rPr>
                <w:sz w:val="16"/>
                <w:szCs w:val="16"/>
              </w:rPr>
              <w:t xml:space="preserve">Immediate ART &amp; HBCT, </w:t>
            </w:r>
            <w:commentRangeStart w:id="67"/>
            <w:r w:rsidRPr="008D305E">
              <w:rPr>
                <w:sz w:val="16"/>
                <w:szCs w:val="16"/>
              </w:rPr>
              <w:t>but 20% fail to start ART and 20% fail to link to ART</w:t>
            </w:r>
            <w:commentRangeEnd w:id="67"/>
            <w:r>
              <w:rPr>
                <w:rStyle w:val="CommentReference"/>
              </w:rPr>
              <w:commentReference w:id="67"/>
            </w:r>
          </w:p>
        </w:tc>
        <w:tc>
          <w:tcPr>
            <w:tcW w:w="1842" w:type="dxa"/>
            <w:shd w:val="clear" w:color="auto" w:fill="auto"/>
            <w:tcMar>
              <w:top w:w="100" w:type="dxa"/>
              <w:left w:w="100" w:type="dxa"/>
              <w:bottom w:w="100" w:type="dxa"/>
              <w:right w:w="100" w:type="dxa"/>
            </w:tcMar>
          </w:tcPr>
          <w:p w14:paraId="7C3A8AC7" w14:textId="77777777" w:rsidR="00260E0F" w:rsidRPr="008D305E" w:rsidRDefault="00260E0F" w:rsidP="00B119AB">
            <w:pPr>
              <w:pStyle w:val="normal0"/>
              <w:spacing w:line="240" w:lineRule="auto"/>
              <w:contextualSpacing w:val="0"/>
              <w:jc w:val="left"/>
              <w:rPr>
                <w:sz w:val="16"/>
                <w:szCs w:val="16"/>
              </w:rPr>
            </w:pPr>
            <w:r w:rsidRPr="008D305E">
              <w:rPr>
                <w:sz w:val="16"/>
                <w:szCs w:val="16"/>
              </w:rPr>
              <w:t>$18 per HBCT person tested.</w:t>
            </w:r>
          </w:p>
        </w:tc>
      </w:tr>
    </w:tbl>
    <w:p w14:paraId="768DA453" w14:textId="77777777" w:rsidR="00C07325" w:rsidRDefault="00B7495C">
      <w:pPr>
        <w:pStyle w:val="Subtitle"/>
        <w:contextualSpacing w:val="0"/>
      </w:pPr>
      <w:r>
        <w:rPr>
          <w:noProof/>
          <w:lang w:val="en-US"/>
        </w:rPr>
        <mc:AlternateContent>
          <mc:Choice Requires="wps">
            <w:drawing>
              <wp:anchor distT="0" distB="0" distL="114300" distR="114300" simplePos="0" relativeHeight="251666432" behindDoc="0" locked="0" layoutInCell="1" allowOverlap="1" wp14:anchorId="29C864BE" wp14:editId="07CDA2D2">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44721B" w14:textId="77777777" w:rsidR="00B119AB" w:rsidRPr="00B7495C" w:rsidRDefault="00B119A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HVd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3XsH0T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CyEdV30AIAABcGAAAOAAAAAAAAAAAAAAAAACwCAABkcnMvZTJvRG9jLnht&#10;bFBLAQItABQABgAIAAAAIQBC3pIy3QAAAAgBAAAPAAAAAAAAAAAAAAAAACgFAABkcnMvZG93bnJl&#10;di54bWxQSwUGAAAAAAQABADzAAAAMgYAAAAA&#10;" filled="f" stroked="f">
                <v:textbox>
                  <w:txbxContent>
                    <w:p w14:paraId="0044721B" w14:textId="77777777" w:rsidR="00B119AB" w:rsidRPr="00B7495C" w:rsidRDefault="00B119AB"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4A2CC342" w14:textId="77777777" w:rsidR="00260E0F" w:rsidRDefault="00260E0F">
      <w:pPr>
        <w:sectPr w:rsidR="00260E0F" w:rsidSect="00260E0F">
          <w:pgSz w:w="16838" w:h="11906" w:orient="landscape"/>
          <w:pgMar w:top="567" w:right="1440" w:bottom="567" w:left="1440" w:header="720" w:footer="720" w:gutter="0"/>
          <w:cols w:space="720"/>
        </w:sectPr>
      </w:pPr>
      <w:bookmarkStart w:id="68" w:name="h.y4wfwt853tej" w:colFirst="0" w:colLast="0"/>
      <w:bookmarkStart w:id="69" w:name="h.t1c7wugpot58" w:colFirst="0" w:colLast="0"/>
      <w:bookmarkEnd w:id="68"/>
      <w:bookmarkEnd w:id="69"/>
    </w:p>
    <w:p w14:paraId="3DC902CD" w14:textId="31A67485" w:rsidR="00E21A23" w:rsidRDefault="00E21A23">
      <w:pPr>
        <w:rPr>
          <w:sz w:val="26"/>
        </w:rPr>
      </w:pPr>
    </w:p>
    <w:p w14:paraId="637D57EC" w14:textId="77777777" w:rsidR="005F5B67" w:rsidRDefault="0004446E" w:rsidP="005B464A">
      <w:pPr>
        <w:pStyle w:val="Heading1"/>
        <w:contextualSpacing w:val="0"/>
        <w:rPr>
          <w:ins w:id="70" w:author="Tim Hallett" w:date="2015-01-07T12:42:00Z"/>
          <w:i/>
        </w:rPr>
      </w:pPr>
      <w:r>
        <w:lastRenderedPageBreak/>
        <w:t xml:space="preserve">Results </w:t>
      </w:r>
      <w:r>
        <w:rPr>
          <w:i/>
        </w:rPr>
        <w:t>(1000 words)</w:t>
      </w:r>
    </w:p>
    <w:p w14:paraId="5AA2F6B0" w14:textId="77777777" w:rsidR="00181EEC" w:rsidRDefault="00181EEC">
      <w:pPr>
        <w:pStyle w:val="normal0"/>
        <w:rPr>
          <w:ins w:id="71" w:author="Tim Hallett" w:date="2015-01-07T12:42:00Z"/>
        </w:rPr>
        <w:pPrChange w:id="72" w:author="Tim Hallett" w:date="2015-01-07T12:42:00Z">
          <w:pPr>
            <w:pStyle w:val="Heading1"/>
            <w:contextualSpacing w:val="0"/>
          </w:pPr>
        </w:pPrChange>
      </w:pPr>
    </w:p>
    <w:p w14:paraId="38DEA4BD" w14:textId="77777777" w:rsidR="00181EEC" w:rsidRPr="00181EEC" w:rsidRDefault="00181EEC">
      <w:pPr>
        <w:pStyle w:val="normal0"/>
        <w:rPr>
          <w:ins w:id="73" w:author="Tim Hallett" w:date="2015-01-07T12:42:00Z"/>
          <w:i/>
          <w:rPrChange w:id="74" w:author="Tim Hallett" w:date="2015-01-07T12:42:00Z">
            <w:rPr>
              <w:ins w:id="75" w:author="Tim Hallett" w:date="2015-01-07T12:42:00Z"/>
            </w:rPr>
          </w:rPrChange>
        </w:rPr>
        <w:pPrChange w:id="76" w:author="Tim Hallett" w:date="2015-01-07T12:42:00Z">
          <w:pPr>
            <w:pStyle w:val="Heading1"/>
            <w:contextualSpacing w:val="0"/>
          </w:pPr>
        </w:pPrChange>
      </w:pPr>
      <w:proofErr w:type="gramStart"/>
      <w:ins w:id="77" w:author="Tim Hallett" w:date="2015-01-07T12:42:00Z">
        <w:r w:rsidRPr="00181EEC">
          <w:rPr>
            <w:i/>
            <w:rPrChange w:id="78" w:author="Tim Hallett" w:date="2015-01-07T12:42:00Z">
              <w:rPr/>
            </w:rPrChange>
          </w:rPr>
          <w:t>Current Sources of Health Losses.</w:t>
        </w:r>
        <w:proofErr w:type="gramEnd"/>
      </w:ins>
    </w:p>
    <w:p w14:paraId="5062C897" w14:textId="77777777" w:rsidR="00181EEC" w:rsidRPr="00181EEC" w:rsidRDefault="00181EEC">
      <w:pPr>
        <w:pStyle w:val="normal0"/>
        <w:pPrChange w:id="79" w:author="Tim Hallett" w:date="2015-01-07T12:42:00Z">
          <w:pPr>
            <w:pStyle w:val="Heading1"/>
            <w:contextualSpacing w:val="0"/>
          </w:pPr>
        </w:pPrChange>
      </w:pPr>
    </w:p>
    <w:p w14:paraId="78B63234" w14:textId="77777777" w:rsidR="00906DB9" w:rsidRPr="005F5B67" w:rsidRDefault="00906DB9" w:rsidP="00906DB9">
      <w:pPr>
        <w:pStyle w:val="normal0"/>
        <w:ind w:firstLine="361"/>
      </w:pPr>
      <w:del w:id="80" w:author="Tim Hallett" w:date="2015-01-07T12:35:00Z">
        <w:r w:rsidDel="00C376C4">
          <w:delText>To assess the current state of ART-programmes in western Kenya, we</w:delText>
        </w:r>
      </w:del>
      <w:ins w:id="81" w:author="Tim Hallett" w:date="2015-01-07T12:35:00Z">
        <w:r w:rsidR="00C376C4">
          <w:t>We</w:t>
        </w:r>
      </w:ins>
      <w:r>
        <w:t xml:space="preserve"> ran the model in the absence of any interventions to define a baseline scenario.</w:t>
      </w:r>
      <w:r w:rsidR="002D4305">
        <w:t xml:space="preserve"> At baseline, the only route into the HIV care system is via testing through VCT or PICT.</w:t>
      </w:r>
    </w:p>
    <w:p w14:paraId="00B0DD92" w14:textId="77777777" w:rsidR="00832B1B" w:rsidRPr="00FF060A" w:rsidRDefault="00832B1B" w:rsidP="00FF060A">
      <w:pPr>
        <w:pStyle w:val="normal0"/>
        <w:rPr>
          <w:b/>
          <w:i/>
        </w:rPr>
      </w:pPr>
    </w:p>
    <w:p w14:paraId="1C30D414" w14:textId="56F97BAC" w:rsidR="005F5B67" w:rsidRDefault="000A5E0A" w:rsidP="00CA15E4">
      <w:pPr>
        <w:pStyle w:val="normal0"/>
        <w:ind w:firstLine="720"/>
      </w:pPr>
      <w:del w:id="82" w:author="Tim Hallett" w:date="2015-01-07T12:35:00Z">
        <w:r w:rsidDel="00C376C4">
          <w:delText>After simulating the population of Kenya from 1970 to 2030 and replicating the HIV epidemic, w</w:delText>
        </w:r>
      </w:del>
      <w:ins w:id="83" w:author="Tim Hallett" w:date="2015-01-07T12:35:00Z">
        <w:r w:rsidR="00C376C4">
          <w:t>W</w:t>
        </w:r>
      </w:ins>
      <w:r>
        <w:t xml:space="preserve">e assessed the outcomes of patients from the viewpoint the clinic and the </w:t>
      </w:r>
      <w:commentRangeStart w:id="84"/>
      <w:r>
        <w:t>community</w:t>
      </w:r>
      <w:commentRangeEnd w:id="84"/>
      <w:r w:rsidR="00C376C4">
        <w:rPr>
          <w:rStyle w:val="CommentReference"/>
        </w:rPr>
        <w:commentReference w:id="84"/>
      </w:r>
      <w:r>
        <w:t xml:space="preserve">. </w:t>
      </w:r>
      <w:r w:rsidR="00CA15E4">
        <w:t xml:space="preserve">As can be seen from figure 2, if we look from the viewpoint of the “clinic”, where we consider the engagement of individuals with the clinic prior to ART initiation between </w:t>
      </w:r>
      <w:r w:rsidR="00B6198D">
        <w:t>2010 and 2030, we see that 44</w:t>
      </w:r>
      <w:r w:rsidR="00CA15E4">
        <w:t>% of patients that engage with the clinic are retained until t</w:t>
      </w:r>
      <w:r w:rsidR="00B6198D">
        <w:t>hey initiate ART. However, 41</w:t>
      </w:r>
      <w:r w:rsidR="00CA15E4">
        <w:t xml:space="preserve">% of </w:t>
      </w:r>
      <w:ins w:id="85" w:author="Tim Hallett" w:date="2015-01-07T12:37:00Z">
        <w:r w:rsidR="00741DE2">
          <w:t xml:space="preserve">the </w:t>
        </w:r>
      </w:ins>
      <w:ins w:id="86" w:author="Tim Hallett" w:date="2015-01-07T12:38:00Z">
        <w:r w:rsidR="00DA48FC">
          <w:t>deceased persons</w:t>
        </w:r>
      </w:ins>
      <w:ins w:id="87" w:author="Tim Hallett" w:date="2015-01-07T12:37:00Z">
        <w:r w:rsidR="00741DE2">
          <w:t xml:space="preserve"> were</w:t>
        </w:r>
      </w:ins>
      <w:del w:id="88" w:author="Tim Hallett" w:date="2015-01-07T12:37:00Z">
        <w:r w:rsidR="00CA15E4" w:rsidDel="00741DE2">
          <w:delText>patients are</w:delText>
        </w:r>
      </w:del>
      <w:r w:rsidR="00CA15E4">
        <w:t xml:space="preserve"> eligible at first contact with the clinic and are initiated onto ART immediately.</w:t>
      </w:r>
      <w:r w:rsidR="00A54E32">
        <w:t xml:space="preserve"> Among</w:t>
      </w:r>
      <w:commentRangeStart w:id="89"/>
      <w:r w:rsidR="00A54E32">
        <w:t xml:space="preserve"> </w:t>
      </w:r>
      <w:del w:id="90" w:author="Tim Hallett" w:date="2015-01-07T12:38:00Z">
        <w:r w:rsidR="00A54E32" w:rsidDel="00DA48FC">
          <w:delText xml:space="preserve">patients </w:delText>
        </w:r>
      </w:del>
      <w:commentRangeEnd w:id="89"/>
      <w:ins w:id="91" w:author="Tim Hallett" w:date="2015-01-07T12:38:00Z">
        <w:r w:rsidR="00DA48FC">
          <w:t xml:space="preserve"> deceased persons </w:t>
        </w:r>
      </w:ins>
      <w:r w:rsidR="00741DE2">
        <w:rPr>
          <w:rStyle w:val="CommentReference"/>
        </w:rPr>
        <w:commentReference w:id="89"/>
      </w:r>
      <w:r w:rsidR="00A54E32">
        <w:t xml:space="preserve">that </w:t>
      </w:r>
      <w:ins w:id="92" w:author="Tim Hallett" w:date="2015-01-07T12:38:00Z">
        <w:r w:rsidR="00DA48FC">
          <w:t xml:space="preserve">had </w:t>
        </w:r>
      </w:ins>
      <w:r w:rsidR="00A54E32">
        <w:t>engage</w:t>
      </w:r>
      <w:ins w:id="93" w:author="Tim Hallett" w:date="2015-01-07T12:38:00Z">
        <w:r w:rsidR="00DA48FC">
          <w:t>d</w:t>
        </w:r>
      </w:ins>
      <w:r w:rsidR="00A54E32">
        <w:t xml:space="preserve"> with pre-ART care, are lost to follow-up </w:t>
      </w:r>
      <w:r w:rsidR="00475FFF">
        <w:t xml:space="preserve">but </w:t>
      </w:r>
      <w:r w:rsidR="00A54E32">
        <w:t xml:space="preserve">subsequently re-engage with care, &lt;1% are not eligible for treatment at return to pre-ART </w:t>
      </w:r>
      <w:commentRangeStart w:id="94"/>
      <w:r w:rsidR="00A54E32">
        <w:t>care</w:t>
      </w:r>
      <w:commentRangeEnd w:id="94"/>
      <w:r w:rsidR="00DA48FC">
        <w:rPr>
          <w:rStyle w:val="CommentReference"/>
        </w:rPr>
        <w:commentReference w:id="94"/>
      </w:r>
      <w:r w:rsidR="00A54E32">
        <w:t>.</w:t>
      </w:r>
    </w:p>
    <w:p w14:paraId="1844B2ED" w14:textId="77777777" w:rsidR="007A51FF" w:rsidRDefault="007A51FF" w:rsidP="00CA15E4">
      <w:pPr>
        <w:pStyle w:val="normal0"/>
        <w:ind w:firstLine="720"/>
      </w:pPr>
    </w:p>
    <w:p w14:paraId="1E90DACB" w14:textId="0A065492" w:rsidR="00742DEC" w:rsidRDefault="004D3BDD" w:rsidP="00BF66CB">
      <w:pPr>
        <w:pStyle w:val="normal0"/>
        <w:ind w:firstLine="720"/>
        <w:rPr>
          <w:ins w:id="95" w:author="Tim Hallett" w:date="2015-01-07T12:40:00Z"/>
        </w:rPr>
      </w:pPr>
      <w:r>
        <w:rPr>
          <w:noProof/>
          <w:lang w:val="en-US"/>
        </w:rPr>
        <mc:AlternateContent>
          <mc:Choice Requires="wpg">
            <w:drawing>
              <wp:anchor distT="0" distB="0" distL="114300" distR="114300" simplePos="0" relativeHeight="251660288" behindDoc="0" locked="0" layoutInCell="1" allowOverlap="1" wp14:anchorId="76EC04F0" wp14:editId="5786634C">
                <wp:simplePos x="0" y="0"/>
                <wp:positionH relativeFrom="column">
                  <wp:posOffset>0</wp:posOffset>
                </wp:positionH>
                <wp:positionV relativeFrom="paragraph">
                  <wp:posOffset>1420495</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BB6C5" w14:textId="77777777" w:rsidR="00B119AB" w:rsidRPr="00BF66CB" w:rsidRDefault="00B119AB" w:rsidP="00E80833">
                              <w:pPr>
                                <w:pStyle w:val="Subtitle"/>
                                <w:contextualSpacing w:val="0"/>
                              </w:pPr>
                              <w:r>
                                <w:t xml:space="preserve">Figure 2. </w:t>
                              </w:r>
                              <w:proofErr w:type="gramStart"/>
                              <w:r>
                                <w:t>Comparison between the community view and the clinic view of HIV Care.</w:t>
                              </w:r>
                              <w:proofErr w:type="gramEnd"/>
                            </w:p>
                            <w:p w14:paraId="3CFF72B1" w14:textId="77777777" w:rsidR="00B119AB" w:rsidRDefault="00B119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11.85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u+lHvQQAADM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9DBB6C5" w14:textId="77777777" w:rsidR="00B119AB" w:rsidRPr="00BF66CB" w:rsidRDefault="00B119AB" w:rsidP="00E80833">
                        <w:pPr>
                          <w:pStyle w:val="Subtitle"/>
                          <w:contextualSpacing w:val="0"/>
                        </w:pPr>
                        <w:r>
                          <w:t xml:space="preserve">Figure 2. </w:t>
                        </w:r>
                        <w:proofErr w:type="gramStart"/>
                        <w:r>
                          <w:t>Comparison between the community view and the clinic view of HIV Care.</w:t>
                        </w:r>
                        <w:proofErr w:type="gramEnd"/>
                      </w:p>
                      <w:p w14:paraId="3CFF72B1" w14:textId="77777777" w:rsidR="00B119AB" w:rsidRDefault="00B119AB"/>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3" o:title="Figure2.pdf"/>
                  <v:path arrowok="t"/>
                </v:shape>
                <w10:wrap type="through"/>
              </v:group>
            </w:pict>
          </mc:Fallback>
        </mc:AlternateContent>
      </w:r>
      <w:del w:id="96" w:author="Tim Hallett" w:date="2015-01-07T12:39:00Z">
        <w:r w:rsidR="007A51FF" w:rsidDel="007628D2">
          <w:delText>Looking at the care history of all HIV-positive individuals who died from an HIV-related death between 2010 and 2030</w:delText>
        </w:r>
        <w:r w:rsidR="000849D0" w:rsidDel="007628D2">
          <w:delText xml:space="preserve"> from the “community” perspective,</w:delText>
        </w:r>
      </w:del>
      <w:ins w:id="97" w:author="Tim Hallett" w:date="2015-01-07T12:39:00Z">
        <w:r w:rsidR="007628D2">
          <w:rPr>
            <w:noProof/>
            <w:lang w:val="en-US"/>
          </w:rPr>
          <w:t>In contrast, from the perspective of the whole community,</w:t>
        </w:r>
      </w:ins>
      <w:r w:rsidR="000849D0">
        <w:t xml:space="preserve"> we </w:t>
      </w:r>
      <w:r w:rsidR="007268DB">
        <w:t>see that the major</w:t>
      </w:r>
      <w:r w:rsidR="00B6198D">
        <w:t>ity of HIV-related deaths (57</w:t>
      </w:r>
      <w:r w:rsidR="007268DB">
        <w:t xml:space="preserve">%) are from individuals who were diagnosed but failed to start treatment. </w:t>
      </w:r>
      <w:del w:id="98" w:author="Tim Hallett" w:date="2015-01-07T12:40:00Z">
        <w:r w:rsidR="007268DB" w:rsidDel="00742DEC">
          <w:delText xml:space="preserve">Nearly 20% of individuals in the community were never </w:delText>
        </w:r>
        <w:commentRangeStart w:id="99"/>
        <w:r w:rsidR="00B65BFD" w:rsidDel="00742DEC">
          <w:delText xml:space="preserve">even </w:delText>
        </w:r>
        <w:r w:rsidR="007268DB" w:rsidDel="00742DEC">
          <w:delText xml:space="preserve">diagnosed </w:delText>
        </w:r>
        <w:commentRangeEnd w:id="99"/>
        <w:r w:rsidR="005A49AF" w:rsidDel="00742DEC">
          <w:rPr>
            <w:rStyle w:val="CommentReference"/>
          </w:rPr>
          <w:commentReference w:id="99"/>
        </w:r>
        <w:r w:rsidR="007268DB" w:rsidDel="00742DEC">
          <w:delText>as HIV-positive before suffering an HIV-related death.</w:delText>
        </w:r>
        <w:r w:rsidR="007A51FF" w:rsidDel="00742DEC">
          <w:delText xml:space="preserve"> </w:delText>
        </w:r>
        <w:r w:rsidR="00F4371A" w:rsidDel="00742DEC">
          <w:delText xml:space="preserve">Among </w:delText>
        </w:r>
      </w:del>
    </w:p>
    <w:p w14:paraId="362671C7" w14:textId="77777777" w:rsidR="00BF66CB" w:rsidRDefault="00F4371A" w:rsidP="00BF66CB">
      <w:pPr>
        <w:pStyle w:val="normal0"/>
        <w:ind w:firstLine="720"/>
      </w:pPr>
      <w:proofErr w:type="gramStart"/>
      <w:r>
        <w:t>the</w:t>
      </w:r>
      <w:proofErr w:type="gramEnd"/>
      <w:r>
        <w:t xml:space="preserv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7BE7C12F" w14:textId="77777777" w:rsidR="00181EEC" w:rsidRPr="00181EEC" w:rsidRDefault="00181EEC">
      <w:pPr>
        <w:pStyle w:val="normal0"/>
        <w:rPr>
          <w:ins w:id="100" w:author="Tim Hallett" w:date="2015-01-07T12:42:00Z"/>
          <w:i/>
        </w:rPr>
        <w:pPrChange w:id="101" w:author="Tim Hallett" w:date="2015-01-07T12:42:00Z">
          <w:pPr>
            <w:pStyle w:val="normal0"/>
            <w:ind w:firstLine="720"/>
          </w:pPr>
        </w:pPrChange>
      </w:pPr>
    </w:p>
    <w:p w14:paraId="04EB212A" w14:textId="77777777" w:rsidR="00181EEC" w:rsidRPr="00181EEC" w:rsidRDefault="00181EEC">
      <w:pPr>
        <w:pStyle w:val="normal0"/>
        <w:rPr>
          <w:i/>
          <w:rPrChange w:id="102" w:author="Tim Hallett" w:date="2015-01-07T12:42:00Z">
            <w:rPr/>
          </w:rPrChange>
        </w:rPr>
        <w:pPrChange w:id="103" w:author="Tim Hallett" w:date="2015-01-07T12:42:00Z">
          <w:pPr>
            <w:pStyle w:val="normal0"/>
            <w:ind w:firstLine="720"/>
          </w:pPr>
        </w:pPrChange>
      </w:pPr>
      <w:ins w:id="104" w:author="Tim Hallett" w:date="2015-01-07T12:42:00Z">
        <w:r w:rsidRPr="00181EEC">
          <w:rPr>
            <w:i/>
            <w:rPrChange w:id="105" w:author="Tim Hallett" w:date="2015-01-07T12:42:00Z">
              <w:rPr/>
            </w:rPrChange>
          </w:rPr>
          <w:t>The Impact of Isolated Interventions</w:t>
        </w:r>
      </w:ins>
    </w:p>
    <w:p w14:paraId="4B63E9C0" w14:textId="77777777" w:rsidR="000743C3" w:rsidRDefault="009A799E" w:rsidP="00E757ED">
      <w:pPr>
        <w:pStyle w:val="normal0"/>
        <w:ind w:firstLine="720"/>
        <w:rPr>
          <w:ins w:id="106" w:author="Tim Hallett" w:date="2015-01-07T12:44:00Z"/>
        </w:rPr>
      </w:pPr>
      <w:del w:id="107" w:author="Tim Hallett" w:date="2015-01-07T12:43:00Z">
        <w:r w:rsidDel="008C3ADF">
          <w:delText xml:space="preserve">To gain further insight into the </w:delText>
        </w:r>
        <w:commentRangeStart w:id="108"/>
        <w:r w:rsidDel="008C3ADF">
          <w:delText>state of current ART-programmes in western Kenya and understand where care is suboptimal,</w:delText>
        </w:r>
      </w:del>
      <w:ins w:id="109" w:author="Ellen McRobie" w:date="2015-01-06T10:31:00Z">
        <w:del w:id="110" w:author="Tim Hallett" w:date="2015-01-07T12:43:00Z">
          <w:r w:rsidR="005A49AF" w:rsidDel="008C3ADF">
            <w:delText>performance</w:delText>
          </w:r>
          <w:commentRangeEnd w:id="108"/>
          <w:r w:rsidR="005A49AF" w:rsidDel="008C3ADF">
            <w:rPr>
              <w:rStyle w:val="CommentReference"/>
            </w:rPr>
            <w:commentReference w:id="108"/>
          </w:r>
          <w:r w:rsidR="005A49AF" w:rsidDel="008C3ADF">
            <w:delText xml:space="preserve"> of this ART programme and identify where gains can be made</w:delText>
          </w:r>
        </w:del>
      </w:ins>
      <w:del w:id="112" w:author="Tim Hallett" w:date="2015-01-07T12:43:00Z">
        <w:r w:rsidDel="008C3ADF">
          <w:delText xml:space="preserve"> w</w:delText>
        </w:r>
      </w:del>
      <w:ins w:id="113" w:author="Tim Hallett" w:date="2015-01-07T12:43:00Z">
        <w:r w:rsidR="008C3ADF">
          <w:t>W</w:t>
        </w:r>
      </w:ins>
      <w:r>
        <w:t>e applied each of our 12 interventions in turn and assessed the impact on DALYs averted, compared to baseline, and the additional cost of care, compared to baseline, between 2010 and 2030 (figure 3).</w:t>
      </w:r>
      <w:r w:rsidR="00E757ED">
        <w:rPr>
          <w:noProof/>
          <w:lang w:val="en-US"/>
        </w:rPr>
        <w:t xml:space="preserve"> </w:t>
      </w:r>
      <w:del w:id="114" w:author="Tim Hallett" w:date="2015-01-07T12:44:00Z">
        <w:r w:rsidR="0090139E" w:rsidDel="000743C3">
          <w:delText>From a univariate analysis of the interventions, if we consider only the impact of each intervention on averting DALYs between 2010 and 2030 (x-axis</w:delText>
        </w:r>
        <w:r w:rsidR="00077847" w:rsidDel="000743C3">
          <w:delText>,</w:delText>
        </w:r>
        <w:r w:rsidR="0090139E" w:rsidDel="000743C3">
          <w:delText xml:space="preserve"> figure 3),</w:delText>
        </w:r>
        <w:r w:rsidR="00BA6022" w:rsidDel="000743C3">
          <w:delText xml:space="preserve"> we see that </w:delText>
        </w:r>
      </w:del>
      <w:r w:rsidR="00BA6022">
        <w:t>Universal Test and Treat is by far t</w:t>
      </w:r>
      <w:r w:rsidR="00077847">
        <w:t>he most impactful intervention (5,587,234 DALYs averted between 2010 and 2030)</w:t>
      </w:r>
      <w:r w:rsidR="00BA6022">
        <w:t>, as this intervention does away with pre-ART care completely</w:t>
      </w:r>
      <w:r w:rsidR="008C5FE3">
        <w:t>,</w:t>
      </w:r>
      <w:r w:rsidR="00BA6022">
        <w:t xml:space="preserve">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w:t>
      </w:r>
      <w:commentRangeStart w:id="115"/>
      <w:r w:rsidR="007B4ADA">
        <w:t>hard hitting</w:t>
      </w:r>
      <w:commentRangeEnd w:id="115"/>
      <w:r w:rsidR="005A49AF">
        <w:rPr>
          <w:rStyle w:val="CommentReference"/>
        </w:rPr>
        <w:commentReference w:id="115"/>
      </w:r>
      <w:del w:id="116" w:author="Ellen McRobie" w:date="2015-01-06T10:33:00Z">
        <w:r w:rsidR="007B4ADA" w:rsidDel="005A49AF">
          <w:delText xml:space="preserve"> interventions</w:delText>
        </w:r>
      </w:del>
      <w:r w:rsidR="007B4ADA">
        <w:t xml:space="preserve"> that actively seek individuals and in the case of Immediate ART and Universal Test and Treat, remove pre-ART care completely.</w:t>
      </w:r>
    </w:p>
    <w:p w14:paraId="530B4C02" w14:textId="77777777" w:rsidR="0050562A" w:rsidRDefault="00BB0E0E" w:rsidP="00E757ED">
      <w:pPr>
        <w:pStyle w:val="normal0"/>
        <w:ind w:firstLine="720"/>
      </w:pPr>
      <w:del w:id="117" w:author="Tim Hallett" w:date="2015-01-07T12:44:00Z">
        <w:r w:rsidDel="000743C3">
          <w:delText xml:space="preserve"> </w:delText>
        </w:r>
      </w:del>
      <w:r w:rsidR="0050562A">
        <w:t xml:space="preserve">The remaining </w:t>
      </w:r>
      <w:ins w:id="118" w:author="Ellen McRobie" w:date="2015-01-06T10:32:00Z">
        <w:r w:rsidR="005A49AF">
          <w:t xml:space="preserve">single </w:t>
        </w:r>
      </w:ins>
      <w:r w:rsidR="0050562A">
        <w:t>interventions</w:t>
      </w:r>
      <w:r w:rsidR="00D5677F">
        <w:t xml:space="preserve"> are less impactful but highlight important issues in the dynamics of HIV care. For instance, the ART Outreach and Adherence interventions are not </w:t>
      </w:r>
      <w:del w:id="119" w:author="Tim Hallett" w:date="2015-01-07T12:44:00Z">
        <w:r w:rsidR="00D5677F" w:rsidDel="000743C3">
          <w:delText xml:space="preserve">particularly </w:delText>
        </w:r>
      </w:del>
      <w:ins w:id="120" w:author="Tim Hallett" w:date="2015-01-07T12:44:00Z">
        <w:r w:rsidR="000743C3">
          <w:t xml:space="preserve">highly </w:t>
        </w:r>
      </w:ins>
      <w:r w:rsidR="00D5677F">
        <w:lastRenderedPageBreak/>
        <w:t>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t xml:space="preserve"> </w:t>
      </w:r>
    </w:p>
    <w:p w14:paraId="736FB9B9" w14:textId="77777777" w:rsidR="00BB0E0E" w:rsidRDefault="00BB0E0E" w:rsidP="00FF060A">
      <w:pPr>
        <w:pStyle w:val="normal0"/>
      </w:pPr>
    </w:p>
    <w:p w14:paraId="2034D59C" w14:textId="77777777" w:rsidR="00F542BC" w:rsidRDefault="00BB0E0E" w:rsidP="00FF060A">
      <w:pPr>
        <w:pStyle w:val="normal0"/>
      </w:pPr>
      <w:r>
        <w:tab/>
      </w:r>
      <w:del w:id="121" w:author="Tim Hallett" w:date="2015-01-07T12:46:00Z">
        <w:r w:rsidDel="00147C94">
          <w:delText>Wo</w:delText>
        </w:r>
        <w:r w:rsidR="007125CC" w:rsidDel="00147C94">
          <w:delText>rking through the interventions in groups,</w:delText>
        </w:r>
      </w:del>
      <w:ins w:id="122" w:author="Tim Hallett" w:date="2015-01-07T12:46:00Z">
        <w:r w:rsidR="00147C94">
          <w:t>Among the testing interventions,</w:t>
        </w:r>
      </w:ins>
      <w:r w:rsidR="007125CC">
        <w:t xml:space="preserve"> the maximum impact scenario of HBCT is much more impactful than the VCT intervention</w:t>
      </w:r>
      <w:r w:rsidR="003A6AD8">
        <w:t xml:space="preserve"> (1,882,403 and</w:t>
      </w:r>
      <w:r w:rsidR="008C5FE3">
        <w:t xml:space="preserve"> 615,857 DALYs averted, respecti</w:t>
      </w:r>
      <w:r w:rsidR="003A6AD8">
        <w: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25F38EA0" w14:textId="77777777" w:rsidR="00F542BC" w:rsidRDefault="00F542BC" w:rsidP="00FF060A">
      <w:pPr>
        <w:pStyle w:val="normal0"/>
      </w:pPr>
    </w:p>
    <w:p w14:paraId="0BB35882" w14:textId="77777777"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7A573888" w14:textId="77777777" w:rsidR="00FA201D" w:rsidRDefault="00FA201D" w:rsidP="00F542BC">
      <w:pPr>
        <w:pStyle w:val="normal0"/>
        <w:ind w:firstLine="720"/>
      </w:pPr>
    </w:p>
    <w:p w14:paraId="7F20BA48" w14:textId="77777777" w:rsidR="003C54DF" w:rsidRPr="002A1595" w:rsidRDefault="00FF1D10" w:rsidP="002A1595">
      <w:pPr>
        <w:pStyle w:val="normal0"/>
        <w:ind w:firstLine="720"/>
        <w:rPr>
          <w:rPrChange w:id="123" w:author="Tim Hallett" w:date="2015-01-07T12:59:00Z">
            <w:rPr>
              <w:noProof/>
              <w:lang w:val="en-US"/>
            </w:rPr>
          </w:rPrChange>
        </w:rPr>
      </w:pPr>
      <w:r>
        <w:t>The pre-ART retention interventions each have quite an impact on averting DALYs</w:t>
      </w:r>
      <w:del w:id="124" w:author="Tim Hallett" w:date="2015-01-07T12:58:00Z">
        <w:r w:rsidDel="002A1595">
          <w:delText>, indicating that they are remedying a weakness in care</w:delText>
        </w:r>
      </w:del>
      <w:r>
        <w:t>.</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w:t>
      </w:r>
      <w:ins w:id="125" w:author="Tim Hallett" w:date="2015-01-07T12:59:00Z">
        <w:r w:rsidR="002A1595">
          <w:t xml:space="preserve"> </w:t>
        </w:r>
      </w:ins>
      <w:del w:id="126" w:author="Tim Hallett" w:date="2015-01-07T12:59:00Z">
        <w:r w:rsidR="008B5425" w:rsidDel="002A1595">
          <w:delText xml:space="preserve"> likely </w:delText>
        </w:r>
      </w:del>
      <w:r w:rsidR="008B5425">
        <w:t>due to the cost of additional testing retaining individuals in pre-ART care incurs</w:t>
      </w:r>
      <w:r w:rsidR="0035786F">
        <w:t xml:space="preserve"> (</w:t>
      </w:r>
      <w:r w:rsidR="00BB3896">
        <w:t>$983.26m vs. $689.03m</w:t>
      </w:r>
      <w:r w:rsidR="0035786F">
        <w:t>)</w:t>
      </w:r>
      <w:r w:rsidR="008B5425">
        <w:t xml:space="preserve">. </w:t>
      </w:r>
      <w:commentRangeStart w:id="127"/>
      <w:r w:rsidR="008B5425">
        <w:t>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w:t>
      </w:r>
      <w:commentRangeEnd w:id="127"/>
      <w:r w:rsidR="006D7990">
        <w:rPr>
          <w:rStyle w:val="CommentReference"/>
        </w:rPr>
        <w:commentReference w:id="127"/>
      </w:r>
      <w:r w:rsidR="008B5425">
        <w:t xml:space="preserve">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w:t>
      </w:r>
      <w:proofErr w:type="gramStart"/>
      <w:r w:rsidR="002D5BC2">
        <w:t xml:space="preserve">the </w:t>
      </w:r>
      <w:ins w:id="128" w:author="Ellen McRobie" w:date="2015-01-06T10:34:00Z">
        <w:r w:rsidR="006D7990">
          <w:t>a</w:t>
        </w:r>
      </w:ins>
      <w:proofErr w:type="gramEnd"/>
      <w:del w:id="129" w:author="Ellen McRobie" w:date="2015-01-06T10:34:00Z">
        <w:r w:rsidR="002D5BC2" w:rsidDel="006D7990">
          <w:delText>A</w:delText>
        </w:r>
      </w:del>
      <w:r w:rsidR="002D5BC2">
        <w:t>dherence interventions.</w:t>
      </w:r>
      <w:r w:rsidR="00825171" w:rsidRPr="00825171">
        <w:rPr>
          <w:noProof/>
          <w:lang w:val="en-US"/>
        </w:rPr>
        <w:t xml:space="preserve"> </w:t>
      </w:r>
      <w:r w:rsidR="00E1353D" w:rsidRPr="00E1353D">
        <w:rPr>
          <w:noProof/>
          <w:lang w:val="en-US"/>
        </w:rPr>
        <w:t xml:space="preserve"> </w:t>
      </w:r>
    </w:p>
    <w:p w14:paraId="2597462F" w14:textId="77777777" w:rsidR="00A319B9" w:rsidRDefault="00A319B9" w:rsidP="00A319B9">
      <w:pPr>
        <w:pStyle w:val="normal0"/>
        <w:ind w:firstLine="720"/>
        <w:rPr>
          <w:ins w:id="130" w:author="Tim Hallett" w:date="2015-01-07T12:43:00Z"/>
        </w:rPr>
      </w:pPr>
    </w:p>
    <w:p w14:paraId="376C2D73" w14:textId="77777777" w:rsidR="00181EEC" w:rsidRDefault="00181EEC">
      <w:pPr>
        <w:pStyle w:val="normal0"/>
        <w:rPr>
          <w:ins w:id="131" w:author="Tim Hallett" w:date="2015-01-07T12:43:00Z"/>
          <w:i/>
        </w:rPr>
        <w:pPrChange w:id="132" w:author="Tim Hallett" w:date="2015-01-07T12:43:00Z">
          <w:pPr>
            <w:pStyle w:val="normal0"/>
            <w:ind w:firstLine="720"/>
          </w:pPr>
        </w:pPrChange>
      </w:pPr>
    </w:p>
    <w:p w14:paraId="4C186D58" w14:textId="77777777" w:rsidR="00181EEC" w:rsidRPr="00181EEC" w:rsidRDefault="00181EEC">
      <w:pPr>
        <w:pStyle w:val="normal0"/>
        <w:rPr>
          <w:ins w:id="133" w:author="Tim Hallett" w:date="2015-01-07T12:43:00Z"/>
          <w:i/>
          <w:rPrChange w:id="134" w:author="Tim Hallett" w:date="2015-01-07T12:43:00Z">
            <w:rPr>
              <w:ins w:id="135" w:author="Tim Hallett" w:date="2015-01-07T12:43:00Z"/>
            </w:rPr>
          </w:rPrChange>
        </w:rPr>
        <w:pPrChange w:id="136" w:author="Tim Hallett" w:date="2015-01-07T12:43:00Z">
          <w:pPr>
            <w:pStyle w:val="normal0"/>
            <w:ind w:firstLine="720"/>
          </w:pPr>
        </w:pPrChange>
      </w:pPr>
      <w:ins w:id="137" w:author="Tim Hallett" w:date="2015-01-07T12:43:00Z">
        <w:r w:rsidRPr="00181EEC">
          <w:rPr>
            <w:i/>
            <w:rPrChange w:id="138" w:author="Tim Hallett" w:date="2015-01-07T12:43:00Z">
              <w:rPr/>
            </w:rPrChange>
          </w:rPr>
          <w:t>The Impact of Bundles Of Interventions</w:t>
        </w:r>
      </w:ins>
    </w:p>
    <w:p w14:paraId="60279744" w14:textId="77777777" w:rsidR="00181EEC" w:rsidRPr="004D3BDD" w:rsidRDefault="00181EEC" w:rsidP="00A319B9">
      <w:pPr>
        <w:pStyle w:val="normal0"/>
        <w:ind w:firstLine="720"/>
      </w:pPr>
    </w:p>
    <w:p w14:paraId="69E304C9" w14:textId="77777777" w:rsidR="005F5B67" w:rsidDel="003A4313" w:rsidRDefault="003A4313" w:rsidP="00654E21">
      <w:pPr>
        <w:pStyle w:val="normal0"/>
        <w:ind w:firstLine="361"/>
        <w:rPr>
          <w:del w:id="139" w:author="Tim Hallett" w:date="2015-01-07T13:00:00Z"/>
        </w:rPr>
      </w:pPr>
      <w:moveToRangeStart w:id="140" w:author="Tim Hallett" w:date="2015-01-07T13:00:00Z" w:name="move282254930"/>
      <w:moveTo w:id="141" w:author="Tim Hallett" w:date="2015-01-07T13:00:00Z">
        <w:r>
          <w:t xml:space="preserve">Our results from the univariate analysis indicate that there is no single high-impact low-cost intervention, highlighting that there is no single point of weakness along the cascade of care but rather deficiencies throughout. </w:t>
        </w:r>
      </w:moveTo>
      <w:moveToRangeEnd w:id="140"/>
      <w:del w:id="142" w:author="Tim Hallett" w:date="2015-01-07T13:00:00Z">
        <w:r w:rsidR="00654E21" w:rsidDel="003A4313">
          <w:delText xml:space="preserve">After investigating the impact of individual interventions on reducing life-years lost to HIV, we looked at multiple combinations of interventions. </w:delText>
        </w:r>
      </w:del>
      <w:moveFromRangeStart w:id="143" w:author="Tim Hallett" w:date="2015-01-07T13:00:00Z" w:name="move282254930"/>
      <w:moveFrom w:id="144" w:author="Tim Hallett" w:date="2015-01-07T13:00:00Z">
        <w:r w:rsidR="00393086" w:rsidDel="003A4313">
          <w:t>Our results from the univariate analysis indicate that there is no single high-impact low-cost intervention,</w:t>
        </w:r>
        <w:r w:rsidR="0045606F" w:rsidDel="003A4313">
          <w:t xml:space="preserve"> highlighting that</w:t>
        </w:r>
        <w:r w:rsidR="00393086" w:rsidDel="003A4313">
          <w:t xml:space="preserve"> there is no single point of weakness along the</w:t>
        </w:r>
        <w:r w:rsidR="0045606F" w:rsidDel="003A4313">
          <w:t xml:space="preserve"> cascade of care but rather deficiencies throughout. </w:t>
        </w:r>
      </w:moveFrom>
      <w:moveFromRangeEnd w:id="143"/>
      <w:del w:id="145" w:author="Tim Hallett" w:date="2015-01-07T13:00:00Z">
        <w:r w:rsidR="0045606F" w:rsidDel="003A4313">
          <w:delText>Therefore, a combination of interventions improving care at multiple points may prove to be cost-effective.</w:delText>
        </w:r>
      </w:del>
      <w:ins w:id="146" w:author="Tim Hallett" w:date="2015-01-07T13:00:00Z">
        <w:r>
          <w:t xml:space="preserve">An optimal combination of interventions can be found by simulating all possible combinations of interventions and selecting those with, at each budget level, provide the greatest increase in health. </w:t>
        </w:r>
      </w:ins>
      <w:ins w:id="147" w:author="Tim Hallett" w:date="2015-01-07T13:02:00Z">
        <w:r w:rsidR="00E259EF">
          <w:t>We did this for all the ‘realistic’ interventions and imposed the additional constraint that</w:t>
        </w:r>
        <w:commentRangeStart w:id="148"/>
        <w:r w:rsidR="00E259EF">
          <w:t xml:space="preserve">, once an intervention has been included in the combination at one budget level it cannot be removed at higher budget levels. </w:t>
        </w:r>
      </w:ins>
      <w:commentRangeEnd w:id="148"/>
      <w:ins w:id="149" w:author="Tim Hallett" w:date="2015-01-07T13:03:00Z">
        <w:r w:rsidR="00E259EF">
          <w:rPr>
            <w:rStyle w:val="CommentReference"/>
          </w:rPr>
          <w:commentReference w:id="148"/>
        </w:r>
      </w:ins>
      <w:ins w:id="151" w:author="Tim Hallett" w:date="2015-01-07T13:04:00Z">
        <w:r w:rsidR="006444A3">
          <w:t>Figure 4.</w:t>
        </w:r>
      </w:ins>
    </w:p>
    <w:p w14:paraId="453B813D" w14:textId="77777777" w:rsidR="0045606F" w:rsidRDefault="0045606F" w:rsidP="003A4313">
      <w:pPr>
        <w:pStyle w:val="normal0"/>
        <w:ind w:firstLine="361"/>
      </w:pPr>
    </w:p>
    <w:p w14:paraId="16D9E26B" w14:textId="77777777" w:rsidR="006444A3" w:rsidRDefault="0045606F" w:rsidP="00BE6FB5">
      <w:pPr>
        <w:pStyle w:val="normal0"/>
        <w:ind w:firstLine="720"/>
        <w:rPr>
          <w:ins w:id="152" w:author="Tim Hallett" w:date="2015-01-07T13:05:00Z"/>
        </w:rPr>
      </w:pPr>
      <w:del w:id="153" w:author="Tim Hallett" w:date="2015-01-07T13:00:00Z">
        <w:r w:rsidDel="003A4313">
          <w:delTex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w:delText>
        </w:r>
      </w:del>
      <w:del w:id="154" w:author="Tim Hallett" w:date="2015-01-07T13:04:00Z">
        <w:r w:rsidDel="006444A3">
          <w:delText xml:space="preserve">To understand how a combination of interventions could be utilised to improve care, we applied the ART Outreach intervention </w:delText>
        </w:r>
        <w:r w:rsidR="003551C2" w:rsidDel="006444A3">
          <w:delText xml:space="preserve">at baseline </w:delText>
        </w:r>
        <w:r w:rsidDel="006444A3">
          <w:delText>and simulated the effect running each</w:delText>
        </w:r>
        <w:r w:rsidR="003551C2" w:rsidDel="006444A3">
          <w:delText xml:space="preserve"> of the remaining interventions in turn to assess the most cost-effective combination of two interventions</w:delText>
        </w:r>
      </w:del>
      <w:del w:id="155" w:author="Tim Hallett" w:date="2015-01-07T13:05:00Z">
        <w:r w:rsidR="003551C2" w:rsidDel="006444A3">
          <w:delText xml:space="preserve">. </w:delText>
        </w:r>
      </w:del>
      <w:del w:id="156" w:author="Tim Hallett" w:date="2015-01-07T13:04:00Z">
        <w:r w:rsidR="003551C2" w:rsidDel="006444A3">
          <w:delText>A combination of ART Outreach and POC CD4 interventions was found to be most cost-effective ($346 per DALY averted). We repeated this process multiple times to identify an expansion pathway of interventions improving care (figure 4).</w:delText>
        </w:r>
        <w:r w:rsidR="00971178" w:rsidDel="006444A3">
          <w:delText xml:space="preserve"> The most cost-effective combin</w:delText>
        </w:r>
      </w:del>
      <w:del w:id="157" w:author="Tim Hallett" w:date="2015-01-07T13:05:00Z">
        <w:r w:rsidR="00971178" w:rsidDel="006444A3">
          <w:delText>ation of six interventions averts</w:delText>
        </w:r>
      </w:del>
      <w:ins w:id="158" w:author="Tim Hallett" w:date="2015-01-07T13:05:00Z">
        <w:r w:rsidR="006444A3">
          <w:t>Totals</w:t>
        </w:r>
      </w:ins>
      <w:r w:rsidR="00971178">
        <w:t xml:space="preserve"> DALYs at a cost of $353 per DALY averted. The interventions used are </w:t>
      </w:r>
      <w:r w:rsidR="00BE6FB5">
        <w:t xml:space="preserve">ART Outreach ($310 per DALY averted), POC CD4 ($346 per DALY averted), VCT POC CD4 ($347 per DALY </w:t>
      </w:r>
      <w:r w:rsidR="00BE6FB5">
        <w:lastRenderedPageBreak/>
        <w:t>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greatly improve care and reduce the total DALYs accrued by HIV-positive individuals.</w:t>
      </w:r>
      <w:r w:rsidR="004F7A14">
        <w:t xml:space="preserve"> </w:t>
      </w:r>
    </w:p>
    <w:p w14:paraId="3FCFF3DE" w14:textId="77777777" w:rsidR="005B464A" w:rsidRDefault="004F7A14" w:rsidP="00BE6FB5">
      <w:pPr>
        <w:pStyle w:val="normal0"/>
        <w:ind w:firstLine="720"/>
        <w:rPr>
          <w:ins w:id="159" w:author="Tim Hallett" w:date="2015-01-07T13:05:00Z"/>
        </w:rPr>
      </w:pPr>
      <w:r>
        <w:t xml:space="preserve">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t xml:space="preserve"> ($363 vs. $803 per DALY averted)</w:t>
      </w:r>
      <w:r w:rsidR="004556D6">
        <w:t>, shown in figure 5.</w:t>
      </w:r>
    </w:p>
    <w:p w14:paraId="27CB730D" w14:textId="77777777" w:rsidR="006444A3" w:rsidRDefault="006444A3" w:rsidP="00BE6FB5">
      <w:pPr>
        <w:pStyle w:val="normal0"/>
        <w:ind w:firstLine="720"/>
        <w:rPr>
          <w:ins w:id="160" w:author="Tim Hallett" w:date="2015-01-07T13:05:00Z"/>
        </w:rPr>
      </w:pPr>
    </w:p>
    <w:p w14:paraId="430986AD" w14:textId="77777777" w:rsidR="006444A3" w:rsidRDefault="006444A3" w:rsidP="00BE6FB5">
      <w:pPr>
        <w:pStyle w:val="normal0"/>
        <w:ind w:firstLine="720"/>
        <w:rPr>
          <w:ins w:id="161" w:author="Tim Hallett" w:date="2015-01-07T13:05:00Z"/>
        </w:rPr>
      </w:pPr>
      <w:ins w:id="162" w:author="Tim Hallett" w:date="2015-01-07T13:05:00Z">
        <w:r>
          <w:t xml:space="preserve">+ </w:t>
        </w:r>
        <w:proofErr w:type="gramStart"/>
        <w:r>
          <w:t>say</w:t>
        </w:r>
        <w:proofErr w:type="gramEnd"/>
        <w:r>
          <w:t xml:space="preserve"> something about the distributuion of deaths under each of these scenario (do they tackle different pieces of the ‘pie’).</w:t>
        </w:r>
      </w:ins>
    </w:p>
    <w:p w14:paraId="54A486E3" w14:textId="77777777" w:rsidR="00B119AB" w:rsidRDefault="00B119AB" w:rsidP="00BE6FB5">
      <w:pPr>
        <w:pStyle w:val="normal0"/>
        <w:ind w:firstLine="720"/>
        <w:sectPr w:rsidR="00B119AB">
          <w:pgSz w:w="11906" w:h="16838"/>
          <w:pgMar w:top="1440" w:right="1440" w:bottom="1440" w:left="1440" w:header="720" w:footer="720" w:gutter="0"/>
          <w:cols w:space="720"/>
        </w:sectPr>
      </w:pPr>
    </w:p>
    <w:p w14:paraId="5B6B93BE" w14:textId="1B0B14A8" w:rsidR="00297244" w:rsidRDefault="00B119AB" w:rsidP="007C44B8">
      <w:pPr>
        <w:pStyle w:val="normal0"/>
        <w:ind w:firstLine="720"/>
      </w:pPr>
      <w:r>
        <w:rPr>
          <w:noProof/>
          <w:lang w:val="en-US"/>
        </w:rPr>
        <mc:AlternateContent>
          <mc:Choice Requires="wpg">
            <w:drawing>
              <wp:anchor distT="0" distB="0" distL="114300" distR="114300" simplePos="0" relativeHeight="251664384" behindDoc="0" locked="0" layoutInCell="1" allowOverlap="1" wp14:anchorId="599C3B0A" wp14:editId="409275D4">
                <wp:simplePos x="0" y="0"/>
                <wp:positionH relativeFrom="column">
                  <wp:posOffset>-457200</wp:posOffset>
                </wp:positionH>
                <wp:positionV relativeFrom="paragraph">
                  <wp:posOffset>571500</wp:posOffset>
                </wp:positionV>
                <wp:extent cx="9175750" cy="4744085"/>
                <wp:effectExtent l="25400" t="25400" r="0" b="5715"/>
                <wp:wrapTopAndBottom/>
                <wp:docPr id="20" name="Group 20"/>
                <wp:cNvGraphicFramePr/>
                <a:graphic xmlns:a="http://schemas.openxmlformats.org/drawingml/2006/main">
                  <a:graphicData uri="http://schemas.microsoft.com/office/word/2010/wordprocessingGroup">
                    <wpg:wgp>
                      <wpg:cNvGrpSpPr/>
                      <wpg:grpSpPr>
                        <a:xfrm>
                          <a:off x="0" y="0"/>
                          <a:ext cx="9175750" cy="474408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46A52A" w14:textId="77777777" w:rsidR="00B119AB" w:rsidRPr="00B7495C" w:rsidRDefault="00B119AB"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3" style="position:absolute;left:0;text-align:left;margin-left:-35.95pt;margin-top:45pt;width:722.5pt;height:373.55pt;z-index:251664384;mso-width-relative:margin;mso-height-relative:margin"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5"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5946A52A" w14:textId="77777777" w:rsidR="00B119AB" w:rsidRPr="00B7495C" w:rsidRDefault="00B119AB"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v:textbox>
                </v:shape>
                <w10:wrap type="topAndBottom"/>
              </v:group>
            </w:pict>
          </mc:Fallback>
        </mc:AlternateContent>
      </w:r>
    </w:p>
    <w:p w14:paraId="65D86D36" w14:textId="77777777" w:rsidR="00B119AB" w:rsidRDefault="00B119AB" w:rsidP="00BE6FB5">
      <w:pPr>
        <w:pStyle w:val="normal0"/>
        <w:ind w:firstLine="720"/>
        <w:sectPr w:rsidR="00B119AB" w:rsidSect="00B119AB">
          <w:pgSz w:w="16838" w:h="11906" w:orient="landscape"/>
          <w:pgMar w:top="1440" w:right="1440" w:bottom="1440" w:left="1440" w:header="720" w:footer="720" w:gutter="0"/>
          <w:cols w:space="720"/>
        </w:sectPr>
      </w:pPr>
      <w:bookmarkStart w:id="163" w:name="_GoBack"/>
      <w:bookmarkEnd w:id="163"/>
    </w:p>
    <w:p w14:paraId="490FBA89" w14:textId="5206B19B" w:rsidR="00297244" w:rsidRDefault="00297244" w:rsidP="00BE6FB5">
      <w:pPr>
        <w:pStyle w:val="normal0"/>
        <w:ind w:firstLine="720"/>
      </w:pPr>
    </w:p>
    <w:p w14:paraId="7B7403CA" w14:textId="77777777" w:rsidR="004711ED" w:rsidRDefault="00DC26BC">
      <w:pPr>
        <w:pStyle w:val="Heading1"/>
        <w:contextualSpacing w:val="0"/>
      </w:pPr>
      <w:bookmarkStart w:id="164" w:name="h.l34fxr5ht8f5" w:colFirst="0" w:colLast="0"/>
      <w:bookmarkEnd w:id="164"/>
      <w:commentRangeStart w:id="165"/>
      <w:r>
        <w:rPr>
          <w:noProof/>
          <w:lang w:val="en-US"/>
        </w:rPr>
        <mc:AlternateContent>
          <mc:Choice Requires="wpg">
            <w:drawing>
              <wp:anchor distT="0" distB="0" distL="114300" distR="114300" simplePos="0" relativeHeight="251671552" behindDoc="0" locked="0" layoutInCell="1" allowOverlap="1" wp14:anchorId="4D34088B" wp14:editId="6038ABB0">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63AD7" w14:textId="77777777" w:rsidR="00B119AB" w:rsidRDefault="00B119AB" w:rsidP="00EF0A6D">
                              <w:pPr>
                                <w:pStyle w:val="Subtitle"/>
                                <w:contextualSpacing w:val="0"/>
                              </w:pPr>
                              <w:r>
                                <w:t xml:space="preserve">Figure 4. </w:t>
                              </w:r>
                              <w:proofErr w:type="gramStart"/>
                              <w:r>
                                <w:t>Cost-effectiveness of implementing multiple interventions impacting on HIV care.</w:t>
                              </w:r>
                              <w:proofErr w:type="gramEnd"/>
                            </w:p>
                            <w:p w14:paraId="298C0EAB" w14:textId="77777777" w:rsidR="00B119AB" w:rsidRPr="00B7495C" w:rsidRDefault="00B119AB"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14:paraId="25863AD7" w14:textId="77777777" w:rsidR="00B119AB" w:rsidRDefault="00B119AB" w:rsidP="00EF0A6D">
                        <w:pPr>
                          <w:pStyle w:val="Subtitle"/>
                          <w:contextualSpacing w:val="0"/>
                        </w:pPr>
                        <w:r>
                          <w:t xml:space="preserve">Figure 4. </w:t>
                        </w:r>
                        <w:proofErr w:type="gramStart"/>
                        <w:r>
                          <w:t>Cost-effectiveness of implementing multiple interventions impacting on HIV care.</w:t>
                        </w:r>
                        <w:proofErr w:type="gramEnd"/>
                      </w:p>
                      <w:p w14:paraId="298C0EAB" w14:textId="77777777" w:rsidR="00B119AB" w:rsidRPr="00B7495C" w:rsidRDefault="00B119AB"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7" o:title="ExpansionPathway.pdf"/>
                  <v:path arrowok="t"/>
                </v:shape>
                <w10:wrap type="through"/>
              </v:group>
            </w:pict>
          </mc:Fallback>
        </mc:AlternateContent>
      </w:r>
      <w:commentRangeEnd w:id="165"/>
      <w:r w:rsidR="00147C94">
        <w:rPr>
          <w:rStyle w:val="CommentReference"/>
        </w:rPr>
        <w:commentReference w:id="165"/>
      </w:r>
    </w:p>
    <w:p w14:paraId="2CC25D69" w14:textId="77777777" w:rsidR="001F5128" w:rsidRDefault="001F5128" w:rsidP="001F5128">
      <w:pPr>
        <w:pStyle w:val="Subtitle"/>
        <w:contextualSpacing w:val="0"/>
      </w:pPr>
    </w:p>
    <w:p w14:paraId="378656E4" w14:textId="77777777" w:rsidR="001F5128" w:rsidRDefault="001F5128" w:rsidP="001F5128">
      <w:pPr>
        <w:pStyle w:val="Subtitle"/>
        <w:contextualSpacing w:val="0"/>
        <w:rPr>
          <w:rFonts w:ascii="Helvetica Neue" w:eastAsia="Helvetica Neue" w:hAnsi="Helvetica Neue" w:cs="Helvetica Neue"/>
          <w:sz w:val="26"/>
        </w:rPr>
      </w:pPr>
    </w:p>
    <w:p w14:paraId="37C04930" w14:textId="77777777" w:rsidR="008E1D0F" w:rsidRPr="008E1D0F" w:rsidRDefault="008E1D0F" w:rsidP="008E1D0F">
      <w:pPr>
        <w:pStyle w:val="normal0"/>
      </w:pPr>
    </w:p>
    <w:p w14:paraId="66C4808A" w14:textId="77777777" w:rsidR="001F5128" w:rsidRPr="001F5128" w:rsidRDefault="001F5128" w:rsidP="001F5128">
      <w:pPr>
        <w:pStyle w:val="normal0"/>
      </w:pPr>
    </w:p>
    <w:p w14:paraId="1B8420A0" w14:textId="77777777" w:rsidR="004D3BDD" w:rsidRDefault="004D3BDD" w:rsidP="007300B5">
      <w:pPr>
        <w:pStyle w:val="Heading1"/>
        <w:contextualSpacing w:val="0"/>
      </w:pPr>
    </w:p>
    <w:p w14:paraId="36E46295" w14:textId="77777777" w:rsidR="004D3BDD" w:rsidRDefault="004D3BDD" w:rsidP="007300B5">
      <w:pPr>
        <w:pStyle w:val="Heading1"/>
        <w:contextualSpacing w:val="0"/>
      </w:pPr>
    </w:p>
    <w:p w14:paraId="72A6BA67" w14:textId="77777777" w:rsidR="004D3BDD" w:rsidRDefault="004D3BDD" w:rsidP="007300B5">
      <w:pPr>
        <w:pStyle w:val="Heading1"/>
        <w:contextualSpacing w:val="0"/>
      </w:pPr>
    </w:p>
    <w:p w14:paraId="0149FE2D" w14:textId="77777777" w:rsidR="004D3BDD" w:rsidRDefault="004D3BDD" w:rsidP="007300B5">
      <w:pPr>
        <w:pStyle w:val="Heading1"/>
        <w:contextualSpacing w:val="0"/>
      </w:pPr>
    </w:p>
    <w:p w14:paraId="0EA8C876" w14:textId="77777777" w:rsidR="004D3BDD" w:rsidRDefault="004D3BDD" w:rsidP="007300B5">
      <w:pPr>
        <w:pStyle w:val="Heading1"/>
        <w:contextualSpacing w:val="0"/>
      </w:pPr>
    </w:p>
    <w:p w14:paraId="7C1F0E9D" w14:textId="77777777" w:rsidR="004D3BDD" w:rsidRDefault="004D3BDD" w:rsidP="007300B5">
      <w:pPr>
        <w:pStyle w:val="Heading1"/>
        <w:contextualSpacing w:val="0"/>
      </w:pPr>
    </w:p>
    <w:p w14:paraId="4E8087C5" w14:textId="77777777" w:rsidR="004D3BDD" w:rsidRDefault="004D3BDD" w:rsidP="007300B5">
      <w:pPr>
        <w:pStyle w:val="Heading1"/>
        <w:contextualSpacing w:val="0"/>
      </w:pPr>
    </w:p>
    <w:p w14:paraId="33E573FF" w14:textId="77777777" w:rsidR="004D3BDD" w:rsidRDefault="004D3BDD" w:rsidP="007300B5">
      <w:pPr>
        <w:pStyle w:val="Heading1"/>
        <w:contextualSpacing w:val="0"/>
      </w:pPr>
    </w:p>
    <w:p w14:paraId="049FD8E7" w14:textId="77777777" w:rsidR="004D3BDD" w:rsidRDefault="004D3BDD" w:rsidP="007300B5">
      <w:pPr>
        <w:pStyle w:val="Heading1"/>
        <w:contextualSpacing w:val="0"/>
      </w:pPr>
    </w:p>
    <w:p w14:paraId="0350D28A" w14:textId="77777777" w:rsidR="004D3BDD" w:rsidRDefault="00297244" w:rsidP="007300B5">
      <w:pPr>
        <w:pStyle w:val="Heading1"/>
        <w:contextualSpacing w:val="0"/>
      </w:pPr>
      <w:r>
        <w:rPr>
          <w:noProof/>
          <w:lang w:val="en-US"/>
        </w:rPr>
        <mc:AlternateContent>
          <mc:Choice Requires="wpg">
            <w:drawing>
              <wp:anchor distT="0" distB="0" distL="114300" distR="114300" simplePos="0" relativeHeight="251674624" behindDoc="0" locked="0" layoutInCell="1" allowOverlap="1" wp14:anchorId="791F6E0E" wp14:editId="45CDF73C">
                <wp:simplePos x="0" y="0"/>
                <wp:positionH relativeFrom="column">
                  <wp:posOffset>0</wp:posOffset>
                </wp:positionH>
                <wp:positionV relativeFrom="paragraph">
                  <wp:posOffset>126365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D6F6EF" w14:textId="77777777" w:rsidR="00B119AB" w:rsidRDefault="00B119AB" w:rsidP="00DC26BC">
                              <w:pPr>
                                <w:pStyle w:val="Subtitle"/>
                                <w:contextualSpacing w:val="0"/>
                              </w:pPr>
                              <w:r>
                                <w:t xml:space="preserve">Figure 5. </w:t>
                              </w:r>
                              <w:proofErr w:type="gramStart"/>
                              <w:r>
                                <w:t>Cost-effectiveness of multiple interventions impacting on HIV care overlaid on top of fig. 3.</w:t>
                              </w:r>
                              <w:proofErr w:type="gramEnd"/>
                            </w:p>
                            <w:p w14:paraId="71CC05D0" w14:textId="77777777" w:rsidR="00B119AB" w:rsidRPr="00B7495C" w:rsidRDefault="00B119AB"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0;margin-top:9.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19"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20D6F6EF" w14:textId="77777777" w:rsidR="00B119AB" w:rsidRDefault="00B119AB" w:rsidP="00DC26BC">
                        <w:pPr>
                          <w:pStyle w:val="Subtitle"/>
                          <w:contextualSpacing w:val="0"/>
                        </w:pPr>
                        <w:r>
                          <w:t xml:space="preserve">Figure 5. </w:t>
                        </w:r>
                        <w:proofErr w:type="gramStart"/>
                        <w:r>
                          <w:t>Cost-effectiveness of multiple interventions impacting on HIV care overlaid on top of fig. 3.</w:t>
                        </w:r>
                        <w:proofErr w:type="gramEnd"/>
                      </w:p>
                      <w:p w14:paraId="71CC05D0" w14:textId="77777777" w:rsidR="00B119AB" w:rsidRPr="00B7495C" w:rsidRDefault="00B119AB" w:rsidP="00DC26BC">
                        <w:pPr>
                          <w:rPr>
                            <w:rFonts w:ascii="Trebuchet MS" w:hAnsi="Trebuchet MS"/>
                            <w:sz w:val="16"/>
                            <w:szCs w:val="16"/>
                          </w:rPr>
                        </w:pPr>
                      </w:p>
                    </w:txbxContent>
                  </v:textbox>
                </v:shape>
                <w10:wrap type="through"/>
              </v:group>
            </w:pict>
          </mc:Fallback>
        </mc:AlternateContent>
      </w:r>
    </w:p>
    <w:p w14:paraId="4EA9A996" w14:textId="77777777" w:rsidR="004D3BDD" w:rsidRDefault="004D3BDD" w:rsidP="007300B5">
      <w:pPr>
        <w:pStyle w:val="Heading1"/>
        <w:contextualSpacing w:val="0"/>
      </w:pPr>
    </w:p>
    <w:p w14:paraId="5DDBB4D6" w14:textId="77777777" w:rsidR="004D3BDD" w:rsidRDefault="004D3BDD" w:rsidP="007300B5">
      <w:pPr>
        <w:pStyle w:val="Heading1"/>
        <w:contextualSpacing w:val="0"/>
      </w:pPr>
    </w:p>
    <w:p w14:paraId="50B56250" w14:textId="77777777" w:rsidR="004D3BDD" w:rsidRDefault="004D3BDD" w:rsidP="007300B5">
      <w:pPr>
        <w:pStyle w:val="Heading1"/>
        <w:contextualSpacing w:val="0"/>
      </w:pPr>
    </w:p>
    <w:p w14:paraId="59897878" w14:textId="77777777" w:rsidR="004D3BDD" w:rsidRDefault="004D3BDD" w:rsidP="007300B5">
      <w:pPr>
        <w:pStyle w:val="Heading1"/>
        <w:contextualSpacing w:val="0"/>
      </w:pPr>
    </w:p>
    <w:p w14:paraId="09DF7288" w14:textId="77777777" w:rsidR="004D3BDD" w:rsidRDefault="004D3BDD" w:rsidP="007300B5">
      <w:pPr>
        <w:pStyle w:val="Heading1"/>
        <w:contextualSpacing w:val="0"/>
      </w:pPr>
    </w:p>
    <w:p w14:paraId="5C398433" w14:textId="77777777" w:rsidR="004D3BDD" w:rsidRDefault="004D3BDD" w:rsidP="007300B5">
      <w:pPr>
        <w:pStyle w:val="Heading1"/>
        <w:contextualSpacing w:val="0"/>
      </w:pPr>
    </w:p>
    <w:p w14:paraId="25918C98" w14:textId="77777777" w:rsidR="004D3BDD" w:rsidRDefault="004D3BDD" w:rsidP="007300B5">
      <w:pPr>
        <w:pStyle w:val="Heading1"/>
        <w:contextualSpacing w:val="0"/>
      </w:pPr>
    </w:p>
    <w:p w14:paraId="5BCB648E" w14:textId="77777777" w:rsidR="004D3BDD" w:rsidRDefault="004D3BDD" w:rsidP="007300B5">
      <w:pPr>
        <w:pStyle w:val="Heading1"/>
        <w:contextualSpacing w:val="0"/>
      </w:pPr>
    </w:p>
    <w:p w14:paraId="24DD846A" w14:textId="77777777" w:rsidR="004D3BDD" w:rsidRDefault="004D3BDD" w:rsidP="007300B5">
      <w:pPr>
        <w:pStyle w:val="Heading1"/>
        <w:contextualSpacing w:val="0"/>
      </w:pPr>
    </w:p>
    <w:p w14:paraId="612D8E67" w14:textId="77777777" w:rsidR="004D3BDD" w:rsidRDefault="004D3BDD" w:rsidP="007300B5">
      <w:pPr>
        <w:pStyle w:val="Heading1"/>
        <w:contextualSpacing w:val="0"/>
      </w:pPr>
    </w:p>
    <w:p w14:paraId="2BBCF297" w14:textId="77777777" w:rsidR="00C546EA" w:rsidRDefault="0004446E" w:rsidP="007300B5">
      <w:pPr>
        <w:pStyle w:val="Heading1"/>
        <w:contextualSpacing w:val="0"/>
        <w:rPr>
          <w:ins w:id="166" w:author="Tim Hallett" w:date="2015-01-07T13:22:00Z"/>
          <w:i/>
        </w:rPr>
      </w:pPr>
      <w:r>
        <w:t xml:space="preserve">Discussion </w:t>
      </w:r>
      <w:r>
        <w:rPr>
          <w:i/>
        </w:rPr>
        <w:t>(1500 words)</w:t>
      </w:r>
    </w:p>
    <w:p w14:paraId="0AB35749" w14:textId="77777777" w:rsidR="003F7677" w:rsidRDefault="003F7677">
      <w:pPr>
        <w:pStyle w:val="normal0"/>
        <w:rPr>
          <w:ins w:id="167" w:author="Tim Hallett" w:date="2015-01-07T13:30:00Z"/>
        </w:rPr>
        <w:pPrChange w:id="168" w:author="Tim Hallett" w:date="2015-01-07T13:22:00Z">
          <w:pPr>
            <w:pStyle w:val="Heading1"/>
            <w:contextualSpacing w:val="0"/>
          </w:pPr>
        </w:pPrChange>
      </w:pPr>
    </w:p>
    <w:p w14:paraId="1D28497D" w14:textId="77777777" w:rsidR="00165D56" w:rsidRDefault="00165D56">
      <w:pPr>
        <w:pStyle w:val="normal0"/>
        <w:rPr>
          <w:ins w:id="169" w:author="Tim Hallett" w:date="2015-01-07T13:30:00Z"/>
        </w:rPr>
        <w:pPrChange w:id="170" w:author="Tim Hallett" w:date="2015-01-07T13:22:00Z">
          <w:pPr>
            <w:pStyle w:val="Heading1"/>
            <w:contextualSpacing w:val="0"/>
          </w:pPr>
        </w:pPrChange>
      </w:pPr>
      <w:ins w:id="171" w:author="Tim Hallett" w:date="2015-01-07T13:30:00Z">
        <w:r>
          <w:t>Here’s a “body plan” for the Discussion…</w:t>
        </w:r>
      </w:ins>
    </w:p>
    <w:p w14:paraId="2D97FC34" w14:textId="77777777" w:rsidR="00165D56" w:rsidRDefault="00165D56">
      <w:pPr>
        <w:pStyle w:val="normal0"/>
        <w:rPr>
          <w:ins w:id="172" w:author="Tim Hallett" w:date="2015-01-07T13:22:00Z"/>
        </w:rPr>
        <w:pPrChange w:id="173" w:author="Tim Hallett" w:date="2015-01-07T13:22:00Z">
          <w:pPr>
            <w:pStyle w:val="Heading1"/>
            <w:contextualSpacing w:val="0"/>
          </w:pPr>
        </w:pPrChange>
      </w:pPr>
    </w:p>
    <w:p w14:paraId="3AB32EC8" w14:textId="77777777" w:rsidR="003F7677" w:rsidRDefault="003F7677">
      <w:pPr>
        <w:pStyle w:val="normal0"/>
        <w:rPr>
          <w:ins w:id="174" w:author="Tim Hallett" w:date="2015-01-07T13:23:00Z"/>
        </w:rPr>
        <w:pPrChange w:id="175" w:author="Tim Hallett" w:date="2015-01-07T13:22:00Z">
          <w:pPr>
            <w:pStyle w:val="Heading1"/>
            <w:contextualSpacing w:val="0"/>
          </w:pPr>
        </w:pPrChange>
      </w:pPr>
      <w:ins w:id="176" w:author="Tim Hallett" w:date="2015-01-07T13:25:00Z">
        <w:r>
          <w:t xml:space="preserve">Para 1: </w:t>
        </w:r>
      </w:ins>
      <w:ins w:id="177" w:author="Tim Hallett" w:date="2015-01-07T13:22:00Z">
        <w:r>
          <w:t>Summarise your findings</w:t>
        </w:r>
      </w:ins>
      <w:ins w:id="178" w:author="Tim Hallett" w:date="2015-01-07T13:23:00Z">
        <w:r>
          <w:t xml:space="preserve"> –</w:t>
        </w:r>
      </w:ins>
      <w:ins w:id="179" w:author="Tim Hallett" w:date="2015-01-07T13:25:00Z">
        <w:r>
          <w:t xml:space="preserve"> deaths from outside clinic setting,</w:t>
        </w:r>
      </w:ins>
      <w:ins w:id="180" w:author="Tim Hallett" w:date="2015-01-07T13:23:00Z">
        <w:r>
          <w:t xml:space="preserve"> no single bullet</w:t>
        </w:r>
      </w:ins>
      <w:ins w:id="181" w:author="Tim Hallett" w:date="2015-01-07T13:25:00Z">
        <w:r>
          <w:t xml:space="preserve"> interventions</w:t>
        </w:r>
      </w:ins>
      <w:ins w:id="182" w:author="Tim Hallett" w:date="2015-01-07T13:23:00Z">
        <w:r>
          <w:t xml:space="preserve">, </w:t>
        </w:r>
      </w:ins>
      <w:ins w:id="183" w:author="Tim Hallett" w:date="2015-01-07T13:25:00Z">
        <w:r>
          <w:t>combinations</w:t>
        </w:r>
      </w:ins>
      <w:ins w:id="184" w:author="Tim Hallett" w:date="2015-01-07T13:23:00Z">
        <w:r>
          <w:t xml:space="preserve"> good that attac</w:t>
        </w:r>
        <w:r w:rsidR="00433B30">
          <w:t>k all parts of the cascade, pot</w:t>
        </w:r>
        <w:r>
          <w:t xml:space="preserve">entilaly gets as great an impact as UTT, although “immediate ART” </w:t>
        </w:r>
      </w:ins>
      <w:ins w:id="185" w:author="Tim Hallett" w:date="2015-01-07T13:24:00Z">
        <w:r>
          <w:t xml:space="preserve">gets almost same impact and </w:t>
        </w:r>
      </w:ins>
      <w:ins w:id="186" w:author="Tim Hallett" w:date="2015-01-07T13:25:00Z">
        <w:r>
          <w:t>is a lot s</w:t>
        </w:r>
      </w:ins>
      <w:ins w:id="187" w:author="Tim Hallett" w:date="2015-01-07T13:23:00Z">
        <w:r>
          <w:t>impler.</w:t>
        </w:r>
      </w:ins>
    </w:p>
    <w:p w14:paraId="07168AF9" w14:textId="77777777" w:rsidR="003F7677" w:rsidRDefault="003F7677">
      <w:pPr>
        <w:pStyle w:val="normal0"/>
        <w:rPr>
          <w:ins w:id="188" w:author="Tim Hallett" w:date="2015-01-07T13:31:00Z"/>
        </w:rPr>
        <w:pPrChange w:id="189" w:author="Tim Hallett" w:date="2015-01-07T13:22:00Z">
          <w:pPr>
            <w:pStyle w:val="Heading1"/>
            <w:contextualSpacing w:val="0"/>
          </w:pPr>
        </w:pPrChange>
      </w:pPr>
    </w:p>
    <w:p w14:paraId="06DE1D8B" w14:textId="77777777" w:rsidR="007E3CA9" w:rsidRDefault="007E3CA9">
      <w:pPr>
        <w:pStyle w:val="normal0"/>
        <w:rPr>
          <w:ins w:id="190" w:author="Tim Hallett" w:date="2015-01-07T13:31:00Z"/>
        </w:rPr>
        <w:pPrChange w:id="191" w:author="Tim Hallett" w:date="2015-01-07T13:22:00Z">
          <w:pPr>
            <w:pStyle w:val="Heading1"/>
            <w:contextualSpacing w:val="0"/>
          </w:pPr>
        </w:pPrChange>
      </w:pPr>
      <w:ins w:id="192" w:author="Tim Hallett" w:date="2015-01-07T13:31:00Z">
        <w:r>
          <w:t xml:space="preserve">Para 2: So what should the world do based on this? Stop looking at outcomes from only clinic perspective, but evaluate from poplation perspective. Look at deaths in the </w:t>
        </w:r>
      </w:ins>
      <w:ins w:id="193" w:author="Tim Hallett" w:date="2015-01-07T13:32:00Z">
        <w:r>
          <w:t>community</w:t>
        </w:r>
      </w:ins>
      <w:ins w:id="194" w:author="Tim Hallett" w:date="2015-01-07T13:31:00Z">
        <w:r>
          <w:t>.</w:t>
        </w:r>
      </w:ins>
      <w:ins w:id="195" w:author="Tim Hallett" w:date="2015-01-07T13:32:00Z">
        <w:r>
          <w:t xml:space="preserve"> Understand point in the cascade for persons dying. </w:t>
        </w:r>
        <w:r w:rsidR="002B5DF0">
          <w:t xml:space="preserve">Stop focussing on and evaluating single interventions. </w:t>
        </w:r>
      </w:ins>
      <w:ins w:id="196" w:author="Tim Hallett" w:date="2015-01-07T13:33:00Z">
        <w:r w:rsidR="00115A1A">
          <w:t xml:space="preserve">Don’t </w:t>
        </w:r>
        <w:proofErr w:type="gramStart"/>
        <w:r w:rsidR="00115A1A">
          <w:t>roll-out</w:t>
        </w:r>
        <w:proofErr w:type="gramEnd"/>
        <w:r w:rsidR="00115A1A">
          <w:t xml:space="preserve"> a wide-spread UTT until the cascade is fixed.  </w:t>
        </w:r>
        <w:proofErr w:type="gramStart"/>
        <w:r w:rsidR="00115A1A">
          <w:t xml:space="preserve">See </w:t>
        </w:r>
      </w:ins>
      <w:ins w:id="197" w:author="Tim Hallett" w:date="2015-01-07T13:34:00Z">
        <w:r w:rsidR="00B266C0">
          <w:t>Immediate</w:t>
        </w:r>
      </w:ins>
      <w:ins w:id="198" w:author="Tim Hallett" w:date="2015-01-07T13:33:00Z">
        <w:r w:rsidR="00115A1A">
          <w:t xml:space="preserve"> ART for what it is – a way to circumnavigate operational challeneges</w:t>
        </w:r>
      </w:ins>
      <w:ins w:id="199" w:author="Tim Hallett" w:date="2015-01-07T13:34:00Z">
        <w:r w:rsidR="00115A1A">
          <w:t xml:space="preserve"> (and </w:t>
        </w:r>
        <w:r w:rsidR="00B266C0">
          <w:t>secondarily</w:t>
        </w:r>
        <w:r w:rsidR="00115A1A">
          <w:t>, to get prevention impact)</w:t>
        </w:r>
      </w:ins>
      <w:ins w:id="200" w:author="Tim Hallett" w:date="2015-01-07T13:33:00Z">
        <w:r w:rsidR="00115A1A">
          <w:t xml:space="preserve"> rather than as a way to gain additiaonl clinic benefit.</w:t>
        </w:r>
      </w:ins>
      <w:proofErr w:type="gramEnd"/>
      <w:ins w:id="201" w:author="Tim Hallett" w:date="2015-01-07T13:32:00Z">
        <w:r w:rsidR="002B5DF0">
          <w:t xml:space="preserve"> </w:t>
        </w:r>
      </w:ins>
    </w:p>
    <w:p w14:paraId="122021FC" w14:textId="77777777" w:rsidR="007E3CA9" w:rsidRDefault="007E3CA9">
      <w:pPr>
        <w:pStyle w:val="normal0"/>
        <w:rPr>
          <w:ins w:id="202" w:author="Tim Hallett" w:date="2015-01-07T13:25:00Z"/>
        </w:rPr>
        <w:pPrChange w:id="203" w:author="Tim Hallett" w:date="2015-01-07T13:22:00Z">
          <w:pPr>
            <w:pStyle w:val="Heading1"/>
            <w:contextualSpacing w:val="0"/>
          </w:pPr>
        </w:pPrChange>
      </w:pPr>
    </w:p>
    <w:p w14:paraId="75C474C5" w14:textId="77777777" w:rsidR="003F7677" w:rsidRDefault="007E3CA9" w:rsidP="003F7677">
      <w:pPr>
        <w:pStyle w:val="normal0"/>
        <w:rPr>
          <w:ins w:id="204" w:author="Tim Hallett" w:date="2015-01-07T13:25:00Z"/>
        </w:rPr>
      </w:pPr>
      <w:ins w:id="205" w:author="Tim Hallett" w:date="2015-01-07T13:25:00Z">
        <w:r>
          <w:t>Para 3</w:t>
        </w:r>
        <w:r w:rsidR="003F7677">
          <w:t xml:space="preserve">: Say it isn’t exactly AMPATH, but is a bit like W Kenya and maybe elsewhere. </w:t>
        </w:r>
      </w:ins>
      <w:ins w:id="206" w:author="Tim Hallett" w:date="2015-01-07T13:26:00Z">
        <w:r w:rsidR="003F7677">
          <w:t xml:space="preserve">Talk about difference between settings. </w:t>
        </w:r>
      </w:ins>
      <w:ins w:id="207" w:author="Tim Hallett" w:date="2015-01-07T13:25:00Z">
        <w:r w:rsidR="003F7677">
          <w:t>Talk about other model results.</w:t>
        </w:r>
      </w:ins>
    </w:p>
    <w:p w14:paraId="0CC09A90" w14:textId="77777777" w:rsidR="003F7677" w:rsidRDefault="003F7677">
      <w:pPr>
        <w:pStyle w:val="normal0"/>
        <w:rPr>
          <w:ins w:id="208" w:author="Tim Hallett" w:date="2015-01-07T13:26:00Z"/>
        </w:rPr>
        <w:pPrChange w:id="209" w:author="Tim Hallett" w:date="2015-01-07T13:22:00Z">
          <w:pPr>
            <w:pStyle w:val="Heading1"/>
            <w:contextualSpacing w:val="0"/>
          </w:pPr>
        </w:pPrChange>
      </w:pPr>
    </w:p>
    <w:p w14:paraId="53F6367E" w14:textId="77777777" w:rsidR="00433B30" w:rsidRDefault="007E3CA9">
      <w:pPr>
        <w:pStyle w:val="normal0"/>
        <w:rPr>
          <w:ins w:id="210" w:author="Tim Hallett" w:date="2015-01-07T13:26:00Z"/>
        </w:rPr>
        <w:pPrChange w:id="211" w:author="Tim Hallett" w:date="2015-01-07T13:22:00Z">
          <w:pPr>
            <w:pStyle w:val="Heading1"/>
            <w:contextualSpacing w:val="0"/>
          </w:pPr>
        </w:pPrChange>
      </w:pPr>
      <w:ins w:id="212" w:author="Tim Hallett" w:date="2015-01-07T13:26:00Z">
        <w:r>
          <w:t>Para 4</w:t>
        </w:r>
        <w:r w:rsidR="00433B30">
          <w:t>: Talk about how there is a big difference between “interventions” that can have the same name, and that this is a caraciture. Case in point is the HBCT of AMPATH vs that of Connie/Ruanne/Jennny.</w:t>
        </w:r>
      </w:ins>
    </w:p>
    <w:p w14:paraId="279551BF" w14:textId="77777777" w:rsidR="00433B30" w:rsidRDefault="00433B30">
      <w:pPr>
        <w:pStyle w:val="normal0"/>
        <w:rPr>
          <w:ins w:id="213" w:author="Tim Hallett" w:date="2015-01-07T13:25:00Z"/>
        </w:rPr>
        <w:pPrChange w:id="214" w:author="Tim Hallett" w:date="2015-01-07T13:22:00Z">
          <w:pPr>
            <w:pStyle w:val="Heading1"/>
            <w:contextualSpacing w:val="0"/>
          </w:pPr>
        </w:pPrChange>
      </w:pPr>
    </w:p>
    <w:p w14:paraId="266DDB4A" w14:textId="77777777" w:rsidR="003F7677" w:rsidRDefault="003F7677">
      <w:pPr>
        <w:pStyle w:val="normal0"/>
        <w:rPr>
          <w:ins w:id="215" w:author="Tim Hallett" w:date="2015-01-07T13:25:00Z"/>
        </w:rPr>
        <w:pPrChange w:id="216" w:author="Tim Hallett" w:date="2015-01-07T13:22:00Z">
          <w:pPr>
            <w:pStyle w:val="Heading1"/>
            <w:contextualSpacing w:val="0"/>
          </w:pPr>
        </w:pPrChange>
      </w:pPr>
      <w:ins w:id="217" w:author="Tim Hallett" w:date="2015-01-07T13:25:00Z">
        <w:r>
          <w:t>Go through the results again, this time slower and drawing in comparison to other data.</w:t>
        </w:r>
      </w:ins>
    </w:p>
    <w:p w14:paraId="5F82639F" w14:textId="77777777" w:rsidR="003F7677" w:rsidRDefault="003F7677">
      <w:pPr>
        <w:pStyle w:val="normal0"/>
        <w:numPr>
          <w:ilvl w:val="0"/>
          <w:numId w:val="15"/>
        </w:numPr>
        <w:rPr>
          <w:ins w:id="218" w:author="Tim Hallett" w:date="2015-01-07T13:25:00Z"/>
        </w:rPr>
        <w:pPrChange w:id="219" w:author="Tim Hallett" w:date="2015-01-07T13:26:00Z">
          <w:pPr>
            <w:pStyle w:val="Heading1"/>
            <w:contextualSpacing w:val="0"/>
          </w:pPr>
        </w:pPrChange>
      </w:pPr>
      <w:ins w:id="220" w:author="Tim Hallett" w:date="2015-01-07T13:25:00Z">
        <w:r>
          <w:t>Deaths outside clinic. Reference the ALPHA stuff.</w:t>
        </w:r>
      </w:ins>
    </w:p>
    <w:p w14:paraId="2834BE61" w14:textId="77777777" w:rsidR="003F7677" w:rsidRDefault="00B266C0">
      <w:pPr>
        <w:pStyle w:val="normal0"/>
        <w:numPr>
          <w:ilvl w:val="0"/>
          <w:numId w:val="15"/>
        </w:numPr>
        <w:rPr>
          <w:ins w:id="221" w:author="Tim Hallett" w:date="2015-01-07T13:22:00Z"/>
        </w:rPr>
        <w:pPrChange w:id="222" w:author="Tim Hallett" w:date="2015-01-07T13:22:00Z">
          <w:pPr>
            <w:pStyle w:val="Heading1"/>
            <w:contextualSpacing w:val="0"/>
          </w:pPr>
        </w:pPrChange>
      </w:pPr>
      <w:ins w:id="223" w:author="Tim Hallett" w:date="2015-01-07T13:34:00Z">
        <w:r>
          <w:t>Immediate</w:t>
        </w:r>
      </w:ins>
      <w:ins w:id="224" w:author="Tim Hallett" w:date="2015-01-07T13:27:00Z">
        <w:r w:rsidR="00433B30">
          <w:t xml:space="preserve"> ART – Lots of people saying this is sensible. ALso</w:t>
        </w:r>
      </w:ins>
      <w:ins w:id="225" w:author="Tim Hallett" w:date="2015-01-07T13:24:00Z">
        <w:r w:rsidR="003F7677">
          <w:t xml:space="preserve"> is in sympathy with (UNPUBLISHED UNTIL FEB 2015) findings from Rosen et al about how same-day ART gets </w:t>
        </w:r>
      </w:ins>
      <w:ins w:id="226" w:author="Tim Hallett" w:date="2015-01-07T13:27:00Z">
        <w:r w:rsidR="00433B30">
          <w:t>more people suppressed.</w:t>
        </w:r>
      </w:ins>
    </w:p>
    <w:p w14:paraId="0A784D22" w14:textId="77777777" w:rsidR="003F7677" w:rsidRDefault="003F7677">
      <w:pPr>
        <w:pStyle w:val="normal0"/>
        <w:rPr>
          <w:ins w:id="227" w:author="Tim Hallett" w:date="2015-01-07T13:28:00Z"/>
        </w:rPr>
        <w:pPrChange w:id="228" w:author="Tim Hallett" w:date="2015-01-07T13:22:00Z">
          <w:pPr>
            <w:pStyle w:val="Heading1"/>
            <w:contextualSpacing w:val="0"/>
          </w:pPr>
        </w:pPrChange>
      </w:pPr>
    </w:p>
    <w:p w14:paraId="4433C62D" w14:textId="77777777" w:rsidR="00433B30" w:rsidRDefault="007E3CA9">
      <w:pPr>
        <w:pStyle w:val="normal0"/>
        <w:rPr>
          <w:ins w:id="229" w:author="Tim Hallett" w:date="2015-01-07T13:29:00Z"/>
        </w:rPr>
        <w:pPrChange w:id="230" w:author="Tim Hallett" w:date="2015-01-07T13:22:00Z">
          <w:pPr>
            <w:pStyle w:val="Heading1"/>
            <w:contextualSpacing w:val="0"/>
          </w:pPr>
        </w:pPrChange>
      </w:pPr>
      <w:ins w:id="231" w:author="Tim Hallett" w:date="2015-01-07T13:31:00Z">
        <w:r>
          <w:t xml:space="preserve">Big Finish: </w:t>
        </w:r>
      </w:ins>
      <w:ins w:id="232" w:author="Tim Hallett" w:date="2015-01-07T13:28:00Z">
        <w:r w:rsidR="00433B30">
          <w:t>Tell me about the future: We don’t know about motivations of patients (that’s important), We don’t know how this plays out in other settings. We don</w:t>
        </w:r>
      </w:ins>
      <w:ins w:id="233" w:author="Tim Hallett" w:date="2015-01-07T13:29:00Z">
        <w:r w:rsidR="00433B30">
          <w:t>’t know how intervengtions put together would work. And we haven’t got a clue about costs in reality.</w:t>
        </w:r>
      </w:ins>
    </w:p>
    <w:p w14:paraId="1146885D" w14:textId="77777777" w:rsidR="00433B30" w:rsidRDefault="00433B30">
      <w:pPr>
        <w:pStyle w:val="normal0"/>
        <w:rPr>
          <w:ins w:id="234" w:author="Tim Hallett" w:date="2015-01-07T13:29:00Z"/>
        </w:rPr>
        <w:pPrChange w:id="235" w:author="Tim Hallett" w:date="2015-01-07T13:22:00Z">
          <w:pPr>
            <w:pStyle w:val="Heading1"/>
            <w:contextualSpacing w:val="0"/>
          </w:pPr>
        </w:pPrChange>
      </w:pPr>
    </w:p>
    <w:p w14:paraId="59EA0D5C" w14:textId="77777777" w:rsidR="00433B30" w:rsidRDefault="007E3CA9">
      <w:pPr>
        <w:pStyle w:val="normal0"/>
        <w:rPr>
          <w:ins w:id="236" w:author="Tim Hallett" w:date="2015-01-07T13:29:00Z"/>
        </w:rPr>
        <w:pPrChange w:id="237" w:author="Tim Hallett" w:date="2015-01-07T13:22:00Z">
          <w:pPr>
            <w:pStyle w:val="Heading1"/>
            <w:contextualSpacing w:val="0"/>
          </w:pPr>
        </w:pPrChange>
      </w:pPr>
      <w:proofErr w:type="gramStart"/>
      <w:ins w:id="238" w:author="Tim Hallett" w:date="2015-01-07T13:31:00Z">
        <w:r>
          <w:t>Knock-out</w:t>
        </w:r>
        <w:proofErr w:type="gramEnd"/>
        <w:r>
          <w:t xml:space="preserve"> Blow: </w:t>
        </w:r>
      </w:ins>
      <w:ins w:id="239" w:author="Tim Hallett" w:date="2015-01-07T13:29:00Z">
        <w:r w:rsidR="00433B30">
          <w:t xml:space="preserve">Nevertheless, we feel this analysis will powerfully SHAPE the discourse around the cascade and inteventions that are formulated, evaluated and rolled-out to improve the impact of programs. </w:t>
        </w:r>
      </w:ins>
    </w:p>
    <w:p w14:paraId="030F5765" w14:textId="77777777" w:rsidR="00433B30" w:rsidRDefault="00433B30">
      <w:pPr>
        <w:pStyle w:val="normal0"/>
        <w:rPr>
          <w:ins w:id="240" w:author="Tim Hallett" w:date="2015-01-07T13:29:00Z"/>
        </w:rPr>
        <w:pPrChange w:id="241" w:author="Tim Hallett" w:date="2015-01-07T13:22:00Z">
          <w:pPr>
            <w:pStyle w:val="Heading1"/>
            <w:contextualSpacing w:val="0"/>
          </w:pPr>
        </w:pPrChange>
      </w:pPr>
    </w:p>
    <w:p w14:paraId="7E98706A" w14:textId="77777777" w:rsidR="00433B30" w:rsidRDefault="00433B30">
      <w:pPr>
        <w:pStyle w:val="normal0"/>
        <w:rPr>
          <w:ins w:id="242" w:author="Tim Hallett" w:date="2015-01-07T13:22:00Z"/>
        </w:rPr>
        <w:pPrChange w:id="243" w:author="Tim Hallett" w:date="2015-01-07T13:22:00Z">
          <w:pPr>
            <w:pStyle w:val="Heading1"/>
            <w:contextualSpacing w:val="0"/>
          </w:pPr>
        </w:pPrChange>
      </w:pPr>
    </w:p>
    <w:p w14:paraId="391D9197" w14:textId="77777777" w:rsidR="003F7677" w:rsidRPr="003F7677" w:rsidRDefault="003F7677">
      <w:pPr>
        <w:pStyle w:val="normal0"/>
        <w:rPr>
          <w:rPrChange w:id="244" w:author="Tim Hallett" w:date="2015-01-07T13:22:00Z">
            <w:rPr>
              <w:i/>
            </w:rPr>
          </w:rPrChange>
        </w:rPr>
        <w:pPrChange w:id="245" w:author="Tim Hallett" w:date="2015-01-07T13:22:00Z">
          <w:pPr>
            <w:pStyle w:val="Heading1"/>
            <w:contextualSpacing w:val="0"/>
          </w:pPr>
        </w:pPrChange>
      </w:pPr>
    </w:p>
    <w:p w14:paraId="3E671ACF" w14:textId="77777777" w:rsidR="001C6E99" w:rsidRDefault="00522CC2" w:rsidP="00243C83">
      <w:pPr>
        <w:pStyle w:val="normal0"/>
      </w:pPr>
      <w:r>
        <w:tab/>
      </w:r>
      <w:del w:id="246" w:author="Ellen McRobie" w:date="2015-01-06T10:05:00Z">
        <w:r w:rsidDel="003B057D">
          <w:delText xml:space="preserve">As we </w:delText>
        </w:r>
        <w:r w:rsidR="00A34923" w:rsidDel="003B057D">
          <w:delText xml:space="preserve">progress </w:delText>
        </w:r>
        <w:r w:rsidDel="003B057D">
          <w:delText xml:space="preserve">through the fourth decade </w:delText>
        </w:r>
        <w:r w:rsidR="00A34923" w:rsidDel="003B057D">
          <w:delText xml:space="preserve">of this </w:delText>
        </w:r>
        <w:r w:rsidR="00882F43" w:rsidDel="003B057D">
          <w:delText>tenacious</w:delText>
        </w:r>
        <w:r w:rsidR="00A34923" w:rsidDel="003B057D">
          <w:delText xml:space="preserve"> epidemic, </w:delText>
        </w:r>
      </w:del>
      <w:ins w:id="247" w:author="Ellen McRobie" w:date="2015-01-06T10:05:00Z">
        <w:r w:rsidR="003B057D">
          <w:t>T</w:t>
        </w:r>
      </w:ins>
      <w:del w:id="248" w:author="Ellen McRobie" w:date="2015-01-06T10:05:00Z">
        <w:r w:rsidR="00A34923" w:rsidDel="003B057D">
          <w:delText>t</w:delText>
        </w:r>
      </w:del>
      <w:r w:rsidR="00A34923">
        <w:t xml:space="preserve">he tools used to fight HIV are becoming more akin to those used to treat a long-term </w:t>
      </w:r>
      <w:commentRangeStart w:id="249"/>
      <w:r w:rsidR="00A34923">
        <w:t>chronic disease</w:t>
      </w:r>
      <w:commentRangeEnd w:id="249"/>
      <w:r w:rsidR="003B057D">
        <w:rPr>
          <w:rStyle w:val="CommentReference"/>
        </w:rPr>
        <w:commentReference w:id="249"/>
      </w:r>
      <w:r w:rsidR="00E2195F">
        <w:t>{vanSighem</w:t>
      </w:r>
      <w:proofErr w:type="gramStart"/>
      <w:r w:rsidR="00E2195F">
        <w:t>:2010gw</w:t>
      </w:r>
      <w:proofErr w:type="gramEnd"/>
      <w:r w:rsidR="00E2195F">
        <w:t>}</w:t>
      </w:r>
      <w:r w:rsidR="000163BB">
        <w:t>.</w:t>
      </w:r>
      <w:r w:rsidR="009450D2">
        <w:t xml:space="preserve"> Identifying infected individuals is </w:t>
      </w:r>
      <w:commentRangeStart w:id="250"/>
      <w:r w:rsidR="009450D2">
        <w:t>no longer the biggest hurdle</w:t>
      </w:r>
      <w:commentRangeEnd w:id="250"/>
      <w:r w:rsidR="00173ACA">
        <w:rPr>
          <w:rStyle w:val="CommentReference"/>
        </w:rPr>
        <w:commentReference w:id="250"/>
      </w:r>
      <w:r w:rsidR="009450D2">
        <w:t>,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147C3F95" w14:textId="77777777" w:rsidR="007A0199" w:rsidRDefault="007A0199" w:rsidP="00243C83">
      <w:pPr>
        <w:pStyle w:val="normal0"/>
      </w:pPr>
    </w:p>
    <w:p w14:paraId="7D9FFC6F" w14:textId="5EC4C048" w:rsidR="00C426AB" w:rsidRDefault="00216F7C" w:rsidP="00215C6B">
      <w:pPr>
        <w:pStyle w:val="normal0"/>
        <w:ind w:firstLine="720"/>
      </w:pPr>
      <w:commentRangeStart w:id="251"/>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B6198D">
        <w:t xml:space="preserve"> (57</w:t>
      </w:r>
      <w:r w:rsidR="00CC2846">
        <w:t>%)</w:t>
      </w:r>
      <w:r w:rsidR="00E93F71">
        <w:t>.</w:t>
      </w:r>
      <w:r w:rsidR="00333989">
        <w:t xml:space="preserve"> </w:t>
      </w:r>
      <w:commentRangeEnd w:id="251"/>
      <w:r w:rsidR="003B057D">
        <w:rPr>
          <w:rStyle w:val="CommentReference"/>
        </w:rPr>
        <w:commentReference w:id="251"/>
      </w:r>
      <w:r w:rsidR="00333989" w:rsidRPr="00704298">
        <w:rPr>
          <w:i/>
          <w:color w:val="0000FF"/>
        </w:rPr>
        <w:t>[Ideally want to make a comparison to Andrew and Valentina</w:t>
      </w:r>
      <w:r w:rsidR="008D7529">
        <w:rPr>
          <w:i/>
          <w:color w:val="0000FF"/>
        </w:rPr>
        <w:t>’</w:t>
      </w:r>
      <w:r w:rsidR="00333989" w:rsidRPr="00704298">
        <w:rPr>
          <w:i/>
          <w:color w:val="0000FF"/>
        </w:rPr>
        <w:t>s work here (the pies from the cascade workshop), this work hasn’t been published though.</w:t>
      </w:r>
      <w:r w:rsidR="00704298" w:rsidRPr="00704298">
        <w:rPr>
          <w:i/>
          <w:color w:val="0000FF"/>
        </w:rPr>
        <w:t xml:space="preserve"> </w:t>
      </w:r>
      <w:proofErr w:type="gramStart"/>
      <w:r w:rsidR="00704298" w:rsidRPr="00704298">
        <w:rPr>
          <w:i/>
          <w:color w:val="0000FF"/>
        </w:rPr>
        <w:t>Additionally, Dan Klein’s pie charts from his presentation that would make a good comparison (SA / Zimbabwe)</w:t>
      </w:r>
      <w:r w:rsidR="00333989" w:rsidRPr="00704298">
        <w:rPr>
          <w:i/>
          <w:color w:val="0000FF"/>
        </w:rPr>
        <w:t>]</w:t>
      </w:r>
      <w:r w:rsidR="00E51134" w:rsidRPr="00E51134">
        <w:rPr>
          <w:color w:val="auto"/>
        </w:rPr>
        <w:t>.</w:t>
      </w:r>
      <w:proofErr w:type="gramEnd"/>
    </w:p>
    <w:p w14:paraId="7DA42F33" w14:textId="77777777" w:rsidR="00333989" w:rsidRDefault="00333989" w:rsidP="00824C31">
      <w:pPr>
        <w:pStyle w:val="normal0"/>
      </w:pPr>
    </w:p>
    <w:p w14:paraId="1EB3A18E" w14:textId="77777777" w:rsidR="00BB2D4E" w:rsidRDefault="00824C31" w:rsidP="00824C31">
      <w:pPr>
        <w:pStyle w:val="normal0"/>
      </w:pPr>
      <w:r>
        <w:tab/>
        <w:t xml:space="preserve">A </w:t>
      </w:r>
      <w:commentRangeStart w:id="252"/>
      <w:r>
        <w:t xml:space="preserve">further cause for concern </w:t>
      </w:r>
      <w:commentRangeEnd w:id="252"/>
      <w:r w:rsidR="00160B94">
        <w:rPr>
          <w:rStyle w:val="CommentReference"/>
        </w:rPr>
        <w:commentReference w:id="252"/>
      </w:r>
      <w:r>
        <w:t>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6C4978F5" w14:textId="77777777" w:rsidR="00C426AB" w:rsidRDefault="00C426AB" w:rsidP="00243C83">
      <w:pPr>
        <w:pStyle w:val="normal0"/>
        <w:rPr>
          <w:b/>
          <w:i/>
        </w:rPr>
      </w:pPr>
    </w:p>
    <w:p w14:paraId="59B24DEE" w14:textId="7777777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28649847" w14:textId="77777777" w:rsidR="002F54A4" w:rsidRDefault="002F54A4" w:rsidP="00243C83">
      <w:pPr>
        <w:pStyle w:val="normal0"/>
      </w:pPr>
    </w:p>
    <w:p w14:paraId="36329617" w14:textId="77777777"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w:t>
      </w:r>
      <w:r w:rsidR="00A67FE9">
        <w:t>just learned of their infection</w:t>
      </w:r>
      <w:r w:rsidR="00A31BBF">
        <w:t>.</w:t>
      </w:r>
    </w:p>
    <w:p w14:paraId="4DB4AFF8" w14:textId="77777777" w:rsidR="00A9709A" w:rsidRDefault="00A9709A" w:rsidP="00243C83">
      <w:pPr>
        <w:pStyle w:val="normal0"/>
      </w:pPr>
    </w:p>
    <w:p w14:paraId="27CF9F1A" w14:textId="77777777" w:rsidR="00C47E8C" w:rsidRDefault="00A9709A" w:rsidP="0089031F">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2E3DB5">
        <w:instrText xml:space="preserve"> ADDIN PAPERS2_CITATIONS &lt;citation&gt;&lt;uuid&gt;68318649-125A-4C4D-8398-04078D188021&lt;/uuid&gt;&lt;priority&gt;0&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r w:rsidR="0089031F">
        <w:t xml:space="preserve"> </w:t>
      </w:r>
      <w:r w:rsidR="00554D45">
        <w:t xml:space="preserve">In another mathematical model of HIV testing strategies in South Africa, Bendavid </w:t>
      </w:r>
      <w:r w:rsidR="00554D45" w:rsidRPr="00554D45">
        <w:rPr>
          <w:i/>
        </w:rPr>
        <w:t>et al</w:t>
      </w:r>
      <w:r w:rsidR="00554D45">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A6561">
        <w:instrText xml:space="preserve"> ADDIN PAPERS2_CITATIONS &lt;citation&gt;&lt;uuid&gt;6D11CB63-75AD-48A3-9BFC-3A11CCE2FCE1&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617BBE">
        <w:instrText xml:space="preserve"> ADDIN PAPERS2_CITATIONS &lt;citation&gt;&lt;uuid&gt;C49F7558-399E-4767-AE33-7721D9FA8849&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63177266" w14:textId="77777777" w:rsidR="00940364" w:rsidRDefault="00554D45" w:rsidP="008B75EC">
      <w:pPr>
        <w:pStyle w:val="normal0"/>
        <w:ind w:firstLine="720"/>
      </w:pPr>
      <w:r>
        <w:t xml:space="preserve"> </w:t>
      </w:r>
    </w:p>
    <w:p w14:paraId="158C979D" w14:textId="77777777"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4DA10C5E" w14:textId="77777777" w:rsidR="0099021A" w:rsidRDefault="0099021A" w:rsidP="00243C83">
      <w:pPr>
        <w:pStyle w:val="normal0"/>
      </w:pPr>
    </w:p>
    <w:p w14:paraId="3664640A" w14:textId="77777777"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286A2A">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286A2A">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w:t>
      </w:r>
      <w:r w:rsidR="0089031F">
        <w:t>ir</w:t>
      </w:r>
      <w:r w:rsidR="00A57263">
        <w:t xml:space="preserv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t</w:t>
      </w:r>
      <w:r w:rsidR="00007F1E">
        <w:t xml:space="preserve">ing multiple points in care may </w:t>
      </w:r>
      <w:r w:rsidR="004D6F89">
        <w:t>be</w:t>
      </w:r>
      <w:r w:rsidR="00007F1E">
        <w:t xml:space="preserve"> a</w:t>
      </w:r>
      <w:r w:rsidR="004D6F89">
        <w:t xml:space="preserve"> more cost-effective </w:t>
      </w:r>
      <w:r w:rsidR="00007F1E">
        <w:t xml:space="preserve">solution </w:t>
      </w:r>
      <w:r w:rsidR="00C6643D">
        <w:t>than a single point-</w:t>
      </w:r>
      <w:r w:rsidR="00555EB7">
        <w:t>intervention.</w:t>
      </w:r>
    </w:p>
    <w:p w14:paraId="445EB112" w14:textId="77777777" w:rsidR="00930519" w:rsidRDefault="00930519" w:rsidP="00555EB7">
      <w:pPr>
        <w:pStyle w:val="normal0"/>
        <w:ind w:firstLine="720"/>
      </w:pPr>
    </w:p>
    <w:p w14:paraId="7FBBC66B" w14:textId="77777777"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w:t>
      </w:r>
      <w:r w:rsidR="00256872">
        <w:t xml:space="preserve"> in comparison to the Universal Test and Treat intervention</w:t>
      </w:r>
      <w:r w:rsidR="00635B1B">
        <w:t>,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[Ideally like to make a comparison to Andrew and Valentina’s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61B7F0A1" w14:textId="77777777" w:rsidR="00E95621" w:rsidRDefault="00E95621" w:rsidP="00555EB7">
      <w:pPr>
        <w:pStyle w:val="normal0"/>
        <w:ind w:firstLine="720"/>
      </w:pPr>
    </w:p>
    <w:p w14:paraId="689730C5" w14:textId="77777777" w:rsidR="003C24B4" w:rsidRDefault="00552800" w:rsidP="00A613AB">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Struggling for a reference here, aside from Chris Duncombe</w:t>
      </w:r>
      <w:r w:rsidR="00674501">
        <w:rPr>
          <w:i/>
          <w:color w:val="000090"/>
        </w:rPr>
        <w:t>’</w:t>
      </w:r>
      <w:r w:rsidR="00B66A30" w:rsidRPr="00B66A30">
        <w:rPr>
          <w:i/>
          <w:color w:val="000090"/>
        </w:rPr>
        <w:t>s forthcoming “Overview of optimised models of care delivery for HIV”</w:t>
      </w:r>
      <w:r w:rsidR="00B66A30" w:rsidRPr="00B66A30">
        <w:rPr>
          <w:i/>
        </w:rPr>
        <w:t>]</w:t>
      </w:r>
      <w:r w:rsidR="00B66A30">
        <w:t>.</w:t>
      </w:r>
    </w:p>
    <w:p w14:paraId="0B36DF12" w14:textId="77777777" w:rsidR="00A613AB" w:rsidRDefault="00A613AB" w:rsidP="00A613AB">
      <w:pPr>
        <w:pStyle w:val="normal0"/>
        <w:ind w:firstLine="720"/>
      </w:pPr>
    </w:p>
    <w:p w14:paraId="53185F6C" w14:textId="77777777"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286A2A">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286A2A">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286A2A">
        <w:instrText xml:space="preserve"> ADDIN PAPERS2_CITATIONS &lt;citation&gt;&lt;uuid&gt;8E814F8F-EBD5-4884-A949-FFC8CF4F0B00&lt;/uuid&gt;&lt;priority&gt;39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6911A0AD" w14:textId="77777777" w:rsidR="008E54C1" w:rsidRDefault="008E54C1" w:rsidP="0013403D">
      <w:pPr>
        <w:pStyle w:val="normal0"/>
        <w:ind w:firstLine="720"/>
      </w:pPr>
    </w:p>
    <w:p w14:paraId="644E0302" w14:textId="77777777"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286A2A">
        <w:instrText xml:space="preserve"> ADDIN PAPERS2_CITATIONS &lt;citation&gt;&lt;uuid&gt;47C820AE-F98F-4A67-B40B-19FAA1220977&lt;/uuid&gt;&lt;priority&gt;40&lt;/priority&gt;&lt;publications&gt;&lt;publication&gt;&lt;location&gt;&amp;lt;html&amp;gt;&amp;lt;head&amp;gt;&amp;lt;meta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w:t>
      </w:r>
      <w:r w:rsidR="002233F5">
        <w:t xml:space="preserve"> </w:t>
      </w:r>
      <w:r w:rsidR="006A5D56">
        <w:t>be present preventing access to certain stages of care. For example, female sex workers are likely to be wary attending clinic appointments and disclosing their serostatus for fear of stigmatism and loss of business</w:t>
      </w:r>
      <w:r w:rsidR="00DD50AD">
        <w:fldChar w:fldCharType="begin"/>
      </w:r>
      <w:r w:rsidR="002E3DB5">
        <w:instrText xml:space="preserve"> ADDIN PAPERS2_CITATIONS &lt;citation&gt;&lt;uuid&gt;1ABB0B19-F2EF-4C40-80D9-3B412FF0CCB0&lt;/uuid&gt;&lt;priority&gt;41&lt;/priority&gt;&lt;publications&gt;&lt;publication&gt;&lt;location&gt;&amp;lt;html&amp;gt;&amp;lt;head&amp;gt;&amp;lt;meta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FD64EBA" w14:textId="77777777" w:rsidR="00125F41" w:rsidRDefault="00125F41" w:rsidP="0013403D">
      <w:pPr>
        <w:pStyle w:val="normal0"/>
        <w:ind w:firstLine="720"/>
      </w:pPr>
    </w:p>
    <w:p w14:paraId="7B96F7BB" w14:textId="77777777"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7A6561">
        <w:instrText xml:space="preserve"> ADDIN PAPERS2_CITATIONS &lt;citation&gt;&lt;uuid&gt;7DAE0351-CD8E-4E05-A7C3-B1D429786827&lt;/uuid&gt;&lt;priority&gt;42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69AAA9AE" w14:textId="77777777" w:rsidR="00C07325" w:rsidRDefault="00C07325" w:rsidP="007734BB">
      <w:pPr>
        <w:pStyle w:val="normal0"/>
      </w:pPr>
    </w:p>
    <w:p w14:paraId="533C7604" w14:textId="77777777"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51885051" w14:textId="77777777" w:rsidR="00C07325" w:rsidRDefault="00C07325" w:rsidP="007734BB">
      <w:pPr>
        <w:pStyle w:val="normal0"/>
      </w:pPr>
    </w:p>
    <w:p w14:paraId="757E1D99"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02425F30" w14:textId="77777777" w:rsidR="00A024D8" w:rsidRDefault="00A024D8" w:rsidP="00A024D8">
      <w:pPr>
        <w:pStyle w:val="normal0"/>
        <w:ind w:firstLine="359"/>
      </w:pPr>
    </w:p>
    <w:p w14:paraId="474A576E" w14:textId="77777777"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w:t>
      </w:r>
      <w:r w:rsidR="002233F5">
        <w:t>,</w:t>
      </w:r>
      <w:r w:rsidR="00700E14">
        <w:t xml:space="preserve"> and their role</w:t>
      </w:r>
      <w:r w:rsidR="002233F5">
        <w:t>s</w:t>
      </w:r>
      <w:r w:rsidR="00700E14">
        <w:t xml:space="preserve"> in determining a </w:t>
      </w:r>
      <w:r w:rsidR="002233F5">
        <w:t>individual’s</w:t>
      </w:r>
      <w:r w:rsidR="00700E14">
        <w:t xml:space="preserve"> propensity to seek and be retained in care has already been </w:t>
      </w:r>
      <w:r w:rsidR="008F309F">
        <w:t>alluded</w:t>
      </w:r>
      <w:r w:rsidR="00700E14">
        <w:t xml:space="preserve"> </w:t>
      </w:r>
      <w:proofErr w:type="gramStart"/>
      <w:r w:rsidR="00700E14">
        <w:t>to{</w:t>
      </w:r>
      <w:proofErr w:type="gramEnd"/>
      <w:r w:rsidR="00700E14">
        <w:t>Burns:2014jz}.</w:t>
      </w:r>
    </w:p>
    <w:p w14:paraId="0A08EA23" w14:textId="77777777" w:rsidR="00C07325" w:rsidRDefault="00C07325">
      <w:pPr>
        <w:pStyle w:val="normal0"/>
        <w:contextualSpacing w:val="0"/>
      </w:pPr>
    </w:p>
    <w:p w14:paraId="130AFCA9" w14:textId="77777777" w:rsidR="00FE0E4E" w:rsidRDefault="00D44CCB" w:rsidP="00A613A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r w:rsidR="00A613AB">
        <w:t xml:space="preserve"> </w:t>
      </w:r>
      <w:r w:rsidR="00FE0E4E">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278B9EDC" w14:textId="77777777" w:rsidR="00C07325" w:rsidRDefault="00C07325">
      <w:pPr>
        <w:pStyle w:val="normal0"/>
        <w:contextualSpacing w:val="0"/>
      </w:pPr>
    </w:p>
    <w:p w14:paraId="325A31FE" w14:textId="77777777"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14:paraId="493CAF78" w14:textId="77777777" w:rsidR="00D21063" w:rsidRDefault="00D21063" w:rsidP="00D21063">
      <w:pPr>
        <w:pStyle w:val="normal0"/>
        <w:ind w:firstLine="359"/>
      </w:pPr>
    </w:p>
    <w:p w14:paraId="38247266" w14:textId="77777777" w:rsidR="00FA490E" w:rsidRDefault="0042172B" w:rsidP="00A6541D">
      <w:pPr>
        <w:pStyle w:val="normal0"/>
        <w:ind w:firstLine="359"/>
      </w:pPr>
      <w:r>
        <w:t>Future research can build on these results in two ways. Firstly, by assessing the current weaknesses in other ART-programmes in sub-Saharan Africa we will be able to develop a clearer image of the state of HIV care across the continent. This is</w:t>
      </w:r>
      <w:r w:rsidR="006859B1">
        <w:t>,</w:t>
      </w:r>
      <w:r>
        <w:t xml:space="preserve"> however, highly dependent upon detailed longitudinal datasets becoming available</w:t>
      </w:r>
      <w:r w:rsidR="007734BB">
        <w:t>,</w:t>
      </w:r>
      <w:r>
        <w:t xml:space="preserve"> but will provide insight into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14:paraId="69458ACB" w14:textId="77777777" w:rsidR="00A6541D" w:rsidRDefault="00A6541D">
      <w:pPr>
        <w:pStyle w:val="normal0"/>
        <w:contextualSpacing w:val="0"/>
      </w:pPr>
    </w:p>
    <w:p w14:paraId="2BEA827C" w14:textId="77777777" w:rsidR="00E9555A" w:rsidRPr="00A613AB" w:rsidRDefault="00E201C6" w:rsidP="00A613AB">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253" w:name="h.5bj1t1rwxn4u" w:colFirst="0" w:colLast="0"/>
      <w:bookmarkEnd w:id="253"/>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p>
    <w:p w14:paraId="5E9CA8BC" w14:textId="77777777" w:rsidR="00C07325" w:rsidRDefault="0004446E">
      <w:pPr>
        <w:pStyle w:val="Heading1"/>
        <w:contextualSpacing w:val="0"/>
      </w:pPr>
      <w:r>
        <w:t>Acknowledgements</w:t>
      </w:r>
    </w:p>
    <w:p w14:paraId="3B021E65" w14:textId="77777777" w:rsidR="00354BF3" w:rsidRDefault="00354BF3">
      <w:pPr>
        <w:pStyle w:val="Heading1"/>
        <w:contextualSpacing w:val="0"/>
      </w:pPr>
      <w:bookmarkStart w:id="254" w:name="h.pbwlevpo3yu5" w:colFirst="0" w:colLast="0"/>
      <w:bookmarkEnd w:id="254"/>
    </w:p>
    <w:p w14:paraId="5B54EA52" w14:textId="77777777" w:rsidR="00C07325" w:rsidRDefault="0004446E">
      <w:pPr>
        <w:pStyle w:val="Heading1"/>
        <w:contextualSpacing w:val="0"/>
      </w:pPr>
      <w:r>
        <w:t>References</w:t>
      </w:r>
    </w:p>
    <w:p w14:paraId="63AE3FA0" w14:textId="77777777" w:rsidR="00354BF3" w:rsidRDefault="00354BF3">
      <w:pPr>
        <w:pStyle w:val="Heading1"/>
        <w:contextualSpacing w:val="0"/>
      </w:pPr>
      <w:bookmarkStart w:id="255" w:name="h.i9jxy126drmb" w:colFirst="0" w:colLast="0"/>
      <w:bookmarkEnd w:id="255"/>
    </w:p>
    <w:p w14:paraId="2ECBD649" w14:textId="77777777" w:rsidR="00C07325" w:rsidRDefault="0004446E">
      <w:pPr>
        <w:pStyle w:val="Heading1"/>
        <w:contextualSpacing w:val="0"/>
      </w:pPr>
      <w:r>
        <w:t>Figure Legends</w:t>
      </w:r>
    </w:p>
    <w:p w14:paraId="5CE87D58" w14:textId="77777777" w:rsidR="00C07325" w:rsidRDefault="00C07325">
      <w:pPr>
        <w:pStyle w:val="normal0"/>
        <w:contextualSpacing w:val="0"/>
      </w:pPr>
    </w:p>
    <w:p w14:paraId="5E1D761A" w14:textId="77777777" w:rsidR="00C07325" w:rsidRDefault="0004446E">
      <w:pPr>
        <w:pStyle w:val="normal0"/>
        <w:contextualSpacing w:val="0"/>
      </w:pPr>
      <w:r>
        <w:rPr>
          <w:i/>
        </w:rPr>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14:paraId="2B48BB2F" w14:textId="77777777"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14:paraId="2041B798" w14:textId="77777777"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14:paraId="142CFA91" w14:textId="77777777"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14:paraId="1C9556EF" w14:textId="77777777" w:rsidR="00313C77" w:rsidRDefault="00313C77">
      <w:pPr>
        <w:pStyle w:val="normal0"/>
        <w:contextualSpacing w:val="0"/>
      </w:pPr>
      <w:r>
        <w:rPr>
          <w:i/>
        </w:rPr>
        <w:t>Figure 5 – Cost-effectiveness of multiple interventions impacting on HIV care overlaid on top of fig. 3</w:t>
      </w:r>
    </w:p>
    <w:p w14:paraId="2834C287" w14:textId="77777777" w:rsidR="00C07325" w:rsidRDefault="00194932">
      <w:pPr>
        <w:pStyle w:val="normal0"/>
        <w:contextualSpacing w:val="0"/>
      </w:pPr>
      <w:r>
        <w:rPr>
          <w:i/>
        </w:rPr>
        <w:t xml:space="preserve">Table 1 – </w:t>
      </w:r>
      <w:r w:rsidR="0004446E">
        <w:rPr>
          <w:i/>
        </w:rPr>
        <w:t xml:space="preserve">Summary of interventions </w:t>
      </w:r>
      <w:r w:rsidR="00195261">
        <w:rPr>
          <w:i/>
        </w:rPr>
        <w:t>applied from 2010 to 2030.</w:t>
      </w:r>
    </w:p>
    <w:p w14:paraId="0B177543" w14:textId="77777777" w:rsidR="00C07325" w:rsidRDefault="0004446E">
      <w:pPr>
        <w:pStyle w:val="Heading1"/>
        <w:contextualSpacing w:val="0"/>
      </w:pPr>
      <w:bookmarkStart w:id="256" w:name="h.n9mfvkja78ix" w:colFirst="0" w:colLast="0"/>
      <w:bookmarkEnd w:id="256"/>
      <w:r>
        <w:t>Supporting Information</w:t>
      </w:r>
    </w:p>
    <w:p w14:paraId="1DFA3201" w14:textId="77777777" w:rsidR="00E3215F" w:rsidRPr="00E3215F" w:rsidRDefault="00E3215F" w:rsidP="00E3215F">
      <w:pPr>
        <w:pStyle w:val="normal0"/>
      </w:pPr>
      <w:r>
        <w:t>See appendix.</w:t>
      </w:r>
    </w:p>
    <w:p w14:paraId="225D1FB7" w14:textId="77777777" w:rsidR="00C07325" w:rsidRDefault="00C07325">
      <w:pPr>
        <w:pStyle w:val="normal0"/>
      </w:pPr>
    </w:p>
    <w:p w14:paraId="699670AA" w14:textId="77777777" w:rsidR="00190823" w:rsidRDefault="00190823">
      <w:pPr>
        <w:rPr>
          <w:b/>
          <w:sz w:val="24"/>
          <w:szCs w:val="24"/>
        </w:rPr>
      </w:pPr>
      <w:r>
        <w:rPr>
          <w:b/>
          <w:sz w:val="24"/>
          <w:szCs w:val="24"/>
        </w:rPr>
        <w:br w:type="page"/>
      </w:r>
    </w:p>
    <w:p w14:paraId="4B6D2B02" w14:textId="77777777" w:rsidR="00842F3E" w:rsidRPr="004E1258" w:rsidRDefault="00842F3E" w:rsidP="00842F3E">
      <w:pPr>
        <w:rPr>
          <w:b/>
          <w:sz w:val="24"/>
          <w:szCs w:val="24"/>
        </w:rPr>
      </w:pPr>
      <w:r>
        <w:rPr>
          <w:b/>
          <w:i/>
          <w:sz w:val="26"/>
          <w:szCs w:val="26"/>
        </w:rPr>
        <w:t>Notes</w:t>
      </w:r>
    </w:p>
    <w:p w14:paraId="3617D23B" w14:textId="77777777" w:rsidR="00842F3E" w:rsidRDefault="00842F3E" w:rsidP="00842F3E">
      <w:pPr>
        <w:pStyle w:val="ListParagraph"/>
        <w:numPr>
          <w:ilvl w:val="0"/>
          <w:numId w:val="14"/>
        </w:numPr>
        <w:rPr>
          <w:lang w:val="en-AU"/>
        </w:rPr>
      </w:pPr>
      <w:r w:rsidRPr="00842F3E">
        <w:rPr>
          <w:lang w:val="en-AU"/>
        </w:rPr>
        <w:t xml:space="preserve">Previously, Outreach interventions had a cost of $469 per person returned to care. Simon Walker advised me that this cost would likely not scale well. I’ve since revised this to $19.55 per person sought (value comes from the same paper). </w:t>
      </w:r>
    </w:p>
    <w:p w14:paraId="4AE8E77E" w14:textId="77777777" w:rsidR="00592529" w:rsidRPr="00592529" w:rsidRDefault="00592529" w:rsidP="00592529">
      <w:pPr>
        <w:pStyle w:val="ListParagraph"/>
        <w:rPr>
          <w:lang w:val="en-AU"/>
        </w:rPr>
      </w:pPr>
    </w:p>
    <w:p w14:paraId="6405A03E" w14:textId="77777777" w:rsidR="00842F3E" w:rsidRPr="00842F3E" w:rsidRDefault="00662242" w:rsidP="006344E7">
      <w:pPr>
        <w:ind w:left="360"/>
        <w:rPr>
          <w:lang w:val="en-AU"/>
        </w:rPr>
      </w:pPr>
      <w:r>
        <w:rPr>
          <w:i/>
          <w:iCs/>
          <w:lang w:val="en-AU"/>
        </w:rPr>
        <w:t xml:space="preserve">I compared the cost of the outreach interventions using the old ($469) and the new ($19.55) costs. Results </w:t>
      </w:r>
      <w:r w:rsidR="00842F3E" w:rsidRPr="00842F3E">
        <w:rPr>
          <w:i/>
          <w:iCs/>
          <w:lang w:val="en-AU"/>
        </w:rPr>
        <w:t>in link below:</w:t>
      </w:r>
    </w:p>
    <w:p w14:paraId="46E151B3" w14:textId="77777777" w:rsidR="00190823" w:rsidRDefault="000E482F" w:rsidP="00190823">
      <w:pPr>
        <w:ind w:firstLine="360"/>
        <w:rPr>
          <w:lang w:val="en-AU"/>
        </w:rPr>
      </w:pPr>
      <w:hyperlink r:id="rId20" w:history="1">
        <w:r w:rsidR="00842F3E" w:rsidRPr="00842F3E">
          <w:rPr>
            <w:rStyle w:val="Hyperlink"/>
            <w:lang w:val="en-AU"/>
          </w:rPr>
          <w:t>https://drive.google.com/file/d/0B02uVauBTUwhUHQzUURtUnZiMFk/view?usp=sharing</w:t>
        </w:r>
      </w:hyperlink>
    </w:p>
    <w:p w14:paraId="4D081E70" w14:textId="77777777" w:rsidR="00190823" w:rsidRDefault="00190823" w:rsidP="00190823">
      <w:pPr>
        <w:ind w:firstLine="360"/>
        <w:rPr>
          <w:lang w:val="en-AU"/>
        </w:rPr>
      </w:pPr>
    </w:p>
    <w:p w14:paraId="4B84836E" w14:textId="77777777" w:rsidR="00190823" w:rsidRDefault="00842F3E" w:rsidP="00190823">
      <w:pPr>
        <w:pStyle w:val="ListParagraph"/>
        <w:numPr>
          <w:ilvl w:val="0"/>
          <w:numId w:val="14"/>
        </w:numPr>
        <w:rPr>
          <w:lang w:val="en-AU"/>
        </w:rPr>
      </w:pPr>
      <w:r w:rsidRPr="00190823">
        <w:rPr>
          <w:lang w:val="en-AU"/>
        </w:rPr>
        <w:t>Should I include all the data that AMPATH has provided us in the Appendix?</w:t>
      </w:r>
    </w:p>
    <w:p w14:paraId="35B2FD83" w14:textId="77777777" w:rsidR="00190823" w:rsidRPr="00190823" w:rsidRDefault="00190823" w:rsidP="00190823">
      <w:pPr>
        <w:pStyle w:val="ListParagraph"/>
        <w:rPr>
          <w:lang w:val="en-AU"/>
        </w:rPr>
      </w:pPr>
    </w:p>
    <w:p w14:paraId="2EB4494E" w14:textId="77777777" w:rsidR="00190823" w:rsidRDefault="00842F3E" w:rsidP="00190823">
      <w:pPr>
        <w:pStyle w:val="ListParagraph"/>
        <w:numPr>
          <w:ilvl w:val="0"/>
          <w:numId w:val="14"/>
        </w:numPr>
        <w:rPr>
          <w:lang w:val="en-AU"/>
        </w:rPr>
      </w:pPr>
      <w:r w:rsidRPr="00190823">
        <w:rPr>
          <w:lang w:val="en-AU"/>
        </w:rPr>
        <w:t>Should I include a table with all the parameter values for the model?</w:t>
      </w:r>
    </w:p>
    <w:p w14:paraId="556D1073" w14:textId="77777777" w:rsidR="00190823" w:rsidRPr="00190823" w:rsidRDefault="00190823" w:rsidP="00190823">
      <w:pPr>
        <w:rPr>
          <w:lang w:val="en-AU"/>
        </w:rPr>
      </w:pPr>
    </w:p>
    <w:p w14:paraId="541CE0D2" w14:textId="77777777" w:rsidR="00190823" w:rsidRDefault="00842F3E" w:rsidP="00190823">
      <w:pPr>
        <w:pStyle w:val="ListParagraph"/>
        <w:numPr>
          <w:ilvl w:val="0"/>
          <w:numId w:val="14"/>
        </w:numPr>
        <w:rPr>
          <w:lang w:val="en-AU"/>
        </w:rPr>
      </w:pPr>
      <w:r w:rsidRPr="00190823">
        <w:rPr>
          <w:lang w:val="en-AU"/>
        </w:rPr>
        <w:t>Are we publishing the code along side this?</w:t>
      </w:r>
    </w:p>
    <w:p w14:paraId="72E9B858" w14:textId="77777777" w:rsidR="00190823" w:rsidRPr="00190823" w:rsidRDefault="00190823" w:rsidP="00190823">
      <w:pPr>
        <w:rPr>
          <w:lang w:val="en-AU"/>
        </w:rPr>
      </w:pPr>
    </w:p>
    <w:p w14:paraId="0B5202EE" w14:textId="77777777" w:rsidR="00190823" w:rsidRPr="00592529" w:rsidRDefault="00570832" w:rsidP="00190823">
      <w:pPr>
        <w:pStyle w:val="ListParagraph"/>
        <w:numPr>
          <w:ilvl w:val="0"/>
          <w:numId w:val="14"/>
        </w:numPr>
        <w:rPr>
          <w:lang w:val="en-AU"/>
        </w:rPr>
      </w:pPr>
      <w:r>
        <w:rPr>
          <w:lang w:val="en-AU"/>
        </w:rPr>
        <w:t>I</w:t>
      </w:r>
      <w:r w:rsidR="00842F3E" w:rsidRPr="00190823">
        <w:rPr>
          <w:lang w:val="en-AU"/>
        </w:rPr>
        <w:t xml:space="preserve"> </w:t>
      </w:r>
      <w:r>
        <w:rPr>
          <w:lang w:val="en-AU"/>
        </w:rPr>
        <w:t xml:space="preserve">deviated </w:t>
      </w:r>
      <w:r w:rsidR="00842F3E" w:rsidRPr="00190823">
        <w:rPr>
          <w:lang w:val="en-AU"/>
        </w:rPr>
        <w:t xml:space="preserve">slightly from the plan for assessing the impact of a combination of interventions. We </w:t>
      </w:r>
      <w:r>
        <w:rPr>
          <w:lang w:val="en-AU"/>
        </w:rPr>
        <w:t xml:space="preserve">had </w:t>
      </w:r>
      <w:r w:rsidR="00842F3E" w:rsidRPr="00190823">
        <w:rPr>
          <w:lang w:val="en-AU"/>
        </w:rPr>
        <w:t>discussed explaining exploring two scenarios:</w:t>
      </w:r>
    </w:p>
    <w:p w14:paraId="64471AC8" w14:textId="77777777" w:rsidR="00190823" w:rsidRDefault="00842F3E" w:rsidP="00190823">
      <w:pPr>
        <w:pStyle w:val="ListParagraph"/>
        <w:numPr>
          <w:ilvl w:val="1"/>
          <w:numId w:val="14"/>
        </w:numPr>
        <w:rPr>
          <w:lang w:val="en-AU"/>
        </w:rPr>
      </w:pPr>
      <w:r w:rsidRPr="00190823">
        <w:rPr>
          <w:lang w:val="en-AU"/>
        </w:rPr>
        <w:t>How to improve health outcomes within current budget framework / redistribution of costs.</w:t>
      </w:r>
    </w:p>
    <w:p w14:paraId="16DB5EF3" w14:textId="77777777" w:rsidR="00842F3E" w:rsidRDefault="00842F3E" w:rsidP="00190823">
      <w:pPr>
        <w:pStyle w:val="ListParagraph"/>
        <w:numPr>
          <w:ilvl w:val="1"/>
          <w:numId w:val="14"/>
        </w:numPr>
        <w:rPr>
          <w:lang w:val="en-AU"/>
        </w:rPr>
      </w:pPr>
      <w:r w:rsidRPr="00190823">
        <w:rPr>
          <w:lang w:val="en-AU"/>
        </w:rPr>
        <w:t>How to maximally improve health outcomes with a large budget increase e.g. $10m. [</w:t>
      </w:r>
      <w:proofErr w:type="gramStart"/>
      <w:r w:rsidRPr="00190823">
        <w:rPr>
          <w:i/>
          <w:iCs/>
          <w:lang w:val="en-AU"/>
        </w:rPr>
        <w:t>figure</w:t>
      </w:r>
      <w:proofErr w:type="gramEnd"/>
      <w:r w:rsidRPr="00190823">
        <w:rPr>
          <w:i/>
          <w:iCs/>
          <w:lang w:val="en-AU"/>
        </w:rPr>
        <w:t xml:space="preserve"> 4</w:t>
      </w:r>
      <w:r w:rsidRPr="00190823">
        <w:rPr>
          <w:lang w:val="en-AU"/>
        </w:rPr>
        <w:t>].</w:t>
      </w:r>
    </w:p>
    <w:p w14:paraId="78D64027" w14:textId="77777777" w:rsidR="00190823" w:rsidRPr="00190823" w:rsidRDefault="00190823" w:rsidP="00190823">
      <w:pPr>
        <w:pStyle w:val="ListParagraph"/>
        <w:ind w:left="1440"/>
        <w:rPr>
          <w:lang w:val="en-AU"/>
        </w:rPr>
      </w:pPr>
    </w:p>
    <w:p w14:paraId="4E681AFE" w14:textId="77777777" w:rsidR="00592529" w:rsidRDefault="00842F3E" w:rsidP="00592529">
      <w:pPr>
        <w:ind w:left="720"/>
        <w:rPr>
          <w:lang w:val="en-AU"/>
        </w:rPr>
      </w:pPr>
      <w:r w:rsidRPr="00842F3E">
        <w:rPr>
          <w:lang w:val="en-AU"/>
        </w:rPr>
        <w:t>I haven’t done this yet as we never discussed it further than an idea for the paper. Not sure if this is still the direction we are pursuing. Also, I wasn’t sure where to get the current budget for treatment in Kenya / AMPATH from and how to divvy it up across interventions.</w:t>
      </w:r>
    </w:p>
    <w:p w14:paraId="0AE061D0" w14:textId="77777777" w:rsidR="00190823" w:rsidRDefault="00592529" w:rsidP="00190823">
      <w:pPr>
        <w:pStyle w:val="ListParagraph"/>
        <w:numPr>
          <w:ilvl w:val="0"/>
          <w:numId w:val="14"/>
        </w:numPr>
        <w:rPr>
          <w:lang w:val="en-AU"/>
        </w:rPr>
      </w:pPr>
      <w:r w:rsidRPr="00592529">
        <w:rPr>
          <w:lang w:val="en-AU"/>
        </w:rPr>
        <w:t xml:space="preserve">I’m thinking that the layout of figure 3 may need adjusting, regarding the positioning of the table etc. Also figure 4 / 5 </w:t>
      </w:r>
      <w:r>
        <w:rPr>
          <w:lang w:val="en-AU"/>
        </w:rPr>
        <w:t>may need to be altered / merged / re-formatted.</w:t>
      </w:r>
    </w:p>
    <w:p w14:paraId="5D150C60" w14:textId="77777777" w:rsidR="00592529" w:rsidRPr="00592529" w:rsidRDefault="00592529" w:rsidP="00592529">
      <w:pPr>
        <w:pStyle w:val="ListParagraph"/>
        <w:rPr>
          <w:lang w:val="en-AU"/>
        </w:rPr>
      </w:pPr>
    </w:p>
    <w:p w14:paraId="0B88B856" w14:textId="77777777" w:rsidR="003070A9" w:rsidRPr="00190823" w:rsidRDefault="00190823" w:rsidP="00190823">
      <w:pPr>
        <w:ind w:left="340"/>
        <w:rPr>
          <w:lang w:val="en-AU"/>
        </w:rPr>
      </w:pPr>
      <w:r>
        <w:rPr>
          <w:b/>
          <w:i/>
          <w:noProof/>
          <w:lang w:val="en-US"/>
        </w:rPr>
        <w:drawing>
          <wp:anchor distT="0" distB="0" distL="114300" distR="114300" simplePos="0" relativeHeight="251675648" behindDoc="0" locked="0" layoutInCell="1" allowOverlap="1" wp14:anchorId="0992A539" wp14:editId="59D928D0">
            <wp:simplePos x="0" y="0"/>
            <wp:positionH relativeFrom="column">
              <wp:posOffset>342900</wp:posOffset>
            </wp:positionH>
            <wp:positionV relativeFrom="paragraph">
              <wp:posOffset>951230</wp:posOffset>
            </wp:positionV>
            <wp:extent cx="5145405" cy="3429000"/>
            <wp:effectExtent l="25400" t="25400" r="36195" b="25400"/>
            <wp:wrapTopAndBottom/>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5405" cy="3429000"/>
                    </a:xfrm>
                    <a:prstGeom prst="rect">
                      <a:avLst/>
                    </a:prstGeom>
                    <a:noFill/>
                    <a:ln w="12700" cmpd="sng">
                      <a:solidFill>
                        <a:srgbClr val="000000"/>
                      </a:solidFill>
                    </a:ln>
                  </pic:spPr>
                </pic:pic>
              </a:graphicData>
            </a:graphic>
            <wp14:sizeRelH relativeFrom="page">
              <wp14:pctWidth>0</wp14:pctWidth>
            </wp14:sizeRelH>
            <wp14:sizeRelV relativeFrom="page">
              <wp14:pctHeight>0</wp14:pctHeight>
            </wp14:sizeRelV>
          </wp:anchor>
        </w:drawing>
      </w:r>
      <w:r w:rsidR="00592529">
        <w:t>7</w:t>
      </w:r>
      <w:r>
        <w:t xml:space="preserve">. </w:t>
      </w:r>
      <w:r w:rsidRPr="00190823">
        <w:rPr>
          <w:b/>
          <w:i/>
        </w:rPr>
        <w:t xml:space="preserve"> Additional figure idea: </w:t>
      </w:r>
      <w:r w:rsidR="00102E35">
        <w:t xml:space="preserve">If we put people immediately onto ART as soon as they get infected (from 2010) and put everyone with HIV on ART in 2010 with zero dropout and perfect adherence… what kind of DALYs </w:t>
      </w:r>
      <w:r w:rsidR="00B12760">
        <w:t>d</w:t>
      </w:r>
      <w:r w:rsidR="00102E35">
        <w:t xml:space="preserve">o we accrue? </w:t>
      </w:r>
      <w:proofErr w:type="gramStart"/>
      <w:r w:rsidR="00B12760">
        <w:t>A</w:t>
      </w:r>
      <w:r w:rsidR="00102E35">
        <w:t xml:space="preserve"> maximum value that we could potentially hit.</w:t>
      </w:r>
      <w:proofErr w:type="gramEnd"/>
      <w:r w:rsidR="00102E35">
        <w:t xml:space="preserve"> </w:t>
      </w:r>
      <w:proofErr w:type="gramStart"/>
      <w:r w:rsidR="00102E35" w:rsidRPr="00102E35">
        <w:rPr>
          <w:rFonts w:eastAsia="Times New Roman" w:cs="Times New Roman"/>
          <w:b/>
          <w:bCs/>
          <w:i/>
          <w:iCs/>
          <w:color w:val="333333"/>
          <w:sz w:val="21"/>
          <w:szCs w:val="21"/>
          <w:shd w:val="clear" w:color="auto" w:fill="FFFFFF"/>
          <w:lang w:val="en-AU"/>
        </w:rPr>
        <w:t>25,306,171</w:t>
      </w:r>
      <w:r w:rsidR="00102E35">
        <w:rPr>
          <w:rFonts w:eastAsia="Times New Roman" w:cs="Times New Roman"/>
          <w:b/>
          <w:bCs/>
          <w:i/>
          <w:iCs/>
          <w:color w:val="333333"/>
          <w:sz w:val="21"/>
          <w:szCs w:val="21"/>
          <w:shd w:val="clear" w:color="auto" w:fill="FFFFFF"/>
          <w:lang w:val="en-AU"/>
        </w:rPr>
        <w:t xml:space="preserve"> DALYs between 2010 and 2030.</w:t>
      </w:r>
      <w:proofErr w:type="gramEnd"/>
      <w:r w:rsidR="00102E35">
        <w:rPr>
          <w:rFonts w:eastAsia="Times New Roman" w:cs="Times New Roman"/>
          <w:b/>
          <w:bCs/>
          <w:i/>
          <w:iCs/>
          <w:color w:val="333333"/>
          <w:sz w:val="21"/>
          <w:szCs w:val="21"/>
          <w:shd w:val="clear" w:color="auto" w:fill="FFFFFF"/>
          <w:lang w:val="en-AU"/>
        </w:rPr>
        <w:t xml:space="preserve"> </w:t>
      </w:r>
      <w:r w:rsidR="00102E35">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sidR="00102E35">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sidR="00102E35">
        <w:rPr>
          <w:rFonts w:eastAsia="Times New Roman" w:cs="Times New Roman"/>
          <w:bCs/>
          <w:iCs/>
          <w:color w:val="333333"/>
          <w:sz w:val="21"/>
          <w:szCs w:val="21"/>
          <w:shd w:val="clear" w:color="auto" w:fill="FFFFFF"/>
          <w:lang w:val="en-AU"/>
        </w:rPr>
        <w:t>value that each intervention averts.</w:t>
      </w:r>
      <w:r w:rsidRPr="00190823">
        <w:rPr>
          <w:b/>
          <w:i/>
          <w:noProof/>
          <w:lang w:val="en-US"/>
        </w:rPr>
        <w:t xml:space="preserve"> </w:t>
      </w:r>
    </w:p>
    <w:sectPr w:rsidR="003070A9" w:rsidRPr="00190823">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llen McRobie" w:date="2015-01-06T10:09:00Z" w:initials="EM">
    <w:p w14:paraId="7AFF9ABC" w14:textId="77777777" w:rsidR="00B119AB" w:rsidRDefault="00B119AB">
      <w:pPr>
        <w:pStyle w:val="CommentText"/>
      </w:pPr>
      <w:r>
        <w:rPr>
          <w:rStyle w:val="CommentReference"/>
        </w:rPr>
        <w:annotationRef/>
      </w:r>
      <w:r>
        <w:t>I’m going to leave making comments on the abstract as I think it may change based on later revisions in the text.</w:t>
      </w:r>
    </w:p>
  </w:comment>
  <w:comment w:id="8" w:author="Ellen McRobie" w:date="2015-01-06T10:11:00Z" w:initials="EM">
    <w:p w14:paraId="43AE3E48" w14:textId="77777777" w:rsidR="00B119AB" w:rsidRDefault="00B119AB">
      <w:pPr>
        <w:pStyle w:val="CommentText"/>
      </w:pPr>
      <w:r>
        <w:rPr>
          <w:rStyle w:val="CommentReference"/>
        </w:rPr>
        <w:annotationRef/>
      </w:r>
      <w:r>
        <w:t>Rather than indicating all programmes are performing badly (which might get ppl a bit upset) I would phrase more along the lines of “the persistently high mortality rates despite large efforts to scale up treatment has caught the attention of donors”</w:t>
      </w:r>
    </w:p>
  </w:comment>
  <w:comment w:id="18" w:author="Ellen McRobie" w:date="2015-01-06T10:25:00Z" w:initials="EM">
    <w:p w14:paraId="7C318778" w14:textId="77777777" w:rsidR="00B119AB" w:rsidRDefault="00B119AB">
      <w:pPr>
        <w:pStyle w:val="CommentText"/>
      </w:pPr>
      <w:r>
        <w:rPr>
          <w:rStyle w:val="CommentReference"/>
        </w:rPr>
        <w:annotationRef/>
      </w:r>
      <w:r>
        <w:t>Not sure the model parts need to have caps, but also don’t think it matters if they do</w:t>
      </w:r>
    </w:p>
  </w:comment>
  <w:comment w:id="61" w:author="Tim Hallett" w:date="2015-01-07T12:32:00Z" w:initials="TH">
    <w:p w14:paraId="54F34AE5" w14:textId="77777777" w:rsidR="00B119AB" w:rsidRDefault="00B119AB">
      <w:pPr>
        <w:pStyle w:val="CommentText"/>
      </w:pPr>
      <w:r>
        <w:rPr>
          <w:rStyle w:val="CommentReference"/>
        </w:rPr>
        <w:annotationRef/>
      </w:r>
      <w:r>
        <w:t>Nice table. I think a column on the far left would be good to say that the “problem” is being addressed ie. People do not know HIV status; Those Diagnosed with HIV are not connecting to clinic in timely way; etc. The numbers in the other columns don’t make sense unless we know what the ‘baseline’ setting are, so these should be included in that additional column too.</w:t>
      </w:r>
    </w:p>
  </w:comment>
  <w:comment w:id="62" w:author="Tim Hallett" w:date="2015-01-07T12:26:00Z" w:initials="TH">
    <w:p w14:paraId="148D1A12" w14:textId="77777777" w:rsidR="00B119AB" w:rsidRDefault="00B119AB">
      <w:pPr>
        <w:pStyle w:val="CommentText"/>
      </w:pPr>
      <w:r>
        <w:rPr>
          <w:rStyle w:val="CommentReference"/>
        </w:rPr>
        <w:annotationRef/>
      </w:r>
      <w:r>
        <w:t>Is it possible to add references to the table? Or notes on the source?</w:t>
      </w:r>
    </w:p>
  </w:comment>
  <w:comment w:id="64" w:author="Tim Hallett" w:date="2015-01-08T11:48:00Z" w:initials="TH">
    <w:p w14:paraId="0A231B60" w14:textId="77777777" w:rsidR="00B119AB" w:rsidRDefault="00B119AB" w:rsidP="00260E0F">
      <w:pPr>
        <w:pStyle w:val="CommentText"/>
      </w:pPr>
      <w:r>
        <w:rPr>
          <w:rStyle w:val="CommentReference"/>
        </w:rPr>
        <w:annotationRef/>
      </w:r>
      <w:r>
        <w:t>How can we justify this? The work of Jenny and Ruanne suggest some cost here, doesn’t it?</w:t>
      </w:r>
    </w:p>
  </w:comment>
  <w:comment w:id="65" w:author="Tim Hallett" w:date="2015-01-08T11:48:00Z" w:initials="TH">
    <w:p w14:paraId="7FDDD876" w14:textId="77777777" w:rsidR="00B119AB" w:rsidRDefault="00B119AB" w:rsidP="00260E0F">
      <w:pPr>
        <w:pStyle w:val="CommentText"/>
      </w:pPr>
      <w:r>
        <w:rPr>
          <w:rStyle w:val="CommentReference"/>
        </w:rPr>
        <w:annotationRef/>
      </w:r>
      <w:r>
        <w:t>Seem to me like we need two scenarios in this one now. 0% would be best. What can say about what is realistic?</w:t>
      </w:r>
    </w:p>
  </w:comment>
  <w:comment w:id="66" w:author="Tim Hallett" w:date="2015-01-08T11:48:00Z" w:initials="TH">
    <w:p w14:paraId="7CC6159C" w14:textId="77777777" w:rsidR="00B119AB" w:rsidRDefault="00B119AB" w:rsidP="00260E0F">
      <w:pPr>
        <w:pStyle w:val="CommentText"/>
      </w:pPr>
      <w:r>
        <w:rPr>
          <w:rStyle w:val="CommentReference"/>
        </w:rPr>
        <w:annotationRef/>
      </w:r>
      <w:r>
        <w:t>Shouldn’t this have the same assumption as “maximum HBCT” for comparison.</w:t>
      </w:r>
    </w:p>
  </w:comment>
  <w:comment w:id="67" w:author="Tim Hallett" w:date="2015-01-08T11:48:00Z" w:initials="TH">
    <w:p w14:paraId="5637ED7E" w14:textId="77777777" w:rsidR="00B119AB" w:rsidRDefault="00B119AB" w:rsidP="00260E0F">
      <w:pPr>
        <w:pStyle w:val="CommentText"/>
      </w:pPr>
      <w:r>
        <w:rPr>
          <w:rStyle w:val="CommentReference"/>
        </w:rPr>
        <w:annotationRef/>
      </w:r>
      <w:r>
        <w:t>Don’t understand these two separate processes. Is the 20% failure to start Art that they decline to start ART.</w:t>
      </w:r>
    </w:p>
    <w:p w14:paraId="3A9EE34D" w14:textId="77777777" w:rsidR="00B119AB" w:rsidRDefault="00B119AB" w:rsidP="00260E0F">
      <w:pPr>
        <w:pStyle w:val="CommentText"/>
      </w:pPr>
      <w:r>
        <w:t>Shouldn’t the ‘realistic impact’ here have the same assumptions as the “realistic impact” HBCT about those components?</w:t>
      </w:r>
    </w:p>
    <w:p w14:paraId="7C82C35B" w14:textId="77777777" w:rsidR="00B119AB" w:rsidRDefault="00B119AB" w:rsidP="00260E0F">
      <w:pPr>
        <w:pStyle w:val="CommentText"/>
      </w:pPr>
    </w:p>
    <w:p w14:paraId="3F8D77B7" w14:textId="77777777" w:rsidR="00B119AB" w:rsidRDefault="00B119AB" w:rsidP="00260E0F">
      <w:pPr>
        <w:pStyle w:val="CommentText"/>
      </w:pPr>
      <w:r>
        <w:t xml:space="preserve"> </w:t>
      </w:r>
    </w:p>
  </w:comment>
  <w:comment w:id="84" w:author="Tim Hallett" w:date="2015-01-07T12:36:00Z" w:initials="TH">
    <w:p w14:paraId="3DAC3AA5" w14:textId="77777777" w:rsidR="00B119AB" w:rsidRDefault="00B119AB">
      <w:pPr>
        <w:pStyle w:val="CommentText"/>
      </w:pPr>
      <w:r>
        <w:rPr>
          <w:rStyle w:val="CommentReference"/>
        </w:rPr>
        <w:annotationRef/>
      </w:r>
      <w:r>
        <w:t>Now need to describe what these different views are very briefly.</w:t>
      </w:r>
    </w:p>
  </w:comment>
  <w:comment w:id="89" w:author="Tim Hallett" w:date="2015-01-07T12:38:00Z" w:initials="TH">
    <w:p w14:paraId="1352AC4D" w14:textId="77777777" w:rsidR="00B119AB" w:rsidRDefault="00B119AB">
      <w:pPr>
        <w:pStyle w:val="CommentText"/>
      </w:pPr>
      <w:r>
        <w:rPr>
          <w:rStyle w:val="CommentReference"/>
        </w:rPr>
        <w:annotationRef/>
      </w:r>
      <w:r>
        <w:t>They are NOT patients in this analysis, they are deceased persons. Keep the language very clear.</w:t>
      </w:r>
    </w:p>
  </w:comment>
  <w:comment w:id="94" w:author="Tim Hallett" w:date="2015-01-07T12:41:00Z" w:initials="TH">
    <w:p w14:paraId="65A8D013" w14:textId="77777777" w:rsidR="00B119AB" w:rsidRDefault="00B119AB">
      <w:pPr>
        <w:pStyle w:val="CommentText"/>
      </w:pPr>
      <w:r>
        <w:rPr>
          <w:rStyle w:val="CommentReference"/>
        </w:rPr>
        <w:annotationRef/>
      </w:r>
      <w:r>
        <w:t>Why is there no green section in the figure on the right-hand side?</w:t>
      </w:r>
    </w:p>
    <w:p w14:paraId="18435B65" w14:textId="77777777" w:rsidR="00B119AB" w:rsidRDefault="00B119AB">
      <w:pPr>
        <w:pStyle w:val="CommentText"/>
      </w:pPr>
    </w:p>
    <w:p w14:paraId="6B15FA25" w14:textId="77777777" w:rsidR="00B119AB" w:rsidRDefault="00B119AB">
      <w:pPr>
        <w:pStyle w:val="CommentText"/>
      </w:pPr>
      <w:r>
        <w:t>Can we have the same categories in each of the two figures, so that we compare. It’s a bit confusing as is.</w:t>
      </w:r>
    </w:p>
  </w:comment>
  <w:comment w:id="99" w:author="Ellen McRobie" w:date="2015-01-06T10:30:00Z" w:initials="EM">
    <w:p w14:paraId="452A5015" w14:textId="77777777" w:rsidR="00B119AB" w:rsidRDefault="00B119AB">
      <w:pPr>
        <w:pStyle w:val="CommentText"/>
      </w:pPr>
      <w:r>
        <w:rPr>
          <w:rStyle w:val="CommentReference"/>
        </w:rPr>
        <w:annotationRef/>
      </w:r>
      <w:r>
        <w:t>Clarify that never diagnosed is same as never tested in figure</w:t>
      </w:r>
    </w:p>
  </w:comment>
  <w:comment w:id="108" w:author="Ellen McRobie" w:date="2015-01-06T10:32:00Z" w:initials="EM">
    <w:p w14:paraId="034F0C2D" w14:textId="77777777" w:rsidR="00B119AB" w:rsidRDefault="00B119AB">
      <w:pPr>
        <w:pStyle w:val="CommentText"/>
      </w:pPr>
      <w:ins w:id="111" w:author="Ellen McRobie" w:date="2015-01-06T10:31:00Z">
        <w:r>
          <w:rPr>
            <w:rStyle w:val="CommentReference"/>
          </w:rPr>
          <w:annotationRef/>
        </w:r>
      </w:ins>
      <w:r>
        <w:t>Tbh I am not sure Paula will like the use of performance here and so if another word can be conjured that’d be great as I realise I’ve used it a few times now</w:t>
      </w:r>
    </w:p>
  </w:comment>
  <w:comment w:id="115" w:author="Ellen McRobie" w:date="2015-01-06T10:33:00Z" w:initials="EM">
    <w:p w14:paraId="0A92C5F6" w14:textId="77777777" w:rsidR="00B119AB" w:rsidRDefault="00B119AB">
      <w:pPr>
        <w:pStyle w:val="CommentText"/>
      </w:pPr>
      <w:r>
        <w:rPr>
          <w:rStyle w:val="CommentReference"/>
        </w:rPr>
        <w:annotationRef/>
      </w:r>
      <w:r>
        <w:t xml:space="preserve">I know this is from Tim’s presentation, but I am not sure I would have it in the paper </w:t>
      </w:r>
    </w:p>
  </w:comment>
  <w:comment w:id="127" w:author="Ellen McRobie" w:date="2015-01-06T10:34:00Z" w:initials="EM">
    <w:p w14:paraId="3BC116E8" w14:textId="77777777" w:rsidR="00B119AB" w:rsidRDefault="00B119AB">
      <w:pPr>
        <w:pStyle w:val="CommentText"/>
      </w:pPr>
      <w:r>
        <w:rPr>
          <w:rStyle w:val="CommentReference"/>
        </w:rPr>
        <w:annotationRef/>
      </w:r>
      <w:r>
        <w:t>I would use “former” and “latter” as gets a bit of a mouthful with all the letters</w:t>
      </w:r>
    </w:p>
  </w:comment>
  <w:comment w:id="148" w:author="Tim Hallett" w:date="2015-01-07T13:03:00Z" w:initials="TH">
    <w:p w14:paraId="79989703" w14:textId="77777777" w:rsidR="00B119AB" w:rsidRDefault="00B119AB">
      <w:pPr>
        <w:pStyle w:val="CommentText"/>
      </w:pPr>
      <w:ins w:id="150" w:author="Tim Hallett" w:date="2015-01-07T13:03:00Z">
        <w:r>
          <w:rPr>
            <w:rStyle w:val="CommentReference"/>
          </w:rPr>
          <w:annotationRef/>
        </w:r>
      </w:ins>
      <w:r>
        <w:t>I wonder what would happen if we relaxed this</w:t>
      </w:r>
      <w:proofErr w:type="gramStart"/>
      <w:r>
        <w:t>???!</w:t>
      </w:r>
      <w:proofErr w:type="gramEnd"/>
      <w:r>
        <w:t xml:space="preserve"> Probably not feasible to do though due to computational complexity.</w:t>
      </w:r>
    </w:p>
  </w:comment>
  <w:comment w:id="165" w:author="Tim Hallett" w:date="2015-01-07T12:50:00Z" w:initials="TH">
    <w:p w14:paraId="6DE64FB7" w14:textId="77777777" w:rsidR="00B119AB" w:rsidRDefault="00B119AB">
      <w:pPr>
        <w:pStyle w:val="CommentText"/>
      </w:pPr>
      <w:r>
        <w:rPr>
          <w:rStyle w:val="CommentReference"/>
        </w:rPr>
        <w:annotationRef/>
      </w:r>
      <w:r>
        <w:t xml:space="preserve">Nice. </w:t>
      </w:r>
    </w:p>
    <w:p w14:paraId="378D029D" w14:textId="77777777" w:rsidR="00B119AB" w:rsidRDefault="00B119AB" w:rsidP="000975E0">
      <w:pPr>
        <w:pStyle w:val="CommentText"/>
      </w:pPr>
      <w:r>
        <w:t>Figure 5 is the ‘punch line’ but we need the detail from figure 4. Perhaps the information in figure 4 might work well in a table. In which you can give the ICERS (the incremental between each step) and the ACERS (total cost and impact for the scenario compared to do nothing). That would leave space for you to say what each intervention.</w:t>
      </w:r>
    </w:p>
    <w:p w14:paraId="37AA0080" w14:textId="77777777" w:rsidR="00B119AB" w:rsidRDefault="00B119AB">
      <w:pPr>
        <w:pStyle w:val="CommentText"/>
      </w:pPr>
    </w:p>
    <w:p w14:paraId="0FE20293" w14:textId="77777777" w:rsidR="00B119AB" w:rsidRDefault="00B119AB">
      <w:pPr>
        <w:pStyle w:val="CommentText"/>
      </w:pPr>
    </w:p>
  </w:comment>
  <w:comment w:id="249" w:author="Ellen McRobie" w:date="2015-01-06T10:06:00Z" w:initials="EM">
    <w:p w14:paraId="6C896D3C" w14:textId="77777777" w:rsidR="00B119AB" w:rsidRDefault="00B119AB">
      <w:pPr>
        <w:pStyle w:val="CommentText"/>
      </w:pPr>
      <w:r>
        <w:rPr>
          <w:rStyle w:val="CommentReference"/>
        </w:rPr>
        <w:annotationRef/>
      </w:r>
      <w:r>
        <w:t>(I’m just being daft, but I am not sure what this means or how this implies it differs from before)</w:t>
      </w:r>
    </w:p>
  </w:comment>
  <w:comment w:id="250" w:author="Ellen McRobie" w:date="2015-01-06T10:07:00Z" w:initials="EM">
    <w:p w14:paraId="6F307A99" w14:textId="77777777" w:rsidR="00B119AB" w:rsidRDefault="00B119AB">
      <w:pPr>
        <w:pStyle w:val="CommentText"/>
      </w:pPr>
      <w:r>
        <w:rPr>
          <w:rStyle w:val="CommentReference"/>
        </w:rPr>
        <w:annotationRef/>
      </w:r>
      <w:r>
        <w:t>I would maybe want to caveat this or contextualise it somehow as we may not be able to speak for everywhere and as you say lower down there are still a large number of individuals dying prior to being diagnosed.</w:t>
      </w:r>
    </w:p>
  </w:comment>
  <w:comment w:id="251" w:author="Ellen McRobie" w:date="2015-01-06T10:05:00Z" w:initials="EM">
    <w:p w14:paraId="31DC3DB0" w14:textId="77777777" w:rsidR="00B119AB" w:rsidRDefault="00B119AB" w:rsidP="003B057D">
      <w:r>
        <w:rPr>
          <w:rStyle w:val="CommentReference"/>
        </w:rPr>
        <w:annotationRef/>
      </w:r>
      <w:r>
        <w:t>I tried to re-write this, but haven’t added it here as Jeff and Tim are likely better placed to do this. I think that the differences are well documented and characterized with regard to how programmes will be biased to show the healthier individuals who are care seeking while the self selected group of non-attenders will have poorer outcomes so I think we do not need to labor the point, but perhaps rephrase to emphasise the importance of remembering this when reviewing programmes and perhaps also add that AMPATH here with their extensive community HBCT are able to more accurately draw attention to the unmet need in the community, which other programmes may only be able to estimate. Something like that</w:t>
      </w:r>
      <w:proofErr w:type="gramStart"/>
      <w:r>
        <w:t>..</w:t>
      </w:r>
      <w:proofErr w:type="gramEnd"/>
      <w:r>
        <w:t xml:space="preserve"> Not sure</w:t>
      </w:r>
      <w:proofErr w:type="gramStart"/>
      <w:r>
        <w:t>..</w:t>
      </w:r>
      <w:proofErr w:type="gramEnd"/>
      <w:r>
        <w:t xml:space="preserve"> I may also be totally wrong.</w:t>
      </w:r>
    </w:p>
    <w:p w14:paraId="69375763" w14:textId="77777777" w:rsidR="00B119AB" w:rsidRDefault="00B119AB">
      <w:pPr>
        <w:pStyle w:val="CommentText"/>
      </w:pPr>
    </w:p>
  </w:comment>
  <w:comment w:id="252" w:author="Ellen McRobie" w:date="2015-01-06T10:08:00Z" w:initials="EM">
    <w:p w14:paraId="0B2051A0" w14:textId="77777777" w:rsidR="00B119AB" w:rsidRDefault="00B119AB">
      <w:pPr>
        <w:pStyle w:val="CommentText"/>
      </w:pPr>
      <w:r>
        <w:rPr>
          <w:rStyle w:val="CommentReference"/>
        </w:rPr>
        <w:annotationRef/>
      </w:r>
      <w:r>
        <w:t>Remove emotive phrasing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E6E4F" w14:textId="77777777" w:rsidR="00B119AB" w:rsidRDefault="00B119AB">
      <w:pPr>
        <w:spacing w:line="240" w:lineRule="auto"/>
      </w:pPr>
      <w:r>
        <w:separator/>
      </w:r>
    </w:p>
  </w:endnote>
  <w:endnote w:type="continuationSeparator" w:id="0">
    <w:p w14:paraId="4FBC26F3" w14:textId="77777777" w:rsidR="00B119AB" w:rsidRDefault="00B119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8E70B" w14:textId="77777777" w:rsidR="00B119AB" w:rsidRDefault="00B119AB">
    <w:pPr>
      <w:pStyle w:val="normal0"/>
      <w:contextualSpacing w:val="0"/>
      <w:jc w:val="right"/>
    </w:pPr>
    <w:r>
      <w:fldChar w:fldCharType="begin"/>
    </w:r>
    <w:r>
      <w:instrText>PAGE</w:instrText>
    </w:r>
    <w:r>
      <w:fldChar w:fldCharType="separate"/>
    </w:r>
    <w:r w:rsidR="007C44B8">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302AA" w14:textId="77777777" w:rsidR="00B119AB" w:rsidRDefault="00B119AB">
      <w:pPr>
        <w:spacing w:line="240" w:lineRule="auto"/>
      </w:pPr>
      <w:r>
        <w:separator/>
      </w:r>
    </w:p>
  </w:footnote>
  <w:footnote w:type="continuationSeparator" w:id="0">
    <w:p w14:paraId="1FB6D189" w14:textId="77777777" w:rsidR="00B119AB" w:rsidRDefault="00B119AB">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1"/>
  </w:num>
  <w:num w:numId="4">
    <w:abstractNumId w:val="2"/>
  </w:num>
  <w:num w:numId="5">
    <w:abstractNumId w:val="1"/>
  </w:num>
  <w:num w:numId="6">
    <w:abstractNumId w:val="7"/>
  </w:num>
  <w:num w:numId="7">
    <w:abstractNumId w:val="10"/>
  </w:num>
  <w:num w:numId="8">
    <w:abstractNumId w:val="9"/>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4"/>
    <w:lvlOverride w:ilvl="0">
      <w:lvl w:ilvl="0">
        <w:numFmt w:val="decimal"/>
        <w:lvlText w:val="%1."/>
        <w:lvlJc w:val="left"/>
      </w:lvl>
    </w:lvlOverride>
  </w:num>
  <w:num w:numId="13">
    <w:abstractNumId w:val="4"/>
    <w:lvlOverride w:ilvl="0">
      <w:lvl w:ilvl="0">
        <w:numFmt w:val="decimal"/>
        <w:lvlText w:val="%1."/>
        <w:lvlJc w:val="left"/>
      </w:lvl>
    </w:lvlOverride>
    <w:lvlOverride w:ilvl="1">
      <w:lvl w:ilvl="1">
        <w:numFmt w:val="lowerLetter"/>
        <w:lvlText w:val="%2."/>
        <w:lvlJc w:val="left"/>
      </w:lvl>
    </w:lvlOverride>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07F1E"/>
    <w:rsid w:val="000163BB"/>
    <w:rsid w:val="00025076"/>
    <w:rsid w:val="000272A0"/>
    <w:rsid w:val="0004446E"/>
    <w:rsid w:val="00050EEC"/>
    <w:rsid w:val="00056AEA"/>
    <w:rsid w:val="00064033"/>
    <w:rsid w:val="0006463D"/>
    <w:rsid w:val="00066725"/>
    <w:rsid w:val="000719B2"/>
    <w:rsid w:val="000743C3"/>
    <w:rsid w:val="00077847"/>
    <w:rsid w:val="00077FCA"/>
    <w:rsid w:val="000836CC"/>
    <w:rsid w:val="000849D0"/>
    <w:rsid w:val="00084F40"/>
    <w:rsid w:val="00092AF9"/>
    <w:rsid w:val="00096253"/>
    <w:rsid w:val="000975E0"/>
    <w:rsid w:val="000A5E0A"/>
    <w:rsid w:val="000C780B"/>
    <w:rsid w:val="000D3766"/>
    <w:rsid w:val="000D68A1"/>
    <w:rsid w:val="000E0AFF"/>
    <w:rsid w:val="000E482F"/>
    <w:rsid w:val="000E7F28"/>
    <w:rsid w:val="000F627B"/>
    <w:rsid w:val="000F780B"/>
    <w:rsid w:val="00102E35"/>
    <w:rsid w:val="00104405"/>
    <w:rsid w:val="00106475"/>
    <w:rsid w:val="001121E5"/>
    <w:rsid w:val="00114499"/>
    <w:rsid w:val="00115A1A"/>
    <w:rsid w:val="00116B57"/>
    <w:rsid w:val="00125444"/>
    <w:rsid w:val="00125F41"/>
    <w:rsid w:val="001268B7"/>
    <w:rsid w:val="0013403D"/>
    <w:rsid w:val="00146EC1"/>
    <w:rsid w:val="00147C94"/>
    <w:rsid w:val="00160B94"/>
    <w:rsid w:val="00161FB4"/>
    <w:rsid w:val="00165D56"/>
    <w:rsid w:val="00167999"/>
    <w:rsid w:val="00170B8A"/>
    <w:rsid w:val="00170F02"/>
    <w:rsid w:val="00173ACA"/>
    <w:rsid w:val="00175503"/>
    <w:rsid w:val="00176F5B"/>
    <w:rsid w:val="00181EEC"/>
    <w:rsid w:val="00184608"/>
    <w:rsid w:val="00190823"/>
    <w:rsid w:val="00190CE6"/>
    <w:rsid w:val="00194932"/>
    <w:rsid w:val="00195261"/>
    <w:rsid w:val="001A03FD"/>
    <w:rsid w:val="001A13EB"/>
    <w:rsid w:val="001A5729"/>
    <w:rsid w:val="001A645D"/>
    <w:rsid w:val="001B025F"/>
    <w:rsid w:val="001C5876"/>
    <w:rsid w:val="001C5E01"/>
    <w:rsid w:val="001C6E99"/>
    <w:rsid w:val="001D1637"/>
    <w:rsid w:val="001D6C96"/>
    <w:rsid w:val="001F5128"/>
    <w:rsid w:val="001F7766"/>
    <w:rsid w:val="00203796"/>
    <w:rsid w:val="002050E6"/>
    <w:rsid w:val="00213BA7"/>
    <w:rsid w:val="00215C6B"/>
    <w:rsid w:val="002161BE"/>
    <w:rsid w:val="00216F7C"/>
    <w:rsid w:val="002233F5"/>
    <w:rsid w:val="0023038A"/>
    <w:rsid w:val="00230C24"/>
    <w:rsid w:val="00243366"/>
    <w:rsid w:val="00243C83"/>
    <w:rsid w:val="00250EBB"/>
    <w:rsid w:val="0025281A"/>
    <w:rsid w:val="00252ABD"/>
    <w:rsid w:val="00252F0F"/>
    <w:rsid w:val="00256872"/>
    <w:rsid w:val="00260E0F"/>
    <w:rsid w:val="00261ECA"/>
    <w:rsid w:val="00262DB4"/>
    <w:rsid w:val="00263DD3"/>
    <w:rsid w:val="002640CF"/>
    <w:rsid w:val="0026648C"/>
    <w:rsid w:val="00270291"/>
    <w:rsid w:val="0027347F"/>
    <w:rsid w:val="0027665A"/>
    <w:rsid w:val="002860EE"/>
    <w:rsid w:val="00286A2A"/>
    <w:rsid w:val="00297244"/>
    <w:rsid w:val="002A1595"/>
    <w:rsid w:val="002A4C76"/>
    <w:rsid w:val="002A577B"/>
    <w:rsid w:val="002A71C6"/>
    <w:rsid w:val="002B3765"/>
    <w:rsid w:val="002B5981"/>
    <w:rsid w:val="002B5DF0"/>
    <w:rsid w:val="002C43B4"/>
    <w:rsid w:val="002D123B"/>
    <w:rsid w:val="002D3EF0"/>
    <w:rsid w:val="002D4305"/>
    <w:rsid w:val="002D5BC2"/>
    <w:rsid w:val="002E0C47"/>
    <w:rsid w:val="002E3DB5"/>
    <w:rsid w:val="002E5D8F"/>
    <w:rsid w:val="002E66D9"/>
    <w:rsid w:val="002F08AC"/>
    <w:rsid w:val="002F1D75"/>
    <w:rsid w:val="002F54A4"/>
    <w:rsid w:val="002F73E8"/>
    <w:rsid w:val="002F76C4"/>
    <w:rsid w:val="002F77C0"/>
    <w:rsid w:val="00306244"/>
    <w:rsid w:val="003070A9"/>
    <w:rsid w:val="00307B44"/>
    <w:rsid w:val="00312FF8"/>
    <w:rsid w:val="00313C77"/>
    <w:rsid w:val="003149AB"/>
    <w:rsid w:val="0032451F"/>
    <w:rsid w:val="00327F8B"/>
    <w:rsid w:val="00333989"/>
    <w:rsid w:val="00334432"/>
    <w:rsid w:val="00343FC7"/>
    <w:rsid w:val="00354BF3"/>
    <w:rsid w:val="00355044"/>
    <w:rsid w:val="003551C2"/>
    <w:rsid w:val="0035532A"/>
    <w:rsid w:val="003559E4"/>
    <w:rsid w:val="003562D8"/>
    <w:rsid w:val="003574C4"/>
    <w:rsid w:val="0035786F"/>
    <w:rsid w:val="003578C3"/>
    <w:rsid w:val="00361C67"/>
    <w:rsid w:val="00361DF5"/>
    <w:rsid w:val="003700D0"/>
    <w:rsid w:val="00371D8A"/>
    <w:rsid w:val="003750F6"/>
    <w:rsid w:val="003855F4"/>
    <w:rsid w:val="00393086"/>
    <w:rsid w:val="0039619B"/>
    <w:rsid w:val="003A149C"/>
    <w:rsid w:val="003A4313"/>
    <w:rsid w:val="003A6AD8"/>
    <w:rsid w:val="003A7870"/>
    <w:rsid w:val="003B057D"/>
    <w:rsid w:val="003C24B4"/>
    <w:rsid w:val="003C38BA"/>
    <w:rsid w:val="003C4147"/>
    <w:rsid w:val="003C54DF"/>
    <w:rsid w:val="003C5F5D"/>
    <w:rsid w:val="003D16E4"/>
    <w:rsid w:val="003E3225"/>
    <w:rsid w:val="003E4DF3"/>
    <w:rsid w:val="003F2142"/>
    <w:rsid w:val="003F50D4"/>
    <w:rsid w:val="003F7677"/>
    <w:rsid w:val="00404FAE"/>
    <w:rsid w:val="0040759C"/>
    <w:rsid w:val="00417A12"/>
    <w:rsid w:val="0042172B"/>
    <w:rsid w:val="00421D0D"/>
    <w:rsid w:val="0042767A"/>
    <w:rsid w:val="00433B30"/>
    <w:rsid w:val="00450E1D"/>
    <w:rsid w:val="004556D6"/>
    <w:rsid w:val="0045606F"/>
    <w:rsid w:val="00461FC2"/>
    <w:rsid w:val="00466802"/>
    <w:rsid w:val="004711ED"/>
    <w:rsid w:val="00475FFF"/>
    <w:rsid w:val="004A0375"/>
    <w:rsid w:val="004A07F2"/>
    <w:rsid w:val="004B0BC1"/>
    <w:rsid w:val="004B226E"/>
    <w:rsid w:val="004B54D1"/>
    <w:rsid w:val="004D0BCA"/>
    <w:rsid w:val="004D3BDD"/>
    <w:rsid w:val="004D698E"/>
    <w:rsid w:val="004D6F89"/>
    <w:rsid w:val="004E02B2"/>
    <w:rsid w:val="004E1258"/>
    <w:rsid w:val="004E6BA3"/>
    <w:rsid w:val="004F15AD"/>
    <w:rsid w:val="004F6DEA"/>
    <w:rsid w:val="004F6E4D"/>
    <w:rsid w:val="004F7A14"/>
    <w:rsid w:val="0050562A"/>
    <w:rsid w:val="00512474"/>
    <w:rsid w:val="005143BB"/>
    <w:rsid w:val="005218F7"/>
    <w:rsid w:val="00522CC2"/>
    <w:rsid w:val="0052356D"/>
    <w:rsid w:val="00530514"/>
    <w:rsid w:val="005324B1"/>
    <w:rsid w:val="00552800"/>
    <w:rsid w:val="00554D45"/>
    <w:rsid w:val="005554A3"/>
    <w:rsid w:val="00555EB7"/>
    <w:rsid w:val="005601F1"/>
    <w:rsid w:val="00560F58"/>
    <w:rsid w:val="00570832"/>
    <w:rsid w:val="0058085E"/>
    <w:rsid w:val="00592529"/>
    <w:rsid w:val="00597C4F"/>
    <w:rsid w:val="005A1D2B"/>
    <w:rsid w:val="005A278E"/>
    <w:rsid w:val="005A49AF"/>
    <w:rsid w:val="005B464A"/>
    <w:rsid w:val="005B609B"/>
    <w:rsid w:val="005B715B"/>
    <w:rsid w:val="005B723F"/>
    <w:rsid w:val="005C2C89"/>
    <w:rsid w:val="005C7644"/>
    <w:rsid w:val="005D0911"/>
    <w:rsid w:val="005F5B67"/>
    <w:rsid w:val="00606123"/>
    <w:rsid w:val="00617BBE"/>
    <w:rsid w:val="0062304C"/>
    <w:rsid w:val="006344E7"/>
    <w:rsid w:val="00635B1B"/>
    <w:rsid w:val="00636D6B"/>
    <w:rsid w:val="006413C1"/>
    <w:rsid w:val="006424CD"/>
    <w:rsid w:val="00643039"/>
    <w:rsid w:val="006444A3"/>
    <w:rsid w:val="006461D7"/>
    <w:rsid w:val="006500B6"/>
    <w:rsid w:val="0065122A"/>
    <w:rsid w:val="00652BD5"/>
    <w:rsid w:val="00654E21"/>
    <w:rsid w:val="00662242"/>
    <w:rsid w:val="00670078"/>
    <w:rsid w:val="00674501"/>
    <w:rsid w:val="006748B9"/>
    <w:rsid w:val="00676A3D"/>
    <w:rsid w:val="00680636"/>
    <w:rsid w:val="00684ABD"/>
    <w:rsid w:val="00685240"/>
    <w:rsid w:val="006859B1"/>
    <w:rsid w:val="006878C3"/>
    <w:rsid w:val="0069196C"/>
    <w:rsid w:val="006A404E"/>
    <w:rsid w:val="006A4EB5"/>
    <w:rsid w:val="006A5D56"/>
    <w:rsid w:val="006A63B2"/>
    <w:rsid w:val="006B7962"/>
    <w:rsid w:val="006C5AAE"/>
    <w:rsid w:val="006C7349"/>
    <w:rsid w:val="006C7A41"/>
    <w:rsid w:val="006D17ED"/>
    <w:rsid w:val="006D5C1A"/>
    <w:rsid w:val="006D7990"/>
    <w:rsid w:val="006E177A"/>
    <w:rsid w:val="006E29A5"/>
    <w:rsid w:val="006E3BBA"/>
    <w:rsid w:val="006E4A55"/>
    <w:rsid w:val="006E6D28"/>
    <w:rsid w:val="00700E14"/>
    <w:rsid w:val="00704298"/>
    <w:rsid w:val="00710658"/>
    <w:rsid w:val="00711586"/>
    <w:rsid w:val="007118E0"/>
    <w:rsid w:val="00712178"/>
    <w:rsid w:val="007125CC"/>
    <w:rsid w:val="00712AD7"/>
    <w:rsid w:val="00714162"/>
    <w:rsid w:val="00716EFA"/>
    <w:rsid w:val="007268DB"/>
    <w:rsid w:val="007300B5"/>
    <w:rsid w:val="007318FD"/>
    <w:rsid w:val="0073374E"/>
    <w:rsid w:val="007371ED"/>
    <w:rsid w:val="00741DE2"/>
    <w:rsid w:val="00742DEC"/>
    <w:rsid w:val="0074500F"/>
    <w:rsid w:val="0074516D"/>
    <w:rsid w:val="0075263A"/>
    <w:rsid w:val="00753813"/>
    <w:rsid w:val="00754E74"/>
    <w:rsid w:val="00757637"/>
    <w:rsid w:val="007628D2"/>
    <w:rsid w:val="0077069E"/>
    <w:rsid w:val="007734BB"/>
    <w:rsid w:val="00781129"/>
    <w:rsid w:val="00786BEE"/>
    <w:rsid w:val="0079522C"/>
    <w:rsid w:val="007A0199"/>
    <w:rsid w:val="007A1174"/>
    <w:rsid w:val="007A51FF"/>
    <w:rsid w:val="007A592A"/>
    <w:rsid w:val="007A6561"/>
    <w:rsid w:val="007B0187"/>
    <w:rsid w:val="007B4ADA"/>
    <w:rsid w:val="007C1410"/>
    <w:rsid w:val="007C44B8"/>
    <w:rsid w:val="007C51E8"/>
    <w:rsid w:val="007C68EC"/>
    <w:rsid w:val="007D52B1"/>
    <w:rsid w:val="007D6AFD"/>
    <w:rsid w:val="007E3CA9"/>
    <w:rsid w:val="007E648F"/>
    <w:rsid w:val="007F0D88"/>
    <w:rsid w:val="007F6458"/>
    <w:rsid w:val="00805A46"/>
    <w:rsid w:val="00806273"/>
    <w:rsid w:val="008170B2"/>
    <w:rsid w:val="008217F5"/>
    <w:rsid w:val="00822C85"/>
    <w:rsid w:val="00823F2E"/>
    <w:rsid w:val="00824C31"/>
    <w:rsid w:val="00825171"/>
    <w:rsid w:val="008265E2"/>
    <w:rsid w:val="00827D20"/>
    <w:rsid w:val="0083146C"/>
    <w:rsid w:val="00832B1B"/>
    <w:rsid w:val="008413C4"/>
    <w:rsid w:val="00842F3E"/>
    <w:rsid w:val="0084321A"/>
    <w:rsid w:val="00843798"/>
    <w:rsid w:val="0085108C"/>
    <w:rsid w:val="008513BB"/>
    <w:rsid w:val="00855801"/>
    <w:rsid w:val="00860250"/>
    <w:rsid w:val="0086569F"/>
    <w:rsid w:val="00874A1F"/>
    <w:rsid w:val="0087707C"/>
    <w:rsid w:val="00882F43"/>
    <w:rsid w:val="00883C0A"/>
    <w:rsid w:val="00886737"/>
    <w:rsid w:val="00886C5B"/>
    <w:rsid w:val="0089031F"/>
    <w:rsid w:val="00893E6A"/>
    <w:rsid w:val="008963DB"/>
    <w:rsid w:val="008A2DDA"/>
    <w:rsid w:val="008A6055"/>
    <w:rsid w:val="008A7247"/>
    <w:rsid w:val="008B4D80"/>
    <w:rsid w:val="008B5425"/>
    <w:rsid w:val="008B75EC"/>
    <w:rsid w:val="008C3ADF"/>
    <w:rsid w:val="008C5FE3"/>
    <w:rsid w:val="008C6488"/>
    <w:rsid w:val="008D1793"/>
    <w:rsid w:val="008D305E"/>
    <w:rsid w:val="008D6464"/>
    <w:rsid w:val="008D7529"/>
    <w:rsid w:val="008E0F95"/>
    <w:rsid w:val="008E1D0F"/>
    <w:rsid w:val="008E54C1"/>
    <w:rsid w:val="008F309F"/>
    <w:rsid w:val="008F4CCE"/>
    <w:rsid w:val="0090139E"/>
    <w:rsid w:val="0090152F"/>
    <w:rsid w:val="00905762"/>
    <w:rsid w:val="00905B54"/>
    <w:rsid w:val="00906DB9"/>
    <w:rsid w:val="00907224"/>
    <w:rsid w:val="00925742"/>
    <w:rsid w:val="00930519"/>
    <w:rsid w:val="009327DB"/>
    <w:rsid w:val="00934DEB"/>
    <w:rsid w:val="009357BE"/>
    <w:rsid w:val="00937CC3"/>
    <w:rsid w:val="00940364"/>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C0116"/>
    <w:rsid w:val="009C37D2"/>
    <w:rsid w:val="009C3D53"/>
    <w:rsid w:val="009C4A17"/>
    <w:rsid w:val="009C6BD8"/>
    <w:rsid w:val="009D10F5"/>
    <w:rsid w:val="009F7BE1"/>
    <w:rsid w:val="00A00DC5"/>
    <w:rsid w:val="00A024D8"/>
    <w:rsid w:val="00A07B3E"/>
    <w:rsid w:val="00A10D5C"/>
    <w:rsid w:val="00A12333"/>
    <w:rsid w:val="00A12A18"/>
    <w:rsid w:val="00A20A7D"/>
    <w:rsid w:val="00A319B9"/>
    <w:rsid w:val="00A31BBF"/>
    <w:rsid w:val="00A333AF"/>
    <w:rsid w:val="00A34923"/>
    <w:rsid w:val="00A37390"/>
    <w:rsid w:val="00A414EC"/>
    <w:rsid w:val="00A44243"/>
    <w:rsid w:val="00A5255F"/>
    <w:rsid w:val="00A54E32"/>
    <w:rsid w:val="00A57263"/>
    <w:rsid w:val="00A613AB"/>
    <w:rsid w:val="00A6541D"/>
    <w:rsid w:val="00A65531"/>
    <w:rsid w:val="00A67220"/>
    <w:rsid w:val="00A67FE9"/>
    <w:rsid w:val="00A73558"/>
    <w:rsid w:val="00A84BFC"/>
    <w:rsid w:val="00A8578F"/>
    <w:rsid w:val="00A8785B"/>
    <w:rsid w:val="00A9709A"/>
    <w:rsid w:val="00A9765B"/>
    <w:rsid w:val="00AA6FCC"/>
    <w:rsid w:val="00AB6C8F"/>
    <w:rsid w:val="00AD0662"/>
    <w:rsid w:val="00AD4F28"/>
    <w:rsid w:val="00AD6215"/>
    <w:rsid w:val="00AE2590"/>
    <w:rsid w:val="00AE2860"/>
    <w:rsid w:val="00AE6276"/>
    <w:rsid w:val="00AF005C"/>
    <w:rsid w:val="00B119AB"/>
    <w:rsid w:val="00B12760"/>
    <w:rsid w:val="00B155F3"/>
    <w:rsid w:val="00B1707F"/>
    <w:rsid w:val="00B20888"/>
    <w:rsid w:val="00B2391B"/>
    <w:rsid w:val="00B246DB"/>
    <w:rsid w:val="00B2600C"/>
    <w:rsid w:val="00B266C0"/>
    <w:rsid w:val="00B374B6"/>
    <w:rsid w:val="00B37566"/>
    <w:rsid w:val="00B511B8"/>
    <w:rsid w:val="00B52FB2"/>
    <w:rsid w:val="00B54C4A"/>
    <w:rsid w:val="00B55127"/>
    <w:rsid w:val="00B6198D"/>
    <w:rsid w:val="00B62B64"/>
    <w:rsid w:val="00B63CE2"/>
    <w:rsid w:val="00B65BFD"/>
    <w:rsid w:val="00B66A30"/>
    <w:rsid w:val="00B66DAA"/>
    <w:rsid w:val="00B71067"/>
    <w:rsid w:val="00B7451F"/>
    <w:rsid w:val="00B7495C"/>
    <w:rsid w:val="00B76A09"/>
    <w:rsid w:val="00B77C83"/>
    <w:rsid w:val="00B77D1E"/>
    <w:rsid w:val="00B852AE"/>
    <w:rsid w:val="00B960EE"/>
    <w:rsid w:val="00BA2DFC"/>
    <w:rsid w:val="00BA5925"/>
    <w:rsid w:val="00BA6022"/>
    <w:rsid w:val="00BA7771"/>
    <w:rsid w:val="00BB0E0E"/>
    <w:rsid w:val="00BB1697"/>
    <w:rsid w:val="00BB16FB"/>
    <w:rsid w:val="00BB2D4E"/>
    <w:rsid w:val="00BB3896"/>
    <w:rsid w:val="00BC3639"/>
    <w:rsid w:val="00BD2421"/>
    <w:rsid w:val="00BE5BA0"/>
    <w:rsid w:val="00BE6FB5"/>
    <w:rsid w:val="00BF66CB"/>
    <w:rsid w:val="00C07325"/>
    <w:rsid w:val="00C12616"/>
    <w:rsid w:val="00C12B4D"/>
    <w:rsid w:val="00C12B56"/>
    <w:rsid w:val="00C14A51"/>
    <w:rsid w:val="00C26C56"/>
    <w:rsid w:val="00C32E12"/>
    <w:rsid w:val="00C376C4"/>
    <w:rsid w:val="00C426AB"/>
    <w:rsid w:val="00C4478F"/>
    <w:rsid w:val="00C44F9F"/>
    <w:rsid w:val="00C47763"/>
    <w:rsid w:val="00C47E8C"/>
    <w:rsid w:val="00C5390B"/>
    <w:rsid w:val="00C546EA"/>
    <w:rsid w:val="00C60BF7"/>
    <w:rsid w:val="00C60CF2"/>
    <w:rsid w:val="00C62D36"/>
    <w:rsid w:val="00C6643D"/>
    <w:rsid w:val="00C74596"/>
    <w:rsid w:val="00C7791E"/>
    <w:rsid w:val="00C829F0"/>
    <w:rsid w:val="00C83274"/>
    <w:rsid w:val="00C848F2"/>
    <w:rsid w:val="00C93FD7"/>
    <w:rsid w:val="00C95C8A"/>
    <w:rsid w:val="00CA15E4"/>
    <w:rsid w:val="00CA6639"/>
    <w:rsid w:val="00CA6B3E"/>
    <w:rsid w:val="00CB1A4B"/>
    <w:rsid w:val="00CB2595"/>
    <w:rsid w:val="00CB2B80"/>
    <w:rsid w:val="00CC2846"/>
    <w:rsid w:val="00CF5154"/>
    <w:rsid w:val="00CF5AC3"/>
    <w:rsid w:val="00CF7B3E"/>
    <w:rsid w:val="00D06E7D"/>
    <w:rsid w:val="00D14C58"/>
    <w:rsid w:val="00D1596C"/>
    <w:rsid w:val="00D162C7"/>
    <w:rsid w:val="00D17D28"/>
    <w:rsid w:val="00D21063"/>
    <w:rsid w:val="00D23EF9"/>
    <w:rsid w:val="00D31246"/>
    <w:rsid w:val="00D35A95"/>
    <w:rsid w:val="00D36F26"/>
    <w:rsid w:val="00D44CCB"/>
    <w:rsid w:val="00D45337"/>
    <w:rsid w:val="00D46ED4"/>
    <w:rsid w:val="00D5677F"/>
    <w:rsid w:val="00D610B9"/>
    <w:rsid w:val="00D731D9"/>
    <w:rsid w:val="00D742ED"/>
    <w:rsid w:val="00D806DF"/>
    <w:rsid w:val="00D807A4"/>
    <w:rsid w:val="00D82505"/>
    <w:rsid w:val="00DA48FC"/>
    <w:rsid w:val="00DB43BF"/>
    <w:rsid w:val="00DC0292"/>
    <w:rsid w:val="00DC26BC"/>
    <w:rsid w:val="00DC71C7"/>
    <w:rsid w:val="00DD19A4"/>
    <w:rsid w:val="00DD50AD"/>
    <w:rsid w:val="00DD6E18"/>
    <w:rsid w:val="00DD6F48"/>
    <w:rsid w:val="00DE0084"/>
    <w:rsid w:val="00DF7A95"/>
    <w:rsid w:val="00E04C0C"/>
    <w:rsid w:val="00E13411"/>
    <w:rsid w:val="00E1353D"/>
    <w:rsid w:val="00E14801"/>
    <w:rsid w:val="00E201C6"/>
    <w:rsid w:val="00E2195F"/>
    <w:rsid w:val="00E21A23"/>
    <w:rsid w:val="00E233F1"/>
    <w:rsid w:val="00E259EF"/>
    <w:rsid w:val="00E30A03"/>
    <w:rsid w:val="00E30EDE"/>
    <w:rsid w:val="00E3164B"/>
    <w:rsid w:val="00E3215F"/>
    <w:rsid w:val="00E35464"/>
    <w:rsid w:val="00E37D8D"/>
    <w:rsid w:val="00E45B14"/>
    <w:rsid w:val="00E500EA"/>
    <w:rsid w:val="00E51134"/>
    <w:rsid w:val="00E543C9"/>
    <w:rsid w:val="00E54594"/>
    <w:rsid w:val="00E6692B"/>
    <w:rsid w:val="00E67F3F"/>
    <w:rsid w:val="00E734AC"/>
    <w:rsid w:val="00E757ED"/>
    <w:rsid w:val="00E75DA8"/>
    <w:rsid w:val="00E80833"/>
    <w:rsid w:val="00E858EC"/>
    <w:rsid w:val="00E91D29"/>
    <w:rsid w:val="00E93F71"/>
    <w:rsid w:val="00E9555A"/>
    <w:rsid w:val="00E95621"/>
    <w:rsid w:val="00E96A18"/>
    <w:rsid w:val="00EA0484"/>
    <w:rsid w:val="00EB32B6"/>
    <w:rsid w:val="00EC5470"/>
    <w:rsid w:val="00ED7BDF"/>
    <w:rsid w:val="00EF0A6D"/>
    <w:rsid w:val="00EF537F"/>
    <w:rsid w:val="00EF5D19"/>
    <w:rsid w:val="00EF6D79"/>
    <w:rsid w:val="00EF74A0"/>
    <w:rsid w:val="00F051CA"/>
    <w:rsid w:val="00F12271"/>
    <w:rsid w:val="00F13940"/>
    <w:rsid w:val="00F14A22"/>
    <w:rsid w:val="00F20709"/>
    <w:rsid w:val="00F24045"/>
    <w:rsid w:val="00F305F5"/>
    <w:rsid w:val="00F425A0"/>
    <w:rsid w:val="00F4283D"/>
    <w:rsid w:val="00F4371A"/>
    <w:rsid w:val="00F53FC7"/>
    <w:rsid w:val="00F542BC"/>
    <w:rsid w:val="00F549AE"/>
    <w:rsid w:val="00F5541D"/>
    <w:rsid w:val="00F56414"/>
    <w:rsid w:val="00F73914"/>
    <w:rsid w:val="00F85FCE"/>
    <w:rsid w:val="00F8633B"/>
    <w:rsid w:val="00F961AA"/>
    <w:rsid w:val="00FA201D"/>
    <w:rsid w:val="00FA490E"/>
    <w:rsid w:val="00FA5C4B"/>
    <w:rsid w:val="00FB6A87"/>
    <w:rsid w:val="00FC5D0C"/>
    <w:rsid w:val="00FC7103"/>
    <w:rsid w:val="00FD1474"/>
    <w:rsid w:val="00FE0E4E"/>
    <w:rsid w:val="00FF060A"/>
    <w:rsid w:val="00FF1D10"/>
    <w:rsid w:val="00FF312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3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drive.google.com/file/d/0B02uVauBTUwhUHQzUURtUnZiMFk/view?usp=sharing" TargetMode="External"/><Relationship Id="rId21" Type="http://schemas.openxmlformats.org/officeDocument/2006/relationships/image" Target="media/image11.emf"/><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footer" Target="footer1.xml"/><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image" Target="media/image8.emf"/><Relationship Id="rId18" Type="http://schemas.openxmlformats.org/officeDocument/2006/relationships/image" Target="media/image9.emf"/><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242</TotalTime>
  <Pages>19</Pages>
  <Words>14486</Words>
  <Characters>82571</Characters>
  <Application>Microsoft Macintosh Word</Application>
  <DocSecurity>0</DocSecurity>
  <Lines>688</Lines>
  <Paragraphs>193</Paragraphs>
  <ScaleCrop>false</ScaleCrop>
  <Company/>
  <LinksUpToDate>false</LinksUpToDate>
  <CharactersWithSpaces>96864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86</cp:revision>
  <cp:lastPrinted>2015-01-05T13:22:00Z</cp:lastPrinted>
  <dcterms:created xsi:type="dcterms:W3CDTF">2015-01-06T10:07:00Z</dcterms:created>
  <dcterms:modified xsi:type="dcterms:W3CDTF">2015-01-08T11:51:00Z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citations="5" publications="4"/&gt;&lt;/info&gt;PAPERS2_INFO_END</vt:lpwstr>
  </property>
</Properties>
</file>