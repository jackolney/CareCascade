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65955979" w:rsidR="00C07325" w:rsidRDefault="0004446E">
      <w:pPr>
        <w:pStyle w:val="Title"/>
        <w:contextualSpacing w:val="0"/>
        <w:jc w:val="both"/>
      </w:pPr>
      <w:r>
        <w:t>Evaluating Strategies to Improve HIV Care Outcomes in Western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0" w:name="h.g082ggmqipo9" w:colFirst="0" w:colLast="0"/>
      <w:bookmarkEnd w:id="0"/>
    </w:p>
    <w:p w14:paraId="502F8D32" w14:textId="77777777" w:rsidR="005C7644" w:rsidRDefault="005C7644" w:rsidP="005C7644">
      <w:pPr>
        <w:pStyle w:val="normal0"/>
        <w:contextualSpacing w:val="0"/>
      </w:pPr>
    </w:p>
    <w:p w14:paraId="17AF98F3" w14:textId="77777777" w:rsidR="00A86169" w:rsidRDefault="00A86169" w:rsidP="00A86169">
      <w:pPr>
        <w:pStyle w:val="Heading1"/>
        <w:contextualSpacing w:val="0"/>
      </w:pPr>
      <w:commentRangeStart w:id="1"/>
      <w:r>
        <w:t>Abstract (300 words)</w:t>
      </w:r>
      <w:commentRangeEnd w:id="1"/>
      <w:r w:rsidR="00A85A79">
        <w:rPr>
          <w:rStyle w:val="CommentReference"/>
        </w:rPr>
        <w:commentReference w:id="1"/>
      </w:r>
    </w:p>
    <w:p w14:paraId="468B55E7" w14:textId="77777777" w:rsidR="00A86169" w:rsidRPr="00DD19A4" w:rsidRDefault="00A86169" w:rsidP="00A86169">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6A6B5E86" w14:textId="77777777" w:rsidR="00A86169" w:rsidRPr="00DD19A4" w:rsidRDefault="00A86169" w:rsidP="00A86169">
      <w:pPr>
        <w:pStyle w:val="normal0"/>
        <w:rPr>
          <w:lang w:val="en-US"/>
        </w:rPr>
      </w:pPr>
      <w:commentRangeStart w:id="3"/>
      <w:r w:rsidRPr="00DD19A4">
        <w:rPr>
          <w:lang w:val="en-US"/>
        </w:rPr>
        <w:t>With pressure on donor governments and multilateral organisations to reduce HIV funding to recipient countries, the effectiveness of current HIV programmes is brought into question</w:t>
      </w:r>
      <w:commentRangeEnd w:id="3"/>
      <w:r>
        <w:rPr>
          <w:rStyle w:val="CommentReference"/>
        </w:rPr>
        <w:commentReference w:id="3"/>
      </w:r>
      <w:r w:rsidRPr="00DD19A4">
        <w:rPr>
          <w:lang w:val="en-US"/>
        </w:rPr>
        <w:t xml:space="preserve">. Evidence suggests that in many instances ART-programmes in sub-Saharan Africa are not </w:t>
      </w:r>
      <w:commentRangeStart w:id="4"/>
      <w:r w:rsidRPr="00DD19A4">
        <w:rPr>
          <w:lang w:val="en-US"/>
        </w:rPr>
        <w:t xml:space="preserve">maximally effective. </w:t>
      </w:r>
      <w:commentRangeEnd w:id="4"/>
      <w:r>
        <w:rPr>
          <w:rStyle w:val="CommentReference"/>
        </w:rPr>
        <w:commentReference w:id="4"/>
      </w:r>
      <w:r w:rsidRPr="00DD19A4">
        <w:rPr>
          <w:lang w:val="en-US"/>
        </w:rPr>
        <w:t xml:space="preserve">Patients </w:t>
      </w:r>
      <w:commentRangeStart w:id="5"/>
      <w:r w:rsidRPr="00822C63">
        <w:rPr>
          <w:strike/>
          <w:lang w:val="en-US"/>
        </w:rPr>
        <w:t>make inadequate use of HIV clinic facilities</w:t>
      </w:r>
      <w:commentRangeEnd w:id="5"/>
      <w:r w:rsidRPr="00822C63">
        <w:rPr>
          <w:rStyle w:val="CommentReference"/>
          <w:strike/>
        </w:rPr>
        <w:commentReference w:id="5"/>
      </w:r>
      <w:r w:rsidRPr="00DD19A4">
        <w:rPr>
          <w:lang w:val="en-US"/>
        </w:rPr>
        <w:t xml:space="preserve">, are often lost from care and initiate treatment late, leading to </w:t>
      </w:r>
      <w:r>
        <w:rPr>
          <w:lang w:val="en-US"/>
        </w:rPr>
        <w:t>suboptimal</w:t>
      </w:r>
      <w:r w:rsidRPr="00DD19A4">
        <w:rPr>
          <w:lang w:val="en-US"/>
        </w:rPr>
        <w:t xml:space="preserve"> treatment outcomes</w:t>
      </w:r>
      <w:commentRangeStart w:id="6"/>
      <w:r w:rsidRPr="00DD19A4">
        <w:rPr>
          <w:lang w:val="en-US"/>
        </w:rPr>
        <w:t>.</w:t>
      </w:r>
      <w:commentRangeEnd w:id="6"/>
      <w:r>
        <w:rPr>
          <w:rStyle w:val="CommentReference"/>
        </w:rPr>
        <w:commentReference w:id="6"/>
      </w:r>
      <w:r w:rsidRPr="00DD19A4">
        <w:rPr>
          <w:lang w:val="en-US"/>
        </w:rPr>
        <w:t xml:space="preserve"> We aimed to assess the state of a current ART-programme in western Kenya and the potential for interventions to improve treatment outcomes for patients.</w:t>
      </w:r>
    </w:p>
    <w:p w14:paraId="34163231" w14:textId="77777777" w:rsidR="00A86169" w:rsidRDefault="00A86169" w:rsidP="00A86169">
      <w:pPr>
        <w:pStyle w:val="Heading2"/>
        <w:contextualSpacing w:val="0"/>
        <w:rPr>
          <w:rFonts w:ascii="Helvetica Neue Medium" w:hAnsi="Helvetica Neue Medium"/>
        </w:rPr>
      </w:pPr>
      <w:bookmarkStart w:id="7" w:name="h.wte43dx1dbcn" w:colFirst="0" w:colLast="0"/>
      <w:bookmarkStart w:id="8" w:name="h.vacu9m14spxl" w:colFirst="0" w:colLast="0"/>
      <w:bookmarkEnd w:id="7"/>
      <w:bookmarkEnd w:id="8"/>
      <w:r>
        <w:rPr>
          <w:rFonts w:ascii="Helvetica Neue Medium" w:hAnsi="Helvetica Neue Medium"/>
        </w:rPr>
        <w:t>Methods &amp; Findings</w:t>
      </w:r>
      <w:r w:rsidRPr="00DD19A4">
        <w:rPr>
          <w:rFonts w:ascii="Helvetica Neue Medium" w:hAnsi="Helvetica Neue Medium"/>
        </w:rPr>
        <w:t>:</w:t>
      </w:r>
    </w:p>
    <w:p w14:paraId="529050C6" w14:textId="77777777" w:rsidR="00A86169" w:rsidRPr="00DD19A4" w:rsidRDefault="00A86169" w:rsidP="00A86169">
      <w:pPr>
        <w:pStyle w:val="normal0"/>
        <w:rPr>
          <w:lang w:val="en-US"/>
        </w:rPr>
      </w:pPr>
      <w:r w:rsidRPr="00DD19A4">
        <w:rPr>
          <w:lang w:val="en-US"/>
        </w:rPr>
        <w:t xml:space="preserve">We constructed an individual-based mathematical model to describe </w:t>
      </w:r>
      <w:r>
        <w:rPr>
          <w:lang w:val="en-US"/>
        </w:rPr>
        <w:t xml:space="preserve">cohorts of HIV infected adults experiencing </w:t>
      </w:r>
      <w:r w:rsidRPr="00DD19A4">
        <w:rPr>
          <w:lang w:val="en-US"/>
        </w:rPr>
        <w:t xml:space="preserve">HIV care in an ART-programme in western Kenya. </w:t>
      </w:r>
      <w:r>
        <w:rPr>
          <w:lang w:val="en-US"/>
        </w:rPr>
        <w:t xml:space="preserve">The model simulates natural HIV progression and mortality through CD4 cell count stages and clinical symptoms. </w:t>
      </w:r>
      <w:r w:rsidRPr="00DD19A4">
        <w:rPr>
          <w:lang w:val="en-US"/>
        </w:rPr>
        <w:t xml:space="preserve">We calibrated the model to a high-resolution longitudinal dataset from The Academic Model for Providing Access To Healthcare (AMPATH) describing the </w:t>
      </w:r>
      <w:commentRangeStart w:id="9"/>
      <w:r w:rsidRPr="00DD19A4">
        <w:rPr>
          <w:lang w:val="en-US"/>
        </w:rPr>
        <w:t>dynamics of patient flow through care</w:t>
      </w:r>
      <w:commentRangeEnd w:id="9"/>
      <w:r>
        <w:rPr>
          <w:rStyle w:val="CommentReference"/>
        </w:rPr>
        <w:commentReference w:id="9"/>
      </w:r>
      <w:r w:rsidRPr="00DD19A4">
        <w:rPr>
          <w:lang w:val="en-US"/>
        </w:rPr>
        <w:t xml:space="preserve">. We explored the impact of </w:t>
      </w:r>
      <w:commentRangeStart w:id="10"/>
      <w:r w:rsidRPr="00DD19A4">
        <w:rPr>
          <w:lang w:val="en-US"/>
        </w:rPr>
        <w:t xml:space="preserve">12 interventions on care </w:t>
      </w:r>
      <w:commentRangeEnd w:id="10"/>
      <w:r>
        <w:rPr>
          <w:rStyle w:val="CommentReference"/>
        </w:rPr>
        <w:commentReference w:id="10"/>
      </w:r>
      <w:r w:rsidRPr="00DD19A4">
        <w:rPr>
          <w:lang w:val="en-US"/>
        </w:rPr>
        <w:t xml:space="preserve">to understand where care was suboptimal and could be improved. We assessed health outcomes in terms of disability-adjusted life years (DALYs) averted and additional cost relative to baseline. </w:t>
      </w:r>
      <w:commentRangeStart w:id="11"/>
      <w:r w:rsidRPr="00DD19A4">
        <w:rPr>
          <w:lang w:val="en-US"/>
        </w:rPr>
        <w:t>Our results indicate that in western Kenya, the effectiveness of current ART-programmes can be improved.</w:t>
      </w:r>
      <w:commentRangeEnd w:id="11"/>
      <w:r>
        <w:rPr>
          <w:rStyle w:val="CommentReference"/>
        </w:rPr>
        <w:commentReference w:id="11"/>
      </w:r>
      <w:r w:rsidRPr="00DD19A4">
        <w:rPr>
          <w:lang w:val="en-US"/>
        </w:rPr>
        <w:t xml:space="preserve"> While interventions targeting HIV testing and pre-ART retention are highly impactful (</w:t>
      </w:r>
      <w:commentRangeStart w:id="12"/>
      <w:r w:rsidRPr="00DD19A4">
        <w:rPr>
          <w:lang w:val="en-US"/>
        </w:rPr>
        <w:t xml:space="preserve">averting 3.5m and 1.9m DALYs </w:t>
      </w:r>
      <w:commentRangeEnd w:id="12"/>
      <w:r>
        <w:rPr>
          <w:rStyle w:val="CommentReference"/>
        </w:rPr>
        <w:commentReference w:id="12"/>
      </w:r>
      <w:r w:rsidRPr="00DD19A4">
        <w:rPr>
          <w:lang w:val="en-US"/>
        </w:rPr>
        <w:t xml:space="preserve">between 2010 and 2030, respectively), losses from care occur throughout leading to suboptimal treatment outcomes for patients. </w:t>
      </w:r>
      <w:commentRangeStart w:id="13"/>
      <w:r w:rsidRPr="00DD19A4">
        <w:rPr>
          <w:lang w:val="en-US"/>
        </w:rPr>
        <w:t>A combination of interventions targeting multiple points of care is more cost-effective than implementing a single interventi</w:t>
      </w:r>
      <w:r>
        <w:rPr>
          <w:lang w:val="en-US"/>
        </w:rPr>
        <w:t xml:space="preserve">on such as Universal Test and Treat </w:t>
      </w:r>
      <w:r w:rsidRPr="00DD19A4">
        <w:rPr>
          <w:lang w:val="en-US"/>
        </w:rPr>
        <w:t>($353 vs. $803 per D</w:t>
      </w:r>
      <w:r>
        <w:rPr>
          <w:lang w:val="en-US"/>
        </w:rPr>
        <w:t>ALY averted, respectively).</w:t>
      </w:r>
      <w:commentRangeEnd w:id="13"/>
      <w:r>
        <w:rPr>
          <w:rStyle w:val="CommentReference"/>
        </w:rPr>
        <w:commentReference w:id="13"/>
      </w:r>
    </w:p>
    <w:p w14:paraId="0577A702" w14:textId="77777777" w:rsidR="00A86169" w:rsidRDefault="00A86169" w:rsidP="00A86169">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A4E9A7E" w14:textId="77777777" w:rsidR="00A86169" w:rsidRPr="00DD19A4" w:rsidRDefault="00A86169" w:rsidP="00A86169">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1489B868" w14:textId="77777777" w:rsidR="00A86169" w:rsidRDefault="00A86169" w:rsidP="00A86169">
      <w:pPr>
        <w:rPr>
          <w:sz w:val="26"/>
        </w:rPr>
      </w:pPr>
      <w:bookmarkStart w:id="14" w:name="h.gr2oy2q0w8w4" w:colFirst="0" w:colLast="0"/>
      <w:bookmarkEnd w:id="14"/>
      <w:r>
        <w:br w:type="page"/>
      </w:r>
    </w:p>
    <w:p w14:paraId="02741F17" w14:textId="2E2607C1" w:rsidR="00A86169" w:rsidRDefault="00A86169" w:rsidP="00A86169">
      <w:pPr>
        <w:pStyle w:val="Heading1"/>
        <w:contextualSpacing w:val="0"/>
      </w:pPr>
      <w:r>
        <w:lastRenderedPageBreak/>
        <w:t>Introduction</w:t>
      </w:r>
    </w:p>
    <w:p w14:paraId="01E41C0F" w14:textId="004DA4E3" w:rsidR="00BC1782" w:rsidRDefault="00A86169" w:rsidP="00A86169">
      <w:pPr>
        <w:pStyle w:val="normal0"/>
        <w:ind w:firstLine="720"/>
        <w:contextualSpacing w:val="0"/>
      </w:pPr>
      <w:r>
        <w:t>The predominant focus of HIV funding over the last decade has been on improving access to antiretroviral therapy (ART); with the lates</w:t>
      </w:r>
      <w:r w:rsidR="00507E9F">
        <w:t>t reports indicating that over nine</w:t>
      </w:r>
      <w:r>
        <w:t xml:space="preserve"> million people are receiving ART in sub-Saharan </w:t>
      </w:r>
      <w:proofErr w:type="gramStart"/>
      <w:r>
        <w:t>Africa{</w:t>
      </w:r>
      <w:proofErr w:type="gramEnd"/>
      <w:r>
        <w:t xml:space="preserve">UNAIDS:2014ta}. With </w:t>
      </w:r>
      <w:r w:rsidR="00221079">
        <w:t>timely diagnosis</w:t>
      </w:r>
      <w:r>
        <w:t xml:space="preserve">, treatment can increase life-expectancy such that it approaches that of an HIV-negative </w:t>
      </w:r>
      <w:proofErr w:type="gramStart"/>
      <w:r>
        <w:t>individual{</w:t>
      </w:r>
      <w:proofErr w:type="gramEnd"/>
      <w:r>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75253B">
        <w:instrText xml:space="preserve"> ADDIN PAPERS2_CITATIONS &lt;citation&gt;&lt;uuid&gt;8EE0D424-6A28-4935-90D5-A2A98C988CB5&lt;/uuid&gt;&lt;priority&gt;9&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75253B">
        <w:instrText xml:space="preserve"> ADDIN PAPERS2_CITATIONS &lt;citation&gt;&lt;uuid&gt;4033D795-5D62-4E33-8219-318D214CDAA8&lt;/uuid&gt;&lt;priority&gt;10&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HIV in this thunderous epidemic{Collaboration:2008ed}.</w:t>
      </w:r>
    </w:p>
    <w:p w14:paraId="1BD464DF" w14:textId="77777777" w:rsidR="00A86169" w:rsidRDefault="00A86169" w:rsidP="00E0392E">
      <w:pPr>
        <w:pStyle w:val="normal0"/>
        <w:contextualSpacing w:val="0"/>
      </w:pPr>
    </w:p>
    <w:p w14:paraId="3E2E7303" w14:textId="43E7DB42" w:rsidR="00A86169" w:rsidRDefault="00A86169" w:rsidP="00AA1340">
      <w:pPr>
        <w:pStyle w:val="normal0"/>
        <w:ind w:firstLine="720"/>
        <w:contextualSpacing w:val="0"/>
      </w:pPr>
      <w:r>
        <w:t>The reasons for continued health losses to HIV are numerous</w:t>
      </w:r>
      <w:r w:rsidR="009A3AF0">
        <w:t xml:space="preserve">. Firstly, </w:t>
      </w:r>
      <w:r w:rsidR="00C20F04">
        <w:t>the on-time identification of infected individuals</w:t>
      </w:r>
      <w:r w:rsidR="002432FB">
        <w:t xml:space="preserve"> in many resource-limited settings</w:t>
      </w:r>
      <w:r w:rsidR="00C20F04">
        <w:t xml:space="preserve"> is </w:t>
      </w:r>
      <w:r w:rsidR="00264446">
        <w:t>sparse</w:t>
      </w:r>
      <w:r w:rsidR="001C1E4E">
        <w:fldChar w:fldCharType="begin"/>
      </w:r>
      <w:r w:rsidR="001C1E4E">
        <w:instrText xml:space="preserve"> ADDIN PAPERS2_CITATIONS &lt;citation&gt;&lt;uuid&gt;9DCA9E31-3331-4789-8F04-461722D22D5B&lt;/uuid&gt;&lt;priority&gt;0&lt;/priority&gt;&lt;publications&gt;&lt;publication&gt;&lt;uuid&gt;C7B4B5B8-834D-40B0-9BF9-048CD545D181&lt;/uuid&gt;&lt;volume&gt;8&lt;/volume&gt;&lt;accepted_date&gt;99201212291200000000222000&lt;/accepted_date&gt;&lt;doi&gt;10.1371/journal.pone.0055305&lt;/doi&gt;&lt;startpage&gt;e55305&lt;/startpage&gt;&lt;publication_date&gt;99201300001200000000200000&lt;/publication_date&gt;&lt;url&gt;http://eutils.ncbi.nlm.nih.gov/entrez/eutils/elink.fcgi?dbfrom=pubmed&amp;amp;id=23383147&amp;amp;retmode=ref&amp;amp;cmd=prlinks&lt;/url&gt;&lt;type&gt;400&lt;/type&gt;&lt;title&gt;Risk factors for late-stage HIV disease presentation at initial HIV diagnosis in Durban, South Africa.&lt;/title&gt;&lt;location&gt;200,9,42.3622666,-71.0694056&lt;/location&gt;&lt;submission_date&gt;99201210311200000000222000&lt;/submission_date&gt;&lt;number&gt;1&lt;/number&gt;&lt;institution&gt;Division of Infectious Diseases, Massachusetts General Hospital, Boston, Massachusetts, United States of America. pdrain@partners.org&lt;/institution&gt;&lt;subtype&gt;400&lt;/subtype&gt;&lt;bundle&gt;&lt;publication&gt;&lt;url&gt;http://www.plosone.org/&lt;/url&gt;&lt;title&gt;PLoS ONE&lt;/title&gt;&lt;type&gt;-100&lt;/type&gt;&lt;subtype&gt;-100&lt;/subtype&gt;&lt;uuid&gt;937301D8-DEB3-4422-BC8F-63EDC098D774&lt;/uuid&gt;&lt;/publication&gt;&lt;/bundle&gt;&lt;authors&gt;&lt;author&gt;&lt;firstName&gt;Paul&lt;/firstName&gt;&lt;middleNames&gt;K&lt;/middleNames&gt;&lt;lastName&gt;Drain&lt;/lastName&gt;&lt;/author&gt;&lt;author&gt;&lt;firstName&gt;Elena&lt;/firstName&gt;&lt;lastName&gt;Losina&lt;/lastName&gt;&lt;/author&gt;&lt;author&gt;&lt;firstName&gt;Gary&lt;/firstName&gt;&lt;lastName&gt;Parker&lt;/lastName&gt;&lt;/author&gt;&lt;author&gt;&lt;firstName&gt;Janet&lt;/firstName&gt;&lt;lastName&gt;Giddy&lt;/lastName&gt;&lt;/author&gt;&lt;author&gt;&lt;firstName&gt;Douglas&lt;/firstName&gt;&lt;lastName&gt;Ross&lt;/lastName&gt;&lt;/author&gt;&lt;author&gt;&lt;firstName&gt;Jeffrey&lt;/firstName&gt;&lt;middleNames&gt;N&lt;/middleNames&gt;&lt;lastName&gt;Katz&lt;/lastName&gt;&lt;/author&gt;&lt;author&gt;&lt;firstName&gt;Sharon&lt;/firstName&gt;&lt;middleNames&gt;M&lt;/middleNames&gt;&lt;lastName&gt;Coleman&lt;/lastName&gt;&lt;/author&gt;&lt;author&gt;&lt;firstName&gt;Laura&lt;/firstName&gt;&lt;middleNames&gt;M&lt;/middleNames&gt;&lt;lastName&gt;Bogart&lt;/lastName&gt;&lt;/author&gt;&lt;author&gt;&lt;firstName&gt;Kenneth&lt;/firstName&gt;&lt;middleNames&gt;A&lt;/middleNames&gt;&lt;lastName&gt;Freedberg&lt;/lastName&gt;&lt;/author&gt;&lt;author&gt;&lt;firstName&gt;Rochelle&lt;/firstName&gt;&lt;middleNames&gt;P&lt;/middleNames&gt;&lt;lastName&gt;Walensky&lt;/lastName&gt;&lt;/author&gt;&lt;author&gt;&lt;firstName&gt;Ingrid&lt;/firstName&gt;&lt;middleNames&gt;V&lt;/middleNames&gt;&lt;lastName&gt;Bassett&lt;/lastName&gt;&lt;/author&gt;&lt;/authors&gt;&lt;/publication&gt;&lt;/publications&gt;&lt;cites&gt;&lt;/cites&gt;&lt;/citation&gt;</w:instrText>
      </w:r>
      <w:r w:rsidR="001C1E4E">
        <w:fldChar w:fldCharType="separate"/>
      </w:r>
      <w:r w:rsidR="001C1E4E">
        <w:rPr>
          <w:lang w:val="en-US"/>
        </w:rPr>
        <w:t>{Drain:2013iv</w:t>
      </w:r>
      <w:r w:rsidR="00870DC3">
        <w:rPr>
          <w:lang w:val="en-US"/>
        </w:rPr>
        <w:t>,</w:t>
      </w:r>
      <w:r w:rsidR="001C1E4E">
        <w:fldChar w:fldCharType="end"/>
      </w:r>
      <w:r w:rsidR="00870DC3">
        <w:fldChar w:fldCharType="begin"/>
      </w:r>
      <w:r w:rsidR="00870DC3">
        <w:instrText xml:space="preserve"> ADDIN PAPERS2_CITATIONS &lt;citation&gt;&lt;uuid&gt;B45DB5F6-3D1B-47CD-9AA0-7F1852960578&lt;/uuid&gt;&lt;priority&gt;0&lt;/priority&gt;&lt;publications&gt;&lt;publication&gt;&lt;uuid&gt;0602394E-C7EB-4357-8118-A62DF5F4C548&lt;/uuid&gt;&lt;volume&gt;18&lt;/volume&gt;&lt;startpage&gt;2145&lt;/startpage&gt;&lt;publication_date&gt;99200411051200000000222000&lt;/publication_date&gt;&lt;url&gt;http://eutils.ncbi.nlm.nih.gov/entrez/eutils/elink.fcgi?dbfrom=pubmed&amp;amp;id=15577647&amp;amp;retmode=ref&amp;amp;cmd=prlinks&lt;/url&gt;&lt;type&gt;400&lt;/type&gt;&lt;title&gt;Late presenters in the era of highly active antiretroviral therapy: uptake of and responses to antiretroviral therapy.&lt;/title&gt;&lt;location&gt;&amp;lt;html&amp;gt;&amp;lt;head&amp;gt;&amp;lt;meta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Home&amp;lt;/a&amp;gt;&amp;lt;/div&amp;gt;&amp;lt;/body&amp;gt;&amp;lt;/html&amp;gt;&lt;/location&gt;&lt;institution&gt;Royal Free and University College Medical School, Royal Free NHS Trust, London, UK. c.sabin@pcps.ucl.ac.uk&lt;/institution&gt;&lt;number&gt;16&lt;/number&gt;&lt;subtype&gt;400&lt;/subtype&gt;&lt;endpage&gt;2151&lt;/endpage&gt;&lt;bundle&gt;&lt;publication&gt;&lt;title&gt;AIDS&lt;/title&gt;&lt;type&gt;-100&lt;/type&gt;&lt;subtype&gt;-100&lt;/subtype&gt;&lt;uuid&gt;7207AF0A-05FA-47CC-8189-F0E1621F7526&lt;/uuid&gt;&lt;/publication&gt;&lt;/bundle&gt;&lt;authors&gt;&lt;author&gt;&lt;firstName&gt;Caroline&lt;/firstName&gt;&lt;middleNames&gt;A&lt;/middleNames&gt;&lt;lastName&gt;Sabin&lt;/lastName&gt;&lt;/author&gt;&lt;author&gt;&lt;firstName&gt;Colette&lt;/firstName&gt;&lt;middleNames&gt;J&lt;/middleNames&gt;&lt;lastName&gt;Smith&lt;/lastName&gt;&lt;/author&gt;&lt;author&gt;&lt;firstName&gt;Helen&lt;/firstName&gt;&lt;lastName&gt;Gumley&lt;/lastName&gt;&lt;/author&gt;&lt;author&gt;&lt;firstName&gt;Gabrielle&lt;/firstName&gt;&lt;lastName&gt;Murphy&lt;/lastName&gt;&lt;/author&gt;&lt;author&gt;&lt;firstName&gt;Fiona&lt;/firstName&gt;&lt;middleNames&gt;C&lt;/middleNames&gt;&lt;lastName&gt;Lampe&lt;/lastName&gt;&lt;/author&gt;&lt;author&gt;&lt;firstName&gt;Andrew&lt;/firstName&gt;&lt;middleNames&gt;N&lt;/middleNames&gt;&lt;lastName&gt;Phillips&lt;/lastName&gt;&lt;/author&gt;&lt;author&gt;&lt;firstName&gt;Beth&lt;/firstName&gt;&lt;lastName&gt;Prinz&lt;/lastName&gt;&lt;/author&gt;&lt;author&gt;&lt;firstName&gt;Mike&lt;/firstName&gt;&lt;lastName&gt;Youle&lt;/lastName&gt;&lt;/author&gt;&lt;author&gt;&lt;firstName&gt;Margaret&lt;/firstName&gt;&lt;middleNames&gt;A&lt;/middleNames&gt;&lt;lastName&gt;Johnson&lt;/lastName&gt;&lt;/author&gt;&lt;/authors&gt;&lt;/publication&gt;&lt;/publications&gt;&lt;cites&gt;&lt;/cites&gt;&lt;/citation&gt;</w:instrText>
      </w:r>
      <w:r w:rsidR="00870DC3">
        <w:fldChar w:fldCharType="separate"/>
      </w:r>
      <w:r w:rsidR="00870DC3">
        <w:rPr>
          <w:lang w:val="en-US"/>
        </w:rPr>
        <w:t>Sabin:2004uy}</w:t>
      </w:r>
      <w:r w:rsidR="00870DC3">
        <w:fldChar w:fldCharType="end"/>
      </w:r>
      <w:r w:rsidR="00C20F04">
        <w:t xml:space="preserve">. Timely diagnosis is defined as alerting an individual to their serostatus prior to that individual </w:t>
      </w:r>
      <w:r w:rsidR="00264446">
        <w:t>becoming eligible for treatment;</w:t>
      </w:r>
      <w:r w:rsidR="00C20F04">
        <w:t xml:space="preserve"> </w:t>
      </w:r>
      <w:r w:rsidR="00264446">
        <w:t>y</w:t>
      </w:r>
      <w:r w:rsidR="00C20F04">
        <w:t xml:space="preserve">et, data from Uganda indicate that almost half of all infected individuals newly diagnosed were </w:t>
      </w:r>
      <w:r w:rsidR="00264446">
        <w:t xml:space="preserve">already </w:t>
      </w:r>
      <w:r w:rsidR="00C20F04">
        <w:t>eligible for treatment</w:t>
      </w:r>
      <w:r w:rsidR="008E50A3">
        <w:t>,</w:t>
      </w:r>
      <w:r w:rsidR="00C20F04">
        <w:t xml:space="preserve"> and </w:t>
      </w:r>
      <w:r w:rsidR="00B53D32">
        <w:t>therefore</w:t>
      </w:r>
      <w:r w:rsidR="00C20F04">
        <w:t xml:space="preserve"> detected late</w:t>
      </w:r>
      <w:r w:rsidR="00C20F04">
        <w:fldChar w:fldCharType="begin"/>
      </w:r>
      <w:r w:rsidR="0075253B">
        <w:instrText xml:space="preserve"> ADDIN PAPERS2_CITATIONS &lt;citation&gt;&lt;uuid&gt;8A3F9F95-135D-4A9B-95C6-AAF3217E88D7&lt;/uuid&gt;&lt;priority&gt;13&lt;/priority&gt;&lt;publications&gt;&lt;publication&gt;&lt;uuid&gt;E0546E8F-AF51-4747-8088-F15996113A68&lt;/uuid&gt;&lt;volume&gt;6&lt;/volume&gt;&lt;accepted_date&gt;99201106111200000000222000&lt;/accepted_date&gt;&lt;doi&gt;10.1371/journal.pone.0021794&lt;/doi&gt;&lt;startpage&gt;e21794&lt;/startpage&gt;&lt;publication_date&gt;99201100001200000000200000&lt;/publication_date&gt;&lt;url&gt;http://eutils.ncbi.nlm.nih.gov/entrez/eutils/elink.fcgi?dbfrom=pubmed&amp;amp;id=21750732&amp;amp;retmode=ref&amp;amp;cmd=prlinks&lt;/url&gt;&lt;type&gt;400&lt;/type&gt;&lt;title&gt;Missed opportunities for HIV testing and late-stage diagnosis among HIV-infected patients in Uganda.&lt;/title&gt;&lt;location&gt;200,4,0.3136111,32.5811111&lt;/location&gt;&lt;submission_date&gt;99201011251200000000222000&lt;/submission_date&gt;&lt;number&gt;7&lt;/number&gt;&lt;institution&gt;Department of Disease Control and Environmental Health, Makerere University School of Public Health, Kampala, Uganda. rwanyenze@hotmail.com&lt;/institution&gt;&lt;subtype&gt;400&lt;/subtype&gt;&lt;bundle&gt;&lt;publication&gt;&lt;url&gt;http://www.plosone.org/&lt;/url&gt;&lt;title&gt;PLoS ONE&lt;/title&gt;&lt;type&gt;-100&lt;/type&gt;&lt;subtype&gt;-100&lt;/subtype&gt;&lt;uuid&gt;937301D8-DEB3-4422-BC8F-63EDC098D774&lt;/uuid&gt;&lt;/publication&gt;&lt;/bundle&gt;&lt;authors&gt;&lt;author&gt;&lt;firstName&gt;Rhoda&lt;/firstName&gt;&lt;middleNames&gt;K&lt;/middleNames&gt;&lt;lastName&gt;Wanyenze&lt;/lastName&gt;&lt;/author&gt;&lt;author&gt;&lt;firstName&gt;Moses&lt;/firstName&gt;&lt;middleNames&gt;R&lt;/middleNames&gt;&lt;lastName&gt;Kamya&lt;/lastName&gt;&lt;/author&gt;&lt;author&gt;&lt;firstName&gt;Robin&lt;/firstName&gt;&lt;lastName&gt;Fatch&lt;/lastName&gt;&lt;/author&gt;&lt;author&gt;&lt;firstName&gt;Harriet&lt;/firstName&gt;&lt;lastName&gt;Mayanja-Kizza&lt;/lastName&gt;&lt;/author&gt;&lt;author&gt;&lt;firstName&gt;Steven&lt;/firstName&gt;&lt;lastName&gt;Baveewo&lt;/lastName&gt;&lt;/author&gt;&lt;author&gt;&lt;firstName&gt;Sharif&lt;/firstName&gt;&lt;lastName&gt;Sawires&lt;/lastName&gt;&lt;/author&gt;&lt;author&gt;&lt;firstName&gt;David&lt;/firstName&gt;&lt;middleNames&gt;Roy&lt;/middleNames&gt;&lt;lastName&gt;Bangsberg&lt;/lastName&gt;&lt;/author&gt;&lt;author&gt;&lt;firstName&gt;Thomas&lt;/firstName&gt;&lt;lastName&gt;Coates&lt;/lastName&gt;&lt;/author&gt;&lt;author&gt;&lt;firstName&gt;Judith&lt;/firstName&gt;&lt;middleNames&gt;A&lt;/middleNames&gt;&lt;lastName&gt;Hahn&lt;/lastName&gt;&lt;/author&gt;&lt;/authors&gt;&lt;/publication&gt;&lt;/publications&gt;&lt;cites&gt;&lt;/cites&gt;&lt;/citation&gt;</w:instrText>
      </w:r>
      <w:r w:rsidR="00C20F04">
        <w:fldChar w:fldCharType="separate"/>
      </w:r>
      <w:r w:rsidR="00C20F04">
        <w:rPr>
          <w:lang w:val="en-US"/>
        </w:rPr>
        <w:t>{Wanyenze:2011gz}</w:t>
      </w:r>
      <w:r w:rsidR="00C20F04">
        <w:fldChar w:fldCharType="end"/>
      </w:r>
      <w:r w:rsidR="00C20F04">
        <w:t>.</w:t>
      </w:r>
      <w:r w:rsidR="00E95B81">
        <w:t xml:space="preserve"> Secondly, </w:t>
      </w:r>
      <w:r w:rsidR="008D410E">
        <w:t xml:space="preserve">late </w:t>
      </w:r>
      <w:r w:rsidR="00E95B81">
        <w:t xml:space="preserve">diagnosis </w:t>
      </w:r>
      <w:r w:rsidR="008D410E">
        <w:t xml:space="preserve">is followed by </w:t>
      </w:r>
      <w:r w:rsidR="00E95B81">
        <w:t>late initiation of treatment</w:t>
      </w:r>
      <w:r w:rsidR="008D410E">
        <w:t xml:space="preserve">; with many studies reporting patients initiating ART with CD4 counts far lower than treatment guidelines </w:t>
      </w:r>
      <w:proofErr w:type="gramStart"/>
      <w:r w:rsidR="008D410E">
        <w:t>recommend</w:t>
      </w:r>
      <w:r w:rsidR="00962A36">
        <w:t>{</w:t>
      </w:r>
      <w:proofErr w:type="gramEnd"/>
      <w:r w:rsidR="00962A36">
        <w:t>Boulle:2014uj</w:t>
      </w:r>
      <w:r w:rsidR="009E4CC4">
        <w:fldChar w:fldCharType="begin"/>
      </w:r>
      <w:r w:rsidR="009E4CC4">
        <w:instrText xml:space="preserve"> ADDIN PAPERS2_CITATIONS &lt;citation&gt;&lt;uuid&gt;C0E53D26-2E28-491B-916F-4AF57DDA24E9&lt;/uuid&gt;&lt;priority&gt;0&lt;/priority&gt;&lt;publications&gt;&lt;publication&gt;&lt;volume&gt;7&lt;/volume&gt;&lt;publication_date&gt;99201205151200000000222000&lt;/publication_date&gt;&lt;number&gt;5&lt;/number&gt;&lt;doi&gt;10.1371/journal.pone.0037125.t003&lt;/doi&gt;&lt;startpage&gt;e37125&lt;/startpage&gt;&lt;title&gt;Factors Associated with Late Antiretroviral Therapy Initiation among Adults in Mozambique&lt;/title&gt;&lt;uuid&gt;89858F5B-4089-4FD1-8D8A-CA19415058D1&lt;/uuid&gt;&lt;subtype&gt;400&lt;/subtype&gt;&lt;type&gt;400&lt;/type&gt;&lt;url&gt;http://dx.plos.org/10.1371/journal.pone.0037125.t003&lt;/url&gt;&lt;bundle&gt;&lt;publication&gt;&lt;url&gt;http://www.plosone.org/&lt;/url&gt;&lt;title&gt;PLoS ONE&lt;/title&gt;&lt;type&gt;-100&lt;/type&gt;&lt;subtype&gt;-100&lt;/subtype&gt;&lt;uuid&gt;937301D8-DEB3-4422-BC8F-63EDC098D774&lt;/uuid&gt;&lt;/publication&gt;&lt;/bundle&gt;&lt;authors&gt;&lt;author&gt;&lt;firstName&gt;Maria&lt;/firstName&gt;&lt;lastName&gt;Lahuerta&lt;/lastName&gt;&lt;/author&gt;&lt;author&gt;&lt;firstName&gt;Josue&lt;/firstName&gt;&lt;lastName&gt;Lima&lt;/lastName&gt;&lt;/author&gt;&lt;author&gt;&lt;firstName&gt;Harriet&lt;/firstName&gt;&lt;lastName&gt;Nuwagaba-Biribonwoha&lt;/lastName&gt;&lt;/author&gt;&lt;author&gt;&lt;firstName&gt;Mie&lt;/firstName&gt;&lt;lastName&gt;Okamura&lt;/lastName&gt;&lt;/author&gt;&lt;author&gt;&lt;firstName&gt;Maria&lt;/firstName&gt;&lt;middleNames&gt;Fernanda&lt;/middleNames&gt;&lt;lastName&gt;Alvim&lt;/lastName&gt;&lt;/author&gt;&lt;author&gt;&lt;firstName&gt;Rufino&lt;/firstName&gt;&lt;lastName&gt;Fernandes&lt;/lastName&gt;&lt;/author&gt;&lt;author&gt;&lt;firstName&gt;Americo&lt;/firstName&gt;&lt;lastName&gt;Assan&lt;/lastName&gt;&lt;/author&gt;&lt;author&gt;&lt;firstName&gt;David&lt;/firstName&gt;&lt;lastName&gt;Hoos&lt;/lastName&gt;&lt;/author&gt;&lt;author&gt;&lt;firstName&gt;Batya&lt;/firstName&gt;&lt;lastName&gt;Elul&lt;/lastName&gt;&lt;/author&gt;&lt;author&gt;&lt;firstName&gt;Wafaa&lt;/firstName&gt;&lt;middleNames&gt;M&lt;/middleNames&gt;&lt;lastName&gt;El-Sadr&lt;/lastName&gt;&lt;/author&gt;&lt;author&gt;&lt;firstName&gt;Denis&lt;/firstName&gt;&lt;lastName&gt;Nash&lt;/lastName&gt;&lt;/author&gt;&lt;/authors&gt;&lt;editors&gt;&lt;author&gt;&lt;firstName&gt;Patrick&lt;/firstName&gt;&lt;middleNames&gt;S&lt;/middleNames&gt;&lt;lastName&gt;Sullivan&lt;/lastName&gt;&lt;/author&gt;&lt;/editors&gt;&lt;/publication&gt;&lt;publication&gt;&lt;volume&gt;24&lt;/volume&gt;&lt;publication_date&gt;99201300001200000000200000&lt;/publication_date&gt;&lt;number&gt;1&lt;/number&gt;&lt;startpage&gt;359&lt;/startpage&gt;&lt;title&gt;The problem of late ART initiation in sub-Saharan Africa: a transient aspect of scale-up or a long-term phenomenon?&lt;/title&gt;&lt;uuid&gt;DD3489DC-399F-479C-8FAF-379FFC7E8CA4&lt;/uuid&gt;&lt;subtype&gt;400&lt;/subtype&gt;&lt;publisher&gt;The Johns Hopkins University Press&lt;/publisher&gt;&lt;type&gt;400&lt;/type&gt;&lt;endpage&gt;383&lt;/endpage&gt;&lt;url&gt;http://muse.jhu.edu/journals/journal_of_health_care_for_the_poor_and_underserved/v024/24.1.lahuerta.html&lt;/url&gt;&lt;bundle&gt;&lt;publication&gt;&lt;title&gt;Journal Health Care Poor Underserved&lt;/title&gt;&lt;type&gt;-100&lt;/type&gt;&lt;subtype&gt;-100&lt;/subtype&gt;&lt;uuid&gt;DD0155B4-E0C7-4A86-8585-5E21D491B98F&lt;/uuid&gt;&lt;/publication&gt;&lt;/bundle&gt;&lt;authors&gt;&lt;author&gt;&lt;firstName&gt;Maria&lt;/firstName&gt;&lt;lastName&gt;Lahuerta&lt;/lastName&gt;&lt;/author&gt;&lt;author&gt;&lt;firstName&gt;Frances&lt;/firstName&gt;&lt;lastName&gt;Ue&lt;/lastName&gt;&lt;/author&gt;&lt;author&gt;&lt;firstName&gt;Susie&lt;/firstName&gt;&lt;lastName&gt;Hoffman&lt;/lastName&gt;&lt;/author&gt;&lt;author&gt;&lt;firstName&gt;Batya&lt;/firstName&gt;&lt;lastName&gt;Elul&lt;/lastName&gt;&lt;/author&gt;&lt;author&gt;&lt;firstName&gt;Sarah&lt;/firstName&gt;&lt;middleNames&gt;Gorrell&lt;/middleNames&gt;&lt;lastName&gt;Kulkarni&lt;/lastName&gt;&lt;/author&gt;&lt;author&gt;&lt;firstName&gt;Yingfeng&lt;/firstName&gt;&lt;lastName&gt;Wu&lt;/lastName&gt;&lt;/author&gt;&lt;author&gt;&lt;firstName&gt;Harriet&lt;/firstName&gt;&lt;lastName&gt;Nuwagaba-Biribonwoha&lt;/lastName&gt;&lt;/author&gt;&lt;author&gt;&lt;firstName&gt;Robert&lt;/firstName&gt;&lt;middleNames&gt;H&lt;/middleNames&gt;&lt;lastName&gt;Remien&lt;/lastName&gt;&lt;/author&gt;&lt;author&gt;&lt;firstName&gt;Wafaa&lt;/firstName&gt;&lt;middleNames&gt;M&lt;/middleNames&gt;&lt;lastName&gt;El-Sadr&lt;/lastName&gt;&lt;/author&gt;&lt;author&gt;&lt;firstName&gt;Denis&lt;/firstName&gt;&lt;lastName&gt;Nash&lt;/lastName&gt;&lt;/author&gt;&lt;/authors&gt;&lt;/publication&gt;&lt;/publications&gt;&lt;cites&gt;&lt;/cites&gt;&lt;/citation&gt;</w:instrText>
      </w:r>
      <w:r w:rsidR="009E4CC4">
        <w:fldChar w:fldCharType="separate"/>
      </w:r>
      <w:r w:rsidR="009E4CC4">
        <w:rPr>
          <w:lang w:val="en-US"/>
        </w:rPr>
        <w:t>,Lahuerta:2012hi, Lahuerta:2013tk,</w:t>
      </w:r>
      <w:r w:rsidR="009E4CC4">
        <w:fldChar w:fldCharType="end"/>
      </w:r>
      <w:r w:rsidR="009E4CC4">
        <w:fldChar w:fldCharType="begin"/>
      </w:r>
      <w:r w:rsidR="009E4CC4">
        <w:instrText xml:space="preserve"> ADDIN PAPERS2_CITATIONS &lt;citation&gt;&lt;uuid&gt;A915D035-5308-412D-8D30-51F44B37906C&lt;/uuid&gt;&lt;priority&gt;0&lt;/priority&gt;&lt;publications&gt;&lt;publication&gt;&lt;uuid&gt;1ADA97F3-8EE3-4B97-A943-477EA28C76BA&lt;/uuid&gt;&lt;volume&gt;25&lt;/volume&gt;&lt;doi&gt;10.1097/QAD.0b013e32834811b2&lt;/doi&gt;&lt;subtitle&gt;&lt;/subtitle&gt;&lt;startpage&gt;1523&lt;/startpage&gt;&lt;publication_date&gt;99201107001200000000220000&lt;/publication_date&gt;&lt;url&gt;http://content.wkhealth.com/linkback/openurl?sid=WKPTLP:landingpage&amp;amp;an=00002030-201107310-00010&lt;/url&gt;&lt;type&gt;400&lt;/type&gt;&lt;title&gt;Program-level and contextual-level determinants of low-median CD4+ cell count in cohorts of persons initiating ART in eight sub-Saharan African countries&lt;/title&gt;&lt;number&gt;12&lt;/number&gt;&lt;subtype&gt;400&lt;/subtype&gt;&lt;endpage&gt;1533&lt;/endpage&gt;&lt;bundle&gt;&lt;publication&gt;&lt;title&gt;AIDS&lt;/title&gt;&lt;type&gt;-100&lt;/type&gt;&lt;subtype&gt;-100&lt;/subtype&gt;&lt;uuid&gt;7207AF0A-05FA-47CC-8189-F0E1621F7526&lt;/uuid&gt;&lt;/publication&gt;&lt;/bundle&gt;&lt;authors&gt;&lt;author&gt;&lt;firstName&gt;Denis&lt;/firstName&gt;&lt;lastName&gt;Nash&lt;/lastName&gt;&lt;/author&gt;&lt;author&gt;&lt;firstName&gt;Yingfeng&lt;/firstName&gt;&lt;lastName&gt;Wu&lt;/lastName&gt;&lt;/author&gt;&lt;author&gt;&lt;firstName&gt;Batya&lt;/firstName&gt;&lt;lastName&gt;Elul&lt;/lastName&gt;&lt;/author&gt;&lt;author&gt;&lt;firstName&gt;David&lt;/firstName&gt;&lt;lastName&gt;Hoos&lt;/lastName&gt;&lt;/author&gt;&lt;author&gt;&lt;firstName&gt;Wafaa&lt;/firstName&gt;&lt;middleNames&gt;M&lt;/middleNames&gt;&lt;lastName&gt;El-Sadr&lt;/lastName&gt;&lt;/author&gt;&lt;/authors&gt;&lt;/publication&gt;&lt;/publications&gt;&lt;cites&gt;&lt;/cites&gt;&lt;/citation&gt;</w:instrText>
      </w:r>
      <w:r w:rsidR="009E4CC4">
        <w:fldChar w:fldCharType="separate"/>
      </w:r>
      <w:r w:rsidR="009E4CC4">
        <w:rPr>
          <w:lang w:val="en-US"/>
        </w:rPr>
        <w:t>Nash:2011ki}</w:t>
      </w:r>
      <w:r w:rsidR="009E4CC4">
        <w:fldChar w:fldCharType="end"/>
      </w:r>
      <w:r w:rsidR="00BE19DA">
        <w:t>.</w:t>
      </w:r>
      <w:r w:rsidR="00B80D12">
        <w:t xml:space="preserve"> </w:t>
      </w:r>
      <w:r w:rsidR="00816109">
        <w:t xml:space="preserve">The </w:t>
      </w:r>
      <w:r w:rsidR="00A657FC">
        <w:t xml:space="preserve">major </w:t>
      </w:r>
      <w:r w:rsidR="00816109">
        <w:t>consequence</w:t>
      </w:r>
      <w:r w:rsidR="00BE19DA">
        <w:t xml:space="preserve"> of late ART initiation</w:t>
      </w:r>
      <w:r w:rsidR="00C8345E">
        <w:t>,</w:t>
      </w:r>
      <w:r w:rsidR="00A5693B">
        <w:t xml:space="preserve"> </w:t>
      </w:r>
      <w:r w:rsidR="00A657FC">
        <w:t>is an observed increase in HIV-related mortality, negatively correlating with CD4 count at the time of initiation</w:t>
      </w:r>
      <w:r w:rsidR="00A657FC">
        <w:fldChar w:fldCharType="begin"/>
      </w:r>
      <w:r w:rsidR="0075253B">
        <w:instrText xml:space="preserve"> ADDIN PAPERS2_CITATIONS &lt;citation&gt;&lt;uuid&gt;8BEE9FBC-84C1-4CE9-9F06-5DC91A1AB8AF&lt;/uuid&gt;&lt;priority&gt;5&lt;/priority&gt;&lt;publications&gt;&lt;publication&gt;&lt;uuid&gt;60B0F23E-6A0C-4E16-BCF2-2078293E2601&lt;/uuid&gt;&lt;volume&gt;10&lt;/volume&gt;&lt;accepted_date&gt;99201302281200000000222000&lt;/accepted_date&gt;&lt;doi&gt;10.1371/journal.pmed.1001418&lt;/doi&gt;&lt;startpage&gt;e1001418&lt;/startpage&gt;&lt;publication_date&gt;99201300001200000000200000&lt;/publication_date&gt;&lt;url&gt;http://eutils.ncbi.nlm.nih.gov/entrez/eutils/elink.fcgi?dbfrom=pubmed&amp;amp;id=23585736&amp;amp;retmode=ref&amp;amp;cmd=prlinks&lt;/url&gt;&lt;type&gt;400&lt;/type&gt;&lt;title&gt;Life expectancies of South African adults starting antiretroviral treatment: collaborative analysis of cohort studies.&lt;/title&gt;&lt;location&gt;&amp;lt;html&amp;gt;&amp;lt;head&amp;gt;&amp;lt;meta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Home&amp;lt;/a&amp;gt;&amp;lt;/div&amp;gt;&amp;lt;/body&amp;gt;&amp;lt;/html&amp;gt;&lt;/location&gt;&lt;submission_date&gt;99201208161200000000222000&lt;/submission_date&gt;&lt;number&gt;4&lt;/number&gt;&lt;institution&gt;Centre for Infectious Disease Epidemiology and Research, University of Cape Town, Cape Town, South Africa. Leigh.Johnson@uct.ac.za&lt;/institution&gt;&lt;subtype&gt;400&lt;/subtype&gt;&lt;bundle&gt;&lt;publication&gt;&lt;title&gt;PLoS Medicine&lt;/title&gt;&lt;type&gt;-100&lt;/type&gt;&lt;subtype&gt;-100&lt;/subtype&gt;&lt;uuid&gt;032F8D8E-8579-48D1-833A-A61EDCB35F0F&lt;/uuid&gt;&lt;/publication&gt;&lt;/bundle&gt;&lt;authors&gt;&lt;author&gt;&lt;firstName&gt;Leigh&lt;/firstName&gt;&lt;middleNames&gt;Francis&lt;/middleNames&gt;&lt;lastName&gt;Johnson&lt;/lastName&gt;&lt;/author&gt;&lt;author&gt;&lt;firstName&gt;Joel&lt;/firstName&gt;&lt;lastName&gt;Mossong&lt;/lastName&gt;&lt;/author&gt;&lt;author&gt;&lt;firstName&gt;Rob&lt;/firstName&gt;&lt;middleNames&gt;E&lt;/middleNames&gt;&lt;lastName&gt;Dorrington&lt;/lastName&gt;&lt;/author&gt;&lt;author&gt;&lt;firstName&gt;Michael&lt;/firstName&gt;&lt;lastName&gt;Schomaker&lt;/lastName&gt;&lt;/author&gt;&lt;author&gt;&lt;firstName&gt;Christopher&lt;/firstName&gt;&lt;middleNames&gt;J&lt;/middleNames&gt;&lt;lastName&gt;Hoffmann&lt;/lastName&gt;&lt;/author&gt;&lt;author&gt;&lt;firstName&gt;Olivia&lt;/firstName&gt;&lt;lastName&gt;Keiser&lt;/lastName&gt;&lt;/author&gt;&lt;author&gt;&lt;firstName&gt;Matthew&lt;/firstName&gt;&lt;middleNames&gt;P&lt;/middleNames&gt;&lt;lastName&gt;Fox&lt;/lastName&gt;&lt;/author&gt;&lt;author&gt;&lt;firstName&gt;Robin&lt;/firstName&gt;&lt;lastName&gt;Wood&lt;/lastName&gt;&lt;/author&gt;&lt;author&gt;&lt;firstName&gt;Hans&lt;/firstName&gt;&lt;lastName&gt;Prozesky&lt;/lastName&gt;&lt;/author&gt;&lt;author&gt;&lt;firstName&gt;Janet&lt;/firstName&gt;&lt;lastName&gt;Giddy&lt;/lastName&gt;&lt;/author&gt;&lt;author&gt;&lt;firstName&gt;Daniela&lt;/firstName&gt;&lt;middleNames&gt;Belen&lt;/middleNames&gt;&lt;lastName&gt;Garone&lt;/lastName&gt;&lt;/author&gt;&lt;author&gt;&lt;firstName&gt;Morna&lt;/firstName&gt;&lt;lastName&gt;Cornell&lt;/lastName&gt;&lt;/author&gt;&lt;author&gt;&lt;firstName&gt;Matthias&lt;/firstName&gt;&lt;lastName&gt;Egger&lt;/lastName&gt;&lt;/author&gt;&lt;author&gt;&lt;firstName&gt;Andrew&lt;/firstName&gt;&lt;middleNames&gt;M&lt;/middleNames&gt;&lt;lastName&gt;Boulle&lt;/lastName&gt;&lt;/author&gt;&lt;author&gt;&lt;lastName&gt;International Epidemiologic Databases to Evaluate AIDS Southern Africa Collaboration&lt;/lastName&gt;&lt;/author&gt;&lt;/authors&gt;&lt;/publication&gt;&lt;/publications&gt;&lt;cites&gt;&lt;/cites&gt;&lt;/citation&gt;</w:instrText>
      </w:r>
      <w:r w:rsidR="00A657FC">
        <w:fldChar w:fldCharType="separate"/>
      </w:r>
      <w:r w:rsidR="00A657FC">
        <w:rPr>
          <w:lang w:val="en-US"/>
        </w:rPr>
        <w:t>{Johnson:2013co}</w:t>
      </w:r>
      <w:r w:rsidR="00A657FC">
        <w:fldChar w:fldCharType="end"/>
      </w:r>
      <w:r w:rsidR="00CB12F5">
        <w:t xml:space="preserve">. </w:t>
      </w:r>
      <w:r w:rsidR="00C8345E">
        <w:t xml:space="preserve">Thus, from the viewpoint of the clinic, late treatment initiation is the major driver </w:t>
      </w:r>
      <w:r w:rsidR="0011085E">
        <w:t>behind</w:t>
      </w:r>
      <w:r w:rsidR="00C8345E">
        <w:t xml:space="preserve"> HIV-related mortality in ART programmes. </w:t>
      </w:r>
      <w:r w:rsidR="00CB12F5">
        <w:t>Current data now indicates that the hazard ratio of mortality for patients initiating ART with CD4 counts ≥200 vs. &lt;25 cells per μl is 0.21 (95% CI, 0.17 – 0.27)</w:t>
      </w:r>
      <w:r w:rsidR="00CB12F5">
        <w:fldChar w:fldCharType="begin"/>
      </w:r>
      <w:r w:rsidR="0075253B">
        <w:instrText xml:space="preserve"> ADDIN PAPERS2_CITATIONS &lt;citation&gt;&lt;uuid&gt;EAF022FD-6CE5-4454-9484-86AA1166FE4B&lt;/uuid&gt;&lt;priority&gt;4&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CB12F5">
        <w:fldChar w:fldCharType="separate"/>
      </w:r>
      <w:r w:rsidR="00CB12F5">
        <w:rPr>
          <w:lang w:val="en-US"/>
        </w:rPr>
        <w:t>{May:2010ee}</w:t>
      </w:r>
      <w:r w:rsidR="00CB12F5">
        <w:fldChar w:fldCharType="end"/>
      </w:r>
      <w:r w:rsidR="00CB12F5">
        <w:t xml:space="preserve">. However, </w:t>
      </w:r>
      <w:r w:rsidR="00242D83">
        <w:t xml:space="preserve">mortality is likely to </w:t>
      </w:r>
      <w:r w:rsidR="00CB12F5">
        <w:t xml:space="preserve">be underestimated due to significant unreported </w:t>
      </w:r>
      <w:r w:rsidR="00242D83">
        <w:t xml:space="preserve">deaths </w:t>
      </w:r>
      <w:r w:rsidR="00CB12F5">
        <w:t>among patients lost to follow up</w:t>
      </w:r>
      <w:r w:rsidR="00242D83">
        <w:fldChar w:fldCharType="begin"/>
      </w:r>
      <w:r w:rsidR="0075253B">
        <w:instrText xml:space="preserve"> ADDIN PAPERS2_CITATIONS &lt;citation&gt;&lt;uuid&gt;315D3D71-5D06-4C36-91E9-2A2CF8119FEF&lt;/uuid&gt;&lt;priority&gt;1&lt;/priority&gt;&lt;publications&gt;&lt;publication&gt;&lt;uuid&gt;930717E1-56F6-4050-A82C-07B35706875C&lt;/uuid&gt;&lt;volume&gt;5&lt;/volume&gt;&lt;accepted_date&gt;99201009241200000000222000&lt;/accepted_date&gt;&lt;doi&gt;10.1371/journal.pone.0014149&lt;/doi&gt;&lt;startpage&gt;e14149&lt;/startpage&gt;&lt;publication_date&gt;99201000001200000000200000&lt;/publication_date&gt;&lt;url&gt;http://eutils.ncbi.nlm.nih.gov/entrez/eutils/elink.fcgi?dbfrom=pubmed&amp;amp;id=21152392&amp;amp;retmode=ref&amp;amp;cmd=prlinks&lt;/url&gt;&lt;type&gt;400&lt;/type&gt;&lt;title&gt;Adjusting mortality for loss to follow-up: analysis of five ART programmes in sub-Saharan Africa.&lt;/title&gt;&lt;location&gt;200,9,46.9504081,7.4381464&lt;/location&gt;&lt;submission_date&gt;99201004081200000000222000&lt;/submission_date&gt;&lt;number&gt;11&lt;/number&gt;&lt;institution&gt;Division of International and Environmental Health, Institute of Social and Preventive Medicine (ISPM), University of Bern, Bern, Switzerland.&lt;/institution&gt;&lt;subtype&gt;400&lt;/subtype&gt;&lt;bundle&gt;&lt;publication&gt;&lt;url&gt;http://www.plosone.org/&lt;/url&gt;&lt;title&gt;PLoS ONE&lt;/title&gt;&lt;type&gt;-100&lt;/type&gt;&lt;subtype&gt;-100&lt;/subtype&gt;&lt;uuid&gt;937301D8-DEB3-4422-BC8F-63EDC098D774&lt;/uuid&gt;&lt;/publication&gt;&lt;/bundle&gt;&lt;authors&gt;&lt;author&gt;&lt;firstName&gt;Martin&lt;/firstName&gt;&lt;middleNames&gt;W G&lt;/middleNames&gt;&lt;lastName&gt;Brinkhof&lt;/lastName&gt;&lt;/author&gt;&lt;author&gt;&lt;firstName&gt;Ben&lt;/firstName&gt;&lt;middleNames&gt;D&lt;/middleNames&gt;&lt;lastName&gt;Spycher&lt;/lastName&gt;&lt;/author&gt;&lt;author&gt;&lt;firstName&gt;Constantin&lt;/firstName&gt;&lt;middleNames&gt;Theodore&lt;/middleNames&gt;&lt;lastName&gt;Yiannoutsos&lt;/lastName&gt;&lt;/author&gt;&lt;author&gt;&lt;firstName&gt;Ralf&lt;/firstName&gt;&lt;lastName&gt;Weigel&lt;/lastName&gt;&lt;/author&gt;&lt;author&gt;&lt;firstName&gt;Robin&lt;/firstName&gt;&lt;lastName&gt;Wood&lt;/lastName&gt;&lt;/author&gt;&lt;author&gt;&lt;firstName&gt;Eugene&lt;/firstName&gt;&lt;lastName&gt;Messou&lt;/lastName&gt;&lt;/author&gt;&lt;author&gt;&lt;firstName&gt;Andrew&lt;/firstName&gt;&lt;middleNames&gt;M&lt;/middleNames&gt;&lt;lastName&gt;Boulle&lt;/lastName&gt;&lt;/author&gt;&lt;author&gt;&lt;firstName&gt;Matthias&lt;/firstName&gt;&lt;lastName&gt;Egger&lt;/lastName&gt;&lt;/author&gt;&lt;author&gt;&lt;firstName&gt;Jonathan&lt;/firstName&gt;&lt;middleNames&gt;A C&lt;/middleNames&gt;&lt;lastName&gt;Sterne&lt;/lastName&gt;&lt;/author&gt;&lt;author&gt;&lt;lastName&gt;International Epidemiologic Databases to Evaluate AIDS IeDEA Collaboration&lt;/lastName&gt;&lt;/author&gt;&lt;/authors&gt;&lt;/publication&gt;&lt;/publications&gt;&lt;cites&gt;&lt;/cites&gt;&lt;/citation&gt;</w:instrText>
      </w:r>
      <w:r w:rsidR="00242D83">
        <w:fldChar w:fldCharType="separate"/>
      </w:r>
      <w:r w:rsidR="00242D83">
        <w:rPr>
          <w:lang w:val="en-US"/>
        </w:rPr>
        <w:t>{Brinkhof:2010gr}</w:t>
      </w:r>
      <w:r w:rsidR="00242D83">
        <w:fldChar w:fldCharType="end"/>
      </w:r>
      <w:r w:rsidR="00CB12F5">
        <w:t>.</w:t>
      </w:r>
      <w:r w:rsidR="000568D2">
        <w:t xml:space="preserve"> Additionally</w:t>
      </w:r>
      <w:r w:rsidR="00242D83">
        <w:t xml:space="preserve"> late treatment initiation </w:t>
      </w:r>
      <w:r w:rsidR="00AB0E2B">
        <w:t>likely</w:t>
      </w:r>
      <w:r w:rsidR="000568D2">
        <w:t xml:space="preserve"> results in </w:t>
      </w:r>
      <w:r w:rsidR="00242D83">
        <w:t>onward transmission</w:t>
      </w:r>
      <w:r w:rsidR="000568D2">
        <w:t xml:space="preserve"> until viral suppression can be achieved</w:t>
      </w:r>
      <w:r w:rsidR="007E311F">
        <w:fldChar w:fldCharType="begin"/>
      </w:r>
      <w:r w:rsidR="0075253B">
        <w:instrText xml:space="preserve"> ADDIN PAPERS2_CITATIONS &lt;citation&gt;&lt;uuid&gt;662EA00F-08FC-48C4-9FB2-BB700CAB03D6&lt;/uuid&gt;&lt;priority&gt;2&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7E311F">
        <w:fldChar w:fldCharType="separate"/>
      </w:r>
      <w:r w:rsidR="007E311F">
        <w:rPr>
          <w:lang w:val="en-US"/>
        </w:rPr>
        <w:t>{</w:t>
      </w:r>
      <w:r w:rsidR="0075253B">
        <w:rPr>
          <w:lang w:val="en-US"/>
        </w:rPr>
        <w:t>Lahuerta:2013tk,</w:t>
      </w:r>
      <w:r w:rsidR="007E311F">
        <w:rPr>
          <w:lang w:val="en-US"/>
        </w:rPr>
        <w:t>Cohen:2011kr</w:t>
      </w:r>
      <w:r w:rsidR="007E311F">
        <w:fldChar w:fldCharType="end"/>
      </w:r>
      <w:r w:rsidR="00862604">
        <w:t>}</w:t>
      </w:r>
      <w:r w:rsidR="00242D83">
        <w:t>.</w:t>
      </w:r>
    </w:p>
    <w:p w14:paraId="42E2B223" w14:textId="77777777" w:rsidR="0089420B" w:rsidRDefault="0089420B" w:rsidP="00F11115">
      <w:pPr>
        <w:pStyle w:val="normal0"/>
        <w:contextualSpacing w:val="0"/>
      </w:pPr>
    </w:p>
    <w:p w14:paraId="6FC32D6E" w14:textId="34DDA39C" w:rsidR="00F11115" w:rsidRDefault="00297281" w:rsidP="00F11115">
      <w:pPr>
        <w:pStyle w:val="normal0"/>
        <w:contextualSpacing w:val="0"/>
      </w:pPr>
      <w:r>
        <w:tab/>
        <w:t>This discrepancy between treatment access and eventual patient outcomes allude to inefficiencies within HIV care systems</w:t>
      </w:r>
      <w:r w:rsidR="00EF438D">
        <w:fldChar w:fldCharType="begin"/>
      </w:r>
      <w:r w:rsidR="00EF438D">
        <w:instrText xml:space="preserve"> ADDIN PAPERS2_CITATIONS &lt;citation&gt;&lt;uuid&gt;51819512-3EA7-43DC-947C-2DAEB416DE12&lt;/uuid&gt;&lt;priority&gt;0&lt;/priority&gt;&lt;publications&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s&gt;&lt;cites&gt;&lt;/cites&gt;&lt;/citation&gt;</w:instrText>
      </w:r>
      <w:r w:rsidR="00EF438D">
        <w:fldChar w:fldCharType="separate"/>
      </w:r>
      <w:r w:rsidR="00EF438D">
        <w:rPr>
          <w:lang w:val="en-US"/>
        </w:rPr>
        <w:t>{Gardner:2011de}</w:t>
      </w:r>
      <w:r w:rsidR="00EF438D">
        <w:fldChar w:fldCharType="end"/>
      </w:r>
      <w:r w:rsidR="00EF438D">
        <w:t xml:space="preserve">. </w:t>
      </w:r>
      <w:r w:rsidR="00093701">
        <w:t>Moreover</w:t>
      </w:r>
      <w:r>
        <w:t>, a</w:t>
      </w:r>
      <w:r w:rsidR="00A86169">
        <w:t>ccumulating evidence suggest</w:t>
      </w:r>
      <w:r w:rsidR="00EF438D">
        <w:t>s</w:t>
      </w:r>
      <w:r w:rsidR="00A86169">
        <w:t xml:space="preserve"> that HIV care is suboptimal not at one particular point, but across </w:t>
      </w:r>
      <w:r w:rsidR="00EF438D">
        <w:t>the entire spectrum of care</w:t>
      </w:r>
      <w:r w:rsidR="00A86169">
        <w:t xml:space="preserve">, as “cascading losses” have been reported throughout </w:t>
      </w:r>
      <w:r w:rsidR="00EF438D">
        <w:t xml:space="preserve">ART </w:t>
      </w:r>
      <w:proofErr w:type="gramStart"/>
      <w:r w:rsidR="00EF438D">
        <w:t>programmes</w:t>
      </w:r>
      <w:r w:rsidR="00A86169">
        <w:t>{</w:t>
      </w:r>
      <w:proofErr w:type="gramEnd"/>
      <w:r w:rsidR="00A86169">
        <w:t>Rosen:2011ii</w:t>
      </w:r>
      <w:r w:rsidR="003F4573">
        <w:t>,</w:t>
      </w:r>
      <w:r w:rsidR="003F4573">
        <w:fldChar w:fldCharType="begin"/>
      </w:r>
      <w:r w:rsidR="003F4573">
        <w:instrText xml:space="preserve"> ADDIN PAPERS2_CITATIONS &lt;citation&gt;&lt;uuid&gt;D56C3B9C-389F-429E-AEFA-C5D99B4D018D&lt;/uuid&gt;&lt;priority&gt;0&lt;/priority&gt;&lt;publications&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3F4573">
        <w:fldChar w:fldCharType="separate"/>
      </w:r>
      <w:r w:rsidR="003F4573">
        <w:rPr>
          <w:lang w:val="en-US"/>
        </w:rPr>
        <w:t>Fox:2014ch}</w:t>
      </w:r>
      <w:r w:rsidR="003F4573">
        <w:fldChar w:fldCharType="end"/>
      </w:r>
      <w:r w:rsidR="00A86169">
        <w:t xml:space="preserve">. </w:t>
      </w:r>
      <w:r w:rsidR="009F4271">
        <w:t>A review by Rosen and Fox in 2011 highlighted the scale of the issue in sub-Saharan Africa; illustrating that</w:t>
      </w:r>
      <w:r w:rsidR="006F38DD">
        <w:t xml:space="preserve"> </w:t>
      </w:r>
      <w:r w:rsidR="008E50A3">
        <w:t xml:space="preserve">on average </w:t>
      </w:r>
      <w:r w:rsidR="006F38DD">
        <w:t>only 18% of patients are retained from HIV testing until ART initiation</w:t>
      </w:r>
      <w:r w:rsidR="006F38DD">
        <w:fldChar w:fldCharType="begin"/>
      </w:r>
      <w:r w:rsidR="006F38D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6F38DD">
        <w:fldChar w:fldCharType="separate"/>
      </w:r>
      <w:r w:rsidR="006F38DD">
        <w:rPr>
          <w:lang w:val="en-US"/>
        </w:rPr>
        <w:t>{Rosen:2011ii}</w:t>
      </w:r>
      <w:r w:rsidR="006F38DD">
        <w:fldChar w:fldCharType="end"/>
      </w:r>
      <w:r w:rsidR="006F38DD">
        <w:t>.</w:t>
      </w:r>
      <w:r w:rsidR="007E11C5">
        <w:t xml:space="preserve"> </w:t>
      </w:r>
      <w:r w:rsidR="00D16C7C">
        <w:t xml:space="preserve">This value of pre-ART retention was further </w:t>
      </w:r>
      <w:r w:rsidR="00C26C9B">
        <w:t>broken down to</w:t>
      </w:r>
      <w:r w:rsidR="00D16C7C">
        <w:t xml:space="preserve"> </w:t>
      </w:r>
      <w:r w:rsidR="00C26C9B">
        <w:t xml:space="preserve">indicate </w:t>
      </w:r>
      <w:r w:rsidR="00D16C7C">
        <w:t xml:space="preserve">that 59% of </w:t>
      </w:r>
      <w:r w:rsidR="0002399E">
        <w:t xml:space="preserve">patients </w:t>
      </w:r>
      <w:r w:rsidR="00D16C7C">
        <w:t xml:space="preserve">were </w:t>
      </w:r>
      <w:r w:rsidR="0002399E">
        <w:t>retained from HIV testing to receipt of CD4 test results</w:t>
      </w:r>
      <w:r w:rsidR="00D16C7C">
        <w:t xml:space="preserve">, </w:t>
      </w:r>
      <w:r w:rsidR="00C26C9B">
        <w:t xml:space="preserve">whereupon </w:t>
      </w:r>
      <w:r w:rsidR="00A86169">
        <w:t>46%</w:t>
      </w:r>
      <w:r w:rsidR="00D16C7C">
        <w:t xml:space="preserve"> of remaining individuals</w:t>
      </w:r>
      <w:r w:rsidR="00A86169">
        <w:t xml:space="preserve"> were retained u</w:t>
      </w:r>
      <w:r w:rsidR="00D16C7C">
        <w:t>ntil they were eligible for ART</w:t>
      </w:r>
      <w:r w:rsidR="00A86169">
        <w:t xml:space="preserve"> and finally 68% </w:t>
      </w:r>
      <w:r w:rsidR="00C26C9B">
        <w:t xml:space="preserve">of the remainder </w:t>
      </w:r>
      <w:r w:rsidR="00A86169">
        <w:t>were retained until they initiated ART</w:t>
      </w:r>
      <w:r w:rsidR="0018155D">
        <w:fldChar w:fldCharType="begin"/>
      </w:r>
      <w:r w:rsidR="0018155D">
        <w:instrText xml:space="preserve"> ADDIN PAPERS2_CITATIONS &lt;citation&gt;&lt;uuid&gt;F9E78491-C96D-4E60-A25B-B00D176A84AB&lt;/uuid&gt;&lt;priority&gt;0&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18155D">
        <w:fldChar w:fldCharType="separate"/>
      </w:r>
      <w:r w:rsidR="0018155D">
        <w:rPr>
          <w:lang w:val="en-US"/>
        </w:rPr>
        <w:t>{Rosen:2011ii}</w:t>
      </w:r>
      <w:r w:rsidR="0018155D">
        <w:fldChar w:fldCharType="end"/>
      </w:r>
      <w:r w:rsidR="0018155D">
        <w:t>.</w:t>
      </w:r>
      <w:r w:rsidR="003129D0">
        <w:t xml:space="preserve"> </w:t>
      </w:r>
      <w:r w:rsidR="00F11115">
        <w:t xml:space="preserve">While among those patients initiating ART, recent estimates from South Africa indicate that 81% are retained in care two years after starting </w:t>
      </w:r>
      <w:proofErr w:type="gramStart"/>
      <w:r w:rsidR="00F11115">
        <w:t>treatment{</w:t>
      </w:r>
      <w:proofErr w:type="gramEnd"/>
      <w:r w:rsidR="00F11115">
        <w:rPr>
          <w:lang w:val="en-US"/>
        </w:rPr>
        <w:t>Fox:2014ch}</w:t>
      </w:r>
      <w:r w:rsidR="00F11115">
        <w:t>.</w:t>
      </w:r>
    </w:p>
    <w:p w14:paraId="13319313" w14:textId="77777777" w:rsidR="00A86169" w:rsidRDefault="00A86169" w:rsidP="00A86169">
      <w:pPr>
        <w:pStyle w:val="normal0"/>
        <w:contextualSpacing w:val="0"/>
      </w:pPr>
    </w:p>
    <w:p w14:paraId="502DB7EB" w14:textId="469B262A" w:rsidR="00D74109" w:rsidRDefault="004A59FC" w:rsidP="00126B36">
      <w:pPr>
        <w:pStyle w:val="normal0"/>
        <w:contextualSpacing w:val="0"/>
      </w:pPr>
      <w:r>
        <w:tab/>
        <w:t>The milestones that must be achieved to realise optimal care outcomes begin with diagnosis. Positive HIV-testing to confirm infectio</w:t>
      </w:r>
      <w:r w:rsidR="00631265">
        <w:t>n is followed by a blood draw for CD4 count measurement to</w:t>
      </w:r>
      <w:r>
        <w:t xml:space="preserve"> assess the state of disease progression and eligibility for treatment</w:t>
      </w:r>
      <w:r w:rsidR="00631265">
        <w:t>.</w:t>
      </w:r>
      <w:r w:rsidR="006F18A9">
        <w:t xml:space="preserve"> </w:t>
      </w:r>
      <w:r w:rsidR="0079511E">
        <w:t>Once deemed eligible for treatment, ART is initiated and must be adhered to thereafter.</w:t>
      </w:r>
      <w:r w:rsidR="00AB5856">
        <w:t xml:space="preserve"> However, the operational steps required to deliver these milestones are more complex. Initially, once diagnosed</w:t>
      </w:r>
      <w:r w:rsidR="00A86169">
        <w:t xml:space="preserve"> individuals ne</w:t>
      </w:r>
      <w:r w:rsidR="00AB5856">
        <w:t>ed to be linked to pre-ART care,</w:t>
      </w:r>
      <w:r w:rsidR="00A86169">
        <w:t xml:space="preserve"> meaning they must attend a clin</w:t>
      </w:r>
      <w:r w:rsidR="00AB5856">
        <w:t xml:space="preserve">ic to be bled for a CD4 test. </w:t>
      </w:r>
      <w:r w:rsidR="00F604CE">
        <w:t xml:space="preserve">Consequently, there is a risk that </w:t>
      </w:r>
      <w:r w:rsidR="00D82053">
        <w:t>they</w:t>
      </w:r>
      <w:r w:rsidR="00F604CE">
        <w:t xml:space="preserve"> may not attend. </w:t>
      </w:r>
      <w:r w:rsidR="00A86169">
        <w:t xml:space="preserve">Kranzer </w:t>
      </w:r>
      <w:r w:rsidR="00A86169">
        <w:rPr>
          <w:i/>
        </w:rPr>
        <w:t>et al.</w:t>
      </w:r>
      <w:r w:rsidR="00A86169">
        <w:t xml:space="preserve"> </w:t>
      </w:r>
      <w:r w:rsidR="00F604CE">
        <w:t xml:space="preserve">have shown that in South Africa, 37.4% of individuals tested failed to link to care within six months of </w:t>
      </w:r>
      <w:proofErr w:type="gramStart"/>
      <w:r w:rsidR="00F604CE">
        <w:t>diagnosis</w:t>
      </w:r>
      <w:r w:rsidR="00A86169">
        <w:t>{</w:t>
      </w:r>
      <w:proofErr w:type="gramEnd"/>
      <w:r w:rsidR="00A86169">
        <w:t>Kranzer:2010hp}.</w:t>
      </w:r>
      <w:r w:rsidR="00773DB8">
        <w:t xml:space="preserve"> Furthermore, after linking to care and receiving a CD4 test</w:t>
      </w:r>
      <w:r w:rsidR="00A86169">
        <w:t>,</w:t>
      </w:r>
      <w:r w:rsidR="00773DB8">
        <w:t xml:space="preserve"> the patient is advised to return at a later date to receive the results and learn of their eligibility for treatment. The time delay is due to CD4 </w:t>
      </w:r>
      <w:r w:rsidR="00773DB8">
        <w:lastRenderedPageBreak/>
        <w:t xml:space="preserve">tests being predominantly lab-based requiring central </w:t>
      </w:r>
      <w:proofErr w:type="gramStart"/>
      <w:r w:rsidR="00773DB8">
        <w:t>processing</w:t>
      </w:r>
      <w:r w:rsidR="0063655C">
        <w:t>{</w:t>
      </w:r>
      <w:proofErr w:type="gramEnd"/>
      <w:r w:rsidR="0063655C">
        <w:t>Larson:2012dq}. A utility cost is often incurred when travelling to the HIV clinic</w:t>
      </w:r>
      <w:r w:rsidR="00CD08A6">
        <w:t xml:space="preserve"> as patients travel long distances from remote areas to attend and often receive no immediate therapeutic </w:t>
      </w:r>
      <w:proofErr w:type="gramStart"/>
      <w:r w:rsidR="00CD08A6">
        <w:t>benefit</w:t>
      </w:r>
      <w:r w:rsidR="0063655C">
        <w:t>{</w:t>
      </w:r>
      <w:proofErr w:type="gramEnd"/>
      <w:r w:rsidR="0063655C">
        <w:t>Geng:2010fh, Yu:2007wh, Ware:2009id}</w:t>
      </w:r>
      <w:r w:rsidR="00A86169">
        <w:t xml:space="preserve">. </w:t>
      </w:r>
      <w:r w:rsidR="00CD08A6">
        <w:t xml:space="preserve">This represents another opportunity for patients to be lost from care, as demonstrated by a study in South Africa where 65% of patients failed to return to receive CD4 test results within 12 weeks of the </w:t>
      </w:r>
      <w:proofErr w:type="gramStart"/>
      <w:r w:rsidR="00CD08A6">
        <w:t>test</w:t>
      </w:r>
      <w:r w:rsidR="0063655C">
        <w:t>{</w:t>
      </w:r>
      <w:proofErr w:type="gramEnd"/>
      <w:r w:rsidR="0063655C">
        <w:t>Larson:2010dz}.</w:t>
      </w:r>
      <w:r w:rsidR="00054429">
        <w:t xml:space="preserve"> </w:t>
      </w:r>
      <w:r w:rsidR="002D52B3">
        <w:t xml:space="preserve">When receiving CD4 test results, if the patient is not immediately eligible for treatment, they are asked to return after a period of time for a follow-up test. Patients may endure multiple rounds of CD4 tests and clinic visits prior to ART initiation. This can result in loss from care due to care-fatigue, as shown by </w:t>
      </w:r>
      <w:r w:rsidR="00A86169">
        <w:t xml:space="preserve">findings from Kenya, in which a CD4 count of &gt;200 cells/μl at </w:t>
      </w:r>
      <w:r w:rsidR="002D52B3">
        <w:t xml:space="preserve">pre-ART </w:t>
      </w:r>
      <w:r w:rsidR="00A86169">
        <w:t xml:space="preserve">enrolment </w:t>
      </w:r>
      <w:r w:rsidR="002D52B3">
        <w:t xml:space="preserve">resulted </w:t>
      </w:r>
      <w:r w:rsidR="00A86169">
        <w:t xml:space="preserve">in a 3.49 fold increase in the odds of being lost from </w:t>
      </w:r>
      <w:proofErr w:type="gramStart"/>
      <w:r w:rsidR="00A86169">
        <w:t>care{</w:t>
      </w:r>
      <w:proofErr w:type="gramEnd"/>
      <w:r w:rsidR="00A86169">
        <w:t>Geng:2010du}.</w:t>
      </w:r>
      <w:r w:rsidR="00126B36">
        <w:t xml:space="preserve"> </w:t>
      </w:r>
      <w:r w:rsidR="006767A5">
        <w:t>Confirmatory</w:t>
      </w:r>
      <w:r w:rsidR="00A86169">
        <w:t xml:space="preserve"> CD4 test results </w:t>
      </w:r>
      <w:r w:rsidR="006767A5">
        <w:t xml:space="preserve">indicating </w:t>
      </w:r>
      <w:r w:rsidR="00A86169">
        <w:t>ART eligibility</w:t>
      </w:r>
      <w:r w:rsidR="006767A5">
        <w:t xml:space="preserve"> are followed by </w:t>
      </w:r>
      <w:r w:rsidR="00A86169">
        <w:t xml:space="preserve">counselling </w:t>
      </w:r>
      <w:r w:rsidR="006767A5">
        <w:t>and treatment initiation</w:t>
      </w:r>
      <w:r w:rsidR="00A86169">
        <w:t xml:space="preserve">. ART initiation marks the start of lifelong ART care, where a successful treatment outcome can be achieved through retention in care and adherence to ART. </w:t>
      </w:r>
      <w:r w:rsidR="00D74109">
        <w:t xml:space="preserve">However, long-term retention in ART care </w:t>
      </w:r>
      <w:r w:rsidR="006071CB">
        <w:t xml:space="preserve">is also </w:t>
      </w:r>
      <w:r w:rsidR="00876C31">
        <w:t>suboptimal</w:t>
      </w:r>
      <w:r w:rsidR="006071CB">
        <w:t xml:space="preserve"> as was illustrated by a review of over 200 thousand individuals across sub-Saharan Africa, demonstrating average retention three years after treatment initiation to be just over 70%{Fox</w:t>
      </w:r>
      <w:proofErr w:type="gramStart"/>
      <w:r w:rsidR="006071CB">
        <w:t>:2010gt</w:t>
      </w:r>
      <w:proofErr w:type="gramEnd"/>
      <w:r w:rsidR="006071CB">
        <w:t>}.</w:t>
      </w:r>
      <w:r w:rsidR="00EC1D9C">
        <w:t xml:space="preserve"> Additionally, </w:t>
      </w:r>
      <w:r w:rsidR="006A5827">
        <w:t xml:space="preserve">a meta-analysis </w:t>
      </w:r>
      <w:r w:rsidR="00737397">
        <w:t>of 12 sub-Saharan countries has estimated that only 77% of patients are achieving adequate adherence to ART, increasing the risk of mortality and resistance development among those failing to adhere</w:t>
      </w:r>
      <w:r w:rsidR="005F423B">
        <w:fldChar w:fldCharType="begin"/>
      </w:r>
      <w:r w:rsidR="005F423B">
        <w:instrText xml:space="preserve"> ADDIN PAPERS2_CITATIONS &lt;citation&gt;&lt;uuid&gt;F0ABD02E-DEF7-4D1D-AD42-4B4C7F93B2BE&lt;/uuid&gt;&lt;priority&gt;0&lt;/priority&gt;&lt;publications&gt;&lt;publication&gt;&lt;volume&gt;23&lt;/volume&gt;&lt;publication_date&gt;99200906011200000000222000&lt;/publication_date&gt;&lt;number&gt;9&lt;/number&gt;&lt;doi&gt;10.1097/QAD.0b013e32832ba8ec&lt;/doi&gt;&lt;startpage&gt;1035&lt;/startpage&gt;&lt;title&gt;Antiretroviral medication adherence and the development of class-specific antiretroviral resistance.&lt;/title&gt;&lt;uuid&gt;1F177FA5-19BD-4A6D-A9B8-C5AE2662B61F&lt;/uuid&gt;&lt;subtype&gt;400&lt;/subtype&gt;&lt;endpage&gt;1046&lt;/endpage&gt;&lt;type&gt;400&lt;/type&gt;&lt;url&gt;http://eutils.ncbi.nlm.nih.gov/entrez/eutils/elink.fcgi?dbfrom=pubmed&amp;amp;id=19381075&amp;amp;retmode=ref&amp;amp;cmd=prlinks&lt;/url&gt;&lt;bundle&gt;&lt;publication&gt;&lt;title&gt;AIDS&lt;/title&gt;&lt;type&gt;-100&lt;/type&gt;&lt;subtype&gt;-100&lt;/subtype&gt;&lt;uuid&gt;7207AF0A-05FA-47CC-8189-F0E1621F7526&lt;/uuid&gt;&lt;/publication&gt;&lt;/bundle&gt;&lt;authors&gt;&lt;author&gt;&lt;firstName&gt;Edward&lt;/firstName&gt;&lt;middleNames&gt;M&lt;/middleNames&gt;&lt;lastName&gt;Gardner&lt;/lastName&gt;&lt;/author&gt;&lt;author&gt;&lt;firstName&gt;William&lt;/firstName&gt;&lt;middleNames&gt;J&lt;/middleNames&gt;&lt;lastName&gt;Burman&lt;/lastName&gt;&lt;/author&gt;&lt;author&gt;&lt;firstName&gt;John&lt;/firstName&gt;&lt;middleNames&gt;F&lt;/middleNames&gt;&lt;lastName&gt;Steiner&lt;/lastName&gt;&lt;/author&gt;&lt;author&gt;&lt;firstName&gt;Peter&lt;/firstName&gt;&lt;middleNames&gt;L&lt;/middleNames&gt;&lt;lastName&gt;Anderson&lt;/lastName&gt;&lt;/author&gt;&lt;author&gt;&lt;firstName&gt;David&lt;/firstName&gt;&lt;middleNames&gt;Roy&lt;/middleNames&gt;&lt;lastName&gt;Bangsberg&lt;/lastName&gt;&lt;/author&gt;&lt;/authors&gt;&lt;/publication&gt;&lt;/publications&gt;&lt;cites&gt;&lt;/cites&gt;&lt;/citation&gt;</w:instrText>
      </w:r>
      <w:r w:rsidR="005F423B">
        <w:fldChar w:fldCharType="separate"/>
      </w:r>
      <w:r w:rsidR="005F423B">
        <w:rPr>
          <w:lang w:val="en-US"/>
        </w:rPr>
        <w:t>{Gardner:2009fb,</w:t>
      </w:r>
      <w:r w:rsidR="005F423B">
        <w:fldChar w:fldCharType="end"/>
      </w:r>
      <w:r w:rsidR="005F423B">
        <w:fldChar w:fldCharType="begin"/>
      </w:r>
      <w:r w:rsidR="005F423B">
        <w:instrText xml:space="preserve"> ADDIN PAPERS2_CITATIONS &lt;citation&gt;&lt;uuid&gt;24A03A8B-FD28-41DF-A9D6-0AB1E6654B03&lt;/uuid&gt;&lt;priority&gt;0&lt;/priority&gt;&lt;publications&gt;&lt;publication&gt;&lt;uuid&gt;50A0AC3E-24E6-4423-9AC6-682D08039180&lt;/uuid&gt;&lt;volume&gt;43&lt;/volume&gt;&lt;doi&gt;10.1097/01.qai.0000225015.43266.46&lt;/doi&gt;&lt;startpage&gt;78&lt;/startpage&gt;&lt;publication_date&gt;99200609001200000000220000&lt;/publication_date&gt;&lt;url&gt;http://eutils.ncbi.nlm.nih.gov/entrez/eutils/elink.fcgi?dbfrom=pubmed&amp;amp;id=16878045&amp;amp;retmode=ref&amp;amp;cmd=prlinks&lt;/url&gt;&lt;type&gt;400&lt;/type&gt;&lt;title&gt;Adherence to highly active antiretroviral therapy assessed by pharmacy claims predicts survival in HIV-infected South African adults.&lt;/title&gt;&lt;location&gt;200,9,39.2979465,-76.5903403&lt;/location&gt;&lt;institution&gt;Department of International Health, Johns Hopkins University, Bloomberg School of Public Health, Baltimore, MD 21205, USA. jnachega@jhsph.edu&lt;/institution&gt;&lt;number&gt;1&lt;/number&gt;&lt;subtype&gt;400&lt;/subtype&gt;&lt;endpage&gt;84&lt;/endpage&gt;&lt;bundle&gt;&lt;publication&gt;&lt;title&gt;Journal of Acquired Immune Deficiency Syndromes&lt;/title&gt;&lt;type&gt;-100&lt;/type&gt;&lt;subtype&gt;-100&lt;/subtype&gt;&lt;uuid&gt;C88F0AA4-6709-4E22-92D5-FC6DF6CD4F27&lt;/uuid&gt;&lt;/publication&gt;&lt;/bundle&gt;&lt;authors&gt;&lt;author&gt;&lt;firstName&gt;Jean&lt;/firstName&gt;&lt;middleNames&gt;B&lt;/middleNames&gt;&lt;lastName&gt;Nachega&lt;/lastName&gt;&lt;/author&gt;&lt;author&gt;&lt;firstName&gt;Michael&lt;/firstName&gt;&lt;lastName&gt;Hislop&lt;/lastName&gt;&lt;/author&gt;&lt;author&gt;&lt;firstName&gt;David&lt;/firstName&gt;&lt;middleNames&gt;W&lt;/middleNames&gt;&lt;lastName&gt;Dowdy&lt;/lastName&gt;&lt;/author&gt;&lt;author&gt;&lt;firstName&gt;Melanie&lt;/firstName&gt;&lt;lastName&gt;Lo&lt;/lastName&gt;&lt;/author&gt;&lt;author&gt;&lt;firstName&gt;Saad&lt;/firstName&gt;&lt;middleNames&gt;B&lt;/middleNames&gt;&lt;lastName&gt;Omer&lt;/lastName&gt;&lt;/author&gt;&lt;author&gt;&lt;firstName&gt;Leon&lt;/firstName&gt;&lt;lastName&gt;Regensberg&lt;/lastName&gt;&lt;/author&gt;&lt;author&gt;&lt;firstName&gt;Richard&lt;/firstName&gt;&lt;middleNames&gt;E&lt;/middleNames&gt;&lt;lastName&gt;Chaisson&lt;/lastName&gt;&lt;/author&gt;&lt;author&gt;&lt;firstName&gt;Gary&lt;/firstName&gt;&lt;lastName&gt;Maartens&lt;/lastName&gt;&lt;/author&gt;&lt;/authors&gt;&lt;/publication&gt;&lt;/publications&gt;&lt;cites&gt;&lt;/cites&gt;&lt;/citation&gt;</w:instrText>
      </w:r>
      <w:r w:rsidR="005F423B">
        <w:fldChar w:fldCharType="separate"/>
      </w:r>
      <w:r w:rsidR="005F423B">
        <w:rPr>
          <w:lang w:val="en-US"/>
        </w:rPr>
        <w:t>Nachega:2006bx,</w:t>
      </w:r>
      <w:r w:rsidR="005F423B">
        <w:fldChar w:fldCharType="end"/>
      </w:r>
      <w:r w:rsidR="00737397">
        <w:fldChar w:fldCharType="begin"/>
      </w:r>
      <w:r w:rsidR="00737397">
        <w:instrText xml:space="preserve"> ADDIN PAPERS2_CITATIONS &lt;citation&gt;&lt;uuid&gt;FD5A26B8-E075-410B-98D9-62A1256C85BF&lt;/uuid&gt;&lt;priority&gt;0&lt;/priority&gt;&lt;publications&gt;&lt;publication&gt;&lt;uuid&gt;E6D9DEEB-C32D-4182-84AB-192766718AF0&lt;/uuid&gt;&lt;volume&gt;296&lt;/volume&gt;&lt;doi&gt;10.1001/jama.296.6.679&lt;/doi&gt;&lt;startpage&gt;679&lt;/startpage&gt;&lt;publication_date&gt;99200608091200000000222000&lt;/publication_date&gt;&lt;url&gt;http://eutils.ncbi.nlm.nih.gov/entrez/eutils/elink.fcgi?dbfrom=pubmed&amp;amp;id=16896111&amp;amp;retmode=ref&amp;amp;cmd=prlinks&lt;/url&gt;&lt;type&gt;400&lt;/type&gt;&lt;title&gt;Adherence to antiretroviral therapy in sub-Saharan Africa and North America: a meta-analysis.&lt;/title&gt;&lt;location&gt;200,4,43.6532260,-79.3831843&lt;/location&gt;&lt;institution&gt;Centre for International Health and Human Rights Studies, Toronto, Ontario, Canada. emills@cihhrs.org&lt;/institution&gt;&lt;number&gt;6&lt;/number&gt;&lt;subtype&gt;400&lt;/subtype&gt;&lt;endpage&gt;690&lt;/endpage&gt;&lt;bundle&gt;&lt;publication&gt;&lt;title&gt;The Journal of the American Medical Association&lt;/title&gt;&lt;type&gt;-100&lt;/type&gt;&lt;subtype&gt;-100&lt;/subtype&gt;&lt;uuid&gt;599EA2A3-DBE9-4925-9E8C-4E9D7910CF0D&lt;/uuid&gt;&lt;/publication&gt;&lt;/bundle&gt;&lt;authors&gt;&lt;author&gt;&lt;firstName&gt;Edward&lt;/firstName&gt;&lt;middleNames&gt;J&lt;/middleNames&gt;&lt;lastName&gt;Mills&lt;/lastName&gt;&lt;/author&gt;&lt;author&gt;&lt;firstName&gt;Jean&lt;/firstName&gt;&lt;middleNames&gt;B&lt;/middleNames&gt;&lt;lastName&gt;Nachega&lt;/lastName&gt;&lt;/author&gt;&lt;author&gt;&lt;firstName&gt;Iain&lt;/firstName&gt;&lt;lastName&gt;Buchan&lt;/lastName&gt;&lt;/author&gt;&lt;author&gt;&lt;firstName&gt;James&lt;/firstName&gt;&lt;lastName&gt;Orbinski&lt;/lastName&gt;&lt;/author&gt;&lt;author&gt;&lt;firstName&gt;Amir&lt;/firstName&gt;&lt;lastName&gt;Attaran&lt;/lastName&gt;&lt;/author&gt;&lt;author&gt;&lt;firstName&gt;Sonal&lt;/firstName&gt;&lt;lastName&gt;Singh&lt;/lastName&gt;&lt;/author&gt;&lt;author&gt;&lt;firstName&gt;Beth&lt;/firstName&gt;&lt;lastName&gt;Rachlis&lt;/lastName&gt;&lt;/author&gt;&lt;author&gt;&lt;firstName&gt;Ping&lt;/firstName&gt;&lt;lastName&gt;Wu&lt;/lastName&gt;&lt;/author&gt;&lt;author&gt;&lt;firstName&gt;Curtis&lt;/firstName&gt;&lt;lastName&gt;Cooper&lt;/lastName&gt;&lt;/author&gt;&lt;author&gt;&lt;firstName&gt;Lehana&lt;/firstName&gt;&lt;lastName&gt;Thabane&lt;/lastName&gt;&lt;/author&gt;&lt;author&gt;&lt;firstName&gt;Kumanan&lt;/firstName&gt;&lt;lastName&gt;Wilson&lt;/lastName&gt;&lt;/author&gt;&lt;author&gt;&lt;firstName&gt;Gordon&lt;/firstName&gt;&lt;middleNames&gt;H&lt;/middleNames&gt;&lt;lastName&gt;Guyatt&lt;/lastName&gt;&lt;/author&gt;&lt;author&gt;&lt;firstName&gt;David&lt;/firstName&gt;&lt;middleNames&gt;Roy&lt;/middleNames&gt;&lt;lastName&gt;Bangsberg&lt;/lastName&gt;&lt;/author&gt;&lt;/authors&gt;&lt;/publication&gt;&lt;/publications&gt;&lt;cites&gt;&lt;/cites&gt;&lt;/citation&gt;</w:instrText>
      </w:r>
      <w:r w:rsidR="00737397">
        <w:fldChar w:fldCharType="separate"/>
      </w:r>
      <w:r w:rsidR="00737397">
        <w:rPr>
          <w:lang w:val="en-US"/>
        </w:rPr>
        <w:t>Mills:2006gf}</w:t>
      </w:r>
      <w:r w:rsidR="00737397">
        <w:fldChar w:fldCharType="end"/>
      </w:r>
      <w:r w:rsidR="00737397">
        <w:t>.</w:t>
      </w:r>
    </w:p>
    <w:p w14:paraId="77779D83" w14:textId="77777777" w:rsidR="0089420B" w:rsidRDefault="0089420B" w:rsidP="0089420B">
      <w:pPr>
        <w:pStyle w:val="normal0"/>
        <w:contextualSpacing w:val="0"/>
      </w:pPr>
    </w:p>
    <w:p w14:paraId="6C640B30" w14:textId="7AE67DDE" w:rsidR="008C7C9C" w:rsidRPr="0089420B" w:rsidRDefault="00F06617" w:rsidP="0089420B">
      <w:pPr>
        <w:pStyle w:val="normal0"/>
        <w:contextualSpacing w:val="0"/>
        <w:rPr>
          <w:lang w:val="en-US"/>
        </w:rPr>
      </w:pPr>
      <w:r>
        <w:tab/>
        <w:t xml:space="preserve">With poor patient outcomes being linked to structural weaknesses </w:t>
      </w:r>
      <w:r w:rsidR="00BF022B">
        <w:t>in</w:t>
      </w:r>
      <w:r>
        <w:t xml:space="preserve"> </w:t>
      </w:r>
      <w:r w:rsidR="001068CE">
        <w:t>ART programmes</w:t>
      </w:r>
      <w:r w:rsidR="00BF022B">
        <w:t>, providers</w:t>
      </w:r>
      <w:r w:rsidR="001068CE">
        <w:t xml:space="preserve"> have </w:t>
      </w:r>
      <w:r w:rsidR="00BF022B">
        <w:t>begun to</w:t>
      </w:r>
      <w:r w:rsidR="001068CE">
        <w:t xml:space="preserve"> </w:t>
      </w:r>
      <w:r w:rsidR="00BF022B">
        <w:t>intervene and improve care.</w:t>
      </w:r>
      <w:r w:rsidR="00B25FEF">
        <w:t xml:space="preserve"> </w:t>
      </w:r>
      <w:r w:rsidR="004E074A">
        <w:t xml:space="preserve">For example, interventions aimed at improving the uptake of HIV-testing have targeted individuals through setting up voluntary counselling and testing (VCT) clinics </w:t>
      </w:r>
      <w:r w:rsidR="00A65134">
        <w:t>in accessible sites and by establishing provider-initiated counselling and testing (PICT) by incorporating HIV counselling and testing into healthcare services</w:t>
      </w:r>
      <w:r w:rsidR="00A65134">
        <w:fldChar w:fldCharType="begin"/>
      </w:r>
      <w:r w:rsidR="00A65134">
        <w:instrText xml:space="preserve"> ADDIN PAPERS2_CITATIONS &lt;citation&gt;&lt;uuid&gt;3CEFCF13-70B9-4796-A3F5-EB4DFE3C6C06&lt;/uuid&gt;&lt;priority&gt;0&lt;/priority&gt;&lt;publications&gt;&lt;publication&gt;&lt;uuid&gt;269148CE-4A33-4539-BC35-831E58B3C7D2&lt;/uuid&gt;&lt;volume&gt;88&lt;/volume&gt;&lt;doi&gt;10.1136/sextrans-2012-050544&lt;/doi&gt;&lt;startpage&gt;498&lt;/startpage&gt;&lt;publication_date&gt;99201211001200000000220000&lt;/publication_date&gt;&lt;url&gt;http://eutils.ncbi.nlm.nih.gov/entrez/eutils/elink.fcgi?dbfrom=pubmed&amp;amp;id=22859498&amp;amp;retmode=ref&amp;amp;cmd=prlinks&lt;/url&gt;&lt;type&gt;400&lt;/type&gt;&lt;title&gt;Optimising the cost and delivery of HIV counselling and testing services in Kenya and Swaziland.&lt;/title&gt;&lt;location&gt;&amp;lt;html&amp;gt;&amp;lt;head&amp;gt;&amp;lt;meta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Global Health and Development, London School of Hygiene and Tropical Medicine, 15-17 Tavistock Place, London, WC1H 9SH, UK. anna.vassall@lshtm.ac.uk&lt;/institution&gt;&lt;number&gt;7&lt;/number&gt;&lt;subtype&gt;400&lt;/subtype&gt;&lt;endpage&gt;503&lt;/endpage&gt;&lt;bundle&gt;&lt;publication&gt;&lt;title&gt;Sexually Transmitted Infections&lt;/title&gt;&lt;type&gt;-100&lt;/type&gt;&lt;subtype&gt;-100&lt;/subtype&gt;&lt;uuid&gt;176BFBFC-36DD-4034-8B31-FC00B4044ACB&lt;/uuid&gt;&lt;/publication&gt;&lt;/bundle&gt;&lt;authors&gt;&lt;author&gt;&lt;firstName&gt;Carol&lt;/firstName&gt;&lt;middleNames&gt;Dayo&lt;/middleNames&gt;&lt;lastName&gt;Obure&lt;/lastName&gt;&lt;/author&gt;&lt;author&gt;&lt;firstName&gt;Anna&lt;/firstName&gt;&lt;lastName&gt;Vassall&lt;/lastName&gt;&lt;/author&gt;&lt;author&gt;&lt;firstName&gt;Christine&lt;/firstName&gt;&lt;lastName&gt;Michaels&lt;/lastName&gt;&lt;/author&gt;&lt;author&gt;&lt;firstName&gt;Fern&lt;/firstName&gt;&lt;lastName&gt;Terris-Prestholt&lt;/lastName&gt;&lt;/author&gt;&lt;author&gt;&lt;firstName&gt;Susannah&lt;/firstName&gt;&lt;lastName&gt;Mayhew&lt;/lastName&gt;&lt;/author&gt;&lt;author&gt;&lt;firstName&gt;Lucy&lt;/firstName&gt;&lt;lastName&gt;Stackpool-Moore&lt;/lastName&gt;&lt;/author&gt;&lt;author&gt;&lt;firstName&gt;Charlotte&lt;/firstName&gt;&lt;lastName&gt;Warren&lt;/lastName&gt;&lt;/author&gt;&lt;author&gt;&lt;lastName&gt;Integra research team&lt;/lastName&gt;&lt;/author&gt;&lt;author&gt;&lt;firstName&gt;Charlotte&lt;/firstName&gt;&lt;lastName&gt;Watts&lt;/lastName&gt;&lt;/author&gt;&lt;/authors&gt;&lt;/publication&gt;&lt;publication&gt;&lt;uuid&gt;1D83682D-94F9-4B3F-AD4F-5D9D716CF185&lt;/uuid&gt;&lt;volume&gt;96&lt;/volume&gt;&lt;doi&gt;10.2105/AJPH.2004.056796&lt;/doi&gt;&lt;startpage&gt;114&lt;/startpage&gt;&lt;publication_date&gt;99200601001200000000220000&lt;/publication_date&gt;&lt;url&gt;http://eutils.ncbi.nlm.nih.gov/entrez/eutils/elink.fcgi?dbfrom=pubmed&amp;amp;id=16317205&amp;amp;retmode=ref&amp;amp;cmd=prlinks&lt;/url&gt;&lt;type&gt;400&lt;/type&gt;&lt;title&gt;Cost-effectiveness of free HIV voluntary counseling and testing through a community-based AIDS service organization in Northern Tanzania.&lt;/title&gt;&lt;location&gt;&amp;lt;html&amp;gt;&amp;lt;head&amp;gt;&amp;lt;meta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Home&amp;lt;/a&amp;gt;&amp;lt;/div&amp;gt;&amp;lt;/body&amp;gt;&amp;lt;/html&amp;gt;&lt;/location&gt;&lt;institution&gt;Division of Infectious Diseases and International Health, Duke University Medical Center, Box 3867, Durham, NC 27701, USA.&lt;/institution&gt;&lt;number&gt;1&lt;/number&gt;&lt;subtype&gt;400&lt;/subtype&gt;&lt;endpage&gt;119&lt;/endpage&gt;&lt;bundle&gt;&lt;publication&gt;&lt;title&gt;American Journal of Public Health&lt;/title&gt;&lt;type&gt;-100&lt;/type&gt;&lt;subtype&gt;-100&lt;/subtype&gt;&lt;uuid&gt;C64D02CD-E177-47DB-BFE3-FF252AA11289&lt;/uuid&gt;&lt;/publication&gt;&lt;/bundle&gt;&lt;authors&gt;&lt;author&gt;&lt;firstName&gt;Nathan&lt;/firstName&gt;&lt;middleNames&gt;M&lt;/middleNames&gt;&lt;lastName&gt;Thielman&lt;/lastName&gt;&lt;/author&gt;&lt;author&gt;&lt;firstName&gt;Helen&lt;/firstName&gt;&lt;middleNames&gt;Y&lt;/middleNames&gt;&lt;lastName&gt;Chu&lt;/lastName&gt;&lt;/author&gt;&lt;author&gt;&lt;firstName&gt;Jan&lt;/firstName&gt;&lt;lastName&gt;Ostermann&lt;/lastName&gt;&lt;/author&gt;&lt;author&gt;&lt;firstName&gt;Dafrosa&lt;/firstName&gt;&lt;middleNames&gt;K&lt;/middleNames&gt;&lt;lastName&gt;Itemba&lt;/lastName&gt;&lt;/author&gt;&lt;author&gt;&lt;firstName&gt;Anna&lt;/firstName&gt;&lt;lastName&gt;Mgonja&lt;/lastName&gt;&lt;/author&gt;&lt;author&gt;&lt;firstName&gt;Sabina&lt;/firstName&gt;&lt;lastName&gt;Mtweve&lt;/lastName&gt;&lt;/author&gt;&lt;author&gt;&lt;firstName&gt;John&lt;/firstName&gt;&lt;middleNames&gt;A&lt;/middleNames&gt;&lt;lastName&gt;Bartlett&lt;/lastName&gt;&lt;/author&gt;&lt;author&gt;&lt;firstName&gt;John&lt;/firstName&gt;&lt;middleNames&gt;F&lt;/middleNames&gt;&lt;lastName&gt;Shao&lt;/lastName&gt;&lt;/author&gt;&lt;author&gt;&lt;firstName&gt;John&lt;/firstName&gt;&lt;middleNames&gt;A&lt;/middleNames&gt;&lt;lastName&gt;Crump&lt;/lastName&gt;&lt;/author&gt;&lt;/authors&gt;&lt;/publication&gt;&lt;/publications&gt;&lt;cites&gt;&lt;/cites&gt;&lt;/citation&gt;</w:instrText>
      </w:r>
      <w:r w:rsidR="00A65134">
        <w:fldChar w:fldCharType="separate"/>
      </w:r>
      <w:r w:rsidR="00A65134">
        <w:rPr>
          <w:lang w:val="en-US"/>
        </w:rPr>
        <w:t>{Obure:2012fb, Thielman:2006fm}</w:t>
      </w:r>
      <w:r w:rsidR="00A65134">
        <w:fldChar w:fldCharType="end"/>
      </w:r>
      <w:r w:rsidR="00A65134">
        <w:t>.</w:t>
      </w:r>
      <w:r w:rsidR="00555157">
        <w:t xml:space="preserve"> Home-based counselling and testing (HBCT) interventions also aim to improve testing uptake</w:t>
      </w:r>
      <w:r w:rsidR="00C7745D">
        <w:fldChar w:fldCharType="begin"/>
      </w:r>
      <w:r w:rsidR="00C7745D">
        <w:instrText xml:space="preserve"> ADDIN PAPERS2_CITATIONS &lt;citation&gt;&lt;uuid&gt;A4969C4E-DC9E-4003-A138-D431C2071C26&lt;/uuid&gt;&lt;priority&gt;0&lt;/priority&gt;&lt;publications&gt;&lt;publication&gt;&lt;uuid&gt;A5EC2CEE-4621-4FD5-A7E7-BD3CD65B3B9C&lt;/uuid&gt;&lt;volume&gt;23&lt;/volume&gt;&lt;doi&gt;10.1097/QAD.0b013e328321e40b&lt;/doi&gt;&lt;startpage&gt;395&lt;/startpage&gt;&lt;publication_date&gt;99200901281200000000222000&lt;/publication_date&gt;&lt;url&gt;http://eutils.ncbi.nlm.nih.gov/entrez/eutils/elink.fcgi?dbfrom=pubmed&amp;amp;id=19114865&amp;amp;retmode=ref&amp;amp;cmd=prlinks&lt;/url&gt;&lt;type&gt;400&lt;/type&gt;&lt;title&gt;The costs and effectiveness of four HIV counseling and testing strategies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Home&amp;lt;/a&amp;gt;&amp;lt;/div&amp;gt;&amp;lt;/body&amp;gt;&amp;lt;/html&amp;gt;&lt;/location&gt;&lt;institution&gt;US Centers for Disease Control and Prevention, National Center for HIV, Viral Hepatitis, STD, and TB Prevention, Atlanta, Georgia, USA. nmenzies@fas.harvard.edu&lt;/institution&gt;&lt;number&gt;3&lt;/number&gt;&lt;subtype&gt;400&lt;/subtype&gt;&lt;endpage&gt;401&lt;/endpage&gt;&lt;bundle&gt;&lt;publication&gt;&lt;title&gt;AIDS&lt;/title&gt;&lt;type&gt;-100&lt;/type&gt;&lt;subtype&gt;-100&lt;/subtype&gt;&lt;uuid&gt;7207AF0A-05FA-47CC-8189-F0E1621F7526&lt;/uuid&gt;&lt;/publication&gt;&lt;/bundle&gt;&lt;authors&gt;&lt;author&gt;&lt;firstName&gt;Nicolas&lt;/firstName&gt;&lt;middleNames&gt;A&lt;/middleNames&gt;&lt;lastName&gt;Menzies&lt;/lastName&gt;&lt;/author&gt;&lt;author&gt;&lt;firstName&gt;Betty&lt;/firstName&gt;&lt;lastName&gt;Abang&lt;/lastName&gt;&lt;/author&gt;&lt;author&gt;&lt;firstName&gt;Rhoda&lt;/firstName&gt;&lt;middleNames&gt;K&lt;/middleNames&gt;&lt;lastName&gt;Wanyenze&lt;/lastName&gt;&lt;/author&gt;&lt;author&gt;&lt;firstName&gt;Fred&lt;/firstName&gt;&lt;lastName&gt;Nuwaha&lt;/lastName&gt;&lt;/author&gt;&lt;author&gt;&lt;firstName&gt;Balaam&lt;/firstName&gt;&lt;lastName&gt;Mugisha&lt;/lastName&gt;&lt;/author&gt;&lt;author&gt;&lt;firstName&gt;Alex&lt;/firstName&gt;&lt;lastName&gt;Coutinho&lt;/lastName&gt;&lt;/author&gt;&lt;author&gt;&lt;firstName&gt;Rebecca&lt;/firstName&gt;&lt;lastName&gt;Bunnell&lt;/lastName&gt;&lt;/author&gt;&lt;author&gt;&lt;firstName&gt;Jonathan&lt;/firstName&gt;&lt;lastName&gt;Mermin&lt;/lastName&gt;&lt;/author&gt;&lt;author&gt;&lt;firstName&gt;John&lt;/firstName&gt;&lt;middleNames&gt;M&lt;/middleNames&gt;&lt;lastName&gt;Blandford&lt;/lastName&gt;&lt;/author&gt;&lt;/authors&gt;&lt;/publication&gt;&lt;/publications&gt;&lt;cites&gt;&lt;/cites&gt;&lt;/citation&gt;</w:instrText>
      </w:r>
      <w:r w:rsidR="00C7745D">
        <w:fldChar w:fldCharType="separate"/>
      </w:r>
      <w:r w:rsidR="00C7745D">
        <w:rPr>
          <w:lang w:val="en-US"/>
        </w:rPr>
        <w:t>{Menzies:2009fs}</w:t>
      </w:r>
      <w:r w:rsidR="00C7745D">
        <w:fldChar w:fldCharType="end"/>
      </w:r>
      <w:r w:rsidR="00555157">
        <w:t>. This type of intervention involves home-visits by care workers who administer counselling and rapid HIV-tests to consenting participants</w:t>
      </w:r>
      <w:r w:rsidR="00C7745D">
        <w:fldChar w:fldCharType="begin"/>
      </w:r>
      <w:r w:rsidR="00C7745D">
        <w:instrText xml:space="preserve"> ADDIN PAPERS2_CITATIONS &lt;citation&gt;&lt;uuid&gt;AC120D5C-6AAA-4E66-AAF8-2525561029D7&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C7745D">
        <w:fldChar w:fldCharType="separate"/>
      </w:r>
      <w:r w:rsidR="00C7745D">
        <w:rPr>
          <w:lang w:val="en-US"/>
        </w:rPr>
        <w:t>{vanRooyen:2013gy}</w:t>
      </w:r>
      <w:r w:rsidR="00C7745D">
        <w:fldChar w:fldCharType="end"/>
      </w:r>
      <w:r w:rsidR="00555157">
        <w:t>. Infected individuals learn of their status immediately and are then encouraged to attend a clinic for CD4 testing</w:t>
      </w:r>
      <w:r w:rsidR="00C7745D">
        <w:fldChar w:fldCharType="begin"/>
      </w:r>
      <w:r w:rsidR="00C7745D">
        <w:instrText xml:space="preserve"> ADDIN PAPERS2_CITATIONS &lt;citation&gt;&lt;uuid&gt;6A1429EE-4CC4-4CE8-9597-2C51E885DF54&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C7745D">
        <w:fldChar w:fldCharType="separate"/>
      </w:r>
      <w:r w:rsidR="00C7745D">
        <w:rPr>
          <w:lang w:val="en-US"/>
        </w:rPr>
        <w:t>{Kimaiyo:2010tq}</w:t>
      </w:r>
      <w:r w:rsidR="00C7745D">
        <w:fldChar w:fldCharType="end"/>
      </w:r>
      <w:r w:rsidR="00555157">
        <w:t xml:space="preserve">. HBCT has been shown to be a powerful diagnostic tool </w:t>
      </w:r>
      <w:r w:rsidR="00C7745D">
        <w:t xml:space="preserve">as individuals are sought out as opposed to having to seek care themselves; although, the impact of HBCT on linkage to care remains </w:t>
      </w:r>
      <w:r w:rsidR="00876C31">
        <w:t>limited</w:t>
      </w:r>
      <w:r w:rsidR="001477F8">
        <w:fldChar w:fldCharType="begin"/>
      </w:r>
      <w:r w:rsidR="001477F8">
        <w:instrText xml:space="preserve"> ADDIN PAPERS2_CITATIONS &lt;citation&gt;&lt;uuid&gt;299FB9D4-39D7-48B5-ACBF-57F163319CFA&lt;/uuid&gt;&lt;priority&gt;0&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1477F8">
        <w:fldChar w:fldCharType="separate"/>
      </w:r>
      <w:r w:rsidR="001477F8">
        <w:rPr>
          <w:lang w:val="en-US"/>
        </w:rPr>
        <w:t>{vanRooyen:2013gy, Genberg:2015cd}</w:t>
      </w:r>
      <w:r w:rsidR="001477F8">
        <w:fldChar w:fldCharType="end"/>
      </w:r>
      <w:r w:rsidR="00C7745D">
        <w:t>.</w:t>
      </w:r>
      <w:r w:rsidR="00252C81">
        <w:t xml:space="preserve"> </w:t>
      </w:r>
      <w:r w:rsidR="00DF34CA">
        <w:rPr>
          <w:lang w:val="en-US"/>
        </w:rPr>
        <w:t xml:space="preserve">A </w:t>
      </w:r>
      <w:r w:rsidR="00DF34CA" w:rsidRPr="00DF34CA">
        <w:rPr>
          <w:lang w:val="en-US"/>
        </w:rPr>
        <w:t xml:space="preserve">method </w:t>
      </w:r>
      <w:r w:rsidR="00DF34CA">
        <w:rPr>
          <w:lang w:val="en-US"/>
        </w:rPr>
        <w:t xml:space="preserve">for </w:t>
      </w:r>
      <w:r w:rsidR="00DF34CA" w:rsidRPr="00DF34CA">
        <w:rPr>
          <w:lang w:val="en-US"/>
        </w:rPr>
        <w:t xml:space="preserve">increasing linkage to care is </w:t>
      </w:r>
      <w:r w:rsidR="00DF34CA">
        <w:rPr>
          <w:lang w:val="en-US"/>
        </w:rPr>
        <w:t xml:space="preserve">to provide </w:t>
      </w:r>
      <w:r w:rsidR="00DF34CA" w:rsidRPr="00DF34CA">
        <w:rPr>
          <w:lang w:val="en-US"/>
        </w:rPr>
        <w:t xml:space="preserve">individuals with point-of-care (POC) CD4 testing at </w:t>
      </w:r>
      <w:r w:rsidR="00DF34CA">
        <w:rPr>
          <w:lang w:val="en-US"/>
        </w:rPr>
        <w:t xml:space="preserve">the site of </w:t>
      </w:r>
      <w:r w:rsidR="00DF34CA" w:rsidRPr="00DF34CA">
        <w:rPr>
          <w:lang w:val="en-US"/>
        </w:rPr>
        <w:t xml:space="preserve">HIV-testing. While this doesn’t remove the linkage step, </w:t>
      </w:r>
      <w:r w:rsidR="00F84BF4">
        <w:rPr>
          <w:lang w:val="en-US"/>
        </w:rPr>
        <w:t xml:space="preserve">informing </w:t>
      </w:r>
      <w:r w:rsidR="00DF34CA" w:rsidRPr="00DF34CA">
        <w:rPr>
          <w:lang w:val="en-US"/>
        </w:rPr>
        <w:t xml:space="preserve">patients </w:t>
      </w:r>
      <w:r w:rsidR="00836859">
        <w:rPr>
          <w:lang w:val="en-US"/>
        </w:rPr>
        <w:t xml:space="preserve">of </w:t>
      </w:r>
      <w:r w:rsidR="00F84BF4">
        <w:rPr>
          <w:lang w:val="en-US"/>
        </w:rPr>
        <w:t xml:space="preserve">how </w:t>
      </w:r>
      <w:r w:rsidR="00DF34CA" w:rsidRPr="00DF34CA">
        <w:rPr>
          <w:lang w:val="en-US"/>
        </w:rPr>
        <w:t>advanced their infection is</w:t>
      </w:r>
      <w:r w:rsidR="00F84BF4">
        <w:rPr>
          <w:lang w:val="en-US"/>
        </w:rPr>
        <w:t xml:space="preserve"> has been shown to indirectly improve linkage to care</w:t>
      </w:r>
      <w:r w:rsidR="00F84BF4">
        <w:rPr>
          <w:lang w:val="en-US"/>
        </w:rPr>
        <w:fldChar w:fldCharType="begin"/>
      </w:r>
      <w:r w:rsidR="00F84BF4">
        <w:rPr>
          <w:lang w:val="en-US"/>
        </w:rPr>
        <w:instrText xml:space="preserve"> ADDIN PAPERS2_CITATIONS &lt;citation&gt;&lt;uuid&gt;EEBE0E5C-8F3D-4102-8F95-9B69590CC0A6&lt;/uuid&gt;&lt;priority&gt;0&lt;/priority&gt;&lt;publications&gt;&lt;publication&gt;&lt;uuid&gt;271DB324-DA6C-4D11-B6A4-58D01C809380&lt;/uuid&gt;&lt;volume&gt;61&lt;/volume&gt;&lt;doi&gt;10.1097/QAI.0b013e31825eec60&lt;/doi&gt;&lt;startpage&gt;e13&lt;/startpage&gt;&lt;publication_date&gt;99201210011200000000222000&lt;/publication_date&gt;&lt;url&gt;http://eutils.ncbi.nlm.nih.gov/entrez/eutils/elink.fcgi?dbfrom=pubmed&amp;amp;id=22659650&amp;amp;retmode=ref&amp;amp;cmd=prlinks&lt;/url&gt;&lt;type&gt;400&lt;/type&gt;&lt;title&gt;Rapid point-of-care CD4 testing at mobile HIV testing sites to increase linkage to care: an evaluation of a pilot program in South Africa.&lt;/title&gt;&lt;location&gt;602,0,0,0&lt;/location&gt;&lt;institution&gt;Department of International Health, Center for Global Health and Development, Boston University School of Public Health, 801 Massachusetts Avenue, Crosstown 3rd Floor, Boston, MA 02118, USA. blarson@bu.edu&lt;/institution&gt;&lt;number&gt;2&lt;/number&gt;&lt;subtype&gt;400&lt;/subtype&gt;&lt;endpage&gt;7&lt;/endpage&gt;&lt;bundle&gt;&lt;publication&gt;&lt;title&gt;Journal of Acquired Immune Deficiency Syndromes&lt;/title&gt;&lt;type&gt;-100&lt;/type&gt;&lt;subtype&gt;-100&lt;/subtype&gt;&lt;uuid&gt;C88F0AA4-6709-4E22-92D5-FC6DF6CD4F27&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Thembisile&lt;/firstName&gt;&lt;lastName&gt;Xulu&lt;/lastName&gt;&lt;/author&gt;&lt;author&gt;&lt;firstName&gt;Alana&lt;/firstName&gt;&lt;middleNames&gt;T&lt;/middleNames&gt;&lt;lastName&gt;Brennan&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F84BF4">
        <w:rPr>
          <w:lang w:val="en-US"/>
        </w:rPr>
        <w:fldChar w:fldCharType="separate"/>
      </w:r>
      <w:r w:rsidR="00F84BF4">
        <w:rPr>
          <w:lang w:val="en-US"/>
        </w:rPr>
        <w:t>{Larson:2012dy}</w:t>
      </w:r>
      <w:r w:rsidR="00F84BF4">
        <w:rPr>
          <w:lang w:val="en-US"/>
        </w:rPr>
        <w:fldChar w:fldCharType="end"/>
      </w:r>
      <w:r w:rsidR="00DF34CA" w:rsidRPr="00DF34CA">
        <w:rPr>
          <w:lang w:val="en-US"/>
        </w:rPr>
        <w:t>.</w:t>
      </w:r>
      <w:r w:rsidR="00B31F8B">
        <w:t xml:space="preserve"> </w:t>
      </w:r>
      <w:r w:rsidR="00252C81">
        <w:t xml:space="preserve">Once engaged in pre-ART care, interventions such as decentralising care involving patients switching from hospital-based clinics to primary care centres have been </w:t>
      </w:r>
      <w:r w:rsidR="00AB273A">
        <w:t>proposed</w:t>
      </w:r>
      <w:r w:rsidR="00252C81">
        <w:t xml:space="preserve"> </w:t>
      </w:r>
      <w:r w:rsidR="00AB273A">
        <w:t>for</w:t>
      </w:r>
      <w:r w:rsidR="00252C81">
        <w:t xml:space="preserve"> improving retention</w:t>
      </w:r>
      <w:r w:rsidR="00AB273A">
        <w:fldChar w:fldCharType="begin"/>
      </w:r>
      <w:r w:rsidR="00AB273A">
        <w:instrText xml:space="preserve"> ADDIN PAPERS2_CITATIONS &lt;citation&gt;&lt;uuid&gt;10FD5ABB-EACB-4243-8DEB-E30D2F8C2179&lt;/uuid&gt;&lt;priority&gt;0&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AB273A">
        <w:fldChar w:fldCharType="separate"/>
      </w:r>
      <w:r w:rsidR="00AB273A">
        <w:rPr>
          <w:lang w:val="en-US"/>
        </w:rPr>
        <w:t>{Geng:2010du}</w:t>
      </w:r>
      <w:r w:rsidR="00AB273A">
        <w:fldChar w:fldCharType="end"/>
      </w:r>
      <w:r w:rsidR="00252C81">
        <w:t xml:space="preserve">. Additionally, POC CD4 testing has also been shown to </w:t>
      </w:r>
      <w:r w:rsidR="00480626">
        <w:t>reduce loss to follow up while patients are engaged in CD4 staging</w:t>
      </w:r>
      <w:r w:rsidR="00480626">
        <w:fldChar w:fldCharType="begin"/>
      </w:r>
      <w:r w:rsidR="00480626">
        <w:instrText xml:space="preserve"> ADDIN PAPERS2_CITATIONS &lt;citation&gt;&lt;uuid&gt;691564DA-1A6F-4E6D-8615-E62C24D6A326&lt;/uuid&gt;&lt;priority&gt;0&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480626">
        <w:fldChar w:fldCharType="separate"/>
      </w:r>
      <w:r w:rsidR="00480626">
        <w:rPr>
          <w:lang w:val="en-US"/>
        </w:rPr>
        <w:t>{Jani:2011eb}</w:t>
      </w:r>
      <w:r w:rsidR="00480626">
        <w:fldChar w:fldCharType="end"/>
      </w:r>
      <w:r w:rsidR="00480626">
        <w:t>.</w:t>
      </w:r>
      <w:r w:rsidR="0002793C">
        <w:t xml:space="preserve"> </w:t>
      </w:r>
      <w:r w:rsidR="002D5E18">
        <w:t xml:space="preserve">Many interventions have additionally targeted retention </w:t>
      </w:r>
      <w:r w:rsidR="00BC00B6">
        <w:t>in ART care</w:t>
      </w:r>
      <w:r w:rsidR="002D5E18">
        <w:t>, with decentralisation interventions improving care accessibility and reducing loss to follow up</w:t>
      </w:r>
      <w:r w:rsidR="002D5E18">
        <w:fldChar w:fldCharType="begin"/>
      </w:r>
      <w:r w:rsidR="002D5E18">
        <w:instrText xml:space="preserve"> ADDIN PAPERS2_CITATIONS &lt;citation&gt;&lt;uuid&gt;4F99FD27-33C0-4A59-B09D-D78AE39DC196&lt;/uuid&gt;&lt;priority&gt;0&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2D5E18">
        <w:fldChar w:fldCharType="separate"/>
      </w:r>
      <w:r w:rsidR="002D5E18">
        <w:rPr>
          <w:lang w:val="en-US"/>
        </w:rPr>
        <w:t>{Long:2011cx}</w:t>
      </w:r>
      <w:r w:rsidR="002D5E18">
        <w:fldChar w:fldCharType="end"/>
      </w:r>
      <w:r w:rsidR="00BC00B6">
        <w:t xml:space="preserve">. </w:t>
      </w:r>
      <w:r w:rsidR="00BC00B6">
        <w:rPr>
          <w:lang w:val="en-US"/>
        </w:rPr>
        <w:t>The use of peer health workers to conduct recurrent home-visits, provide counseling and administer a pill count has been shown to reduce the risk of loss to follow up from ART by almost half</w:t>
      </w:r>
      <w:r w:rsidR="00BC00B6">
        <w:rPr>
          <w:lang w:val="en-US"/>
        </w:rPr>
        <w:fldChar w:fldCharType="begin"/>
      </w:r>
      <w:r w:rsidR="00BC00B6">
        <w:rPr>
          <w:lang w:val="en-US"/>
        </w:rPr>
        <w:instrText xml:space="preserve"> ADDIN PAPERS2_CITATIONS &lt;citation&gt;&lt;uuid&gt;ADC044D4-CEB1-4D7B-B3AD-330205105E47&lt;/uuid&gt;&lt;priority&gt;0&lt;/priority&gt;&lt;publications&gt;&lt;publication&gt;&lt;uuid&gt;07EAD2CC-6937-43EB-9A4D-342798F7DC12&lt;/uuid&gt;&lt;volume&gt;25&lt;/volume&gt;&lt;doi&gt;10.1080/09540121.2012.722600&lt;/doi&gt;&lt;startpage&gt;652&lt;/startpage&gt;&lt;publication_date&gt;99201300001200000000200000&lt;/publication_date&gt;&lt;url&gt;http://eutils.ncbi.nlm.nih.gov/entrez/eutils/elink.fcgi?dbfrom=pubmed&amp;amp;id=22971113&amp;amp;retmode=ref&amp;amp;cmd=prlinks&lt;/url&gt;&lt;type&gt;400&lt;/type&gt;&lt;title&gt;Cost analyses of peer health worker and mHealth support interventions for improving AIDS care in Rakai,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Medicine, Division of Infectious Diseases, Johns Hopkins School of Medicine, Baltimore, MD, USA. lchang8@jhmi.edu&lt;/institution&gt;&lt;number&gt;5&lt;/number&gt;&lt;subtype&gt;400&lt;/subtype&gt;&lt;endpage&gt;656&lt;/endpage&gt;&lt;bundle&gt;&lt;publication&gt;&lt;title&gt;AIDS Care&lt;/title&gt;&lt;type&gt;-100&lt;/type&gt;&lt;subtype&gt;-100&lt;/subtype&gt;&lt;uuid&gt;F8D6958A-D419-4992-A21C-296B337CA1ED&lt;/uuid&gt;&lt;/publication&gt;&lt;/bundle&gt;&lt;authors&gt;&lt;author&gt;&lt;firstName&gt;Larry&lt;/firstName&gt;&lt;middleNames&gt;W&lt;/middleNames&gt;&lt;lastName&gt;Chang&lt;/lastName&gt;&lt;/author&gt;&lt;author&gt;&lt;firstName&gt;Joseph&lt;/firstName&gt;&lt;lastName&gt;Kagaayi&lt;/lastName&gt;&lt;/author&gt;&lt;author&gt;&lt;firstName&gt;Gertrude&lt;/firstName&gt;&lt;lastName&gt;Nakigozi&lt;/lastName&gt;&lt;/author&gt;&lt;author&gt;&lt;firstName&gt;David&lt;/firstName&gt;&lt;lastName&gt;Serwada&lt;/lastName&gt;&lt;/author&gt;&lt;author&gt;&lt;firstName&gt;Thomas&lt;/firstName&gt;&lt;middleNames&gt;C&lt;/middleNames&gt;&lt;lastName&gt;Quinn&lt;/lastName&gt;&lt;/author&gt;&lt;author&gt;&lt;firstName&gt;Ronald&lt;/firstName&gt;&lt;middleNames&gt;H&lt;/middleNames&gt;&lt;lastName&gt;Gray&lt;/lastName&gt;&lt;/author&gt;&lt;author&gt;&lt;firstName&gt;Robert&lt;/firstName&gt;&lt;middleNames&gt;C&lt;/middleNames&gt;&lt;lastName&gt;Bollinger&lt;/lastName&gt;&lt;/author&gt;&lt;author&gt;&lt;firstName&gt;Steven&lt;/firstName&gt;&lt;middleNames&gt;J&lt;/middleNames&gt;&lt;lastName&gt;Reynolds&lt;/lastName&gt;&lt;/author&gt;&lt;author&gt;&lt;firstName&gt;David&lt;/firstName&gt;&lt;lastName&gt;Holtgrave&lt;/lastName&gt;&lt;/author&gt;&lt;/authors&gt;&lt;/publication&gt;&lt;/publications&gt;&lt;cites&gt;&lt;/cites&gt;&lt;/citation&gt;</w:instrText>
      </w:r>
      <w:r w:rsidR="00BC00B6">
        <w:rPr>
          <w:lang w:val="en-US"/>
        </w:rPr>
        <w:fldChar w:fldCharType="separate"/>
      </w:r>
      <w:r w:rsidR="00BC00B6">
        <w:rPr>
          <w:lang w:val="en-US"/>
        </w:rPr>
        <w:t>{Chang:2013ke}</w:t>
      </w:r>
      <w:r w:rsidR="00BC00B6">
        <w:rPr>
          <w:lang w:val="en-US"/>
        </w:rPr>
        <w:fldChar w:fldCharType="end"/>
      </w:r>
      <w:r w:rsidR="00BC00B6">
        <w:rPr>
          <w:lang w:val="en-US"/>
        </w:rPr>
        <w:t>.</w:t>
      </w:r>
      <w:r w:rsidR="00F30180">
        <w:t xml:space="preserve"> </w:t>
      </w:r>
      <w:r w:rsidR="00B31F8B" w:rsidRPr="00B31F8B">
        <w:rPr>
          <w:lang w:val="en-US"/>
        </w:rPr>
        <w:t>Several reviews have identified multiple interventions to improve ART adherence</w:t>
      </w:r>
      <w:r w:rsidR="00BC00B6">
        <w:rPr>
          <w:lang w:val="en-US"/>
        </w:rPr>
        <w:fldChar w:fldCharType="begin"/>
      </w:r>
      <w:r w:rsidR="00BC00B6">
        <w:rPr>
          <w:lang w:val="en-US"/>
        </w:rPr>
        <w:instrText xml:space="preserve"> ADDIN PAPERS2_CITATIONS &lt;citation&gt;&lt;uuid&gt;93A16570-C478-4EF5-B226-512352D80F5A&lt;/uuid&gt;&lt;priority&gt;0&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gt;&lt;uuid&gt;6B2B9FA1-F868-445E-A8A2-93ABD7095BAF&lt;/uuid&gt;&lt;volume&gt;5&lt;/volume&gt;&lt;doi&gt;10.2147/HIV.S28912&lt;/doi&gt;&lt;startpage&gt;1&lt;/startpage&gt;&lt;publication_date&gt;99201300001200000000200000&lt;/publication_date&gt;&lt;url&gt;http://eutils.ncbi.nlm.nih.gov/entrez/eutils/elink.fcgi?dbfrom=pubmed&amp;amp;id=23326204&amp;amp;retmode=ref&amp;amp;cmd=prlinks&lt;/url&gt;&lt;type&gt;400&lt;/type&gt;&lt;title&gt;Current strategies for improving access and adherence to antiretroviral therapies in resource-limited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Pediatrics, Indiana University School of Medicine, Indianapolis, IN, USA ; USAID, Academic Model Providing Access to Healthcare (AMPATH) Partnership, Eldoret, Kenya.&lt;/institution&gt;&lt;subtype&gt;400&lt;/subtype&gt;&lt;endpage&gt;17&lt;/endpage&gt;&lt;bundle&gt;&lt;publication&gt;&lt;title&gt;HIV/AIDS - Research and Palliative Care&lt;/title&gt;&lt;type&gt;-100&lt;/type&gt;&lt;subtype&gt;-100&lt;/subtype&gt;&lt;uuid&gt;6D474CE6-A107-4A5F-9780-D99928E767AA&lt;/uuid&gt;&lt;/publication&gt;&lt;/bundle&gt;&lt;authors&gt;&lt;author&gt;&lt;firstName&gt;Michael&lt;/firstName&gt;&lt;middleNames&gt;L&lt;/middleNames&gt;&lt;lastName&gt;Scanlon&lt;/lastName&gt;&lt;/author&gt;&lt;author&gt;&lt;firstName&gt;Rachel&lt;/firstName&gt;&lt;middleNames&gt;C&lt;/middleNames&gt;&lt;lastName&gt;Vreeman&lt;/lastName&gt;&lt;/author&gt;&lt;/authors&gt;&lt;/publication&gt;&lt;/publications&gt;&lt;cites&gt;&lt;/cites&gt;&lt;/citation&gt;</w:instrText>
      </w:r>
      <w:r w:rsidR="00BC00B6">
        <w:rPr>
          <w:lang w:val="en-US"/>
        </w:rPr>
        <w:fldChar w:fldCharType="separate"/>
      </w:r>
      <w:r w:rsidR="00BC00B6">
        <w:rPr>
          <w:lang w:val="en-US"/>
        </w:rPr>
        <w:t>{Barnighausen:2011cb, Scanlon:2013ko}</w:t>
      </w:r>
      <w:r w:rsidR="00BC00B6">
        <w:rPr>
          <w:lang w:val="en-US"/>
        </w:rPr>
        <w:fldChar w:fldCharType="end"/>
      </w:r>
      <w:r w:rsidR="00602EC9">
        <w:rPr>
          <w:lang w:val="en-US"/>
        </w:rPr>
        <w:t>;</w:t>
      </w:r>
      <w:r w:rsidR="00B31F8B" w:rsidRPr="00B31F8B">
        <w:rPr>
          <w:lang w:val="en-US"/>
        </w:rPr>
        <w:t xml:space="preserve"> including</w:t>
      </w:r>
      <w:r w:rsidR="00602EC9">
        <w:rPr>
          <w:lang w:val="en-US"/>
        </w:rPr>
        <w:t>, peer or nurse-</w:t>
      </w:r>
      <w:r w:rsidR="00B31F8B" w:rsidRPr="00B31F8B">
        <w:rPr>
          <w:lang w:val="en-US"/>
        </w:rPr>
        <w:t>delivered directly-observed-therapy (DOT)</w:t>
      </w:r>
      <w:r w:rsidR="00BC00B6">
        <w:rPr>
          <w:lang w:val="en-US"/>
        </w:rPr>
        <w:fldChar w:fldCharType="begin"/>
      </w:r>
      <w:r w:rsidR="00BC00B6">
        <w:rPr>
          <w:lang w:val="en-US"/>
        </w:rPr>
        <w:instrText xml:space="preserve"> ADDIN PAPERS2_CITATIONS &lt;citation&gt;&lt;uuid&gt;FE9CBCB1-2003-4313-AC3E-6F67BD970BC6&lt;/uuid&gt;&lt;priority&gt;0&lt;/priority&gt;&lt;publications&gt;&lt;publication&gt;&lt;uuid&gt;C5EBE8E0-8618-4B9F-913C-B9AD4393D782&lt;/uuid&gt;&lt;volume&gt;46&lt;/volume&gt;&lt;doi&gt;10.1097/QAI.0b013e318153f7ba&lt;/doi&gt;&lt;startpage&gt;238&lt;/startpage&gt;&lt;publication_date&gt;99200710011200000000222000&lt;/publication_date&gt;&lt;url&gt;http://eutils.ncbi.nlm.nih.gov/entrez/eutils/elink.fcgi?dbfrom=pubmed&amp;amp;id=17693890&amp;amp;retmode=ref&amp;amp;cmd=prlinks&lt;/url&gt;&lt;type&gt;400&lt;/type&gt;&lt;title&gt;Randomized control trial of peer-delivered, modified directly observed therapy for HAART in Mozambique.&lt;/title&gt;&lt;location&gt;&amp;lt;html&amp;gt;&amp;lt;head&amp;gt;&amp;lt;meta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Psychology, University of Washington, Seattle, WA 98195-1525, USA. pearsonc@u.washington.edu&lt;/institution&gt;&lt;number&gt;2&lt;/number&gt;&lt;subtype&gt;400&lt;/subtype&gt;&lt;endpage&gt;244&lt;/endpage&gt;&lt;bundle&gt;&lt;publication&gt;&lt;title&gt;Journal of Acquired Immune Deficiency Syndromes&lt;/title&gt;&lt;type&gt;-100&lt;/type&gt;&lt;subtype&gt;-100&lt;/subtype&gt;&lt;uuid&gt;C88F0AA4-6709-4E22-92D5-FC6DF6CD4F27&lt;/uuid&gt;&lt;/publication&gt;&lt;/bundle&gt;&lt;authors&gt;&lt;author&gt;&lt;firstName&gt;Cynthia&lt;/firstName&gt;&lt;middleNames&gt;R&lt;/middleNames&gt;&lt;lastName&gt;Pearson&lt;/lastName&gt;&lt;/author&gt;&lt;author&gt;&lt;firstName&gt;Mark&lt;/firstName&gt;&lt;middleNames&gt;A&lt;/middleNames&gt;&lt;lastName&gt;Micek&lt;/lastName&gt;&lt;/author&gt;&lt;author&gt;&lt;firstName&gt;Jane&lt;/firstName&gt;&lt;middleNames&gt;M&lt;/middleNames&gt;&lt;lastName&gt;Simoni&lt;/lastName&gt;&lt;/author&gt;&lt;author&gt;&lt;firstName&gt;Peter&lt;/firstName&gt;&lt;middleNames&gt;D&lt;/middleNames&gt;&lt;lastName&gt;Hoff&lt;/lastName&gt;&lt;/author&gt;&lt;author&gt;&lt;firstName&gt;Eduardo&lt;/firstName&gt;&lt;lastName&gt;Matediana&lt;/lastName&gt;&lt;/author&gt;&lt;author&gt;&lt;firstName&gt;Diane&lt;/firstName&gt;&lt;middleNames&gt;P&lt;/middleNames&gt;&lt;lastName&gt;Martin&lt;/lastName&gt;&lt;/author&gt;&lt;author&gt;&lt;firstName&gt;Global&lt;/firstName&gt;&lt;lastName&gt;Fund&lt;/lastName&gt;&lt;/author&gt;&lt;/authors&gt;&lt;/publication&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BC00B6">
        <w:rPr>
          <w:lang w:val="en-US"/>
        </w:rPr>
        <w:fldChar w:fldCharType="separate"/>
      </w:r>
      <w:r w:rsidR="00BC00B6">
        <w:rPr>
          <w:lang w:val="en-US"/>
        </w:rPr>
        <w:t>{Pearson:2007fw, Sarna:2008tb}</w:t>
      </w:r>
      <w:r w:rsidR="00BC00B6">
        <w:rPr>
          <w:lang w:val="en-US"/>
        </w:rPr>
        <w:fldChar w:fldCharType="end"/>
      </w:r>
      <w:r w:rsidR="00B31F8B" w:rsidRPr="00B31F8B">
        <w:rPr>
          <w:lang w:val="en-US"/>
        </w:rPr>
        <w:t>, the use of electronic drug monitoring</w:t>
      </w:r>
      <w:r w:rsidR="00BC00B6">
        <w:rPr>
          <w:lang w:val="en-US"/>
        </w:rPr>
        <w:fldChar w:fldCharType="begin"/>
      </w:r>
      <w:r w:rsidR="00BC00B6">
        <w:rPr>
          <w:lang w:val="en-US"/>
        </w:rPr>
        <w:instrText xml:space="preserve"> ADDIN PAPERS2_CITATIONS &lt;citation&gt;&lt;uuid&gt;CAD3ED4D-F974-46CA-BDA9-0AE66D1BC721&lt;/uuid&gt;&lt;priority&gt;0&lt;/priority&gt;&lt;publications&gt;&lt;publication&gt;&lt;uuid&gt;5EEE922D-41A9-493A-B9AB-91EB356157F2&lt;/uuid&gt;&lt;volume&gt;14&lt;/volume&gt;&lt;doi&gt;10.1007/s10461-009-9615-1&lt;/doi&gt;&lt;startpage&gt;580&lt;/startpage&gt;&lt;publication_date&gt;99201006001200000000220000&lt;/publication_date&gt;&lt;url&gt;http://eutils.ncbi.nlm.nih.gov/entrez/eutils/elink.fcgi?dbfrom=pubmed&amp;amp;id=19771504&amp;amp;retmode=ref&amp;amp;cmd=prlinks&lt;/url&gt;&lt;type&gt;400&lt;/type&gt;&lt;title&gt;Using electronic drug monitor feedback to improve adherence to antiretroviral therapy among HIV-positive patients in China.&lt;/title&gt;&lt;location&gt;&amp;lt;html&amp;gt;&amp;lt;head&amp;gt;&amp;lt;meta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International Health and Development, Boston University, Boston, MA, USA. lsabin@bu.edu&lt;/institution&gt;&lt;number&gt;3&lt;/number&gt;&lt;subtype&gt;400&lt;/subtype&gt;&lt;endpage&gt;589&lt;/endpage&gt;&lt;bundle&gt;&lt;publication&gt;&lt;title&gt;AIDS and Behavior&lt;/title&gt;&lt;type&gt;-100&lt;/type&gt;&lt;subtype&gt;-100&lt;/subtype&gt;&lt;uuid&gt;8971F416-B7E1-413B-AD41-F2D3EDE7D77C&lt;/uuid&gt;&lt;/publication&gt;&lt;/bundle&gt;&lt;authors&gt;&lt;author&gt;&lt;firstName&gt;Lora&lt;/firstName&gt;&lt;middleNames&gt;L&lt;/middleNames&gt;&lt;lastName&gt;Sabin&lt;/lastName&gt;&lt;/author&gt;&lt;author&gt;&lt;firstName&gt;Mary&lt;/firstName&gt;&lt;middleNames&gt;Bachman&lt;/middleNames&gt;&lt;lastName&gt;DeSilva&lt;/lastName&gt;&lt;/author&gt;&lt;author&gt;&lt;firstName&gt;Davidson&lt;/firstName&gt;&lt;middleNames&gt;H&lt;/middleNames&gt;&lt;lastName&gt;Hamer&lt;/lastName&gt;&lt;/author&gt;&lt;author&gt;&lt;firstName&gt;Keyi&lt;/firstName&gt;&lt;lastName&gt;Xu&lt;/lastName&gt;&lt;/author&gt;&lt;author&gt;&lt;firstName&gt;Jianbo&lt;/firstName&gt;&lt;lastName&gt;Zhang&lt;/lastName&gt;&lt;/author&gt;&lt;author&gt;&lt;firstName&gt;Tao&lt;/firstName&gt;&lt;lastName&gt;Li&lt;/lastName&gt;&lt;/author&gt;&lt;author&gt;&lt;firstName&gt;Ira&lt;/firstName&gt;&lt;middleNames&gt;B&lt;/middleNames&gt;&lt;lastName&gt;Wilson&lt;/lastName&gt;&lt;/author&gt;&lt;author&gt;&lt;firstName&gt;Christopher&lt;/firstName&gt;&lt;middleNames&gt;J&lt;/middleNames&gt;&lt;lastName&gt;Gill&lt;/lastName&gt;&lt;/author&gt;&lt;/authors&gt;&lt;/publication&gt;&lt;/publications&gt;&lt;cites&gt;&lt;/cites&gt;&lt;/citation&gt;</w:instrText>
      </w:r>
      <w:r w:rsidR="00BC00B6">
        <w:rPr>
          <w:lang w:val="en-US"/>
        </w:rPr>
        <w:fldChar w:fldCharType="separate"/>
      </w:r>
      <w:r w:rsidR="00BC00B6">
        <w:rPr>
          <w:lang w:val="en-US"/>
        </w:rPr>
        <w:t>{Sabin:2010ce}</w:t>
      </w:r>
      <w:r w:rsidR="00BC00B6">
        <w:rPr>
          <w:lang w:val="en-US"/>
        </w:rPr>
        <w:fldChar w:fldCharType="end"/>
      </w:r>
      <w:r w:rsidR="00B31F8B" w:rsidRPr="00B31F8B">
        <w:rPr>
          <w:lang w:val="en-US"/>
        </w:rPr>
        <w:t>, SMS text message reminders</w:t>
      </w:r>
      <w:r w:rsidR="00BC00B6">
        <w:rPr>
          <w:lang w:val="en-US"/>
        </w:rPr>
        <w:fldChar w:fldCharType="begin"/>
      </w:r>
      <w:r w:rsidR="00BC00B6">
        <w:rPr>
          <w:lang w:val="en-US"/>
        </w:rPr>
        <w:instrText xml:space="preserve"> ADDIN PAPERS2_CITATIONS &lt;citation&gt;&lt;uuid&gt;35933B10-420B-4099-8706-65C2313F1E50&lt;/uuid&gt;&lt;priority&gt;0&lt;/priority&gt;&lt;publications&gt;&lt;publication&gt;&lt;uuid&gt;260F9CE7-17B7-4E2A-83B6-93700420B2FD&lt;/uuid&gt;&lt;volume&gt;376&lt;/volume&gt;&lt;doi&gt;10.1016/S0140-6736(10)61997-6&lt;/doi&gt;&lt;startpage&gt;1838&lt;/startpage&gt;&lt;publication_date&gt;99201011271200000000222000&lt;/publication_date&gt;&lt;url&gt;http://eutils.ncbi.nlm.nih.gov/entrez/eutils/elink.fcgi?dbfrom=pubmed&amp;amp;id=21071074&amp;amp;retmode=ref&amp;amp;cmd=prlinks&lt;/url&gt;&lt;type&gt;400&lt;/type&gt;&lt;title&gt;Effects of a mobile phone short message service on antiretroviral treatment adherence in Kenya (WelTel Kenya1): a randomised trial.&lt;/title&gt;&lt;location&gt;&amp;lt;html&amp;gt;&amp;lt;head&amp;gt;&amp;lt;meta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Medical Microbiology, University of Nairobi, Nairobi, Kenya. rlester.id@gmail.com&lt;/institution&gt;&lt;number&gt;9755&lt;/number&gt;&lt;subtype&gt;400&lt;/subtype&gt;&lt;endpage&gt;1845&lt;/endpage&gt;&lt;bundle&gt;&lt;publication&gt;&lt;publisher&gt;Elsevier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ichard&lt;/firstName&gt;&lt;middleNames&gt;T&lt;/middleNames&gt;&lt;lastName&gt;Lester&lt;/lastName&gt;&lt;/author&gt;&lt;author&gt;&lt;firstName&gt;Paul&lt;/firstName&gt;&lt;lastName&gt;Ritvo&lt;/lastName&gt;&lt;/author&gt;&lt;author&gt;&lt;firstName&gt;Edward&lt;/firstName&gt;&lt;middleNames&gt;J&lt;/middleNames&gt;&lt;lastName&gt;Mills&lt;/lastName&gt;&lt;/author&gt;&lt;author&gt;&lt;firstName&gt;Antony&lt;/firstName&gt;&lt;lastName&gt;Kariri&lt;/lastName&gt;&lt;/author&gt;&lt;author&gt;&lt;firstName&gt;Sarah&lt;/firstName&gt;&lt;lastName&gt;Karanja&lt;/lastName&gt;&lt;/author&gt;&lt;author&gt;&lt;firstName&gt;Michael&lt;/firstName&gt;&lt;middleNames&gt;H&lt;/middleNames&gt;&lt;lastName&gt;Chung&lt;/lastName&gt;&lt;/author&gt;&lt;author&gt;&lt;firstName&gt;William&lt;/firstName&gt;&lt;lastName&gt;Jack&lt;/lastName&gt;&lt;/author&gt;&lt;author&gt;&lt;firstName&gt;James&lt;/firstName&gt;&lt;lastName&gt;Habyarimana&lt;/lastName&gt;&lt;/author&gt;&lt;author&gt;&lt;firstName&gt;Mohsen&lt;/firstName&gt;&lt;lastName&gt;Sadatsafavi&lt;/lastName&gt;&lt;/author&gt;&lt;author&gt;&lt;firstName&gt;Mehdi&lt;/firstName&gt;&lt;lastName&gt;Najafzadeh&lt;/lastName&gt;&lt;/author&gt;&lt;author&gt;&lt;firstName&gt;Carlo&lt;/firstName&gt;&lt;middleNames&gt;A&lt;/middleNames&gt;&lt;lastName&gt;Marra&lt;/lastName&gt;&lt;/author&gt;&lt;author&gt;&lt;firstName&gt;Benson&lt;/firstName&gt;&lt;lastName&gt;Estambale&lt;/lastName&gt;&lt;/author&gt;&lt;author&gt;&lt;firstName&gt;Elizabeth&lt;/firstName&gt;&lt;middleNames&gt;N&lt;/middleNames&gt;&lt;lastName&gt;Ngugi&lt;/lastName&gt;&lt;/author&gt;&lt;author&gt;&lt;firstName&gt;T&lt;/firstName&gt;&lt;middleNames&gt;Blake&lt;/middleNames&gt;&lt;lastName&gt;Ball&lt;/lastName&gt;&lt;/author&gt;&lt;author&gt;&lt;firstName&gt;Lehana&lt;/firstName&gt;&lt;lastName&gt;Thabane&lt;/lastName&gt;&lt;/author&gt;&lt;author&gt;&lt;firstName&gt;Lawrence&lt;/firstName&gt;&lt;middleNames&gt;J&lt;/middleNames&gt;&lt;lastName&gt;Gelmon&lt;/lastName&gt;&lt;/author&gt;&lt;author&gt;&lt;firstName&gt;Joshua&lt;/firstName&gt;&lt;lastName&gt;Kimani&lt;/lastName&gt;&lt;/author&gt;&lt;author&gt;&lt;firstName&gt;Marta&lt;/firstName&gt;&lt;lastName&gt;Ackers&lt;/lastName&gt;&lt;/author&gt;&lt;author&gt;&lt;firstName&gt;Francis&lt;/firstName&gt;&lt;middleNames&gt;A&lt;/middleNames&gt;&lt;lastName&gt;Plummer&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Home&amp;lt;/a&amp;gt;&amp;lt;/div&amp;gt;&amp;lt;/body&amp;gt;&amp;lt;/html&amp;gt;&lt;/location&gt;&lt;publication_date&gt;99201406021200000000222000&lt;/publication_date&gt;&lt;doi&gt;10.1016/S1473-3099(14)70778-9&lt;/doi&gt;&lt;institution&gt;Department of Clinical Epidemiology and Biostatistics, McMaster University, Hamilton, ON L8S 4K1, Canada. Electronic address: mbuagblc@mcmaster.ca.&lt;/institution&gt;&lt;title&gt;Mobile phone reminders for paediatric HIV follow-up care.&lt;/title&gt;&lt;uuid&gt;033A3E7B-D92A-4BCB-9FF2-D47C9FC732AF&lt;/uuid&gt;&lt;subtype&gt;400&lt;/subtype&gt;&lt;type&gt;400&lt;/type&gt;&lt;url&gt;http://eutils.ncbi.nlm.nih.gov/entrez/eutils/elink.fcgi?dbfrom=pubmed&amp;amp;id=24932892&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Lawrence&lt;/firstName&gt;&lt;lastName&gt;Mbuagbaw&lt;/lastName&gt;&lt;/author&gt;&lt;/authors&gt;&lt;/publication&gt;&lt;/publications&gt;&lt;cites&gt;&lt;/cites&gt;&lt;/citation&gt;</w:instrText>
      </w:r>
      <w:r w:rsidR="00BC00B6">
        <w:rPr>
          <w:lang w:val="en-US"/>
        </w:rPr>
        <w:fldChar w:fldCharType="separate"/>
      </w:r>
      <w:r w:rsidR="00BC00B6">
        <w:rPr>
          <w:lang w:val="en-US"/>
        </w:rPr>
        <w:t>{Lester:2010jp, Mbuagbaw:2014jg}</w:t>
      </w:r>
      <w:r w:rsidR="00BC00B6">
        <w:rPr>
          <w:lang w:val="en-US"/>
        </w:rPr>
        <w:fldChar w:fldCharType="end"/>
      </w:r>
      <w:r w:rsidR="00B31F8B" w:rsidRPr="00B31F8B">
        <w:rPr>
          <w:lang w:val="en-US"/>
        </w:rPr>
        <w:t xml:space="preserve">, adherence </w:t>
      </w:r>
      <w:r w:rsidR="00BC00B6" w:rsidRPr="00B31F8B">
        <w:rPr>
          <w:lang w:val="en-US"/>
        </w:rPr>
        <w:t>counseling</w:t>
      </w:r>
      <w:r w:rsidR="00B31F8B" w:rsidRPr="00B31F8B">
        <w:rPr>
          <w:lang w:val="en-US"/>
        </w:rPr>
        <w:t xml:space="preserve"> and educ</w:t>
      </w:r>
      <w:r w:rsidR="00D857E0">
        <w:rPr>
          <w:lang w:val="en-US"/>
        </w:rPr>
        <w:t>a</w:t>
      </w:r>
      <w:r w:rsidR="00B31F8B" w:rsidRPr="00B31F8B">
        <w:rPr>
          <w:lang w:val="en-US"/>
        </w:rPr>
        <w:t>tion</w:t>
      </w:r>
      <w:r w:rsidR="00BC00B6">
        <w:rPr>
          <w:lang w:val="en-US"/>
        </w:rPr>
        <w:fldChar w:fldCharType="begin"/>
      </w:r>
      <w:r w:rsidR="00BC00B6">
        <w:rPr>
          <w:lang w:val="en-US"/>
        </w:rPr>
        <w:instrText xml:space="preserve"> ADDIN PAPERS2_CITATIONS &lt;citation&gt;&lt;uuid&gt;676EBAA3-99E2-4C17-B0FF-936BE4948D27&lt;/uuid&gt;&lt;priority&gt;0&lt;/priority&gt;&lt;publications&gt;&lt;publication&gt;&lt;uuid&gt;6274E856-F482-4B4F-BD40-77C7FE94CE04&lt;/uuid&gt;&lt;volume&gt;8&lt;/volume&gt;&lt;accepted_date&gt;99201101191200000000222000&lt;/accepted_date&gt;&lt;doi&gt;10.1371/journal.pmed.1000422&lt;/doi&gt;&lt;startpage&gt;e1000422&lt;/startpage&gt;&lt;publication_date&gt;99201103001200000000220000&lt;/publication_date&gt;&lt;url&gt;http://eutils.ncbi.nlm.nih.gov/entrez/eutils/elink.fcgi?dbfrom=pubmed&amp;amp;id=21390262&amp;amp;retmode=ref&amp;amp;cmd=prlinks&lt;/url&gt;&lt;type&gt;400&lt;/type&gt;&lt;title&gt;A randomized controlled trial comparing the effects of counseling and alarm device on HAART adherence and virologic outcomes.&lt;/title&gt;&lt;location&gt;200,9,47.6560097,-122.3093400&lt;/location&gt;&lt;submission_date&gt;99201008171200000000222000&lt;/submission_date&gt;&lt;number&gt;3&lt;/number&gt;&lt;institution&gt;Department of Global Health, University of Washington, Seattle, Washington, USA. mhchung@uw.edu&lt;/institution&gt;&lt;subtype&gt;400&lt;/subtype&gt;&lt;bundle&gt;&lt;publication&gt;&lt;title&gt;PLoS Medicine&lt;/title&gt;&lt;type&gt;-100&lt;/type&gt;&lt;subtype&gt;-100&lt;/subtype&gt;&lt;uuid&gt;032F8D8E-8579-48D1-833A-A61EDCB35F0F&lt;/uuid&gt;&lt;/publication&gt;&lt;/bundle&gt;&lt;authors&gt;&lt;author&gt;&lt;firstName&gt;Michael&lt;/firstName&gt;&lt;middleNames&gt;H&lt;/middleNames&gt;&lt;lastName&gt;Chung&lt;/lastName&gt;&lt;/author&gt;&lt;author&gt;&lt;firstName&gt;Barbra&lt;/firstName&gt;&lt;middleNames&gt;A&lt;/middleNames&gt;&lt;lastName&gt;Richardson&lt;/lastName&gt;&lt;/author&gt;&lt;author&gt;&lt;firstName&gt;Kenneth&lt;/firstName&gt;&lt;lastName&gt;Tapia&lt;/lastName&gt;&lt;/author&gt;&lt;author&gt;&lt;firstName&gt;Sarah&lt;/firstName&gt;&lt;lastName&gt;Benki-Nugent&lt;/lastName&gt;&lt;/author&gt;&lt;author&gt;&lt;firstName&gt;James&lt;/firstName&gt;&lt;middleNames&gt;N&lt;/middleNames&gt;&lt;lastName&gt;Kiarie&lt;/lastName&gt;&lt;/author&gt;&lt;author&gt;&lt;firstName&gt;Jane&lt;/firstName&gt;&lt;middleNames&gt;M&lt;/middleNames&gt;&lt;lastName&gt;Simoni&lt;/lastName&gt;&lt;/author&gt;&lt;author&gt;&lt;firstName&gt;Julie&lt;/firstName&gt;&lt;lastName&gt;Overbaugh&lt;/lastName&gt;&lt;/author&gt;&lt;author&gt;&lt;firstName&gt;Mena&lt;/firstName&gt;&lt;lastName&gt;Attwa&lt;/lastName&gt;&lt;/author&gt;&lt;author&gt;&lt;firstName&gt;Grace&lt;/firstName&gt;&lt;middleNames&gt;C&lt;/middleNames&gt;&lt;lastName&gt;John-Stewart&lt;/lastName&gt;&lt;/author&gt;&lt;/authors&gt;&lt;/publication&gt;&lt;/publications&gt;&lt;cites&gt;&lt;/cites&gt;&lt;/citation&gt;</w:instrText>
      </w:r>
      <w:r w:rsidR="00BC00B6">
        <w:rPr>
          <w:lang w:val="en-US"/>
        </w:rPr>
        <w:fldChar w:fldCharType="separate"/>
      </w:r>
      <w:r w:rsidR="00BC00B6">
        <w:rPr>
          <w:lang w:val="en-US"/>
        </w:rPr>
        <w:t>{Chung:2011jm}</w:t>
      </w:r>
      <w:r w:rsidR="00BC00B6">
        <w:rPr>
          <w:lang w:val="en-US"/>
        </w:rPr>
        <w:fldChar w:fldCharType="end"/>
      </w:r>
      <w:r w:rsidR="00602EC9">
        <w:rPr>
          <w:lang w:val="en-US"/>
        </w:rPr>
        <w:t>,</w:t>
      </w:r>
      <w:r w:rsidR="00B31F8B" w:rsidRPr="00B31F8B">
        <w:rPr>
          <w:lang w:val="en-US"/>
        </w:rPr>
        <w:t xml:space="preserve"> together with food incentives</w:t>
      </w:r>
      <w:r w:rsidR="00BC00B6">
        <w:rPr>
          <w:lang w:val="en-US"/>
        </w:rPr>
        <w:fldChar w:fldCharType="begin"/>
      </w:r>
      <w:r w:rsidR="00BC00B6">
        <w:rPr>
          <w:lang w:val="en-US"/>
        </w:rPr>
        <w:instrText xml:space="preserve"> ADDIN PAPERS2_CITATIONS &lt;citation&gt;&lt;uuid&gt;9EACF943-B7F2-4702-A025-FEA39F94F33C&lt;/uuid&gt;&lt;priority&gt;0&lt;/priority&gt;&lt;publications&gt;&lt;publication&gt;&lt;uuid&gt;765D532C-928B-44A3-BF1C-401C05274B31&lt;/uuid&gt;&lt;volume&gt;49&lt;/volume&gt;&lt;doi&gt;10.1097/QAI.0b013e31818455d2&lt;/doi&gt;&lt;startpage&gt;190&lt;/startpage&gt;&lt;publication_date&gt;99200810011200000000222000&lt;/publication_date&gt;&lt;url&gt;http://eutils.ncbi.nlm.nih.gov/entrez/eutils/elink.fcgi?dbfrom=pubmed&amp;amp;id=18769349&amp;amp;retmode=ref&amp;amp;cmd=prlinks&lt;/url&gt;&lt;type&gt;400&lt;/type&gt;&lt;title&gt;A pilot study of food supplementation to improve adherence to antiretroviral therapy among food-insecure adults in Lusaka,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Home&amp;lt;/a&amp;gt;&amp;lt;/div&amp;gt;&amp;lt;/body&amp;gt;&amp;lt;/html&amp;gt;&lt;/location&gt;&lt;institution&gt;Centre for Infectious Disease Research in Zambia, Plot 1275 Lubutu Road, Lusaka, Zambia. cantrell@uab.edu&lt;/institution&gt;&lt;number&gt;2&lt;/number&gt;&lt;subtype&gt;400&lt;/subtype&gt;&lt;endpage&gt;195&lt;/endpage&gt;&lt;bundle&gt;&lt;publication&gt;&lt;title&gt;Journal of Acquired Immune Deficiency Syndromes&lt;/title&gt;&lt;type&gt;-100&lt;/type&gt;&lt;subtype&gt;-100&lt;/subtype&gt;&lt;uuid&gt;C88F0AA4-6709-4E22-92D5-FC6DF6CD4F27&lt;/uuid&gt;&lt;/publication&gt;&lt;/bundle&gt;&lt;authors&gt;&lt;author&gt;&lt;firstName&gt;Ronald&lt;/firstName&gt;&lt;middleNames&gt;A&lt;/middleNames&gt;&lt;lastName&gt;Cantrell&lt;/lastName&gt;&lt;/author&gt;&lt;author&gt;&lt;firstName&gt;Moses&lt;/firstName&gt;&lt;lastName&gt;Sinkala&lt;/lastName&gt;&lt;/author&gt;&lt;author&gt;&lt;firstName&gt;Karen&lt;/firstName&gt;&lt;lastName&gt;Megazinni&lt;/lastName&gt;&lt;/author&gt;&lt;author&gt;&lt;firstName&gt;Sibi&lt;/firstName&gt;&lt;lastName&gt;Lawson-Marriott&lt;/lastName&gt;&lt;/author&gt;&lt;author&gt;&lt;firstName&gt;Sierra&lt;/firstName&gt;&lt;lastName&gt;Washington&lt;/lastName&gt;&lt;/author&gt;&lt;author&gt;&lt;firstName&gt;Benjamin&lt;/firstName&gt;&lt;middleNames&gt;H&lt;/middleNames&gt;&lt;lastName&gt;Chi&lt;/lastName&gt;&lt;/author&gt;&lt;author&gt;&lt;firstName&gt;Bushimbwa&lt;/firstName&gt;&lt;lastName&gt;Tambatamba-Chapula&lt;/lastName&gt;&lt;/author&gt;&lt;author&gt;&lt;firstName&gt;Jens&lt;/firstName&gt;&lt;lastName&gt;Levy&lt;/lastName&gt;&lt;/author&gt;&lt;author&gt;&lt;firstName&gt;Elizabeth&lt;/firstName&gt;&lt;middleNames&gt;M&lt;/middleNames&gt;&lt;lastName&gt;Stringer&lt;/lastName&gt;&lt;/author&gt;&lt;author&gt;&lt;firstName&gt;Lloyd&lt;/firstName&gt;&lt;middleNames&gt;B&lt;/middleNames&gt;&lt;lastName&gt;Mulenga&lt;/lastName&gt;&lt;/author&gt;&lt;author&gt;&lt;firstName&gt;Jeffrey&lt;/firstName&gt;&lt;middleNames&gt;S A&lt;/middleNames&gt;&lt;lastName&gt;Stringer&lt;/lastName&gt;&lt;/author&gt;&lt;/authors&gt;&lt;/publication&gt;&lt;publication&gt;&lt;uuid&gt;93C196CB-445E-4E7E-A736-4D893D20C7DB&lt;/uuid&gt;&lt;volume&gt;99&lt;/volume&gt;&lt;doi&gt;10.2105/AJPH.2008.137174&lt;/doi&gt;&lt;startpage&gt;215&lt;/startpage&gt;&lt;publication_date&gt;99200902001200000000220000&lt;/publication_date&gt;&lt;url&gt;http://eutils.ncbi.nlm.nih.gov/entrez/eutils/elink.fcgi?dbfrom=pubmed&amp;amp;id=19059851&amp;amp;retmode=ref&amp;amp;cmd=prlinks&lt;/url&gt;&lt;type&gt;400&lt;/type&gt;&lt;title&gt;Integrating nutrition support for food-insecure patients and their dependents into an HIV care and treatment program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Home&amp;lt;/a&amp;gt;&amp;lt;/div&amp;gt;&amp;lt;/body&amp;gt;&amp;lt;/html&amp;gt;&lt;/location&gt;&lt;institution&gt;School of Medicine, Indiana University, Indianapolis, IN 46202, USA.&lt;/institution&gt;&lt;number&gt;2&lt;/number&gt;&lt;subtype&gt;400&lt;/subtype&gt;&lt;endpage&gt;221&lt;/endpage&gt;&lt;bundle&gt;&lt;publication&gt;&lt;title&gt;American Journal of Public Health&lt;/title&gt;&lt;type&gt;-100&lt;/type&gt;&lt;subtype&gt;-100&lt;/subtype&gt;&lt;uuid&gt;C64D02CD-E177-47DB-BFE3-FF252AA11289&lt;/uuid&gt;&lt;/publication&gt;&lt;/bundle&gt;&lt;authors&gt;&lt;author&gt;&lt;firstName&gt;Joseph&lt;/firstName&gt;&lt;middleNames&gt;J&lt;/middleNames&gt;&lt;lastName&gt;Mamlin&lt;/lastName&gt;&lt;/author&gt;&lt;author&gt;&lt;firstName&gt;Sylvester&lt;/firstName&gt;&lt;middleNames&gt;N&lt;/middleNames&gt;&lt;lastName&gt;Kimaiyo&lt;/lastName&gt;&lt;/author&gt;&lt;author&gt;&lt;firstName&gt;Stephen&lt;/firstName&gt;&lt;lastName&gt;Lewis&lt;/lastName&gt;&lt;/author&gt;&lt;author&gt;&lt;firstName&gt;Hannah&lt;/firstName&gt;&lt;lastName&gt;Tadayo&lt;/lastName&gt;&lt;/author&gt;&lt;author&gt;&lt;firstName&gt;Fanice&lt;/firstName&gt;&lt;middleNames&gt;Komen&lt;/middleNames&gt;&lt;lastName&gt;Jerop&lt;/lastName&gt;&lt;/author&gt;&lt;author&gt;&lt;firstName&gt;Catherine&lt;/firstName&gt;&lt;lastName&gt;Gichunge&lt;/lastName&gt;&lt;/author&gt;&lt;author&gt;&lt;firstName&gt;Tomeka&lt;/firstName&gt;&lt;lastName&gt;Petersen&lt;/lastName&gt;&lt;/author&gt;&lt;author&gt;&lt;firstName&gt;Yuehwern&lt;/firstName&gt;&lt;lastName&gt;Yih&lt;/lastName&gt;&lt;/author&gt;&lt;author&gt;&lt;firstName&gt;Paula&lt;/firstName&gt;&lt;lastName&gt;Braitstein&lt;/lastName&gt;&lt;/author&gt;&lt;author&gt;&lt;firstName&gt;Robert&lt;/firstName&gt;&lt;middleNames&gt;M&lt;/middleNames&gt;&lt;lastName&gt;Einterz&lt;/lastName&gt;&lt;/author&gt;&lt;/authors&gt;&lt;/publication&gt;&lt;/publications&gt;&lt;cites&gt;&lt;/cites&gt;&lt;/citation&gt;</w:instrText>
      </w:r>
      <w:r w:rsidR="00BC00B6">
        <w:rPr>
          <w:lang w:val="en-US"/>
        </w:rPr>
        <w:fldChar w:fldCharType="separate"/>
      </w:r>
      <w:r w:rsidR="00BC00B6">
        <w:rPr>
          <w:lang w:val="en-US"/>
        </w:rPr>
        <w:t>{Cantrell:2008ii, Mamlin:2009gf}</w:t>
      </w:r>
      <w:r w:rsidR="00BC00B6">
        <w:rPr>
          <w:lang w:val="en-US"/>
        </w:rPr>
        <w:fldChar w:fldCharType="end"/>
      </w:r>
      <w:r w:rsidR="00F30180">
        <w:rPr>
          <w:lang w:val="en-US"/>
        </w:rPr>
        <w:t>.</w:t>
      </w:r>
    </w:p>
    <w:p w14:paraId="04A15B15" w14:textId="77777777" w:rsidR="00022076" w:rsidRDefault="00022076" w:rsidP="00C56971">
      <w:pPr>
        <w:pStyle w:val="normal0"/>
        <w:ind w:firstLine="720"/>
        <w:contextualSpacing w:val="0"/>
      </w:pPr>
    </w:p>
    <w:p w14:paraId="026CD3BA" w14:textId="6B71920F" w:rsidR="00BB778B" w:rsidRDefault="008C7C9C" w:rsidP="00C56971">
      <w:pPr>
        <w:pStyle w:val="normal0"/>
        <w:ind w:firstLine="720"/>
        <w:contextualSpacing w:val="0"/>
      </w:pPr>
      <w:r>
        <w:t xml:space="preserve">With </w:t>
      </w:r>
      <w:r w:rsidR="00D225D0">
        <w:t xml:space="preserve">a variety </w:t>
      </w:r>
      <w:r>
        <w:t>of intervent</w:t>
      </w:r>
      <w:r w:rsidR="00D225D0">
        <w:t>ions aimed at strengthening various points of care</w:t>
      </w:r>
      <w:r>
        <w:t xml:space="preserve">, </w:t>
      </w:r>
      <w:r w:rsidR="00D225D0">
        <w:t xml:space="preserve">programme </w:t>
      </w:r>
      <w:r w:rsidR="00D225D0">
        <w:lastRenderedPageBreak/>
        <w:t xml:space="preserve">providers </w:t>
      </w:r>
      <w:r w:rsidR="00A8362A">
        <w:t xml:space="preserve">need to </w:t>
      </w:r>
      <w:r w:rsidR="000B3728">
        <w:t xml:space="preserve">calculate where best to implement interventions to maximise patient outcomes. </w:t>
      </w:r>
      <w:r w:rsidR="004D21DE">
        <w:t xml:space="preserve">The concept of the “Cascade of Care” is a means of visualising the events and pathways through care taken by individuals, and allows us to link outcomes to earlier care </w:t>
      </w:r>
      <w:proofErr w:type="gramStart"/>
      <w:r w:rsidR="004D21DE">
        <w:t>experience{</w:t>
      </w:r>
      <w:proofErr w:type="gramEnd"/>
      <w:r w:rsidR="004D21DE">
        <w:t>Kilmarx:2013iy, Hallett:2013ig}.</w:t>
      </w:r>
      <w:r w:rsidR="00C56971">
        <w:t xml:space="preserve"> </w:t>
      </w:r>
      <w:r w:rsidR="00154A85">
        <w:t>As</w:t>
      </w:r>
      <w:r w:rsidR="00A86169">
        <w:t xml:space="preserve"> evidence now highlights deficiencies </w:t>
      </w:r>
      <w:r w:rsidR="002D0219">
        <w:t xml:space="preserve">across the spectrum of </w:t>
      </w:r>
      <w:r w:rsidR="00A86169">
        <w:t>care,</w:t>
      </w:r>
      <w:r w:rsidR="002D0219">
        <w:t xml:space="preserve"> the traditional concept of linear flow is challenged by </w:t>
      </w:r>
      <w:r w:rsidR="00154A85">
        <w:t>trends in the data indicating patients often become lost from care, before subsequently re-engaging or potentially engage for the first time later than indicated</w:t>
      </w:r>
      <w:r w:rsidR="009C3563">
        <w:fldChar w:fldCharType="begin"/>
      </w:r>
      <w:r w:rsidR="009C3563">
        <w:instrText xml:space="preserve"> ADDIN PAPERS2_CITATIONS &lt;citation&gt;&lt;uuid&gt;FBBC71F7-1344-492D-99D4-84C6C048B1E8&lt;/uuid&gt;&lt;priority&gt;0&lt;/priority&gt;&lt;publications&gt;&lt;publication&gt;&lt;uuid&gt;E6D124B6-1F98-4B1F-85FC-C90BDCD1E4D3&lt;/uuid&gt;&lt;volume&gt;63 Suppl 2&lt;/volume&gt;&lt;doi&gt;10.1097/QAI.0b013e318298721b&lt;/doi&gt;&lt;startpage&gt;S228&lt;/startpage&gt;&lt;publication_date&gt;99201307001200000000220000&lt;/publication_date&gt;&lt;url&gt;http://eutils.ncbi.nlm.nih.gov/entrez/eutils/elink.fcgi?dbfrom=pubmed&amp;amp;id=23764640&amp;amp;retmode=ref&amp;amp;cmd=prlinks&lt;/url&gt;&lt;type&gt;400&lt;/type&gt;&lt;title&gt;A side door into care cascade for HIV-infected patients?&lt;/title&gt;&lt;location&gt;&amp;lt;html&amp;gt;&amp;lt;head&amp;gt;&amp;lt;meta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Infectious Disease Epidemiology, Imperial College London, London, United Kingdom. timothy.hallett@imperial.ac.uk&lt;/institution&gt;&lt;subtype&gt;400&lt;/subtype&gt;&lt;endpage&gt;32&lt;/endpage&gt;&lt;bundle&gt;&lt;publication&gt;&lt;title&gt;Journal of Acquired Immune Deficiency Syndromes&lt;/title&gt;&lt;type&gt;-100&lt;/type&gt;&lt;subtype&gt;-100&lt;/subtype&gt;&lt;uuid&gt;C88F0AA4-6709-4E22-92D5-FC6DF6CD4F27&lt;/uuid&gt;&lt;/publication&gt;&lt;/bundle&gt;&lt;authors&gt;&lt;author&gt;&lt;firstName&gt;Timothy&lt;/firstName&gt;&lt;middleNames&gt;B&lt;/middleNames&gt;&lt;lastName&gt;Hallett&lt;/lastName&gt;&lt;/author&gt;&lt;author&gt;&lt;firstName&gt;Jeffrey&lt;/firstName&gt;&lt;middleNames&gt;W&lt;/middleNames&gt;&lt;lastName&gt;Eaton&lt;/lastName&gt;&lt;/author&gt;&lt;/authors&gt;&lt;/publication&gt;&lt;publication&gt;&lt;uuid&gt;8403BE47-0DAD-4AFB-AD93-6576167D561C&lt;/uuid&gt;&lt;volume&gt;52&lt;/volume&gt;&lt;doi&gt;10.1093/cid/ciq243&lt;/doi&gt;&lt;startpage&gt;793&lt;/startpage&gt;&lt;publication_date&gt;99201103151200000000222000&lt;/publication_date&gt;&lt;url&gt;http://eutils.ncbi.nlm.nih.gov/entrez/eutils/elink.fcgi?dbfrom=pubmed&amp;amp;id=21367734&amp;amp;retmode=ref&amp;amp;cmd=prlinks&lt;/url&gt;&lt;type&gt;400&lt;/type&gt;&lt;title&gt;The spectrum of engagement in HIV care and its relevance to test-and-treat strategies for prevention of HIV infection.&lt;/title&gt;&lt;location&gt;200,9,39.7175274,-104.8938529&lt;/location&gt;&lt;institution&gt;Denver Public Health, Denver, Colorado, USA. edward.m.gardner@dhha.org&lt;/institution&gt;&lt;number&gt;6&lt;/number&gt;&lt;subtype&gt;400&lt;/subtype&gt;&lt;endpage&gt;800&lt;/endpage&gt;&lt;bundle&gt;&lt;publication&gt;&lt;title&gt;Clinical Infectious Diseases&lt;/title&gt;&lt;type&gt;-100&lt;/type&gt;&lt;subtype&gt;-100&lt;/subtype&gt;&lt;uuid&gt;2AFE1B9A-18F8-4AF5-AC13-8C0935F57790&lt;/uuid&gt;&lt;/publication&gt;&lt;/bundle&gt;&lt;authors&gt;&lt;author&gt;&lt;firstName&gt;Edward&lt;/firstName&gt;&lt;middleNames&gt;M&lt;/middleNames&gt;&lt;lastName&gt;Gardner&lt;/lastName&gt;&lt;/author&gt;&lt;author&gt;&lt;firstName&gt;Margaret&lt;/firstName&gt;&lt;middleNames&gt;P&lt;/middleNames&gt;&lt;lastName&gt;McLees&lt;/lastName&gt;&lt;/author&gt;&lt;author&gt;&lt;firstName&gt;John&lt;/firstName&gt;&lt;middleNames&gt;F&lt;/middleNames&gt;&lt;lastName&gt;Steiner&lt;/lastName&gt;&lt;/author&gt;&lt;author&gt;&lt;nonDroppingParticle&gt;Del&lt;/nonDroppingParticle&gt;&lt;firstName&gt;Carlos&lt;/firstName&gt;&lt;lastName&gt;Rio&lt;/lastName&gt;&lt;/author&gt;&lt;author&gt;&lt;firstName&gt;William&lt;/firstName&gt;&lt;middleNames&gt;J&lt;/middleNames&gt;&lt;lastName&gt;Burman&lt;/lastName&gt;&lt;/author&gt;&lt;/authors&gt;&lt;/publication&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C3563">
        <w:fldChar w:fldCharType="separate"/>
      </w:r>
      <w:r w:rsidR="009C3563">
        <w:rPr>
          <w:lang w:val="en-US"/>
        </w:rPr>
        <w:t>{Hallett:2013ig, Gardner:2011de, Rosen:2011ii}</w:t>
      </w:r>
      <w:r w:rsidR="009C3563">
        <w:fldChar w:fldCharType="end"/>
      </w:r>
      <w:r w:rsidR="00154A85">
        <w:t>.</w:t>
      </w:r>
      <w:r w:rsidR="009C3563">
        <w:t xml:space="preserve"> </w:t>
      </w:r>
      <w:r w:rsidR="00C90A81">
        <w:t xml:space="preserve">To reconcile these trends and to further distinguish the routes into care, we termed the routes by which patients re-engage with care </w:t>
      </w:r>
      <w:r w:rsidR="009C3563">
        <w:t xml:space="preserve">or engage late </w:t>
      </w:r>
      <w:r w:rsidR="00C90A81">
        <w:t>as “side doors”</w:t>
      </w:r>
      <w:r w:rsidR="00154A85">
        <w:t xml:space="preserve">, to supplement the conventional “front door” route by which care naïve individuals </w:t>
      </w:r>
      <w:proofErr w:type="gramStart"/>
      <w:r w:rsidR="00154A85">
        <w:t>enter{</w:t>
      </w:r>
      <w:proofErr w:type="gramEnd"/>
      <w:r w:rsidR="00154A85">
        <w:t>Hallett:2013ig}.</w:t>
      </w:r>
      <w:r w:rsidR="00C56971">
        <w:t xml:space="preserve"> Stratifying routes into care </w:t>
      </w:r>
      <w:r w:rsidR="00BB778B">
        <w:t>in this way allows ART programmes to be properly characterised, enabling insight to be gained from the dynamics of care, which is crucial to understanding where best to intervene and how to prioritise interventions.</w:t>
      </w:r>
    </w:p>
    <w:p w14:paraId="2724B5BD" w14:textId="77777777" w:rsidR="00A86169" w:rsidRDefault="00A86169" w:rsidP="00A86169">
      <w:pPr>
        <w:pStyle w:val="normal0"/>
        <w:ind w:firstLine="720"/>
        <w:contextualSpacing w:val="0"/>
      </w:pPr>
    </w:p>
    <w:p w14:paraId="6C16905C" w14:textId="1F7E2663" w:rsidR="00F035BF" w:rsidRDefault="006F0F8D" w:rsidP="00A86169">
      <w:pPr>
        <w:pStyle w:val="normal0"/>
        <w:ind w:firstLine="720"/>
        <w:contextualSpacing w:val="0"/>
      </w:pPr>
      <w:r>
        <w:t>T</w:t>
      </w:r>
      <w:r w:rsidR="00BA31FF">
        <w:t>o fully characterise care</w:t>
      </w:r>
      <w:r w:rsidR="00991531">
        <w:t>, linked</w:t>
      </w:r>
      <w:r w:rsidR="004C03E5">
        <w:t xml:space="preserve"> </w:t>
      </w:r>
      <w:r w:rsidR="00BA31FF">
        <w:t xml:space="preserve">longitudinal data is required </w:t>
      </w:r>
      <w:r w:rsidR="00991531">
        <w:t>at the individual-level to capture</w:t>
      </w:r>
      <w:r w:rsidR="00BA31FF">
        <w:t xml:space="preserve"> the experience of all HIV-infected individuals. </w:t>
      </w:r>
      <w:r w:rsidR="00F035BF">
        <w:t>Yet t</w:t>
      </w:r>
      <w:r w:rsidR="00BA31FF">
        <w:t xml:space="preserve">he majority of available data </w:t>
      </w:r>
      <w:r w:rsidR="00991531">
        <w:t xml:space="preserve">is not linked and </w:t>
      </w:r>
      <w:r w:rsidR="00BA31FF">
        <w:t xml:space="preserve">only describes individuals who have had contact with the clinic. This clinic-level data is </w:t>
      </w:r>
      <w:r w:rsidR="00777774">
        <w:t>biased,</w:t>
      </w:r>
      <w:r w:rsidR="00BA31FF">
        <w:t xml:space="preserve"> as individuals who have never come into contact with the</w:t>
      </w:r>
      <w:r w:rsidR="00B118F3">
        <w:t xml:space="preserve"> clinic are not accounted for. </w:t>
      </w:r>
      <w:r w:rsidR="00BD48BE">
        <w:t xml:space="preserve">Additionally, </w:t>
      </w:r>
      <w:r w:rsidR="00775877">
        <w:t xml:space="preserve">outcomes of patients lost </w:t>
      </w:r>
      <w:r w:rsidR="00836859">
        <w:t>to follow up</w:t>
      </w:r>
      <w:r w:rsidR="00775877">
        <w:t xml:space="preserve"> are</w:t>
      </w:r>
      <w:r w:rsidR="00F035BF">
        <w:t xml:space="preserve"> also needed to </w:t>
      </w:r>
      <w:r w:rsidR="00775877">
        <w:t>exhaustively characterise care</w:t>
      </w:r>
      <w:r w:rsidR="00F035BF">
        <w:t xml:space="preserve">. </w:t>
      </w:r>
      <w:r w:rsidR="008C4A5D">
        <w:t>In summary, t</w:t>
      </w:r>
      <w:r w:rsidR="00F035BF">
        <w:t>hese data limitations restrict the ability to which ART programmes can assess themselves and identify where to take action.</w:t>
      </w:r>
    </w:p>
    <w:p w14:paraId="31C0DC37" w14:textId="77777777" w:rsidR="00C07325" w:rsidRDefault="00C07325" w:rsidP="00C56971">
      <w:pPr>
        <w:pStyle w:val="normal0"/>
        <w:contextualSpacing w:val="0"/>
      </w:pPr>
    </w:p>
    <w:p w14:paraId="4BED9DD6" w14:textId="4C11E63E" w:rsidR="003C38BA" w:rsidRDefault="006F0F8D" w:rsidP="008C4A5D">
      <w:pPr>
        <w:pStyle w:val="normal0"/>
        <w:ind w:firstLine="720"/>
        <w:contextualSpacing w:val="0"/>
      </w:pPr>
      <w:r>
        <w:t>However, s</w:t>
      </w:r>
      <w:r w:rsidR="003578C3">
        <w:t>elect</w:t>
      </w:r>
      <w:r w:rsidR="0004446E">
        <w:t xml:space="preserve"> facilities in sub-Saharan Africa are beginning to collect and distribute this type of data, thereby allowing</w:t>
      </w:r>
      <w:r>
        <w:t xml:space="preserve"> comprehensive</w:t>
      </w:r>
      <w:r w:rsidR="0004446E">
        <w:t xml:space="preserve"> </w:t>
      </w:r>
      <w:r w:rsidR="00E45B14">
        <w:t xml:space="preserve">insight into the dynamics </w:t>
      </w:r>
      <w:r w:rsidR="0004446E">
        <w:t>of care. In this paper</w:t>
      </w:r>
      <w:r w:rsidR="000E0AFF">
        <w:t>, through the use of mathematical modelling,</w:t>
      </w:r>
      <w:r w:rsidR="0004446E">
        <w:t xml:space="preserve"> we evaluate an ART-programme in Kenya</w:t>
      </w:r>
      <w:r w:rsidR="000E0AFF">
        <w:t xml:space="preserve"> to </w:t>
      </w:r>
      <w:r w:rsidR="0004446E">
        <w:t xml:space="preserve">demonstrate how </w:t>
      </w:r>
      <w:r w:rsidR="00C56971">
        <w:t xml:space="preserve">to prioritise </w:t>
      </w:r>
      <w:r w:rsidR="0004446E">
        <w:t xml:space="preserve">interventions </w:t>
      </w:r>
      <w:r w:rsidR="00C56971">
        <w:t xml:space="preserve">to </w:t>
      </w:r>
      <w:r w:rsidR="0004446E">
        <w:t xml:space="preserve">improve health </w:t>
      </w:r>
      <w:r w:rsidR="0085108C">
        <w:t>outcomes</w:t>
      </w:r>
      <w:r w:rsidR="0004446E">
        <w:t xml:space="preserve"> for patients.</w:t>
      </w:r>
    </w:p>
    <w:p w14:paraId="156FF0E4" w14:textId="77777777" w:rsidR="008C4A5D" w:rsidRDefault="008C4A5D" w:rsidP="008C4A5D">
      <w:pPr>
        <w:pStyle w:val="normal0"/>
        <w:ind w:firstLine="720"/>
        <w:contextualSpacing w:val="0"/>
      </w:pPr>
    </w:p>
    <w:p w14:paraId="75CCEECF" w14:textId="61F9EC7D" w:rsidR="00C07325" w:rsidRDefault="0004446E">
      <w:pPr>
        <w:pStyle w:val="Heading1"/>
        <w:contextualSpacing w:val="0"/>
      </w:pPr>
      <w:bookmarkStart w:id="15" w:name="h.kidv94ib4qwh" w:colFirst="0" w:colLast="0"/>
      <w:bookmarkEnd w:id="15"/>
      <w:r>
        <w:t>Methods</w:t>
      </w:r>
    </w:p>
    <w:p w14:paraId="51F273C2" w14:textId="77777777" w:rsidR="00C07325" w:rsidRDefault="0004446E">
      <w:pPr>
        <w:pStyle w:val="normal0"/>
        <w:contextualSpacing w:val="0"/>
      </w:pPr>
      <w:r>
        <w:rPr>
          <w:i/>
          <w:sz w:val="22"/>
        </w:rPr>
        <w:t>Overview</w:t>
      </w:r>
    </w:p>
    <w:p w14:paraId="5D4FBD5B" w14:textId="4169DF14" w:rsidR="00C07325" w:rsidRDefault="0004446E">
      <w:pPr>
        <w:pStyle w:val="normal0"/>
        <w:ind w:firstLine="720"/>
        <w:contextualSpacing w:val="0"/>
      </w:pPr>
      <w:r>
        <w:t>We constructed an individual-based micro-simulation</w:t>
      </w:r>
      <w:r w:rsidR="00ED5B0A">
        <w:t xml:space="preserve"> capturing </w:t>
      </w:r>
      <w:r>
        <w:t xml:space="preserve">the </w:t>
      </w:r>
      <w:r w:rsidR="00AC4055">
        <w:t xml:space="preserve">care </w:t>
      </w:r>
      <w:r>
        <w:t xml:space="preserve">experience of individuals as they </w:t>
      </w:r>
      <w:r w:rsidR="00AC4055">
        <w:t xml:space="preserve">progress through an ART programme to </w:t>
      </w:r>
      <w:r w:rsidR="006A1983">
        <w:t>evaluate</w:t>
      </w:r>
      <w:r w:rsidR="00AC4055">
        <w:t xml:space="preserve"> patient outcomes</w:t>
      </w:r>
      <w:r>
        <w:t xml:space="preserve">. </w:t>
      </w:r>
      <w:r w:rsidR="00CD36DC">
        <w:t xml:space="preserve">Initially, we developed </w:t>
      </w:r>
      <w:r>
        <w:t xml:space="preserve">a mathematical model </w:t>
      </w:r>
      <w:r w:rsidR="00CD36DC">
        <w:t xml:space="preserve">describing </w:t>
      </w:r>
      <w:r>
        <w:t xml:space="preserve">HIV infection with declining health associated </w:t>
      </w:r>
      <w:r w:rsidR="00CD36DC">
        <w:t xml:space="preserve">with increased </w:t>
      </w:r>
      <w:r>
        <w:t xml:space="preserve">mortality. This </w:t>
      </w:r>
      <w:r w:rsidR="00E46406">
        <w:t xml:space="preserve">natural history </w:t>
      </w:r>
      <w:r>
        <w:t xml:space="preserve">model was </w:t>
      </w:r>
      <w:r w:rsidR="00E46406">
        <w:t xml:space="preserve">later </w:t>
      </w:r>
      <w:r>
        <w:t xml:space="preserve">expanded to </w:t>
      </w:r>
      <w:r w:rsidR="0017595E">
        <w:t>capture</w:t>
      </w:r>
      <w:r w:rsidR="00C36161">
        <w:t xml:space="preserve"> </w:t>
      </w:r>
      <w:r>
        <w:t xml:space="preserve">the </w:t>
      </w:r>
      <w:r w:rsidR="0017595E">
        <w:t xml:space="preserve">operational steps </w:t>
      </w:r>
      <w:r w:rsidR="00050041">
        <w:t xml:space="preserve">and milestones that form the structure of </w:t>
      </w:r>
      <w:r>
        <w:t>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75253B">
        <w:instrText xml:space="preserve"> ADDIN PAPERS2_CITATIONS &lt;citation&gt;&lt;uuid&gt;89C65986-043E-48D9-BFE7-747C3FA4A5F9&lt;/uuid&gt;&lt;priority&gt;39&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1F11234E" w:rsidR="00C07325" w:rsidRDefault="0004446E" w:rsidP="006424CD">
      <w:pPr>
        <w:pStyle w:val="normal0"/>
        <w:ind w:firstLine="720"/>
        <w:contextualSpacing w:val="0"/>
      </w:pPr>
      <w:r>
        <w:t xml:space="preserve">To assess </w:t>
      </w:r>
      <w:r w:rsidR="00E04C0C">
        <w:t xml:space="preserve">from where current health losses accrue, </w:t>
      </w:r>
      <w:r>
        <w:t xml:space="preserve">the model was </w:t>
      </w:r>
      <w:r w:rsidR="00E04C0C">
        <w:t>calibrated to the setting of western Kenya</w:t>
      </w:r>
      <w:r>
        <w:t xml:space="preserve"> </w:t>
      </w:r>
      <w:r w:rsidR="00E04C0C">
        <w:t>and the modelled status in care of persons dying from HIV-related causes was estimated</w:t>
      </w:r>
      <w:r>
        <w:t xml:space="preserve">.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16" w:name="h.qp08777c4239" w:colFirst="0" w:colLast="0"/>
      <w:bookmarkEnd w:id="16"/>
      <w:r>
        <w:t>Model description</w:t>
      </w:r>
    </w:p>
    <w:p w14:paraId="46B2A392" w14:textId="60C37331" w:rsidR="00C07325" w:rsidRDefault="00935178">
      <w:pPr>
        <w:pStyle w:val="normal0"/>
        <w:ind w:firstLine="720"/>
        <w:contextualSpacing w:val="0"/>
      </w:pPr>
      <w:r>
        <w:t>T</w:t>
      </w:r>
      <w:r w:rsidR="0004446E">
        <w:t xml:space="preserve">he </w:t>
      </w:r>
      <w:r>
        <w:t xml:space="preserve">natural history model describes </w:t>
      </w:r>
      <w:r w:rsidR="0004446E">
        <w:t xml:space="preserve">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mortality </w:t>
      </w:r>
      <w:r>
        <w:t>rates decrease</w:t>
      </w:r>
      <w:r w:rsidR="0004446E">
        <w:t xml:space="preserve">. However, if an individual fails to adhere to ART, their health declines as if they </w:t>
      </w:r>
      <w:r>
        <w:t>abstained from treatment</w:t>
      </w:r>
      <w:r w:rsidR="0004446E">
        <w:t>.</w:t>
      </w:r>
    </w:p>
    <w:p w14:paraId="4E39FF5D" w14:textId="77777777" w:rsidR="00C07325" w:rsidRDefault="00C07325">
      <w:pPr>
        <w:pStyle w:val="normal0"/>
        <w:contextualSpacing w:val="0"/>
      </w:pPr>
    </w:p>
    <w:p w14:paraId="5C62217E" w14:textId="6192B380" w:rsidR="00F24045" w:rsidRDefault="00243366" w:rsidP="00C31328">
      <w:pPr>
        <w:pStyle w:val="normal0"/>
        <w:contextualSpacing w:val="0"/>
      </w:pPr>
      <w:r>
        <w:tab/>
        <w:t xml:space="preserve">The model describes the </w:t>
      </w:r>
      <w:r w:rsidR="00D92CEC">
        <w:t>inhabitants</w:t>
      </w:r>
      <w:r>
        <w:t xml:space="preserve"> of Kenya </w:t>
      </w:r>
      <w:r w:rsidR="00B52FB2">
        <w:t xml:space="preserve">from 1970 to 2030 and begins by creating a </w:t>
      </w:r>
      <w:r w:rsidR="00F24045">
        <w:t xml:space="preserve">population </w:t>
      </w:r>
      <w:r w:rsidR="00B52FB2">
        <w:t>of HIV-negative individuals the size and age</w:t>
      </w:r>
      <w:r w:rsidR="0027665A">
        <w:t>-structure</w:t>
      </w:r>
      <w:r w:rsidR="00B52FB2">
        <w:t xml:space="preserve"> of the</w:t>
      </w:r>
      <w:r w:rsidR="00D92CEC">
        <w:t xml:space="preserve"> observed</w:t>
      </w:r>
      <w:r w:rsidR="00B52FB2">
        <w:t xml:space="preserve"> population in 1970. </w:t>
      </w:r>
      <w:r w:rsidR="00CB2B80">
        <w:t>HIV incidence</w:t>
      </w:r>
      <w:r w:rsidR="0027665A">
        <w:t xml:space="preserve"> </w:t>
      </w:r>
      <w:r w:rsidR="00CB2B80">
        <w:t xml:space="preserve">is </w:t>
      </w:r>
      <w:r w:rsidR="0027665A">
        <w:t xml:space="preserve">informed </w:t>
      </w:r>
      <w:r w:rsidR="00CB2B80">
        <w:t>by estimates from the UNAIDS Spectrum Software</w:t>
      </w:r>
      <w:r w:rsidR="00A414EC">
        <w:fldChar w:fldCharType="begin"/>
      </w:r>
      <w:r w:rsidR="0075253B">
        <w:instrText xml:space="preserve"> ADDIN PAPERS2_CITATIONS &lt;citation&gt;&lt;uuid&gt;C1B7929A-1BF0-4A5B-9ADE-59367F3932E6&lt;/uuid&gt;&lt;priority&gt;40&lt;/priority&gt;&lt;publications&gt;&lt;publication&gt;&lt;accepted_date&gt;99201400001200000000200000&lt;/accepted_date&gt;&lt;title&gt;Spectrum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w:t>
      </w:r>
      <w:r w:rsidR="00D92CEC">
        <w:t>begin</w:t>
      </w:r>
      <w:r w:rsidR="0004446E">
        <w:t xml:space="preserve"> </w:t>
      </w:r>
      <w:r w:rsidR="005554A3">
        <w:t xml:space="preserve">HIV </w:t>
      </w:r>
      <w:r w:rsidR="0004446E">
        <w:t xml:space="preserve">testing in 2004 </w:t>
      </w:r>
      <w:r w:rsidR="00D92CEC">
        <w:t xml:space="preserve">and provide </w:t>
      </w:r>
      <w:r w:rsidR="0004446E">
        <w:t xml:space="preserve">ART for eligible individuals. We used the 2004 WHO </w:t>
      </w:r>
      <w:r w:rsidR="00BA3915">
        <w:t>t</w:t>
      </w:r>
      <w:r w:rsidR="0004446E">
        <w:t xml:space="preserve">reatment </w:t>
      </w:r>
      <w:r w:rsidR="00BA3915">
        <w:t>e</w:t>
      </w:r>
      <w:r w:rsidR="0004446E">
        <w:t xml:space="preserve">ligibility </w:t>
      </w:r>
      <w:r w:rsidR="00BA3915">
        <w:t>g</w:t>
      </w:r>
      <w:r w:rsidR="0004446E">
        <w:t xml:space="preserve">uidelines </w:t>
      </w:r>
      <w:r w:rsidR="00BA3915">
        <w:t xml:space="preserve">specifying a threshold for treatment </w:t>
      </w:r>
      <w:r w:rsidR="0004446E">
        <w:t xml:space="preserve">of </w:t>
      </w:r>
      <w:r w:rsidR="00BA3915">
        <w:t xml:space="preserve">CD4 </w:t>
      </w:r>
      <w:r w:rsidR="0004446E">
        <w:t>&lt;200</w:t>
      </w:r>
      <w:r w:rsidR="00BA3915">
        <w:t xml:space="preserve"> cells/μl</w:t>
      </w:r>
      <w:r w:rsidR="0004446E">
        <w:t xml:space="preserve"> or WHO Stage IV</w:t>
      </w:r>
      <w:r w:rsidR="003E0A20">
        <w:t xml:space="preserve"> </w:t>
      </w:r>
      <w:proofErr w:type="gramStart"/>
      <w:r w:rsidR="003E0A20">
        <w:t>infection</w:t>
      </w:r>
      <w:r w:rsidR="0004446E">
        <w:t>{</w:t>
      </w:r>
      <w:proofErr w:type="gramEnd"/>
      <w:r w:rsidR="0004446E">
        <w:t xml:space="preserve">WorldHealthOrganization:2005ws}. This is updated in 2011 to a CD4 </w:t>
      </w:r>
      <w:r w:rsidR="00BA3915">
        <w:t>of</w:t>
      </w:r>
      <w:r w:rsidR="0004446E">
        <w:t xml:space="preserve"> &lt;350</w:t>
      </w:r>
      <w:r w:rsidR="00BA3915">
        <w:t xml:space="preserve"> cells/μl</w:t>
      </w:r>
      <w:r w:rsidR="0004446E">
        <w:t xml:space="preserve"> or WHO Stage III/IV</w:t>
      </w:r>
      <w:r w:rsidR="003E0A20">
        <w:t xml:space="preserve"> </w:t>
      </w:r>
      <w:proofErr w:type="gramStart"/>
      <w:r w:rsidR="003E0A20">
        <w:t>infection</w:t>
      </w:r>
      <w:r w:rsidR="0004446E">
        <w:t>{</w:t>
      </w:r>
      <w:proofErr w:type="gramEnd"/>
      <w:r w:rsidR="0004446E">
        <w:t xml:space="preserve">WorldHealthOrganization:2010wj}. </w:t>
      </w:r>
      <w:r w:rsidR="00F24045">
        <w:t xml:space="preserve">The </w:t>
      </w:r>
      <w:r w:rsidR="00C31328">
        <w:t xml:space="preserve">natural history </w:t>
      </w:r>
      <w:r w:rsidR="00F24045">
        <w:t xml:space="preserve">was calibrated using surveillance data sourced from the literature. A review </w:t>
      </w:r>
      <w:r w:rsidR="00C31328">
        <w:t xml:space="preserve">was </w:t>
      </w:r>
      <w:r w:rsidR="00F24045">
        <w:t xml:space="preserve">conducted to identify relevant studies that would enable us to calibrate every aspect of the </w:t>
      </w:r>
      <w:r w:rsidR="00C31328">
        <w:t>model</w:t>
      </w:r>
      <w:r w:rsidR="00F24045">
        <w:t>.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24C5411C" w:rsidR="00C07325" w:rsidRDefault="00781129">
      <w:pPr>
        <w:pStyle w:val="normal0"/>
        <w:contextualSpacing w:val="0"/>
      </w:pPr>
      <w:r>
        <w:tab/>
        <w:t xml:space="preserve">The </w:t>
      </w:r>
      <w:r w:rsidR="00097F4A">
        <w:t>cascade</w:t>
      </w:r>
      <w:r>
        <w:t xml:space="preserve"> </w:t>
      </w:r>
      <w:r w:rsidR="00097F4A">
        <w:t xml:space="preserve">model </w:t>
      </w:r>
      <w:r w:rsidR="0004446E">
        <w:t xml:space="preserve">describes the </w:t>
      </w:r>
      <w:r w:rsidR="00883152">
        <w:t xml:space="preserve">pathways through care </w:t>
      </w:r>
      <w:r w:rsidR="0004446E">
        <w:t>events for HIV-positive individuals</w:t>
      </w:r>
      <w:r>
        <w:t xml:space="preserve"> (</w:t>
      </w:r>
      <w:r w:rsidR="004C326F">
        <w:t>figure</w:t>
      </w:r>
      <w:r>
        <w:t xml:space="preserve"> 1)</w:t>
      </w:r>
      <w:r w:rsidR="0004446E">
        <w:t xml:space="preserve">. </w:t>
      </w:r>
      <w:r w:rsidR="006A4EB5">
        <w:t>Declining health in t</w:t>
      </w:r>
      <w:r w:rsidR="00712178">
        <w:t xml:space="preserve">he </w:t>
      </w:r>
      <w:r w:rsidR="00883152">
        <w:t xml:space="preserve">natural history model </w:t>
      </w:r>
      <w:r w:rsidR="00712178">
        <w:t xml:space="preserve">drives care-seeking behaviour in the </w:t>
      </w:r>
      <w:r w:rsidR="00883152">
        <w:t>cascade model; as</w:t>
      </w:r>
      <w:r w:rsidR="006A4EB5">
        <w:t xml:space="preserve">, when a patient becomes symptomatic (WHO Stage III/IV condition), they seek care </w:t>
      </w:r>
      <w:r w:rsidR="0023038A">
        <w:t xml:space="preserve">at a considerably higher rate than before. </w:t>
      </w:r>
      <w:r w:rsidR="00712178">
        <w:t xml:space="preserve">HIV-negative </w:t>
      </w:r>
      <w:r w:rsidR="003700D0">
        <w:t xml:space="preserve">care </w:t>
      </w:r>
      <w:r w:rsidR="0004446E">
        <w:t>naïve individuals</w:t>
      </w:r>
      <w:r w:rsidR="00F24045">
        <w:t xml:space="preserve"> </w:t>
      </w:r>
      <w:r w:rsidR="00883152">
        <w:t xml:space="preserve">are </w:t>
      </w:r>
      <w:r w:rsidR="0004446E">
        <w:t xml:space="preserve">tested from 2004 onwards </w:t>
      </w:r>
      <w:r w:rsidR="00BE1FFF">
        <w:t xml:space="preserve">by either </w:t>
      </w:r>
      <w:r w:rsidR="0097628D">
        <w:t>seeking care (VCT or PICT) or by being actively sought out (HBCT). These routes identify individuals at different places, times and stages of infection</w:t>
      </w:r>
      <w:r w:rsidR="00BF0B23">
        <w:t>,</w:t>
      </w:r>
      <w:r w:rsidR="0097628D">
        <w:t xml:space="preserve"> and</w:t>
      </w:r>
      <w:r w:rsidR="00BF0B23">
        <w:t xml:space="preserve"> therefore the</w:t>
      </w:r>
      <w:r w:rsidR="0097628D">
        <w:t xml:space="preserve"> impact of testing</w:t>
      </w:r>
      <w:r w:rsidR="00BF0B23">
        <w:t xml:space="preserve"> varies route</w:t>
      </w:r>
      <w:r w:rsidR="0097628D">
        <w:t>.</w:t>
      </w:r>
      <w:r w:rsidR="00211E69">
        <w:t xml:space="preserve"> </w:t>
      </w:r>
      <w:r w:rsidR="0032451F">
        <w:t xml:space="preserve">Individuals </w:t>
      </w:r>
      <w:r w:rsidR="0004446E">
        <w:t>may be tested multiple times throughout their lives and care will only progress if the</w:t>
      </w:r>
      <w:r w:rsidR="000579C4">
        <w:t>y are found to be HIV-positive.</w:t>
      </w:r>
    </w:p>
    <w:p w14:paraId="66DB0A05" w14:textId="42A8BC78" w:rsidR="00F24045" w:rsidRDefault="00F24045">
      <w:pPr>
        <w:pStyle w:val="normal0"/>
        <w:contextualSpacing w:val="0"/>
      </w:pPr>
    </w:p>
    <w:p w14:paraId="07A963FE" w14:textId="7837BBEF" w:rsidR="00D3021A" w:rsidRPr="00D3021A" w:rsidRDefault="00F24045" w:rsidP="000668B5">
      <w:pPr>
        <w:pStyle w:val="normal0"/>
        <w:ind w:firstLine="720"/>
        <w:contextualSpacing w:val="0"/>
      </w:pPr>
      <w:bookmarkStart w:id="17" w:name="h.iogg3anz8zdv" w:colFirst="0" w:colLast="0"/>
      <w:bookmarkStart w:id="18" w:name="h.hslqb1xxus50" w:colFirst="0" w:colLast="0"/>
      <w:bookmarkEnd w:id="17"/>
      <w:bookmarkEnd w:id="18"/>
      <w:r>
        <w:t xml:space="preserve">To calibrate the </w:t>
      </w:r>
      <w:r w:rsidR="00983C8D">
        <w:t>cascade model</w:t>
      </w:r>
      <w:r>
        <w:t>, we utilised a unique high-resolution longitudinal dataset from western Kenya. AMPATH</w:t>
      </w:r>
      <w:r w:rsidR="000E7B35">
        <w:t xml:space="preserve"> formed in 2001</w:t>
      </w:r>
      <w:r>
        <w:t xml:space="preserve">, </w:t>
      </w:r>
      <w:r w:rsidR="000E7B35">
        <w:t xml:space="preserve">as a partnership between </w:t>
      </w:r>
      <w:r>
        <w:t>Moi University, Moi Teaching and Referral Hospital and a consortium of North American academic health centers led by Indiana University working in partnership with the Government of Kenya</w:t>
      </w:r>
      <w:r w:rsidR="000E7B35">
        <w:t xml:space="preserve"> to utilise the power of universities to enhance care and improve patient outcomes</w:t>
      </w:r>
      <w:r>
        <w:t xml:space="preserve">. </w:t>
      </w:r>
      <w:r w:rsidR="000668B5">
        <w:t>Additionally, we compared model outputs to national estimates of incidence, prevalence and HIV-related deaths to ensure the model accurately replicated the historical characteristics of the epidemic.</w:t>
      </w:r>
    </w:p>
    <w:p w14:paraId="086DCA43" w14:textId="3FCC8562"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17147F94" wp14:editId="1F123339">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1AD8AFF8" w:rsidR="00AF6206" w:rsidRDefault="00AF6206"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AF6206" w:rsidRPr="00B7495C" w:rsidRDefault="00AF6206"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0"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1AD8AFF8" w:rsidR="00AF6206" w:rsidRDefault="00AF6206" w:rsidP="00B7495C">
                        <w:pPr>
                          <w:pStyle w:val="Subtitle"/>
                          <w:contextualSpacing w:val="0"/>
                        </w:pPr>
                        <w:r>
                          <w:t xml:space="preserve">Figure 1. </w:t>
                        </w:r>
                        <w:proofErr w:type="gramStart"/>
                        <w:r>
                          <w:t>Flow diagram representing the operational steps involved in navigating an ART-programme.</w:t>
                        </w:r>
                        <w:proofErr w:type="gramEnd"/>
                      </w:p>
                      <w:p w14:paraId="71C2A4A8" w14:textId="77777777" w:rsidR="00AF6206" w:rsidRPr="00B7495C" w:rsidRDefault="00AF6206" w:rsidP="00B7495C">
                        <w:pPr>
                          <w:rPr>
                            <w:rFonts w:ascii="Trebuchet MS" w:hAnsi="Trebuchet MS"/>
                            <w:sz w:val="16"/>
                            <w:szCs w:val="16"/>
                          </w:rPr>
                        </w:pPr>
                      </w:p>
                    </w:txbxContent>
                  </v:textbox>
                </v:shape>
                <w10:wrap type="topAndBottom"/>
              </v:group>
            </w:pict>
          </mc:Fallback>
        </mc:AlternateContent>
      </w:r>
    </w:p>
    <w:p w14:paraId="3AF3C53E" w14:textId="0E4CD8DD" w:rsidR="00D3021A" w:rsidRDefault="00D3021A" w:rsidP="00D3021A">
      <w:pPr>
        <w:pStyle w:val="Heading2"/>
        <w:contextualSpacing w:val="0"/>
      </w:pPr>
      <w:r>
        <w:lastRenderedPageBreak/>
        <w:t>Data</w:t>
      </w:r>
    </w:p>
    <w:p w14:paraId="76A17838" w14:textId="472257C0" w:rsidR="00D10AB5" w:rsidRDefault="000E7B35" w:rsidP="00FB69AF">
      <w:pPr>
        <w:pStyle w:val="normal0"/>
        <w:ind w:firstLine="720"/>
        <w:contextualSpacing w:val="0"/>
      </w:pPr>
      <w:r>
        <w:t>T</w:t>
      </w:r>
      <w:r w:rsidR="00F24045">
        <w:t>he AMPATH Medical Record System (AMRS) has been collecting individual-level data on the AMPATH AIDS-control system</w:t>
      </w:r>
      <w:r>
        <w:t xml:space="preserve"> since 2006</w:t>
      </w:r>
      <w:r w:rsidR="00F24045">
        <w:t>{Einterz</w:t>
      </w:r>
      <w:proofErr w:type="gramStart"/>
      <w:r w:rsidR="00F24045">
        <w:t>:2007js</w:t>
      </w:r>
      <w:proofErr w:type="gramEnd"/>
      <w:r w:rsidR="00F24045">
        <w:t xml:space="preserve">, Tierney:2007th}. Service delivery occurs through public sector hospitals and health centres run by the Ministry of </w:t>
      </w:r>
      <w:proofErr w:type="gramStart"/>
      <w:r w:rsidR="00F24045">
        <w:t>Health{</w:t>
      </w:r>
      <w:proofErr w:type="gramEnd"/>
      <w:r w:rsidR="00F24045">
        <w:t xml:space="preserve">Einterz:2007js}. </w:t>
      </w:r>
      <w:r w:rsidR="005D6B13">
        <w:t>Building on well established VCT and PICT programmes, the use of HBCT was trialed in 2007 before becoming</w:t>
      </w:r>
      <w:r w:rsidR="00FB69AF">
        <w:t xml:space="preserve"> a permanent intervention in 2010{Wachira</w:t>
      </w:r>
      <w:proofErr w:type="gramStart"/>
      <w:r w:rsidR="00FB69AF">
        <w:t>:2013dc</w:t>
      </w:r>
      <w:proofErr w:type="gramEnd"/>
      <w:r w:rsidR="00FB69AF">
        <w:t>}.</w:t>
      </w:r>
    </w:p>
    <w:p w14:paraId="59B2EB59" w14:textId="77777777" w:rsidR="00C24BC0" w:rsidRDefault="00C24BC0" w:rsidP="00FB69AF">
      <w:pPr>
        <w:pStyle w:val="normal0"/>
        <w:ind w:firstLine="720"/>
        <w:contextualSpacing w:val="0"/>
      </w:pPr>
    </w:p>
    <w:p w14:paraId="00B6DD44" w14:textId="3752C879" w:rsidR="00D10AB5" w:rsidRDefault="00A27213" w:rsidP="00227824">
      <w:pPr>
        <w:pStyle w:val="normal0"/>
        <w:ind w:firstLine="720"/>
        <w:contextualSpacing w:val="0"/>
      </w:pPr>
      <w:r>
        <w:t xml:space="preserve">Using data from the Port Victoria catchment area, we were provided data on 3,788 HIV-positive individuals followed from 2007 to 2014. </w:t>
      </w:r>
      <w:r w:rsidR="004716A3">
        <w:t>Data was collected by combining hospital and clinic databases with patient information from mobile testing teams performing HBCT in the community using unique patient identification numbers to track patients over time.</w:t>
      </w:r>
      <w:r w:rsidR="00227824">
        <w:t xml:space="preserve"> </w:t>
      </w:r>
      <w:r w:rsidR="004716A3">
        <w:t xml:space="preserve">Working in collaboration with AMPATH, </w:t>
      </w:r>
      <w:r w:rsidR="00FB38A5">
        <w:t xml:space="preserve">we </w:t>
      </w:r>
      <w:r w:rsidR="00671327">
        <w:t xml:space="preserve">initially </w:t>
      </w:r>
      <w:r w:rsidR="00FB38A5">
        <w:t xml:space="preserve">assessed the proportion of individuals </w:t>
      </w:r>
      <w:r w:rsidR="00671327">
        <w:t xml:space="preserve">that test </w:t>
      </w:r>
      <w:r w:rsidR="00FB38A5">
        <w:t>thro</w:t>
      </w:r>
      <w:r w:rsidR="000A17A4">
        <w:t xml:space="preserve">ugh </w:t>
      </w:r>
      <w:r w:rsidR="00671327">
        <w:t>each modality before calculating linkage, CD4 testing and pre-ART retention rates.</w:t>
      </w:r>
      <w:r w:rsidR="0011200D">
        <w:t xml:space="preserve"> Where possible these were stratified by current CD4 count and route of entry into care. Among patients initiating ART, </w:t>
      </w:r>
      <w:r w:rsidR="000E1E45">
        <w:t xml:space="preserve">we assessed patient retention prior to treatment. Specifically, whether patients had ever been lost from care and if so whether they were were eligible for ART when they re-engaged with care. Additionally, we looked at the number of pre-ART clinic visits and CD4 tests attended prior to ART initiation. </w:t>
      </w:r>
      <w:r w:rsidR="00227824">
        <w:t>Further details of data collected from AMPATH sites can be found in the appendix.</w:t>
      </w:r>
    </w:p>
    <w:p w14:paraId="3845E7FB" w14:textId="346BB2F4" w:rsidR="00334A51" w:rsidRDefault="00265DE7" w:rsidP="00334A51">
      <w:pPr>
        <w:pStyle w:val="Heading2"/>
        <w:contextualSpacing w:val="0"/>
      </w:pPr>
      <w:r>
        <w:t>Cost</w:t>
      </w:r>
    </w:p>
    <w:p w14:paraId="5B3542EB" w14:textId="5C26C536" w:rsidR="00265DE7" w:rsidRDefault="007F2149" w:rsidP="00D4591C">
      <w:pPr>
        <w:pStyle w:val="normal0"/>
        <w:ind w:firstLine="720"/>
        <w:contextualSpacing w:val="0"/>
      </w:pPr>
      <w:r>
        <w:t xml:space="preserve">To assess the </w:t>
      </w:r>
      <w:r w:rsidR="00C212CF">
        <w:t>economic</w:t>
      </w:r>
      <w:r>
        <w:t xml:space="preserve"> impact of care from </w:t>
      </w:r>
      <w:r w:rsidR="007342E9">
        <w:t>the perspective of a health care provider</w:t>
      </w:r>
      <w:r>
        <w:t xml:space="preserve">, we </w:t>
      </w:r>
      <w:r w:rsidR="007342E9">
        <w:t xml:space="preserve">assigned </w:t>
      </w:r>
      <w:r>
        <w:t xml:space="preserve">costs of the individual components of care in the model. </w:t>
      </w:r>
      <w:r w:rsidR="00AD367A">
        <w:t xml:space="preserve">The CHAI MATCH Study, a multi-country analysis of 161 treatment facilities across five countries in sub-Saharan Africa provided the annual cost of </w:t>
      </w:r>
      <w:r w:rsidR="00265DE7">
        <w:t xml:space="preserve">ART care, </w:t>
      </w:r>
      <w:r w:rsidR="00AD367A">
        <w:t xml:space="preserve">the cost of </w:t>
      </w:r>
      <w:r w:rsidR="00265DE7">
        <w:t>pre-ART clinic</w:t>
      </w:r>
      <w:r w:rsidR="00AD367A">
        <w:t xml:space="preserve"> visits and CD4 lab-based tests</w:t>
      </w:r>
      <w:r w:rsidR="00265DE7">
        <w:fldChar w:fldCharType="begin"/>
      </w:r>
      <w:r w:rsidR="00265DE7">
        <w: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265DE7">
        <w:fldChar w:fldCharType="separate"/>
      </w:r>
      <w:r w:rsidR="00265DE7">
        <w:rPr>
          <w:lang w:val="en-US"/>
        </w:rPr>
        <w:t>{Tagar:GTMxY-pi}</w:t>
      </w:r>
      <w:r w:rsidR="00265DE7">
        <w:fldChar w:fldCharType="end"/>
      </w:r>
      <w:r w:rsidR="00265DE7">
        <w:t xml:space="preserve">. </w:t>
      </w:r>
      <w:r w:rsidR="00C33EF9">
        <w:t>A review of the literature identified the cost of the remaining aspects of care</w:t>
      </w:r>
      <w:r w:rsidR="00265DE7">
        <w:t xml:space="preserve">. </w:t>
      </w:r>
      <w:r w:rsidR="00AD367A">
        <w:t xml:space="preserve">Adjustment was made </w:t>
      </w:r>
      <w:r w:rsidR="00265DE7">
        <w:t xml:space="preserve">for inflation and location by using the </w:t>
      </w:r>
      <w:r w:rsidR="00AD367A">
        <w:t xml:space="preserve">GDP </w:t>
      </w:r>
      <w:r w:rsidR="00265DE7">
        <w:t>deflator from the International Monetary Fund.</w:t>
      </w:r>
      <w:r w:rsidR="00C33EF9">
        <w:t xml:space="preserve"> All costs are </w:t>
      </w:r>
      <w:r w:rsidR="00C212CF">
        <w:t>reported in</w:t>
      </w:r>
      <w:r w:rsidR="00C33EF9">
        <w:t xml:space="preserve"> 2013 US</w:t>
      </w:r>
      <w:r w:rsidR="00C212CF">
        <w:t>$</w:t>
      </w:r>
      <w:r w:rsidR="00C33EF9">
        <w:t xml:space="preserve"> and were discounted at an annual rate of 6% from 2010 onwards.</w:t>
      </w:r>
    </w:p>
    <w:p w14:paraId="59D10367" w14:textId="5C7FA4ED" w:rsidR="004A136A" w:rsidRDefault="00D4591C" w:rsidP="00D4591C">
      <w:pPr>
        <w:pStyle w:val="Heading2"/>
        <w:contextualSpacing w:val="0"/>
      </w:pPr>
      <w:r>
        <w:t>Hypotheses</w:t>
      </w:r>
    </w:p>
    <w:p w14:paraId="325091CB" w14:textId="7F1538E8" w:rsidR="00D55C44" w:rsidRDefault="00D4591C" w:rsidP="00730026">
      <w:pPr>
        <w:pStyle w:val="normal0"/>
        <w:ind w:firstLine="720"/>
      </w:pPr>
      <w:r>
        <w:t xml:space="preserve">We hypothesise that current care programmes </w:t>
      </w:r>
      <w:r w:rsidR="00D22B70">
        <w:t xml:space="preserve">in Kenya </w:t>
      </w:r>
      <w:r>
        <w:t xml:space="preserve">are not performing to their maximum potential, </w:t>
      </w:r>
      <w:r w:rsidR="009864F5">
        <w:t xml:space="preserve">as </w:t>
      </w:r>
      <w:r>
        <w:t>deficiencies spanning HI</w:t>
      </w:r>
      <w:r w:rsidR="00D22B70">
        <w:t>V-testing, pre-ART and ART care</w:t>
      </w:r>
      <w:r>
        <w:t xml:space="preserve"> </w:t>
      </w:r>
      <w:r w:rsidR="009864F5">
        <w:t xml:space="preserve">hinder </w:t>
      </w:r>
      <w:r>
        <w:t>successful patient outcomes.</w:t>
      </w:r>
      <w:r w:rsidR="0068532A">
        <w:t xml:space="preserve"> Therefore, intervening at a single point is likely to have </w:t>
      </w:r>
      <w:r w:rsidR="00E667C6">
        <w:t xml:space="preserve">suboptimal </w:t>
      </w:r>
      <w:r w:rsidR="0068532A">
        <w:t>impact due to other weaknesses in care</w:t>
      </w:r>
      <w:r w:rsidR="00123D9B">
        <w:t xml:space="preserve"> and </w:t>
      </w:r>
      <w:r w:rsidR="00E76DDA">
        <w:t xml:space="preserve">we </w:t>
      </w:r>
      <w:r w:rsidR="00123D9B">
        <w:t xml:space="preserve">hypothesise that intervening at multiple points </w:t>
      </w:r>
      <w:r w:rsidR="00730026">
        <w:t>will have a larger impact on care</w:t>
      </w:r>
      <w:r w:rsidR="0068532A">
        <w:t>.</w:t>
      </w:r>
      <w:r w:rsidR="00730026">
        <w:t xml:space="preserve"> </w:t>
      </w:r>
      <w:r w:rsidR="0068532A">
        <w:t xml:space="preserve">Additionally, we hypothesise that the full extent of detriment </w:t>
      </w:r>
      <w:r w:rsidR="002A4D48">
        <w:t>to care is not realised, as current clinic-level data fails to account for individuals who never engage with</w:t>
      </w:r>
      <w:r w:rsidR="00123D9B">
        <w:t>,</w:t>
      </w:r>
      <w:r w:rsidR="002A4D48">
        <w:t xml:space="preserve"> or are lost from</w:t>
      </w:r>
      <w:r w:rsidR="00123D9B">
        <w:t>,</w:t>
      </w:r>
      <w:r w:rsidR="002A4D48">
        <w:t xml:space="preserve"> care.</w:t>
      </w:r>
    </w:p>
    <w:p w14:paraId="12064F0E" w14:textId="77777777" w:rsidR="00D55C44" w:rsidRDefault="00D55C44" w:rsidP="00D55C44">
      <w:pPr>
        <w:pStyle w:val="Heading2"/>
        <w:contextualSpacing w:val="0"/>
      </w:pPr>
      <w:r>
        <w:t>Outcomes</w:t>
      </w:r>
    </w:p>
    <w:p w14:paraId="7F07FA73" w14:textId="417D9D1C" w:rsidR="00D55C44" w:rsidRDefault="00D55C44" w:rsidP="00D55C44">
      <w:pPr>
        <w:pStyle w:val="normal0"/>
        <w:ind w:firstLine="720"/>
        <w:contextualSpacing w:val="0"/>
      </w:pPr>
      <w:r>
        <w:t xml:space="preserve">Patient outcomes were </w:t>
      </w:r>
      <w:r w:rsidR="00FC1ECD">
        <w:t>quantified</w:t>
      </w:r>
      <w:r>
        <w:t xml:space="preserve"> as disability-adjusted life-years (DALYs)</w:t>
      </w:r>
      <w:r w:rsidR="00FC1ECD">
        <w:t xml:space="preserve"> and evaluated between 2010 and 2030. </w:t>
      </w:r>
      <w:r w:rsidR="006442BD">
        <w:t xml:space="preserve">Disability </w:t>
      </w:r>
      <w:r w:rsidR="006047BC">
        <w:t xml:space="preserve">was weighted </w:t>
      </w:r>
      <w:r w:rsidR="00FC1ECD">
        <w:t>according to current HIV-posit</w:t>
      </w:r>
      <w:r w:rsidR="0030371A">
        <w:t xml:space="preserve">ive health state and ART status, with weights </w:t>
      </w:r>
      <w:r w:rsidR="006047BC">
        <w:t xml:space="preserve">extracted </w:t>
      </w:r>
      <w:r w:rsidR="00FC1ECD">
        <w:t>from the Global Burden of Disease Study 2010{Salomon</w:t>
      </w:r>
      <w:proofErr w:type="gramStart"/>
      <w:r w:rsidR="00FC1ECD">
        <w:t>:2012ib</w:t>
      </w:r>
      <w:proofErr w:type="gramEnd"/>
      <w:r w:rsidR="00FC1ECD">
        <w:t>}.</w:t>
      </w:r>
      <w:r w:rsidR="0030371A">
        <w:t xml:space="preserve"> </w:t>
      </w:r>
      <w:r w:rsidR="00C212CF">
        <w:t>Financial</w:t>
      </w:r>
      <w:r w:rsidR="0030371A">
        <w:t xml:space="preserve"> impact was assessed </w:t>
      </w:r>
      <w:r w:rsidR="00123640">
        <w:t xml:space="preserve">through </w:t>
      </w:r>
      <w:r w:rsidR="0030371A">
        <w:t xml:space="preserve">quantifying the total cost </w:t>
      </w:r>
      <w:r w:rsidR="00C212CF">
        <w:t>of care between 2010 and 2030.</w:t>
      </w:r>
      <w:r w:rsidR="00123640">
        <w:t xml:space="preserve"> Additionally, we consider</w:t>
      </w:r>
      <w:r w:rsidR="00BF2B13">
        <w:t>e</w:t>
      </w:r>
      <w:r w:rsidR="00123640">
        <w:t>d the care experience</w:t>
      </w:r>
      <w:r w:rsidR="00042244">
        <w:t xml:space="preserve"> of patients suffering HIV-related deaths between 2010 and 2030.</w:t>
      </w:r>
    </w:p>
    <w:p w14:paraId="293B3078" w14:textId="6B0B42AA" w:rsidR="00D4591C" w:rsidRDefault="00D4591C" w:rsidP="00D4591C">
      <w:pPr>
        <w:pStyle w:val="Heading2"/>
        <w:contextualSpacing w:val="0"/>
      </w:pPr>
      <w:r>
        <w:t>Analyses</w:t>
      </w:r>
    </w:p>
    <w:p w14:paraId="7A8ED3EE" w14:textId="4DA4E52D" w:rsidR="00287FD3" w:rsidRDefault="00D31246" w:rsidP="00084F40">
      <w:pPr>
        <w:pStyle w:val="normal0"/>
        <w:ind w:firstLine="720"/>
        <w:contextualSpacing w:val="0"/>
      </w:pPr>
      <w:r>
        <w:t xml:space="preserve">To </w:t>
      </w:r>
      <w:r w:rsidR="00287FD3">
        <w:t>explore</w:t>
      </w:r>
      <w:r>
        <w:t xml:space="preserve"> the current state of </w:t>
      </w:r>
      <w:r w:rsidR="00287FD3">
        <w:t>care</w:t>
      </w:r>
      <w:r>
        <w:t xml:space="preserve"> in Kenya, </w:t>
      </w:r>
      <w:r w:rsidR="00287FD3">
        <w:t xml:space="preserve">we assessed patient outcomes between 2010 and 2030 under a baseline scenario. This scenario contained no HBCT, restricting entry to care routes to VCT or PICT, as to be more representative of a </w:t>
      </w:r>
      <w:r w:rsidR="00597A76">
        <w:t>typical ART programme in Kenya.</w:t>
      </w:r>
    </w:p>
    <w:p w14:paraId="73208B76" w14:textId="77777777" w:rsidR="0075563A" w:rsidRDefault="0075563A" w:rsidP="00597A76">
      <w:pPr>
        <w:pStyle w:val="normal0"/>
        <w:contextualSpacing w:val="0"/>
      </w:pPr>
    </w:p>
    <w:p w14:paraId="61B05312" w14:textId="58C41DE9" w:rsidR="002A309B" w:rsidRDefault="00597A76" w:rsidP="003D1177">
      <w:pPr>
        <w:pStyle w:val="normal0"/>
        <w:contextualSpacing w:val="0"/>
      </w:pPr>
      <w:bookmarkStart w:id="19" w:name="h.wvtuqq7mpsy1" w:colFirst="0" w:colLast="0"/>
      <w:bookmarkEnd w:id="19"/>
      <w:r>
        <w:tab/>
        <w:t>After assess</w:t>
      </w:r>
      <w:r w:rsidR="00E22649">
        <w:t>ing the current state of care</w:t>
      </w:r>
      <w:r>
        <w:t xml:space="preserve">, we explored means of improving patient outcomes through intervening at specific points in care with </w:t>
      </w:r>
      <w:r w:rsidR="00F40FB4">
        <w:t>targetted</w:t>
      </w:r>
      <w:r>
        <w:t xml:space="preserve"> interventions.</w:t>
      </w:r>
      <w:r w:rsidR="00746D9D">
        <w:t xml:space="preserve"> We designed twelve </w:t>
      </w:r>
      <w:r w:rsidR="00746D9D">
        <w:lastRenderedPageBreak/>
        <w:t xml:space="preserve">interventions that target various aspects of care </w:t>
      </w:r>
      <w:r w:rsidR="002239FE">
        <w:t>including an</w:t>
      </w:r>
      <w:r w:rsidR="00746D9D">
        <w:t xml:space="preserve"> HBCT intervention and a Universal Test &amp; Treat strategy (table</w:t>
      </w:r>
      <w:r w:rsidR="00E917CF">
        <w:t xml:space="preserve"> 2</w:t>
      </w:r>
      <w:r w:rsidR="00746D9D">
        <w:t xml:space="preserve">). </w:t>
      </w:r>
      <w:r w:rsidR="00D31246">
        <w:t xml:space="preserve">Where possible, </w:t>
      </w:r>
      <w:r w:rsidR="002239FE">
        <w:t>interventions have two scenarios:</w:t>
      </w:r>
      <w:r w:rsidR="00D31246">
        <w:t xml:space="preserve"> “maximum impact” </w:t>
      </w:r>
      <w:r w:rsidR="002239FE">
        <w:t xml:space="preserve">illustrating a maximally effective intervention </w:t>
      </w:r>
      <w:r w:rsidR="00D31246">
        <w:t>an</w:t>
      </w:r>
      <w:r w:rsidR="002239FE">
        <w:t>d a “realistic impact” scenario,</w:t>
      </w:r>
      <w:r w:rsidR="00D31246">
        <w:t xml:space="preserve"> </w:t>
      </w:r>
      <w:r w:rsidR="002239FE">
        <w:t>demonstrating</w:t>
      </w:r>
      <w:r w:rsidR="00D31246">
        <w:t xml:space="preserve"> </w:t>
      </w:r>
      <w:r w:rsidR="002239FE">
        <w:t xml:space="preserve">a more </w:t>
      </w:r>
      <w:r w:rsidR="007A08D0">
        <w:t>attainable</w:t>
      </w:r>
      <w:r w:rsidR="00D31246">
        <w:t xml:space="preserve"> </w:t>
      </w:r>
      <w:r w:rsidR="003D1177">
        <w:t>version</w:t>
      </w:r>
      <w:r w:rsidR="007F02EC">
        <w:t>.</w:t>
      </w:r>
      <w:r w:rsidR="006B54AF">
        <w:t xml:space="preserve"> </w:t>
      </w:r>
      <w:r w:rsidR="002A309B">
        <w:t>To assess the impact of individual interventions, each intervention was implemented in turn from 2010 onwards and the impact on patient outcomes compared to the baseline scenario to produce outcomes of DALYs averted compared to baseline and the additional cost of care between 2010 and 2030.</w:t>
      </w:r>
      <w:r w:rsidR="00414BA8">
        <w:t xml:space="preserve"> </w:t>
      </w:r>
    </w:p>
    <w:p w14:paraId="4EBA0DD2" w14:textId="77777777" w:rsidR="006B54AF" w:rsidRDefault="006B54AF" w:rsidP="002239FE">
      <w:pPr>
        <w:pStyle w:val="normal0"/>
        <w:ind w:firstLine="720"/>
        <w:contextualSpacing w:val="0"/>
      </w:pPr>
    </w:p>
    <w:p w14:paraId="74EE2A82" w14:textId="1069AA5D" w:rsidR="00C47595" w:rsidRDefault="006B54AF" w:rsidP="00172D15">
      <w:pPr>
        <w:pStyle w:val="normal0"/>
        <w:ind w:firstLine="720"/>
        <w:contextualSpacing w:val="0"/>
      </w:pPr>
      <w:r>
        <w:t xml:space="preserve">To explore the </w:t>
      </w:r>
      <w:r w:rsidR="00AE464D">
        <w:t xml:space="preserve">potential </w:t>
      </w:r>
      <w:r>
        <w:t xml:space="preserve">impact of </w:t>
      </w:r>
      <w:r w:rsidR="00AE464D">
        <w:t>multiple</w:t>
      </w:r>
      <w:r>
        <w:t xml:space="preserve"> interventions </w:t>
      </w:r>
      <w:r w:rsidR="00C90535">
        <w:t>each targetting a different point in care, we calculate</w:t>
      </w:r>
      <w:r w:rsidR="00AE464D">
        <w:t>d</w:t>
      </w:r>
      <w:r w:rsidR="00C90535">
        <w:t xml:space="preserve"> the cost per DALY averted </w:t>
      </w:r>
      <w:r w:rsidR="00F069F9">
        <w:t xml:space="preserve">for each </w:t>
      </w:r>
      <w:r w:rsidR="00C90535">
        <w:t>single intervention</w:t>
      </w:r>
      <w:r w:rsidR="00AE464D">
        <w:t xml:space="preserve"> </w:t>
      </w:r>
      <w:r w:rsidR="00C90535">
        <w:t xml:space="preserve">compared to the </w:t>
      </w:r>
      <w:r w:rsidR="00AE464D">
        <w:t xml:space="preserve">baseline scenario and implemented </w:t>
      </w:r>
      <w:r w:rsidR="00C90535">
        <w:t xml:space="preserve">the </w:t>
      </w:r>
      <w:r w:rsidR="005E1FB5">
        <w:t xml:space="preserve">intervention </w:t>
      </w:r>
      <w:r w:rsidR="00AE464D">
        <w:t>with t</w:t>
      </w:r>
      <w:r w:rsidR="005E1FB5">
        <w:t>he lowest cost per DALY averted</w:t>
      </w:r>
      <w:r w:rsidR="00AE464D">
        <w:t xml:space="preserve">. With </w:t>
      </w:r>
      <w:r w:rsidR="005E1FB5">
        <w:t xml:space="preserve">this first </w:t>
      </w:r>
      <w:r w:rsidR="00AE464D">
        <w:t xml:space="preserve">intervention fixed, we </w:t>
      </w:r>
      <w:r w:rsidR="00B519F0">
        <w:t>assessed the impact</w:t>
      </w:r>
      <w:r w:rsidR="006E71B4">
        <w:t xml:space="preserve"> of </w:t>
      </w:r>
      <w:r w:rsidR="00F069F9">
        <w:t xml:space="preserve">applying a second intervention by simulating the remaining interventions in turn and calculating the cost per DALY averted relative to that of the first intervention, </w:t>
      </w:r>
      <w:r w:rsidR="005375D6">
        <w:t xml:space="preserve">thus </w:t>
      </w:r>
      <w:r w:rsidR="00F069F9">
        <w:t>identifying the best combination of two interventions with the with the lowest cost per DALY averted</w:t>
      </w:r>
      <w:r w:rsidR="00CD4E2F">
        <w:t xml:space="preserve"> relative to a single intervention scenario</w:t>
      </w:r>
      <w:r w:rsidR="00F069F9">
        <w:t>.</w:t>
      </w:r>
      <w:r w:rsidR="006E71B4">
        <w:t xml:space="preserve"> </w:t>
      </w:r>
      <w:r w:rsidR="00AE464D">
        <w:t xml:space="preserve">This process was repeated </w:t>
      </w:r>
      <w:r w:rsidR="00C47595">
        <w:t>to demonstrate the impact of increasing the number of interventions implemented on patient outcomes.</w:t>
      </w:r>
      <w:r w:rsidR="000D19DC">
        <w:t xml:space="preserve"> </w:t>
      </w:r>
      <w:r w:rsidR="008F028E" w:rsidRPr="008F028E">
        <w:t>Further details of model structure, data collection, calibration and analyses can be found in the appendix</w:t>
      </w:r>
      <w:r w:rsidR="00E1150C">
        <w:t xml:space="preserve"> while a summary of key assumptions and data sources is shown in table 1.</w:t>
      </w:r>
    </w:p>
    <w:tbl>
      <w:tblPr>
        <w:tblStyle w:val="MediumShading1"/>
        <w:tblpPr w:leftFromText="180" w:rightFromText="180" w:vertAnchor="page" w:horzAnchor="page" w:tblpX="1369" w:tblpY="7201"/>
        <w:tblW w:w="0" w:type="auto"/>
        <w:tblLook w:val="04A0" w:firstRow="1" w:lastRow="0" w:firstColumn="1" w:lastColumn="0" w:noHBand="0" w:noVBand="1"/>
      </w:tblPr>
      <w:tblGrid>
        <w:gridCol w:w="4621"/>
        <w:gridCol w:w="4621"/>
      </w:tblGrid>
      <w:tr w:rsidR="008F028E" w14:paraId="65CB1CBD" w14:textId="77777777" w:rsidTr="00C0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FA93060" w14:textId="77777777" w:rsidR="008F028E" w:rsidRDefault="008F028E" w:rsidP="00C050B1">
            <w:pPr>
              <w:pStyle w:val="normal0"/>
              <w:contextualSpacing w:val="0"/>
              <w:jc w:val="left"/>
            </w:pPr>
            <w:r>
              <w:t>Key Assumptions</w:t>
            </w:r>
          </w:p>
        </w:tc>
        <w:tc>
          <w:tcPr>
            <w:tcW w:w="4621" w:type="dxa"/>
          </w:tcPr>
          <w:p w14:paraId="48B1BDCC" w14:textId="77777777" w:rsidR="008F028E" w:rsidRDefault="008F028E" w:rsidP="00C050B1">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p>
        </w:tc>
      </w:tr>
      <w:tr w:rsidR="008F028E" w14:paraId="61E5D3EC" w14:textId="77777777" w:rsidTr="00C050B1">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3C1A7280"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245D73EA"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3034A33D" w14:textId="09D17945"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sidR="00E25017">
              <w:rPr>
                <w:rFonts w:ascii="Calibri" w:hAnsi="Calibri"/>
              </w:rPr>
              <w:t>om clinical surveillance data</w:t>
            </w:r>
            <w:r w:rsidRPr="00072B60">
              <w:rPr>
                <w:rFonts w:ascii="Calibri" w:hAnsi="Calibri"/>
              </w:rPr>
              <w:t>.</w:t>
            </w:r>
          </w:p>
          <w:p w14:paraId="220982A6" w14:textId="77777777" w:rsidR="008F028E" w:rsidRPr="00072B60" w:rsidRDefault="008F028E" w:rsidP="00C050B1">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48B0B7C0"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3F3366A" w14:textId="4A5BAE7C" w:rsidR="008F028E" w:rsidRPr="00072B60" w:rsidRDefault="008F028E" w:rsidP="00C050B1">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53F21572"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447B491D"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0581617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C08C138"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3E860EE7" w14:textId="77777777" w:rsidR="008F028E" w:rsidRPr="00072B60" w:rsidRDefault="008F028E" w:rsidP="00C050B1">
            <w:pPr>
              <w:pStyle w:val="normal0"/>
              <w:contextualSpacing w:val="0"/>
              <w:jc w:val="left"/>
              <w:rPr>
                <w:rFonts w:ascii="Calibri" w:hAnsi="Calibri"/>
                <w:b w:val="0"/>
              </w:rPr>
            </w:pPr>
          </w:p>
        </w:tc>
        <w:tc>
          <w:tcPr>
            <w:tcW w:w="4621" w:type="dxa"/>
          </w:tcPr>
          <w:p w14:paraId="341ADE40" w14:textId="77777777" w:rsidR="008F028E" w:rsidRPr="00072B60" w:rsidRDefault="008F028E" w:rsidP="00C050B1">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Pr="00072B60">
              <w:rPr>
                <w:rFonts w:ascii="Calibri" w:hAnsi="Calibri"/>
              </w:rPr>
              <w: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37F678B4"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065AB166"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0A41F3E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4F85D8EB"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6DE983AF" w14:textId="77777777" w:rsidR="008F028E" w:rsidRPr="00072B60" w:rsidRDefault="008F028E" w:rsidP="00C050B1">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Pr="00072B60">
              <w:rPr>
                <w:rFonts w:ascii="Calibri" w:hAnsi="Calibri"/>
              </w:rPr>
              <w: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5CDF8769"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F028E" w14:paraId="15B3DCEE" w14:textId="77777777" w:rsidTr="00C050B1">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FCD3F3C"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605438E5"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1A1794CB" w14:textId="77777777" w:rsidR="008F028E" w:rsidRPr="00072B60" w:rsidRDefault="008F028E" w:rsidP="00C050B1">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F028E" w14:paraId="2B25E2AF" w14:textId="77777777" w:rsidTr="00C050B1">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3773F0B2" w14:textId="77777777" w:rsidR="008F028E" w:rsidRPr="00072B60" w:rsidRDefault="008F028E" w:rsidP="00C050B1">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302F5E3E" w14:textId="77777777" w:rsidR="008F028E" w:rsidRPr="00072B60" w:rsidRDefault="008F028E" w:rsidP="00C050B1">
            <w:pPr>
              <w:pStyle w:val="normal0"/>
              <w:ind w:left="360"/>
              <w:contextualSpacing w:val="0"/>
              <w:jc w:val="left"/>
              <w:rPr>
                <w:rFonts w:ascii="Calibri" w:hAnsi="Calibri"/>
                <w:b w:val="0"/>
              </w:rPr>
            </w:pPr>
          </w:p>
        </w:tc>
        <w:tc>
          <w:tcPr>
            <w:tcW w:w="4621" w:type="dxa"/>
          </w:tcPr>
          <w:p w14:paraId="243F4AD0" w14:textId="77777777" w:rsidR="008F028E" w:rsidRPr="00072B60" w:rsidRDefault="008F028E" w:rsidP="00C050B1">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0915C59" w14:textId="77777777" w:rsidR="006B54AF" w:rsidRDefault="006B54AF" w:rsidP="002239FE">
      <w:pPr>
        <w:pStyle w:val="normal0"/>
        <w:ind w:firstLine="720"/>
        <w:contextualSpacing w:val="0"/>
      </w:pPr>
    </w:p>
    <w:p w14:paraId="08B5B4F8" w14:textId="77777777" w:rsidR="0095084A" w:rsidRDefault="0095084A">
      <w:pPr>
        <w:pStyle w:val="normal0"/>
        <w:contextualSpacing w:val="0"/>
      </w:pPr>
      <w:bookmarkStart w:id="20" w:name="h.zedl01pfmy8z" w:colFirst="0" w:colLast="0"/>
      <w:bookmarkStart w:id="21" w:name="h.rl97lz7j3hfn" w:colFirst="0" w:colLast="0"/>
      <w:bookmarkEnd w:id="20"/>
      <w:bookmarkEnd w:id="21"/>
    </w:p>
    <w:p w14:paraId="7F108915" w14:textId="5632EB83" w:rsidR="0055480B" w:rsidRDefault="00E25017">
      <w:pPr>
        <w:pStyle w:val="normal0"/>
        <w:contextualSpacing w:val="0"/>
        <w:sectPr w:rsidR="0055480B">
          <w:footerReference w:type="default" r:id="rId11"/>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2816" behindDoc="0" locked="0" layoutInCell="1" allowOverlap="1" wp14:anchorId="7A81E24B" wp14:editId="1843C962">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F0E4B4" w14:textId="2907160A" w:rsidR="00AF6206" w:rsidRDefault="00AF6206" w:rsidP="00E25017">
                            <w:pPr>
                              <w:pStyle w:val="Subtitle"/>
                              <w:contextualSpacing w:val="0"/>
                            </w:pPr>
                            <w:r>
                              <w:t>Table 1. Key model assumptions and data sources.</w:t>
                            </w:r>
                          </w:p>
                          <w:p w14:paraId="4282AB20" w14:textId="77777777" w:rsidR="00AF6206" w:rsidRPr="00B7495C" w:rsidRDefault="00AF6206"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hhedI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" filled="f" stroked="f">
                <v:textbox>
                  <w:txbxContent>
                    <w:p w14:paraId="66F0E4B4" w14:textId="2907160A" w:rsidR="00AF6206" w:rsidRDefault="00AF6206" w:rsidP="00E25017">
                      <w:pPr>
                        <w:pStyle w:val="Subtitle"/>
                        <w:contextualSpacing w:val="0"/>
                      </w:pPr>
                      <w:r>
                        <w:t>Table 1. Key model assumptions and data sources.</w:t>
                      </w:r>
                    </w:p>
                    <w:p w14:paraId="4282AB20" w14:textId="77777777" w:rsidR="00AF6206" w:rsidRPr="00B7495C" w:rsidRDefault="00AF6206" w:rsidP="00E25017">
                      <w:pPr>
                        <w:rPr>
                          <w:rFonts w:ascii="Trebuchet MS" w:hAnsi="Trebuchet MS"/>
                          <w:sz w:val="16"/>
                          <w:szCs w:val="16"/>
                        </w:rPr>
                      </w:pPr>
                    </w:p>
                  </w:txbxContent>
                </v:textbox>
                <w10:wrap type="through"/>
              </v:shape>
            </w:pict>
          </mc:Fallback>
        </mc:AlternateContent>
      </w:r>
    </w:p>
    <w:p w14:paraId="19E2D82A" w14:textId="77777777" w:rsidR="0095084A" w:rsidRDefault="00E6692B">
      <w:pPr>
        <w:pStyle w:val="normal0"/>
        <w:contextualSpacing w:val="0"/>
      </w:pPr>
      <w:r>
        <w:rPr>
          <w:rStyle w:val="CommentReference"/>
        </w:rPr>
        <w:lastRenderedPageBreak/>
        <w:commentReference w:id="22"/>
      </w:r>
      <w:r w:rsidR="00B10991">
        <w:rPr>
          <w:rStyle w:val="CommentReference"/>
        </w:rPr>
        <w:commentReference w:id="23"/>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392E95D4"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24" w:name="h.dos6ozntvgnl" w:colFirst="0" w:colLast="0"/>
            <w:bookmarkEnd w:id="24"/>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021165">
        <w:trPr>
          <w:trHeight w:val="600"/>
        </w:trPr>
        <w:tc>
          <w:tcPr>
            <w:tcW w:w="3402"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70AC6A10" w14:textId="102B606F"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75253B">
              <w:rPr>
                <w:sz w:val="12"/>
                <w:szCs w:val="12"/>
              </w:rPr>
              <w:instrText xml:space="preserve"> ADDIN PAPERS2_CITATIONS &lt;citation&gt;&lt;uuid&gt;482BDA9B-AAA8-4D64-9C78-581AF020F885&lt;/uuid&gt;&lt;priority&gt;50&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0E0095AF" w14:textId="77777777" w:rsidTr="00021165">
        <w:tc>
          <w:tcPr>
            <w:tcW w:w="3402"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3A5FF32B" w14:textId="263AFFD6"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75253B">
              <w:rPr>
                <w:sz w:val="12"/>
                <w:szCs w:val="12"/>
              </w:rPr>
              <w:instrText xml:space="preserve"> ADDIN PAPERS2_CITATIONS &lt;citation&gt;&lt;uuid&gt;A18F6C2A-2F50-46CB-A1D1-6B747401C194&lt;/uuid&gt;&lt;priority&gt;51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75253B">
              <w:rPr>
                <w:sz w:val="12"/>
                <w:szCs w:val="12"/>
              </w:rPr>
              <w:instrText xml:space="preserve"> ADDIN PAPERS2_CITATIONS &lt;citation&gt;&lt;uuid&gt;5B05BEDD-FD91-463C-8645-79648753AA5E&lt;/uuid&gt;&lt;priority&gt;52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75253B">
              <w:rPr>
                <w:sz w:val="12"/>
                <w:szCs w:val="12"/>
              </w:rPr>
              <w:instrText xml:space="preserve"> ADDIN PAPERS2_CITATIONS &lt;citation&gt;&lt;uuid&gt;869D0BE8-50B7-4F49-9BAE-48647D0D2577&lt;/uuid&gt;&lt;priority&gt;53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69D0B251" w14:textId="77777777" w:rsidTr="00021165">
        <w:tc>
          <w:tcPr>
            <w:tcW w:w="3402"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4CAB7C69" w14:textId="3C90467F"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9C71BC51-5E23-49F6-AC3F-F8E7D1BC516F&lt;/uuid&gt;&lt;priority&gt;54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75253B">
              <w:rPr>
                <w:sz w:val="12"/>
                <w:szCs w:val="12"/>
              </w:rPr>
              <w:instrText xml:space="preserve"> ADDIN PAPERS2_CITATIONS &lt;citation&gt;&lt;uuid&gt;F8A2165F-5D78-469A-8354-2A4D29C64B85&lt;/uuid&gt;&lt;priority&gt;55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2F637C51" w14:textId="77777777" w:rsidTr="00021165">
        <w:tc>
          <w:tcPr>
            <w:tcW w:w="3402"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4C673B87" w14:textId="77777777" w:rsidR="00260E0F" w:rsidRPr="00EE6BE4" w:rsidRDefault="00260E0F" w:rsidP="00B119AB">
            <w:pPr>
              <w:jc w:val="left"/>
              <w:rPr>
                <w:sz w:val="12"/>
                <w:szCs w:val="12"/>
              </w:rPr>
            </w:pPr>
            <w:commentRangeStart w:id="25"/>
            <w:commentRangeStart w:id="26"/>
            <w:r w:rsidRPr="00EE6BE4">
              <w:rPr>
                <w:sz w:val="12"/>
                <w:szCs w:val="12"/>
              </w:rPr>
              <w:t>No additional costs applied.</w:t>
            </w:r>
            <w:commentRangeEnd w:id="25"/>
            <w:r w:rsidRPr="00EE6BE4">
              <w:rPr>
                <w:rStyle w:val="CommentReference"/>
                <w:sz w:val="12"/>
                <w:szCs w:val="12"/>
              </w:rPr>
              <w:commentReference w:id="25"/>
            </w:r>
            <w:commentRangeEnd w:id="26"/>
            <w:r w:rsidR="007D5486">
              <w:rPr>
                <w:rStyle w:val="CommentReference"/>
              </w:rPr>
              <w:commentReference w:id="26"/>
            </w:r>
          </w:p>
        </w:tc>
      </w:tr>
      <w:tr w:rsidR="00260E0F" w14:paraId="34ECC81A" w14:textId="77777777" w:rsidTr="00021165">
        <w:tc>
          <w:tcPr>
            <w:tcW w:w="3402"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27"/>
            <w:commentRangeStart w:id="28"/>
            <w:r w:rsidRPr="008D305E">
              <w:rPr>
                <w:sz w:val="16"/>
                <w:szCs w:val="16"/>
              </w:rPr>
              <w:t>At VCT testing, a POC CD4 test is given to patients reducing the risk of not linking to 0%.</w:t>
            </w:r>
            <w:commentRangeEnd w:id="27"/>
            <w:r>
              <w:rPr>
                <w:rStyle w:val="CommentReference"/>
              </w:rPr>
              <w:commentReference w:id="27"/>
            </w:r>
            <w:commentRangeEnd w:id="28"/>
            <w:r w:rsidR="003A1A60">
              <w:rPr>
                <w:rStyle w:val="CommentReference"/>
              </w:rPr>
              <w:commentReference w:id="28"/>
            </w:r>
          </w:p>
        </w:tc>
        <w:tc>
          <w:tcPr>
            <w:tcW w:w="2268" w:type="dxa"/>
            <w:shd w:val="clear" w:color="auto" w:fill="auto"/>
            <w:tcMar>
              <w:top w:w="100" w:type="dxa"/>
              <w:left w:w="100" w:type="dxa"/>
              <w:bottom w:w="100" w:type="dxa"/>
              <w:right w:w="100" w:type="dxa"/>
            </w:tcMar>
          </w:tcPr>
          <w:p w14:paraId="469A9FAF" w14:textId="11FE47D3"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75253B">
              <w:rPr>
                <w:sz w:val="12"/>
                <w:szCs w:val="12"/>
              </w:rPr>
              <w:instrText xml:space="preserve"> ADDIN PAPERS2_CITATIONS &lt;citation&gt;&lt;uuid&gt;625EBECD-F4FD-4AB4-BF29-91D9BE0BA2BE&lt;/uuid&gt;&lt;priority&gt;56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75253B">
              <w:rPr>
                <w:sz w:val="12"/>
                <w:szCs w:val="12"/>
              </w:rPr>
              <w:instrText xml:space="preserve"> ADDIN PAPERS2_CITATIONS &lt;citation&gt;&lt;uuid&gt;215ED539-3422-4B3D-9EA9-8D2843167D4A&lt;/uuid&gt;&lt;priority&gt;57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75253B">
              <w:rPr>
                <w:sz w:val="12"/>
                <w:szCs w:val="12"/>
              </w:rPr>
              <w:instrText xml:space="preserve"> ADDIN PAPERS2_CITATIONS &lt;citation&gt;&lt;uuid&gt;F40909D8-3324-4D16-B625-31043A524CC2&lt;/uuid&gt;&lt;priority&gt;58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418920F6" w14:textId="77777777" w:rsidTr="00021165">
        <w:tc>
          <w:tcPr>
            <w:tcW w:w="3402"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57CBD3CC" w14:textId="28F962B8"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&lt;citation&gt;&lt;uuid&gt;B3643331-F938-4CDC-BFB5-C22EF9C5530A&lt;/uuid&gt;&lt;priority&gt;59&lt;/priority&gt;&lt;publications&gt;&lt;publication&gt;&lt;uuid&gt;4A882BF9-DB3B-4DCE-8BE7-D1CA4B2C940B&lt;/uuid&gt;&lt;volume&gt;15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4347592A" w14:textId="77777777" w:rsidTr="00021165">
        <w:tc>
          <w:tcPr>
            <w:tcW w:w="3402"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444918C0"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31C093D" w14:textId="77777777" w:rsidTr="00021165">
        <w:tc>
          <w:tcPr>
            <w:tcW w:w="3402"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5AC06CD5" w14:textId="4DC0FD44"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75253B">
              <w:rPr>
                <w:sz w:val="12"/>
                <w:szCs w:val="12"/>
              </w:rPr>
              <w:instrText xml:space="preserve"> ADDIN PAPERS2_CITATIONS &lt;citation&gt;&lt;uuid&gt;4A77CDE6-C4D1-4130-BD8D-FF070BB350CF&lt;/uuid&gt;&lt;priority&gt;60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75253B">
              <w:rPr>
                <w:sz w:val="12"/>
                <w:szCs w:val="12"/>
              </w:rPr>
              <w:instrText xml:space="preserve"> ADDIN PAPERS2_CITATIONS &lt;citation&gt;&lt;uuid&gt;B33534C9-C0C9-4423-8529-BB75B876B428&lt;/uuid&gt;&lt;priority&gt;61&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5329D5C5" w14:textId="77777777" w:rsidTr="00021165">
        <w:tc>
          <w:tcPr>
            <w:tcW w:w="3402"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0E50F73F" w14:textId="7C40D1C2"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75253B">
              <w:rPr>
                <w:sz w:val="12"/>
                <w:szCs w:val="12"/>
              </w:rPr>
              <w:instrText xml:space="preserve"> ADDIN PAPERS2_CITATIONS &lt;citation&gt;&lt;uuid&gt;EDF4218E-80B5-412E-BF21-6A9A2A83172B&lt;/uuid&gt;&lt;priority&gt;62&lt;/priority&gt;&lt;publications&gt;&lt;publication&gt;&lt;uuid&gt;4A882BF9-DB3B-4DCE-8BE7-D1CA4B2C940B&lt;/uuid&gt;&lt;volume&gt;15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123D26C5" w14:textId="77777777" w:rsidTr="00021165">
        <w:tc>
          <w:tcPr>
            <w:tcW w:w="3402"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6D59346D" w14:textId="660C2692"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75253B">
              <w:rPr>
                <w:sz w:val="12"/>
                <w:szCs w:val="12"/>
              </w:rPr>
              <w:instrText xml:space="preserve"> ADDIN PAPERS2_CITATIONS &lt;citation&gt;&lt;uuid&gt;D261D43C-91FA-40E2-972E-8BB8421EC426&lt;/uuid&gt;&lt;priority&gt;63&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01A98C2" w14:textId="77777777" w:rsidTr="00021165">
        <w:tc>
          <w:tcPr>
            <w:tcW w:w="3402"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3DFD79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6CEAE369" w14:textId="77777777" w:rsidTr="00021165">
        <w:tc>
          <w:tcPr>
            <w:tcW w:w="3402"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8AC7105" w14:textId="452DB77F" w:rsidR="00260E0F" w:rsidRPr="008D305E" w:rsidRDefault="00260E0F" w:rsidP="00B119AB">
            <w:pPr>
              <w:pStyle w:val="normal0"/>
              <w:spacing w:line="240" w:lineRule="auto"/>
              <w:contextualSpacing w:val="0"/>
              <w:jc w:val="left"/>
              <w:rPr>
                <w:sz w:val="16"/>
                <w:szCs w:val="16"/>
              </w:rPr>
            </w:pPr>
            <w:commentRangeStart w:id="29"/>
            <w:r w:rsidRPr="008D305E">
              <w:rPr>
                <w:sz w:val="16"/>
                <w:szCs w:val="16"/>
              </w:rPr>
              <w:t>Immediate ART &amp; HBCT</w:t>
            </w:r>
            <w:commentRangeEnd w:id="29"/>
            <w:r>
              <w:rPr>
                <w:rStyle w:val="CommentReference"/>
              </w:rPr>
              <w:commentReference w:id="29"/>
            </w:r>
            <w:r w:rsidR="008403D4">
              <w:rPr>
                <w:sz w:val="16"/>
                <w:szCs w:val="16"/>
              </w:rPr>
              <w:t xml:space="preserve"> </w:t>
            </w:r>
            <w:commentRangeStart w:id="30"/>
            <w:r w:rsidR="008403D4">
              <w:rPr>
                <w:sz w:val="16"/>
                <w:szCs w:val="16"/>
              </w:rPr>
              <w:t>(every four years, 90% coverage. 5.4% linked if had not previously been diagnosed, else 25%).</w:t>
            </w:r>
            <w:commentRangeEnd w:id="30"/>
            <w:r w:rsidR="00341091">
              <w:rPr>
                <w:rStyle w:val="CommentReference"/>
              </w:rPr>
              <w:commentReference w:id="30"/>
            </w:r>
          </w:p>
        </w:tc>
        <w:tc>
          <w:tcPr>
            <w:tcW w:w="3544" w:type="dxa"/>
            <w:shd w:val="clear" w:color="auto" w:fill="auto"/>
            <w:tcMar>
              <w:top w:w="100" w:type="dxa"/>
              <w:left w:w="100" w:type="dxa"/>
              <w:bottom w:w="100" w:type="dxa"/>
              <w:right w:w="100" w:type="dxa"/>
            </w:tcMar>
          </w:tcPr>
          <w:p w14:paraId="7A7882B0" w14:textId="06F1B05D" w:rsidR="00260E0F" w:rsidRPr="008D305E" w:rsidRDefault="00260E0F" w:rsidP="00B119AB">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5.4% linked if had not previously been diagnosed, else 25%)</w:t>
            </w:r>
            <w:commentRangeStart w:id="31"/>
            <w:r w:rsidRPr="008D305E">
              <w:rPr>
                <w:sz w:val="16"/>
                <w:szCs w:val="16"/>
              </w:rPr>
              <w:t xml:space="preserve">, </w:t>
            </w:r>
            <w:commentRangeStart w:id="32"/>
            <w:r w:rsidRPr="008D305E">
              <w:rPr>
                <w:sz w:val="16"/>
                <w:szCs w:val="16"/>
              </w:rPr>
              <w:t>but 20% fail to start ART and 20% fail to link to ART</w:t>
            </w:r>
            <w:commentRangeEnd w:id="32"/>
            <w:r>
              <w:rPr>
                <w:rStyle w:val="CommentReference"/>
              </w:rPr>
              <w:commentReference w:id="32"/>
            </w:r>
            <w:commentRangeEnd w:id="31"/>
            <w:r w:rsidR="0063026B">
              <w:rPr>
                <w:rStyle w:val="CommentReference"/>
              </w:rPr>
              <w:commentReference w:id="31"/>
            </w:r>
          </w:p>
        </w:tc>
        <w:tc>
          <w:tcPr>
            <w:tcW w:w="2268" w:type="dxa"/>
            <w:shd w:val="clear" w:color="auto" w:fill="auto"/>
            <w:tcMar>
              <w:top w:w="100" w:type="dxa"/>
              <w:left w:w="100" w:type="dxa"/>
              <w:bottom w:w="100" w:type="dxa"/>
              <w:right w:w="100" w:type="dxa"/>
            </w:tcMar>
          </w:tcPr>
          <w:p w14:paraId="7C3A8AC7" w14:textId="439A4958"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75253B">
              <w:rPr>
                <w:sz w:val="12"/>
                <w:szCs w:val="12"/>
              </w:rPr>
              <w:instrText xml:space="preserve"> ADDIN PAPERS2_CITATIONS &lt;citation&gt;&lt;uuid&gt;82F1281C-4E5F-4995-8DE4-C76B18874BD5&lt;/uuid&gt;&lt;priority&gt;64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58240" behindDoc="0" locked="0" layoutInCell="1" allowOverlap="1" wp14:anchorId="29C864BE" wp14:editId="7B916680">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434CBBCB" w:rsidR="00AF6206" w:rsidRPr="00B7495C" w:rsidRDefault="00AF620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0044721B" w14:textId="434CBBCB" w:rsidR="00AF6206" w:rsidRPr="00B7495C" w:rsidRDefault="00AF6206"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4A2CC342" w14:textId="77777777" w:rsidR="00260E0F" w:rsidRDefault="00260E0F">
      <w:pPr>
        <w:sectPr w:rsidR="00260E0F" w:rsidSect="00F40A60">
          <w:pgSz w:w="16838" w:h="11906" w:orient="landscape"/>
          <w:pgMar w:top="284" w:right="1440" w:bottom="284" w:left="1440" w:header="720" w:footer="720" w:gutter="0"/>
          <w:cols w:space="720"/>
        </w:sectPr>
      </w:pPr>
      <w:bookmarkStart w:id="33" w:name="h.y4wfwt853tej" w:colFirst="0" w:colLast="0"/>
      <w:bookmarkStart w:id="34" w:name="h.t1c7wugpot58" w:colFirst="0" w:colLast="0"/>
      <w:bookmarkEnd w:id="33"/>
      <w:bookmarkEnd w:id="34"/>
    </w:p>
    <w:p w14:paraId="5AA2F6B0" w14:textId="260867B8" w:rsidR="00181EEC" w:rsidRPr="0098759A" w:rsidRDefault="0004446E" w:rsidP="0098759A">
      <w:pPr>
        <w:pStyle w:val="Heading1"/>
        <w:contextualSpacing w:val="0"/>
        <w:rPr>
          <w:i/>
        </w:rPr>
      </w:pPr>
      <w:r>
        <w:lastRenderedPageBreak/>
        <w:t>Results</w:t>
      </w:r>
    </w:p>
    <w:p w14:paraId="3B7BEED7" w14:textId="1FA2078D" w:rsidR="0098759A" w:rsidRDefault="0098759A" w:rsidP="0098759A">
      <w:pPr>
        <w:pStyle w:val="Heading2"/>
        <w:contextualSpacing w:val="0"/>
      </w:pPr>
      <w:r>
        <w:t>Current Sources of Health Losses</w:t>
      </w:r>
    </w:p>
    <w:p w14:paraId="0BE2E835" w14:textId="583E7127" w:rsidR="001D6EB6" w:rsidRDefault="00656E57" w:rsidP="005E1B0C">
      <w:pPr>
        <w:pStyle w:val="normal0"/>
        <w:ind w:firstLine="720"/>
      </w:pPr>
      <w:r>
        <w:t>In our baseline sc</w:t>
      </w:r>
      <w:r w:rsidR="002C514D">
        <w:t>enario</w:t>
      </w:r>
      <w:r w:rsidR="005E1B0C">
        <w:t xml:space="preserve"> </w:t>
      </w:r>
      <w:r w:rsidR="002C514D">
        <w:t>representing the current state of care in Kenya</w:t>
      </w:r>
      <w:r w:rsidR="005E1B0C">
        <w:t>, we observe that among all HIV-related deaths in the community (figure 2, left), the majority (57%) occur in individuals who were diagnosed but failed to start treatment</w:t>
      </w:r>
      <w:r w:rsidR="00190836">
        <w:t>,</w:t>
      </w:r>
      <w:r w:rsidR="005E1B0C">
        <w:t xml:space="preserve"> while 19% of individuals never engaged with care prior to death. </w:t>
      </w:r>
      <w:r w:rsidR="001D6EB6">
        <w:t>The remainder of HIV-related deaths are attributable to individuals who died after initiating ART (</w:t>
      </w:r>
      <w:r w:rsidR="00126F8A">
        <w:t>2</w:t>
      </w:r>
      <w:r w:rsidR="001D6EB6">
        <w:t>4%); with the majority dying after dis-engagaging from ART care (12%</w:t>
      </w:r>
      <w:r w:rsidR="005A580B">
        <w:t xml:space="preserve"> of all HIV-deaths</w:t>
      </w:r>
      <w:r w:rsidR="001D6EB6">
        <w:t>), 9% dying after initiating ART late (CD4 &lt;200 cells/μl</w:t>
      </w:r>
      <w:r w:rsidR="00DE20FA">
        <w:t>)</w:t>
      </w:r>
      <w:r w:rsidR="00E666FC">
        <w:t xml:space="preserve"> and the remaining 3% after initiating ART on-time (CD4 &gt;200 cells/μl)</w:t>
      </w:r>
      <w:r w:rsidR="00432B64">
        <w:t>.</w:t>
      </w:r>
    </w:p>
    <w:p w14:paraId="7804F5FC" w14:textId="77777777" w:rsidR="001D6EB6" w:rsidRDefault="001D6EB6" w:rsidP="00B01560">
      <w:pPr>
        <w:pStyle w:val="normal0"/>
      </w:pPr>
    </w:p>
    <w:p w14:paraId="73C2E6BC" w14:textId="586B90CE" w:rsidR="00761A04" w:rsidRDefault="005E1B0C" w:rsidP="005A20F7">
      <w:pPr>
        <w:pStyle w:val="normal0"/>
        <w:ind w:firstLine="720"/>
      </w:pPr>
      <w:r>
        <w:t>However,</w:t>
      </w:r>
      <w:r w:rsidR="00B01560">
        <w:t xml:space="preserve"> </w:t>
      </w:r>
      <w:r w:rsidR="00DA5FEE">
        <w:t>if we only consider</w:t>
      </w:r>
      <w:r w:rsidR="00B01560">
        <w:t xml:space="preserve"> individuals who have </w:t>
      </w:r>
      <w:r w:rsidR="00420B7E">
        <w:t xml:space="preserve">come into contact with the </w:t>
      </w:r>
      <w:r w:rsidR="00B01560">
        <w:t>clinic</w:t>
      </w:r>
      <w:r w:rsidR="005523D4">
        <w:t xml:space="preserve"> (received a CD4 test)</w:t>
      </w:r>
      <w:r w:rsidR="00B01560">
        <w:t xml:space="preserve"> and yet suffered an HIV-related death</w:t>
      </w:r>
      <w:r w:rsidR="001672BD">
        <w:t xml:space="preserve"> (figure 2, right)</w:t>
      </w:r>
      <w:r w:rsidR="00B01560">
        <w:t>, the majority of deaths a</w:t>
      </w:r>
      <w:r w:rsidR="00420B7E">
        <w:t>re attributable</w:t>
      </w:r>
      <w:r w:rsidR="00B01560">
        <w:t xml:space="preserve"> to </w:t>
      </w:r>
      <w:r w:rsidR="00B57784">
        <w:t>those</w:t>
      </w:r>
      <w:r w:rsidR="00B01560">
        <w:t xml:space="preserve"> who </w:t>
      </w:r>
      <w:r w:rsidR="007D3E7A">
        <w:t xml:space="preserve">again were diagnosed but died prior to initiating ART (65%). 17% </w:t>
      </w:r>
      <w:r w:rsidR="00B01560">
        <w:t>d</w:t>
      </w:r>
      <w:r>
        <w:t xml:space="preserve">ied after disengaging from ART care, </w:t>
      </w:r>
      <w:r w:rsidR="00B57784">
        <w:t xml:space="preserve">13% died </w:t>
      </w:r>
      <w:r>
        <w:t xml:space="preserve">as a result of the late initiation of ART, and only </w:t>
      </w:r>
      <w:r w:rsidR="00B57784">
        <w:t xml:space="preserve">5% died </w:t>
      </w:r>
      <w:r>
        <w:t>after initiating ART on-time.</w:t>
      </w:r>
      <w:r w:rsidR="00B57784">
        <w:t xml:space="preserve"> Of all HIV-related deaths seen in the community, 33% were not reported at the clinic as they were among individuals who never engaged with care.</w:t>
      </w:r>
    </w:p>
    <w:p w14:paraId="7BE7C12F" w14:textId="319F17D0" w:rsidR="00181EEC" w:rsidRPr="00125660" w:rsidRDefault="00190836" w:rsidP="00125660">
      <w:pPr>
        <w:pStyle w:val="normal0"/>
        <w:ind w:firstLine="720"/>
      </w:pPr>
      <w:r>
        <w:rPr>
          <w:noProof/>
          <w:lang w:val="en-US"/>
        </w:rPr>
        <mc:AlternateContent>
          <mc:Choice Requires="wpg">
            <w:drawing>
              <wp:anchor distT="0" distB="0" distL="114300" distR="114300" simplePos="0" relativeHeight="251678720" behindDoc="0" locked="0" layoutInCell="1" allowOverlap="1" wp14:anchorId="65F24418" wp14:editId="14163BA8">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4D2B4C1E" w:rsidR="00AF6206" w:rsidRPr="00BF66CB" w:rsidRDefault="00AF6206" w:rsidP="00E80833">
                              <w:pPr>
                                <w:pStyle w:val="Subtitle"/>
                                <w:contextualSpacing w:val="0"/>
                              </w:pPr>
                              <w:r>
                                <w:t>Figure 2. Care experience of patients suffering HIV-related deaths between 2010 and 2030.</w:t>
                              </w:r>
                            </w:p>
                            <w:p w14:paraId="3CFF72B1" w14:textId="77777777" w:rsidR="00AF6206" w:rsidRDefault="00AF62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Giilr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xoopa8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4D2B4C1E" w:rsidR="00AF6206" w:rsidRPr="00BF66CB" w:rsidRDefault="00AF6206" w:rsidP="00E80833">
                        <w:pPr>
                          <w:pStyle w:val="Subtitle"/>
                          <w:contextualSpacing w:val="0"/>
                        </w:pPr>
                        <w:r>
                          <w:t>Figure 2. Care experience of patients suffering HIV-related deaths between 2010 and 2030.</w:t>
                        </w:r>
                      </w:p>
                      <w:p w14:paraId="3CFF72B1" w14:textId="77777777" w:rsidR="00AF6206" w:rsidRDefault="00AF6206"/>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3" o:title="Figure2AltNew.pdf"/>
                  <v:path arrowok="t"/>
                </v:shape>
                <w10:wrap type="topAndBottom"/>
              </v:group>
            </w:pict>
          </mc:Fallback>
        </mc:AlternateContent>
      </w:r>
    </w:p>
    <w:p w14:paraId="7F67EA28" w14:textId="4B0664B1" w:rsidR="0056081D" w:rsidRPr="0056081D" w:rsidRDefault="0056081D" w:rsidP="0056081D">
      <w:pPr>
        <w:pStyle w:val="Heading2"/>
        <w:contextualSpacing w:val="0"/>
      </w:pPr>
      <w:r>
        <w:t>The Impact of Isolated Interventions</w:t>
      </w:r>
    </w:p>
    <w:p w14:paraId="4B63E9C0" w14:textId="65A874EF" w:rsidR="000743C3" w:rsidRDefault="008C3ADF" w:rsidP="00E757ED">
      <w:pPr>
        <w:pStyle w:val="normal0"/>
        <w:ind w:firstLine="720"/>
      </w:pPr>
      <w:r>
        <w:t>W</w:t>
      </w:r>
      <w:r w:rsidR="009A799E">
        <w:t>e applied each of our 12 interventions in turn and assessed the impact on DALYs averted, compared to baseline, and the additional cost of care, compared to baseline, between 2010 and 2030 (figure 3</w:t>
      </w:r>
      <w:r w:rsidR="00B831E9">
        <w:t xml:space="preserve"> and table 3</w:t>
      </w:r>
      <w:r w:rsidR="009A799E">
        <w:t>).</w:t>
      </w:r>
      <w:r w:rsidR="00E757ED">
        <w:rPr>
          <w:noProof/>
          <w:lang w:val="en-US"/>
        </w:rPr>
        <w:t xml:space="preserve"> </w:t>
      </w:r>
      <w:r w:rsidR="00BA6022">
        <w:t>Universal Test and Treat is by far t</w:t>
      </w:r>
      <w:r w:rsidR="00077847">
        <w:t>he most impactful intervention (5</w:t>
      </w:r>
      <w:r w:rsidR="00DB4040">
        <w:t>.</w:t>
      </w:r>
      <w:r w:rsidR="0064237F">
        <w:t>59</w:t>
      </w:r>
      <w:r w:rsidR="00DB4040">
        <w:t>m</w:t>
      </w:r>
      <w:r w:rsidR="00077847">
        <w:t xml:space="preserve">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EE03D3">
        <w:t xml:space="preserve">This intervention averts 50% of the DALYs averted if the entire HIV-positive population was placed on treatment immediately from 2010 onwards with perfect adherence and retention to care, representing the maximum attainable </w:t>
      </w:r>
      <w:r w:rsidR="000131FE">
        <w:t>impact (MAI)</w:t>
      </w:r>
      <w:r w:rsidR="00EE03D3">
        <w:t xml:space="preserve">. </w:t>
      </w:r>
      <w:r w:rsidR="00716EFA">
        <w:t>The second most impactful intervention is Immediate ART</w:t>
      </w:r>
      <w:r w:rsidR="00461FC2">
        <w:t xml:space="preserve"> (</w:t>
      </w:r>
      <w:r w:rsidR="00DB4040">
        <w:t>3.6</w:t>
      </w:r>
      <w:r w:rsidR="0064237F">
        <w:t>2</w:t>
      </w:r>
      <w:r w:rsidR="00DB4040">
        <w:t>m</w:t>
      </w:r>
      <w:r w:rsidR="00461FC2">
        <w:t xml:space="preserve"> DALYs averted</w:t>
      </w:r>
      <w:r w:rsidR="000131FE">
        <w:t>, 32% MAI</w:t>
      </w:r>
      <w:r w:rsidR="00461FC2">
        <w:t>)</w:t>
      </w:r>
      <w:r w:rsidR="00E14801">
        <w:t>, followed by HBCT with POC CD4 testing</w:t>
      </w:r>
      <w:r w:rsidR="00461FC2">
        <w:t xml:space="preserve"> (</w:t>
      </w:r>
      <w:r w:rsidR="007B60A3">
        <w:t>3.5</w:t>
      </w:r>
      <w:r w:rsidR="00856AB4">
        <w:t>3</w:t>
      </w:r>
      <w:r w:rsidR="007B60A3">
        <w:t>m</w:t>
      </w:r>
      <w:r w:rsidR="00461FC2">
        <w:t xml:space="preserve"> DALYs averted</w:t>
      </w:r>
      <w:r w:rsidR="00180E2A">
        <w:t>, 31% MAI</w:t>
      </w:r>
      <w:r w:rsidR="00461FC2">
        <w:t>)</w:t>
      </w:r>
      <w:r w:rsidR="00E14801">
        <w:t xml:space="preserve">. These three interventions </w:t>
      </w:r>
      <w:r w:rsidR="007B4ADA">
        <w:t>actively seek individuals and in the case of Immediate ART and Universal Test and Treat, remove pre-ART care completely.</w:t>
      </w:r>
    </w:p>
    <w:p w14:paraId="5EF390FC" w14:textId="77777777" w:rsidR="003B210B" w:rsidRDefault="003B210B" w:rsidP="00E757ED">
      <w:pPr>
        <w:pStyle w:val="normal0"/>
        <w:ind w:firstLine="720"/>
      </w:pPr>
    </w:p>
    <w:p w14:paraId="530B4C02" w14:textId="2EA34B8B" w:rsidR="0050562A" w:rsidRDefault="0050562A" w:rsidP="00E757ED">
      <w:pPr>
        <w:pStyle w:val="normal0"/>
        <w:ind w:firstLine="720"/>
      </w:pPr>
      <w:r>
        <w:t xml:space="preserve">The remaining </w:t>
      </w:r>
      <w:r w:rsidR="005A49AF">
        <w:t xml:space="preserve">single </w:t>
      </w:r>
      <w:r>
        <w:t>interventions</w:t>
      </w:r>
      <w:r w:rsidR="00D5677F">
        <w:t xml:space="preserve"> are less impactful but highlight important issues in the </w:t>
      </w:r>
      <w:r w:rsidR="00D5677F">
        <w:lastRenderedPageBreak/>
        <w:t xml:space="preserve">dynamics of HIV care. For instance, the ART Outreach and Adherence interventions are not </w:t>
      </w:r>
      <w:r w:rsidR="000743C3">
        <w:t xml:space="preserve">highly </w:t>
      </w:r>
      <w:r w:rsidR="00D5677F">
        <w:t>impactful</w:t>
      </w:r>
      <w:r w:rsidR="00D731D9">
        <w:t xml:space="preserve"> (</w:t>
      </w:r>
      <w:r w:rsidR="00496CFC">
        <w:t>0.</w:t>
      </w:r>
      <w:r w:rsidR="00D731D9">
        <w:t>74</w:t>
      </w:r>
      <w:r w:rsidR="00496CFC">
        <w:t xml:space="preserve">m </w:t>
      </w:r>
      <w:r w:rsidR="00D731D9">
        <w:t xml:space="preserve">and </w:t>
      </w:r>
      <w:r w:rsidR="00496CFC">
        <w:t xml:space="preserve">0.70m </w:t>
      </w:r>
      <w:r w:rsidR="00D731D9">
        <w:t>DALYs averted, respectively</w:t>
      </w:r>
      <w:r w:rsidR="00A9434F">
        <w:t>, 6% of MAI</w:t>
      </w:r>
      <w:r w:rsidR="00D731D9">
        <w:t>)</w:t>
      </w:r>
      <w:r w:rsidR="00D5677F">
        <w:t xml:space="preserve"> due to </w:t>
      </w:r>
      <w:r w:rsidR="00C47AE6">
        <w:t>upstream weaknesses in care</w:t>
      </w:r>
      <w:r w:rsidR="008963DB">
        <w:t>,</w:t>
      </w:r>
      <w:r w:rsidR="00C47AE6">
        <w:t xml:space="preserve"> as</w:t>
      </w:r>
      <w:r w:rsidR="00D5677F">
        <w:t xml:space="preserve"> many individuals never initiate ART (&gt;75% of all HIV-related deaths between 2010 and 2030).</w:t>
      </w:r>
    </w:p>
    <w:p w14:paraId="736FB9B9" w14:textId="77777777" w:rsidR="00BB0E0E" w:rsidRDefault="00BB0E0E" w:rsidP="00FF060A">
      <w:pPr>
        <w:pStyle w:val="normal0"/>
      </w:pPr>
    </w:p>
    <w:p w14:paraId="2034D59C" w14:textId="1105D3A1" w:rsidR="00F542BC" w:rsidRDefault="00BB0E0E" w:rsidP="00FF060A">
      <w:pPr>
        <w:pStyle w:val="normal0"/>
      </w:pPr>
      <w:r>
        <w:tab/>
      </w:r>
      <w:r w:rsidR="00147C94">
        <w:t>Among the testing interventions,</w:t>
      </w:r>
      <w:r w:rsidR="007125CC">
        <w:t xml:space="preserve"> the maximum impact scenario of HBCT is much more impactful than the VCT intervention</w:t>
      </w:r>
      <w:r w:rsidR="003A6AD8">
        <w:t xml:space="preserve"> (</w:t>
      </w:r>
      <w:r w:rsidR="0064237F">
        <w:t>1.</w:t>
      </w:r>
      <w:r w:rsidR="0064237F" w:rsidRPr="00856AB4">
        <w:t>8</w:t>
      </w:r>
      <w:r w:rsidR="00A34BC5">
        <w:t>8</w:t>
      </w:r>
      <w:r w:rsidR="0064237F" w:rsidRPr="00856AB4">
        <w:t>m</w:t>
      </w:r>
      <w:r w:rsidR="003A6AD8">
        <w:t xml:space="preserve"> and</w:t>
      </w:r>
      <w:r w:rsidR="008C5FE3">
        <w:t xml:space="preserve"> </w:t>
      </w:r>
      <w:r w:rsidR="00A34BC5">
        <w:t>0.</w:t>
      </w:r>
      <w:r w:rsidR="008C5FE3">
        <w:t>6</w:t>
      </w:r>
      <w:r w:rsidR="00A34BC5">
        <w:t>2m</w:t>
      </w:r>
      <w:r w:rsidR="008C5FE3">
        <w:t xml:space="preserve"> DALYs averted</w:t>
      </w:r>
      <w:r w:rsidR="00C531C6">
        <w:t>, 17% and 5% MAI</w:t>
      </w:r>
      <w:r w:rsidR="008C5FE3">
        <w:t>, respecti</w:t>
      </w:r>
      <w:r w:rsidR="003A6AD8">
        <w:t>vely)</w:t>
      </w:r>
      <w:r w:rsidR="007125CC">
        <w:t xml:space="preserve">; however, the HBCT intervention </w:t>
      </w:r>
      <w:r w:rsidR="000A7B97">
        <w:t xml:space="preserve">with </w:t>
      </w:r>
      <w:r w:rsidR="007125CC">
        <w:t>imperfect linkage to care</w:t>
      </w:r>
      <w:r w:rsidR="000A7B97">
        <w:t xml:space="preserve"> (realistic scenario),</w:t>
      </w:r>
      <w:r w:rsidR="007125CC">
        <w:t xml:space="preserve"> highlights the importance of linkage after HBCT as this is less impactful than the maximum impact VCT intervention</w:t>
      </w:r>
      <w:r w:rsidR="003A6AD8">
        <w:t xml:space="preserve"> (</w:t>
      </w:r>
      <w:r w:rsidR="001C0651">
        <w:t>0.</w:t>
      </w:r>
      <w:r w:rsidR="006C7A41">
        <w:t>43</w:t>
      </w:r>
      <w:r w:rsidR="001C0651">
        <w:t xml:space="preserve">m </w:t>
      </w:r>
      <w:r w:rsidR="006C7A41">
        <w:t xml:space="preserve">and </w:t>
      </w:r>
      <w:r w:rsidR="001C0651">
        <w:t>0.</w:t>
      </w:r>
      <w:r w:rsidR="006C7A41">
        <w:t>6</w:t>
      </w:r>
      <w:r w:rsidR="001C0651">
        <w:t>2m</w:t>
      </w:r>
      <w:r w:rsidR="006C7A41">
        <w:t xml:space="preserve"> DALYs averted</w:t>
      </w:r>
      <w:r w:rsidR="00C531C6">
        <w:t>, 4% and 5% of MAI</w:t>
      </w:r>
      <w:r w:rsidR="006C7A41">
        <w:t>,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25F38EA0" w14:textId="77777777" w:rsidR="00F542BC" w:rsidRDefault="00F542BC" w:rsidP="00FF060A">
      <w:pPr>
        <w:pStyle w:val="normal0"/>
      </w:pPr>
    </w:p>
    <w:p w14:paraId="0BB35882" w14:textId="07A372FE"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w:t>
      </w:r>
      <w:r w:rsidR="002F7974">
        <w:t>.</w:t>
      </w:r>
      <w:r w:rsidR="001D6C96">
        <w:t>53</w:t>
      </w:r>
      <w:r w:rsidR="002F7974">
        <w:t xml:space="preserve">m </w:t>
      </w:r>
      <w:r w:rsidR="001D6C96">
        <w:t>DALYs averted</w:t>
      </w:r>
      <w:r w:rsidR="00034DA7">
        <w:t>, 31% MAI</w:t>
      </w:r>
      <w:r w:rsidR="001D6C96">
        <w:t>)</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w:t>
      </w:r>
      <w:r w:rsidR="00FA7322">
        <w:t>.</w:t>
      </w:r>
      <w:r w:rsidR="002161BE">
        <w:t>43</w:t>
      </w:r>
      <w:r w:rsidR="00FA7322">
        <w:t xml:space="preserve">m </w:t>
      </w:r>
      <w:r w:rsidR="002161BE">
        <w:t xml:space="preserve">vs. </w:t>
      </w:r>
      <w:r w:rsidR="00FA7322">
        <w:t>0.</w:t>
      </w:r>
      <w:r w:rsidR="002161BE">
        <w:t>8</w:t>
      </w:r>
      <w:r w:rsidR="00FA7322">
        <w:t>2m</w:t>
      </w:r>
      <w:r w:rsidR="002161BE">
        <w:t xml:space="preserve"> DALYs averted</w:t>
      </w:r>
      <w:r w:rsidR="001B3A5A">
        <w:t>, 13% vs. 7% of MAI</w:t>
      </w:r>
      <w:r w:rsidR="002161BE">
        <w:t>)</w:t>
      </w:r>
      <w:r w:rsidR="00FA201D">
        <w:t xml:space="preserve">. This is due to the VCT POC CD4 intervention providing perfect linkage to care with the addition of a POC CD4 test; </w:t>
      </w:r>
      <w:r w:rsidR="00094B15">
        <w:t xml:space="preserve">and </w:t>
      </w:r>
      <w:r w:rsidR="00FA201D">
        <w:t>also explains the difference in cost between the two interventions</w:t>
      </w:r>
      <w:r w:rsidR="00EB32B6">
        <w:t xml:space="preserve"> ($527.20m vs. $294.73m)</w:t>
      </w:r>
      <w:r w:rsidR="00FA201D">
        <w:t>.</w:t>
      </w:r>
    </w:p>
    <w:p w14:paraId="7A573888" w14:textId="77777777" w:rsidR="00FA201D" w:rsidRDefault="00FA201D" w:rsidP="00F542BC">
      <w:pPr>
        <w:pStyle w:val="normal0"/>
        <w:ind w:firstLine="720"/>
      </w:pPr>
    </w:p>
    <w:p w14:paraId="376C2D73" w14:textId="64D71D8A" w:rsidR="00181EEC" w:rsidRPr="00441BE0" w:rsidRDefault="00904E90" w:rsidP="00441BE0">
      <w:pPr>
        <w:pStyle w:val="normal0"/>
        <w:ind w:firstLine="720"/>
      </w:pPr>
      <w:r>
        <w:t>Each of t</w:t>
      </w:r>
      <w:r w:rsidR="00FF1D10">
        <w:t xml:space="preserve">he pre-ART retention interventions </w:t>
      </w:r>
      <w:r w:rsidR="00AC5CFC">
        <w:t>has a</w:t>
      </w:r>
      <w:r w:rsidR="00FF1D10">
        <w:t xml:space="preserve"> </w:t>
      </w:r>
      <w:r>
        <w:t>considerable</w:t>
      </w:r>
      <w:r w:rsidR="00FF1D10">
        <w:t xml:space="preserve"> impact </w:t>
      </w:r>
      <w:r>
        <w:t>on care</w:t>
      </w:r>
      <w:r w:rsidR="00FF1D10">
        <w:t>.</w:t>
      </w:r>
      <w:r w:rsidR="008B5425">
        <w:t xml:space="preserve"> Of these interventions, the maximum impact scenario of Improved Care, the intervention preventing </w:t>
      </w:r>
      <w:r w:rsidR="007354EE">
        <w:t xml:space="preserve">any </w:t>
      </w:r>
      <w:r w:rsidR="008B5425">
        <w:t>loss from pre-ART care was most impactful</w:t>
      </w:r>
      <w:r w:rsidR="007354EE">
        <w:t xml:space="preserve"> (1.</w:t>
      </w:r>
      <w:r w:rsidR="00805A46">
        <w:t>9</w:t>
      </w:r>
      <w:r w:rsidR="007354EE">
        <w:t>5m</w:t>
      </w:r>
      <w:r w:rsidR="00805A46">
        <w:t xml:space="preserve"> DALYs averted</w:t>
      </w:r>
      <w:r w:rsidR="00F30E57">
        <w:t>, 17% MAI</w:t>
      </w:r>
      <w:r w:rsidR="00805A46">
        <w:t>)</w:t>
      </w:r>
      <w:r w:rsidR="008B5425">
        <w:t>, followed closely by the maximum impact scenario of the Pre-ART Outreach intervention that re-engages anyone lost from pre-ART care</w:t>
      </w:r>
      <w:r w:rsidR="002A4AFB">
        <w:t xml:space="preserve"> (1.</w:t>
      </w:r>
      <w:r w:rsidR="00805A46">
        <w:t>8</w:t>
      </w:r>
      <w:r w:rsidR="002A4AFB">
        <w:t>3m</w:t>
      </w:r>
      <w:r w:rsidR="00805A46">
        <w:t xml:space="preserve"> DALYs averted</w:t>
      </w:r>
      <w:r w:rsidR="00F30E57">
        <w:t>, 16% MAI</w:t>
      </w:r>
      <w:r w:rsidR="00805A46">
        <w:t>)</w:t>
      </w:r>
      <w:r w:rsidR="008B5425">
        <w:t>. Interestingly, the maximum impact Improved Care intervention is only slightly more expensive than the maximum impact Pre-ART Outreach intervention; this is</w:t>
      </w:r>
      <w:r w:rsidR="002A1595">
        <w:t xml:space="preserve"> </w:t>
      </w:r>
      <w:r w:rsidR="008B5425">
        <w:t xml:space="preserve">due to the cost of additional testing </w:t>
      </w:r>
      <w:r w:rsidR="00104667">
        <w:t xml:space="preserve">that </w:t>
      </w:r>
      <w:r w:rsidR="008B5425">
        <w:t>retaining individuals in pre-ART care incurs</w:t>
      </w:r>
      <w:r w:rsidR="0035786F">
        <w:t xml:space="preserve"> (</w:t>
      </w:r>
      <w:r w:rsidR="00BB3896">
        <w:t>$983.26m vs. $689.03m</w:t>
      </w:r>
      <w:r w:rsidR="0035786F">
        <w:t>)</w:t>
      </w:r>
      <w:r w:rsidR="008B5425">
        <w:t xml:space="preserve">. If we compare the POC CD4 intervention against the VCT POC CD4 intervention, we see that the </w:t>
      </w:r>
      <w:r w:rsidR="009B233A">
        <w:t xml:space="preserve">former </w:t>
      </w:r>
      <w:r w:rsidR="008B5425">
        <w:t xml:space="preserve">is less impactful and also cheaper than the </w:t>
      </w:r>
      <w:r w:rsidR="009B233A">
        <w:t xml:space="preserve">latter </w:t>
      </w:r>
      <w:r w:rsidR="00E543C9">
        <w:t>(1</w:t>
      </w:r>
      <w:r w:rsidR="00A05B2C">
        <w:t>.</w:t>
      </w:r>
      <w:r w:rsidR="00E543C9">
        <w:t>35</w:t>
      </w:r>
      <w:r w:rsidR="00A05B2C">
        <w:t>m</w:t>
      </w:r>
      <w:r w:rsidR="00F30E57">
        <w:t xml:space="preserve"> DALYs averted, 12% MAI, </w:t>
      </w:r>
      <w:r w:rsidR="00E543C9">
        <w:t>at a cost of $498.27m vs. 1</w:t>
      </w:r>
      <w:r w:rsidR="00A05B2C">
        <w:t>.</w:t>
      </w:r>
      <w:r w:rsidR="00E543C9">
        <w:t>43</w:t>
      </w:r>
      <w:r w:rsidR="00A05B2C">
        <w:t>m</w:t>
      </w:r>
      <w:r w:rsidR="00E543C9">
        <w:t xml:space="preserve"> DALYs averted</w:t>
      </w:r>
      <w:r w:rsidR="00F30E57">
        <w:t>, 13% MAI,</w:t>
      </w:r>
      <w:r w:rsidR="00E543C9">
        <w:t xml:space="preserve">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w:t>
      </w:r>
      <w:r w:rsidR="006D7990">
        <w:t>a</w:t>
      </w:r>
      <w:r w:rsidR="002D5BC2">
        <w:t>dherence interventions.</w:t>
      </w:r>
    </w:p>
    <w:p w14:paraId="60279744" w14:textId="5A6D903A" w:rsidR="00181EEC" w:rsidRDefault="0056081D" w:rsidP="0056081D">
      <w:pPr>
        <w:pStyle w:val="Heading2"/>
        <w:contextualSpacing w:val="0"/>
      </w:pPr>
      <w:r>
        <w:t>The Impact of Bundles of Interventions</w:t>
      </w:r>
    </w:p>
    <w:p w14:paraId="453B813D" w14:textId="12223A64" w:rsidR="0045606F" w:rsidRDefault="003A4313" w:rsidP="003A4313">
      <w:pPr>
        <w:pStyle w:val="normal0"/>
        <w:ind w:firstLine="361"/>
      </w:pPr>
      <w:r>
        <w:t>An optimal combination of interventions can be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w:t>
      </w:r>
      <w:commentRangeStart w:id="35"/>
      <w:r w:rsidR="00E259EF">
        <w:t>,</w:t>
      </w:r>
      <w:commentRangeStart w:id="36"/>
      <w:r w:rsidR="00E259EF">
        <w:t xml:space="preserve"> once an intervention has been included in the combination at one budget level it cannot be removed at higher budget levels. </w:t>
      </w:r>
      <w:commentRangeEnd w:id="35"/>
      <w:r w:rsidR="00E259EF">
        <w:rPr>
          <w:rStyle w:val="CommentReference"/>
        </w:rPr>
        <w:commentReference w:id="35"/>
      </w:r>
      <w:commentRangeEnd w:id="36"/>
      <w:r w:rsidR="002938A8">
        <w:t>(</w:t>
      </w:r>
      <w:r w:rsidR="00533DB5">
        <w:rPr>
          <w:rStyle w:val="CommentReference"/>
        </w:rPr>
        <w:commentReference w:id="36"/>
      </w:r>
      <w:proofErr w:type="gramStart"/>
      <w:r w:rsidR="004F314A">
        <w:t>table</w:t>
      </w:r>
      <w:proofErr w:type="gramEnd"/>
      <w:r w:rsidR="006444A3">
        <w:t xml:space="preserve"> </w:t>
      </w:r>
      <w:r w:rsidR="004F314A">
        <w:t>3</w:t>
      </w:r>
      <w:r w:rsidR="002938A8">
        <w:t>)</w:t>
      </w:r>
      <w:r w:rsidR="006444A3">
        <w:t>.</w:t>
      </w:r>
    </w:p>
    <w:p w14:paraId="5759825F" w14:textId="77777777" w:rsidR="00903165" w:rsidRDefault="00903165" w:rsidP="00BE6FB5">
      <w:pPr>
        <w:pStyle w:val="normal0"/>
        <w:ind w:firstLine="720"/>
      </w:pPr>
    </w:p>
    <w:p w14:paraId="16D9E26B" w14:textId="6F792D82" w:rsidR="006444A3" w:rsidRDefault="009B2545" w:rsidP="00BE6FB5">
      <w:pPr>
        <w:pStyle w:val="normal0"/>
        <w:ind w:firstLine="720"/>
      </w:pPr>
      <w:r>
        <w:t>A combination of six interventions averts 4.45m DALYs</w:t>
      </w:r>
      <w:r w:rsidR="00EE1939">
        <w:t xml:space="preserve"> (</w:t>
      </w:r>
      <w:r w:rsidR="00661890">
        <w:t>39% of MAI</w:t>
      </w:r>
      <w:r w:rsidR="00EE1939">
        <w:t>)</w:t>
      </w:r>
      <w:r w:rsidR="00971178">
        <w:t xml:space="preserve"> at a cost of $353 per DALY averted. The interventions used are </w:t>
      </w:r>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r w:rsidR="000D2531">
        <w:t>This combination of</w:t>
      </w:r>
      <w:r w:rsidR="00FB6A87">
        <w:t xml:space="preserve"> strengthening </w:t>
      </w:r>
      <w:r w:rsidR="00971178">
        <w:t>linkage, pre-</w:t>
      </w:r>
      <w:r w:rsidR="00FB6A87">
        <w:t xml:space="preserve">ART retention </w:t>
      </w:r>
      <w:r w:rsidR="00FB6A87">
        <w:lastRenderedPageBreak/>
        <w:t>and ART retention, greatly improve care and reduce the total DALYs accrued by HIV-positive individuals.</w:t>
      </w:r>
    </w:p>
    <w:p w14:paraId="261207AD" w14:textId="77777777" w:rsidR="00903165" w:rsidRDefault="00903165" w:rsidP="0062659A">
      <w:pPr>
        <w:pStyle w:val="normal0"/>
      </w:pPr>
    </w:p>
    <w:p w14:paraId="1F55AE4F" w14:textId="5D5BAE38" w:rsidR="00617337" w:rsidRPr="00617337" w:rsidRDefault="004F7A14" w:rsidP="00617337">
      <w:pPr>
        <w:pStyle w:val="normal0"/>
        <w:ind w:firstLine="720"/>
      </w:pPr>
      <w:r>
        <w:t xml:space="preserve">If we compare the cost and impact of our combination of </w:t>
      </w:r>
      <w:r w:rsidR="00242D00">
        <w:t>interventions</w:t>
      </w:r>
      <w:r>
        <w:t>, with the results of our univariate analysis (figure 3), we see that our combination of interventions produces 88% of the impact of the realistic Universal</w:t>
      </w:r>
      <w:r w:rsidR="00464315">
        <w:t xml:space="preserve"> Test and Treat intervention (4.</w:t>
      </w:r>
      <w:r>
        <w:t>45</w:t>
      </w:r>
      <w:r w:rsidR="00464315">
        <w:t>m</w:t>
      </w:r>
      <w:r>
        <w:t xml:space="preserve"> vs. 5</w:t>
      </w:r>
      <w:r w:rsidR="00464315">
        <w:t>.08m</w:t>
      </w:r>
      <w:r>
        <w:t xml:space="preserve"> DALYs averted</w:t>
      </w:r>
      <w:r w:rsidR="00AD6ADA">
        <w:t>, 39% vs. 45% of MAI</w:t>
      </w:r>
      <w:r>
        <w:t xml:space="preserve">) at 44% of the cost per DALY </w:t>
      </w:r>
      <w:r w:rsidR="00A57263">
        <w:t>averted</w:t>
      </w:r>
      <w:r w:rsidR="00DC3546">
        <w:t xml:space="preserve"> ($35</w:t>
      </w:r>
      <w:r>
        <w:t>3 vs. $803 per DALY averted)</w:t>
      </w:r>
      <w:r w:rsidR="004F314A">
        <w:t xml:space="preserve">, shown in </w:t>
      </w:r>
      <w:r w:rsidR="00617337">
        <w:t xml:space="preserve">table </w:t>
      </w:r>
      <w:r w:rsidR="00EC6711">
        <w:t>3</w:t>
      </w:r>
      <w:r w:rsidR="00617337">
        <w:t xml:space="preserve"> illustrating </w:t>
      </w:r>
      <w:r w:rsidR="00617337" w:rsidRPr="00617337">
        <w:rPr>
          <w:lang w:val="en-US"/>
        </w:rPr>
        <w:t xml:space="preserve">ICERs as the incremental cost per DALY averted by </w:t>
      </w:r>
      <w:r w:rsidR="00617337">
        <w:rPr>
          <w:lang w:val="en-US"/>
        </w:rPr>
        <w:t>a combination of interventions</w:t>
      </w:r>
      <w:r w:rsidR="00617337" w:rsidRPr="00617337">
        <w:rPr>
          <w:lang w:val="en-US"/>
        </w:rPr>
        <w:t xml:space="preserve"> compared </w:t>
      </w:r>
      <w:r w:rsidR="00617337">
        <w:rPr>
          <w:lang w:val="en-US"/>
        </w:rPr>
        <w:t>to the previous combination and ACERs as the total cost per DALY averted compared to the baseline scenario.</w:t>
      </w:r>
      <w:r w:rsidR="00617337" w:rsidRPr="00617337">
        <w:rPr>
          <w:lang w:val="en-US"/>
        </w:rPr>
        <w:t xml:space="preserve"> </w:t>
      </w:r>
    </w:p>
    <w:p w14:paraId="732F28C1" w14:textId="77777777" w:rsidR="00ED5EB8" w:rsidRDefault="00ED5EB8" w:rsidP="00ED5EB8">
      <w:pPr>
        <w:pStyle w:val="normal0"/>
        <w:jc w:val="left"/>
      </w:pPr>
    </w:p>
    <w:p w14:paraId="2363E85D" w14:textId="1ADA2BDB" w:rsidR="00943332" w:rsidRDefault="00FB1953" w:rsidP="00943332">
      <w:pPr>
        <w:pStyle w:val="normal0"/>
      </w:pPr>
      <w:r>
        <w:rPr>
          <w:noProof/>
          <w:lang w:val="en-US"/>
        </w:rPr>
        <mc:AlternateContent>
          <mc:Choice Requires="wpg">
            <w:drawing>
              <wp:anchor distT="0" distB="0" distL="114300" distR="114300" simplePos="0" relativeHeight="251679744" behindDoc="0" locked="0" layoutInCell="1" allowOverlap="1" wp14:anchorId="11937C44" wp14:editId="33FB58F3">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2C57047F" w:rsidR="00AF6206" w:rsidRPr="00B7495C" w:rsidRDefault="00AF6206"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mJ5d0A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2C57047F" w:rsidR="00AF6206" w:rsidRPr="00B7495C" w:rsidRDefault="00AF6206"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5" o:title="Figure3edit.pdf"/>
                  <v:path arrowok="t"/>
                </v:shape>
                <w10:wrap type="topAndBottom"/>
              </v:group>
            </w:pict>
          </mc:Fallback>
        </mc:AlternateContent>
      </w:r>
      <w:r w:rsidR="00F8182E">
        <w:tab/>
        <w:t>While the total number of HIV-related deaths between 2010 and 2030 for the combination of interventions</w:t>
      </w:r>
      <w:r>
        <w:t xml:space="preserve"> is</w:t>
      </w:r>
      <w:r w:rsidR="00257425">
        <w:t xml:space="preserve"> substantially lower than baseline (</w:t>
      </w:r>
      <w:r w:rsidR="000C105B" w:rsidRPr="000C105B">
        <w:t>913</w:t>
      </w:r>
      <w:r w:rsidR="00DE7875">
        <w:t>,</w:t>
      </w:r>
      <w:r w:rsidR="000C105B" w:rsidRPr="000C105B">
        <w:t>256</w:t>
      </w:r>
      <w:r w:rsidR="00257425">
        <w:t xml:space="preserve"> vs. </w:t>
      </w:r>
      <w:r w:rsidR="00257425" w:rsidRPr="00257425">
        <w:t>1</w:t>
      </w:r>
      <w:r w:rsidR="00257425">
        <w:t>,</w:t>
      </w:r>
      <w:r w:rsidR="00257425" w:rsidRPr="00257425">
        <w:t>466</w:t>
      </w:r>
      <w:r w:rsidR="00257425">
        <w:t>,</w:t>
      </w:r>
      <w:r w:rsidR="00257425" w:rsidRPr="00257425">
        <w:t>458</w:t>
      </w:r>
      <w:r>
        <w:t xml:space="preserve"> deaths</w:t>
      </w:r>
      <w:r w:rsidR="00A84BA1">
        <w:t>, respectively</w:t>
      </w:r>
      <w:r w:rsidR="00257425">
        <w:t>)</w:t>
      </w:r>
      <w:r>
        <w:t>, it</w:t>
      </w:r>
      <w:r w:rsidR="00F8182E">
        <w:t xml:space="preserve"> is comparable to that of Universal Test and Treat (</w:t>
      </w:r>
      <w:r w:rsidR="000C105B" w:rsidRPr="000C105B">
        <w:t>913</w:t>
      </w:r>
      <w:r w:rsidR="000C105B">
        <w:t>,</w:t>
      </w:r>
      <w:r w:rsidR="000C105B" w:rsidRPr="000C105B">
        <w:t>256</w:t>
      </w:r>
      <w:r w:rsidR="00F8182E">
        <w:t xml:space="preserve"> vs. </w:t>
      </w:r>
      <w:r w:rsidR="000C105B" w:rsidRPr="000C105B">
        <w:t>907</w:t>
      </w:r>
      <w:r w:rsidR="000C105B">
        <w:t>,</w:t>
      </w:r>
      <w:r w:rsidR="000C105B" w:rsidRPr="000C105B">
        <w:t>011</w:t>
      </w:r>
      <w:r>
        <w:t xml:space="preserve"> respectively); however, </w:t>
      </w:r>
      <w:r w:rsidR="00F8182E">
        <w:t xml:space="preserve">the distribution of care experience among patients who suffer HIV-related deaths </w:t>
      </w:r>
      <w:r w:rsidR="00E4757E">
        <w:t>differs</w:t>
      </w:r>
      <w:r w:rsidR="004F0DA8">
        <w:t xml:space="preserve"> (figure 4</w:t>
      </w:r>
      <w:r w:rsidR="00137AD9">
        <w:t>)</w:t>
      </w:r>
      <w:r w:rsidR="00E4757E">
        <w:t>.</w:t>
      </w:r>
      <w:r w:rsidR="0076557A">
        <w:t xml:space="preserve"> With the combination of interventions, the majority of HIV-related deaths occur among individuals who have not initiated ART, with </w:t>
      </w:r>
      <w:r w:rsidR="00137AD9">
        <w:t>24</w:t>
      </w:r>
      <w:r w:rsidR="0076557A">
        <w:t xml:space="preserve">% of individuals never tested and </w:t>
      </w:r>
      <w:r w:rsidR="00137AD9">
        <w:t>33</w:t>
      </w:r>
      <w:r w:rsidR="0076557A">
        <w:t xml:space="preserve">% of individuals tested but never initiating ART. </w:t>
      </w:r>
      <w:r w:rsidR="0057217D">
        <w:t xml:space="preserve">Yet, this is a dramatic </w:t>
      </w:r>
      <w:r w:rsidR="00E46413">
        <w:t>reduction</w:t>
      </w:r>
      <w:r w:rsidR="0057217D">
        <w:t xml:space="preserve"> from the baseline scenario where 57% of HIV-related deaths were among individuals who were tested but never initiated ART.</w:t>
      </w:r>
      <w:r w:rsidR="00E90FA6">
        <w:t xml:space="preserve"> In contrast, HIV-related deaths when the Universal Test and Treat intervention </w:t>
      </w:r>
      <w:r w:rsidR="000A34EF">
        <w:t xml:space="preserve">is applied are predominantly </w:t>
      </w:r>
      <w:r w:rsidR="00E90FA6">
        <w:t>among patients who have initiated ART</w:t>
      </w:r>
      <w:r w:rsidR="00177AC2">
        <w:t xml:space="preserve"> (87%)</w:t>
      </w:r>
      <w:r w:rsidR="00E90FA6">
        <w:t xml:space="preserve">, and in particular those who initiated ART </w:t>
      </w:r>
      <w:r w:rsidR="00137AD9">
        <w:t>but were then lost from care (51</w:t>
      </w:r>
      <w:r w:rsidR="00E90FA6">
        <w:t>%).</w:t>
      </w:r>
    </w:p>
    <w:p w14:paraId="49709BB4" w14:textId="189803E5" w:rsidR="00943332" w:rsidRDefault="00943332" w:rsidP="00943332">
      <w:pPr>
        <w:pStyle w:val="normal0"/>
      </w:pPr>
    </w:p>
    <w:p w14:paraId="00121B44" w14:textId="62D73FE2" w:rsidR="00943332" w:rsidRDefault="00943332" w:rsidP="00943332">
      <w:pPr>
        <w:pStyle w:val="normal0"/>
      </w:pPr>
    </w:p>
    <w:p w14:paraId="490FBA89" w14:textId="60597500" w:rsidR="00297244" w:rsidRDefault="00297244" w:rsidP="0003444E"/>
    <w:p w14:paraId="48A1FC7E" w14:textId="7C0FFB5F" w:rsidR="00186A0A" w:rsidRDefault="00327729" w:rsidP="00BE6FB5">
      <w:pPr>
        <w:pStyle w:val="normal0"/>
        <w:ind w:firstLine="720"/>
      </w:pPr>
      <w:r>
        <w:lastRenderedPageBreak/>
        <w:t xml:space="preserve"> </w:t>
      </w:r>
    </w:p>
    <w:p w14:paraId="0960569A" w14:textId="11B467D7" w:rsidR="00186A0A" w:rsidRDefault="00186A0A" w:rsidP="00BE6FB5">
      <w:pPr>
        <w:pStyle w:val="normal0"/>
        <w:ind w:firstLine="720"/>
      </w:pPr>
    </w:p>
    <w:p w14:paraId="4FE709D7" w14:textId="5D5B8281" w:rsidR="00186A0A" w:rsidRDefault="00186A0A" w:rsidP="00BE6FB5">
      <w:pPr>
        <w:pStyle w:val="normal0"/>
        <w:ind w:firstLine="720"/>
      </w:pPr>
    </w:p>
    <w:p w14:paraId="7B7403CA" w14:textId="159CAFBF" w:rsidR="004711ED" w:rsidRDefault="004711ED">
      <w:pPr>
        <w:pStyle w:val="Heading1"/>
        <w:contextualSpacing w:val="0"/>
      </w:pPr>
      <w:bookmarkStart w:id="38" w:name="h.l34fxr5ht8f5" w:colFirst="0" w:colLast="0"/>
      <w:bookmarkEnd w:id="38"/>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38A921AB" w:rsidR="008E1D0F" w:rsidRPr="008E1D0F" w:rsidRDefault="008E1D0F" w:rsidP="008E1D0F">
      <w:pPr>
        <w:pStyle w:val="normal0"/>
      </w:pPr>
    </w:p>
    <w:p w14:paraId="66C4808A" w14:textId="4D435CEA"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6125F899"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104CA36E"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72676FE"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49AFEBC7" w14:textId="4FB94CF2"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7CF514A5" w14:textId="605AED9C"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6F62E98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8BEECC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1F8DACE3"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92E5536" w14:textId="36C4EFD8"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2187BCCE" w14:textId="12C9BCC1"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3ED4553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0A6A156"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53883549"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2B71119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BC2F5C" w14:textId="65FA121A"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6D71B908" w14:textId="3A786155"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060.71</w:t>
            </w:r>
          </w:p>
        </w:tc>
      </w:tr>
      <w:tr w:rsidR="00AF6206" w:rsidRPr="00C640F5" w14:paraId="0200B5A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2D66C82"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270D9A49"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E49B17" w14:textId="105C2B51"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101EA085" w14:textId="3AF67F91"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898.44</w:t>
            </w:r>
          </w:p>
        </w:tc>
      </w:tr>
      <w:tr w:rsidR="00AF6206" w:rsidRPr="00C640F5" w14:paraId="7F347A4B"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45AF5E"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C6591F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F9DF2B9"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97560F4" w14:textId="1D88BFE9"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7151786" w14:textId="22370625"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232.11</w:t>
            </w:r>
          </w:p>
        </w:tc>
      </w:tr>
      <w:tr w:rsidR="00AF6206" w:rsidRPr="00C640F5" w14:paraId="70C1D42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B4490F3"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30797DF0"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FE13ADA" w14:textId="33F36B45"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3E9B8ECB" w14:textId="373ABBBE"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127.03</w:t>
            </w:r>
          </w:p>
        </w:tc>
      </w:tr>
      <w:tr w:rsidR="00AF6206" w:rsidRPr="00C640F5" w14:paraId="3BB3E1F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6F547F7"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AD6C08D"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A5915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9C50E85" w14:textId="37A676CB"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77CAD755" w14:textId="634134E6"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Pr="00BF311B">
              <w:rPr>
                <w:rFonts w:ascii="Helvetica" w:eastAsia="Times New Roman" w:hAnsi="Helvetica" w:cs="Times New Roman"/>
                <w:sz w:val="16"/>
                <w:szCs w:val="16"/>
              </w:rPr>
              <w:t>067.88</w:t>
            </w:r>
          </w:p>
        </w:tc>
      </w:tr>
      <w:tr w:rsidR="00AF6206" w:rsidRPr="00C640F5" w14:paraId="20BB771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F0DE4D"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798D2FCC"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86FA0D1" w14:textId="03F04570"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D794792" w14:textId="33A49E9F"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294.73</w:t>
            </w:r>
          </w:p>
        </w:tc>
      </w:tr>
      <w:tr w:rsidR="00AF6206" w:rsidRPr="00C640F5" w14:paraId="5DD70CDD"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52D593E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66974B1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5527E90C"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772466B2" w14:textId="4D6617CC"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4A84A5BC" w14:textId="60ABC560"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160.15</w:t>
            </w:r>
          </w:p>
        </w:tc>
      </w:tr>
      <w:tr w:rsidR="00BF311B" w:rsidRPr="00C640F5" w14:paraId="7A572047"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E1565E2"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35F262A6" w14:textId="3A433A1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2EBF4216" w14:textId="724409BA"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527.20</w:t>
            </w:r>
          </w:p>
        </w:tc>
      </w:tr>
      <w:tr w:rsidR="00BF311B" w:rsidRPr="00C640F5" w14:paraId="73D6D486"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B7E3F46"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354E4775"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1718240E" w14:textId="0F59965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142BEAAE" w14:textId="7AEA7BF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689.03</w:t>
            </w:r>
          </w:p>
        </w:tc>
      </w:tr>
      <w:tr w:rsidR="00BF311B" w:rsidRPr="00C640F5" w14:paraId="791A39D6"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3A4052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66769C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522714"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22B1E2B0" w14:textId="10A3DC6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1D524B2A" w14:textId="794B0B25"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365.12</w:t>
            </w:r>
          </w:p>
        </w:tc>
      </w:tr>
      <w:tr w:rsidR="00BF311B" w:rsidRPr="00C640F5" w14:paraId="31DE9F3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7E29ADB1"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1FF94F52"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3A64C58C" w14:textId="4EF77F54"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46FB4DA5" w14:textId="07DCA125"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983.26</w:t>
            </w:r>
          </w:p>
        </w:tc>
      </w:tr>
      <w:tr w:rsidR="00BF311B" w:rsidRPr="00C640F5" w14:paraId="26C9EDC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48EC68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34627F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1AF4D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D38AAC0" w14:textId="361EC3EF"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01FB7526" w14:textId="554F8A3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333.31</w:t>
            </w:r>
          </w:p>
        </w:tc>
      </w:tr>
      <w:tr w:rsidR="00BF311B" w:rsidRPr="00C640F5" w14:paraId="091564D1"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BB39CE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2496F77A" w14:textId="1EF828E2"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4EA0C794" w14:textId="43774E7D"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498.27</w:t>
            </w:r>
          </w:p>
        </w:tc>
      </w:tr>
      <w:tr w:rsidR="00BF311B" w:rsidRPr="00C640F5" w14:paraId="282EC4C5"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4C9568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0B0A5B02"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275211E7" w14:textId="50032F9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12858AE9" w14:textId="25452ADE"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251.06</w:t>
            </w:r>
          </w:p>
        </w:tc>
      </w:tr>
      <w:tr w:rsidR="00BF311B" w:rsidRPr="00C640F5" w14:paraId="679E84D9"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253F6E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D8EED70"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F37A0C7"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41FC9E2" w14:textId="698A41EA"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6290C9E7" w14:textId="780FA1D8"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194.92</w:t>
            </w:r>
          </w:p>
        </w:tc>
      </w:tr>
      <w:tr w:rsidR="00BF311B" w:rsidRPr="00C640F5" w14:paraId="47B42694"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5B622E"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17D26763"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DD51149" w14:textId="0AC0D4A2"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720512EE" w14:textId="22A9F36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183.54</w:t>
            </w:r>
          </w:p>
        </w:tc>
      </w:tr>
      <w:tr w:rsidR="00BF311B" w:rsidRPr="00C640F5" w14:paraId="50B172B7"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538C7D1"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E5684C7"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683096B0"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B11DA52" w14:textId="6CEB0111"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66F14358" w14:textId="0E94DCCB"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131.90</w:t>
            </w:r>
          </w:p>
        </w:tc>
      </w:tr>
      <w:tr w:rsidR="00BF311B" w:rsidRPr="00C640F5" w14:paraId="78A0B1E1"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428AB7F6"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5EC03E45" w14:textId="0082C718"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1021B81C" w14:textId="57974354"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w:t>
            </w:r>
            <w:r>
              <w:rPr>
                <w:rFonts w:ascii="Helvetica" w:eastAsia="Times New Roman" w:hAnsi="Helvetica" w:cs="Times New Roman"/>
                <w:sz w:val="16"/>
                <w:szCs w:val="16"/>
              </w:rPr>
              <w:t>,</w:t>
            </w:r>
            <w:r w:rsidRPr="00BF311B">
              <w:rPr>
                <w:rFonts w:ascii="Helvetica" w:eastAsia="Times New Roman" w:hAnsi="Helvetica" w:cs="Times New Roman"/>
                <w:sz w:val="16"/>
                <w:szCs w:val="16"/>
              </w:rPr>
              <w:t>639.93</w:t>
            </w:r>
          </w:p>
        </w:tc>
      </w:tr>
      <w:tr w:rsidR="00BF311B" w:rsidRPr="00C640F5" w14:paraId="3EDAB794"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7D50F48"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53B81173"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57824FE1" w14:textId="111764B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3D3F422E" w14:textId="60FEDD4F"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w:t>
            </w:r>
            <w:r>
              <w:rPr>
                <w:rFonts w:ascii="Helvetica" w:eastAsia="Times New Roman" w:hAnsi="Helvetica" w:cs="Times New Roman"/>
                <w:sz w:val="16"/>
                <w:szCs w:val="16"/>
              </w:rPr>
              <w:t>,</w:t>
            </w:r>
            <w:r w:rsidRPr="00BF311B">
              <w:rPr>
                <w:rFonts w:ascii="Helvetica" w:eastAsia="Times New Roman" w:hAnsi="Helvetica" w:cs="Times New Roman"/>
                <w:sz w:val="16"/>
                <w:szCs w:val="16"/>
              </w:rPr>
              <w:t>267.86</w:t>
            </w:r>
          </w:p>
        </w:tc>
      </w:tr>
      <w:tr w:rsidR="00BF311B" w:rsidRPr="00C640F5" w14:paraId="05CA342E"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7C16C93"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026F2C02"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DF7EBB7"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2B1AC505" w14:textId="0CEE731A"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D050CD6" w14:textId="2C7CF9D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4</w:t>
            </w:r>
            <w:r>
              <w:rPr>
                <w:rFonts w:ascii="Helvetica" w:eastAsia="Times New Roman" w:hAnsi="Helvetica" w:cs="Times New Roman"/>
                <w:sz w:val="16"/>
                <w:szCs w:val="16"/>
              </w:rPr>
              <w:t>,</w:t>
            </w:r>
            <w:r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089BC113"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70E8A1"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7699256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6C3CD41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74A1FB07"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0528390D"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732164C9"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632474A5"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6404BB5A"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A4AB54A"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7F19CB5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1B9AEBA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214F22B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73F4618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14F8DEF"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7BC1B4A0"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44803" w14:textId="77777777" w:rsidR="00A70AB2" w:rsidRPr="00860B8B" w:rsidRDefault="00A70AB2" w:rsidP="00A70AB2">
            <w:pPr>
              <w:pStyle w:val="normal0"/>
              <w:rPr>
                <w:b w:val="0"/>
                <w:sz w:val="16"/>
                <w:szCs w:val="16"/>
              </w:rPr>
            </w:pPr>
            <w:r w:rsidRPr="00860B8B">
              <w:rPr>
                <w:b w:val="0"/>
                <w:sz w:val="16"/>
                <w:szCs w:val="16"/>
              </w:rPr>
              <w:t xml:space="preserve">ART Outreach + </w:t>
            </w:r>
          </w:p>
          <w:p w14:paraId="679B51A3"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4C97BD0B"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743C3F3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4652E4B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751E4847"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5C7C44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4BE41374"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3B605A" w14:textId="77777777" w:rsidR="00A70AB2" w:rsidRPr="00860B8B" w:rsidRDefault="00A70AB2" w:rsidP="00A70AB2">
            <w:pPr>
              <w:pStyle w:val="normal0"/>
              <w:rPr>
                <w:b w:val="0"/>
                <w:sz w:val="16"/>
                <w:szCs w:val="16"/>
              </w:rPr>
            </w:pPr>
            <w:r w:rsidRPr="00860B8B">
              <w:rPr>
                <w:b w:val="0"/>
                <w:sz w:val="16"/>
                <w:szCs w:val="16"/>
              </w:rPr>
              <w:t>ART Outreach +</w:t>
            </w:r>
          </w:p>
          <w:p w14:paraId="6DEC2AD8" w14:textId="77777777" w:rsidR="00A70AB2" w:rsidRPr="00860B8B" w:rsidRDefault="00A70AB2" w:rsidP="00A70AB2">
            <w:pPr>
              <w:pStyle w:val="normal0"/>
              <w:rPr>
                <w:b w:val="0"/>
                <w:sz w:val="16"/>
                <w:szCs w:val="16"/>
              </w:rPr>
            </w:pPr>
            <w:r w:rsidRPr="00860B8B">
              <w:rPr>
                <w:b w:val="0"/>
                <w:sz w:val="16"/>
                <w:szCs w:val="16"/>
              </w:rPr>
              <w:t xml:space="preserve">POC CD4 + </w:t>
            </w:r>
          </w:p>
          <w:p w14:paraId="18348B9E"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32DCFCA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62D5346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284789C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5B7CE8D6"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61FD424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75EB4911"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CB2070" w14:textId="77777777" w:rsidR="00A70AB2" w:rsidRPr="00860B8B" w:rsidRDefault="00A70AB2" w:rsidP="00A70AB2">
            <w:pPr>
              <w:pStyle w:val="normal0"/>
              <w:rPr>
                <w:b w:val="0"/>
                <w:sz w:val="16"/>
                <w:szCs w:val="16"/>
              </w:rPr>
            </w:pPr>
            <w:r w:rsidRPr="00860B8B">
              <w:rPr>
                <w:b w:val="0"/>
                <w:sz w:val="16"/>
                <w:szCs w:val="16"/>
              </w:rPr>
              <w:t>ART Outreach +</w:t>
            </w:r>
          </w:p>
          <w:p w14:paraId="16A80D41" w14:textId="77777777" w:rsidR="00A70AB2" w:rsidRPr="00860B8B" w:rsidRDefault="00A70AB2" w:rsidP="00A70AB2">
            <w:pPr>
              <w:pStyle w:val="normal0"/>
              <w:rPr>
                <w:b w:val="0"/>
                <w:sz w:val="16"/>
                <w:szCs w:val="16"/>
              </w:rPr>
            </w:pPr>
            <w:r w:rsidRPr="00860B8B">
              <w:rPr>
                <w:b w:val="0"/>
                <w:sz w:val="16"/>
                <w:szCs w:val="16"/>
              </w:rPr>
              <w:t xml:space="preserve">POC CD4 + </w:t>
            </w:r>
          </w:p>
          <w:p w14:paraId="481142AA" w14:textId="77777777" w:rsidR="00A70AB2" w:rsidRPr="00860B8B" w:rsidRDefault="00A70AB2" w:rsidP="00A70AB2">
            <w:pPr>
              <w:pStyle w:val="normal0"/>
              <w:rPr>
                <w:b w:val="0"/>
                <w:sz w:val="16"/>
                <w:szCs w:val="16"/>
              </w:rPr>
            </w:pPr>
            <w:r w:rsidRPr="00860B8B">
              <w:rPr>
                <w:b w:val="0"/>
                <w:sz w:val="16"/>
                <w:szCs w:val="16"/>
              </w:rPr>
              <w:t xml:space="preserve">VCT POC CD4 + </w:t>
            </w:r>
          </w:p>
          <w:p w14:paraId="59375B9B"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BC2401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2620C88F"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2BADD8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5D0899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0C3C072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5E59F8D9"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E5F1293" w14:textId="77777777" w:rsidR="00A70AB2" w:rsidRPr="00860B8B" w:rsidRDefault="00A70AB2" w:rsidP="00A70AB2">
            <w:pPr>
              <w:pStyle w:val="normal0"/>
              <w:rPr>
                <w:b w:val="0"/>
                <w:sz w:val="16"/>
                <w:szCs w:val="16"/>
              </w:rPr>
            </w:pPr>
            <w:r w:rsidRPr="00860B8B">
              <w:rPr>
                <w:b w:val="0"/>
                <w:sz w:val="16"/>
                <w:szCs w:val="16"/>
              </w:rPr>
              <w:t xml:space="preserve">ART Outreach + </w:t>
            </w:r>
          </w:p>
          <w:p w14:paraId="005885EC" w14:textId="77777777" w:rsidR="00A70AB2" w:rsidRPr="00860B8B" w:rsidRDefault="00A70AB2" w:rsidP="00A70AB2">
            <w:pPr>
              <w:pStyle w:val="normal0"/>
              <w:rPr>
                <w:b w:val="0"/>
                <w:sz w:val="16"/>
                <w:szCs w:val="16"/>
              </w:rPr>
            </w:pPr>
            <w:r w:rsidRPr="00860B8B">
              <w:rPr>
                <w:b w:val="0"/>
                <w:sz w:val="16"/>
                <w:szCs w:val="16"/>
              </w:rPr>
              <w:t xml:space="preserve">POC CD4 + </w:t>
            </w:r>
          </w:p>
          <w:p w14:paraId="5F164D27" w14:textId="77777777" w:rsidR="00A70AB2" w:rsidRPr="00860B8B" w:rsidRDefault="00A70AB2" w:rsidP="00A70AB2">
            <w:pPr>
              <w:pStyle w:val="normal0"/>
              <w:rPr>
                <w:b w:val="0"/>
                <w:sz w:val="16"/>
                <w:szCs w:val="16"/>
              </w:rPr>
            </w:pPr>
            <w:r w:rsidRPr="00860B8B">
              <w:rPr>
                <w:b w:val="0"/>
                <w:sz w:val="16"/>
                <w:szCs w:val="16"/>
              </w:rPr>
              <w:t xml:space="preserve">VCT POC CD4 + </w:t>
            </w:r>
          </w:p>
          <w:p w14:paraId="759AC7A1" w14:textId="77777777" w:rsidR="00A70AB2" w:rsidRPr="00860B8B" w:rsidRDefault="00A70AB2" w:rsidP="00A70AB2">
            <w:pPr>
              <w:pStyle w:val="normal0"/>
              <w:rPr>
                <w:b w:val="0"/>
                <w:sz w:val="16"/>
                <w:szCs w:val="16"/>
              </w:rPr>
            </w:pPr>
            <w:r w:rsidRPr="00860B8B">
              <w:rPr>
                <w:b w:val="0"/>
                <w:sz w:val="16"/>
                <w:szCs w:val="16"/>
              </w:rPr>
              <w:t xml:space="preserve">Linkage + </w:t>
            </w:r>
          </w:p>
          <w:p w14:paraId="4DE95A62"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0C3D34DA"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23213B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4CE53F3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1B71AF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3892447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5DF5482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AC98B0" w14:textId="77777777" w:rsidR="00A70AB2" w:rsidRPr="00860B8B" w:rsidRDefault="00A70AB2" w:rsidP="00A70AB2">
            <w:pPr>
              <w:pStyle w:val="normal0"/>
              <w:rPr>
                <w:b w:val="0"/>
                <w:sz w:val="16"/>
                <w:szCs w:val="16"/>
              </w:rPr>
            </w:pPr>
            <w:r w:rsidRPr="00860B8B">
              <w:rPr>
                <w:b w:val="0"/>
                <w:sz w:val="16"/>
                <w:szCs w:val="16"/>
              </w:rPr>
              <w:t xml:space="preserve">ART Outreach + </w:t>
            </w:r>
          </w:p>
          <w:p w14:paraId="446A7B71" w14:textId="77777777" w:rsidR="00A70AB2" w:rsidRPr="00860B8B" w:rsidRDefault="00A70AB2" w:rsidP="00A70AB2">
            <w:pPr>
              <w:pStyle w:val="normal0"/>
              <w:rPr>
                <w:b w:val="0"/>
                <w:sz w:val="16"/>
                <w:szCs w:val="16"/>
              </w:rPr>
            </w:pPr>
            <w:r w:rsidRPr="00860B8B">
              <w:rPr>
                <w:b w:val="0"/>
                <w:sz w:val="16"/>
                <w:szCs w:val="16"/>
              </w:rPr>
              <w:t xml:space="preserve">POC CD4 + </w:t>
            </w:r>
          </w:p>
          <w:p w14:paraId="440E8048" w14:textId="77777777" w:rsidR="00A70AB2" w:rsidRPr="00860B8B" w:rsidRDefault="00A70AB2" w:rsidP="00A70AB2">
            <w:pPr>
              <w:pStyle w:val="normal0"/>
              <w:rPr>
                <w:b w:val="0"/>
                <w:sz w:val="16"/>
                <w:szCs w:val="16"/>
              </w:rPr>
            </w:pPr>
            <w:r w:rsidRPr="00860B8B">
              <w:rPr>
                <w:b w:val="0"/>
                <w:sz w:val="16"/>
                <w:szCs w:val="16"/>
              </w:rPr>
              <w:t xml:space="preserve">VCT POC CD4 + </w:t>
            </w:r>
          </w:p>
          <w:p w14:paraId="7B5C2903" w14:textId="77777777" w:rsidR="00A70AB2" w:rsidRPr="00860B8B" w:rsidRDefault="00A70AB2" w:rsidP="00A70AB2">
            <w:pPr>
              <w:pStyle w:val="normal0"/>
              <w:rPr>
                <w:b w:val="0"/>
                <w:sz w:val="16"/>
                <w:szCs w:val="16"/>
              </w:rPr>
            </w:pPr>
            <w:r w:rsidRPr="00860B8B">
              <w:rPr>
                <w:b w:val="0"/>
                <w:sz w:val="16"/>
                <w:szCs w:val="16"/>
              </w:rPr>
              <w:t xml:space="preserve">Linkage + </w:t>
            </w:r>
          </w:p>
          <w:p w14:paraId="199E56A5"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A6EC9D6"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3742050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7AC8127E"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w:t>
            </w:r>
            <w:bookmarkStart w:id="39" w:name="_GoBack"/>
            <w:bookmarkEnd w:id="39"/>
            <w:r w:rsidRPr="00860B8B">
              <w:rPr>
                <w:rFonts w:ascii="Calibri" w:eastAsia="Times New Roman" w:hAnsi="Calibri" w:cs="Times New Roman"/>
                <w:sz w:val="16"/>
                <w:szCs w:val="16"/>
              </w:rPr>
              <w:t xml:space="preserve">71.24 </w:t>
            </w:r>
          </w:p>
        </w:tc>
        <w:tc>
          <w:tcPr>
            <w:tcW w:w="1984" w:type="dxa"/>
          </w:tcPr>
          <w:p w14:paraId="687A5F0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99BDE0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BA116D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0EA8C876" w14:textId="77777777" w:rsidR="004D3BDD" w:rsidRDefault="004D3BDD" w:rsidP="007300B5">
      <w:pPr>
        <w:pStyle w:val="Heading1"/>
        <w:contextualSpacing w:val="0"/>
      </w:pPr>
    </w:p>
    <w:p w14:paraId="7C1F0E9D" w14:textId="3E6123DA"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767171E" wp14:editId="05A28B23">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602E5831" w:rsidR="00AF6206" w:rsidRDefault="00AF6206"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AF6206" w:rsidRPr="00B7495C" w:rsidRDefault="00AF6206"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25863AD7" w14:textId="602E5831" w:rsidR="00AF6206" w:rsidRDefault="00AF6206" w:rsidP="00EF0A6D">
                      <w:pPr>
                        <w:pStyle w:val="Subtitle"/>
                        <w:contextualSpacing w:val="0"/>
                      </w:pPr>
                      <w:r>
                        <w:t xml:space="preserve">Table 3. </w:t>
                      </w:r>
                      <w:proofErr w:type="gramStart"/>
                      <w:r>
                        <w:t>DALYs</w:t>
                      </w:r>
                      <w:proofErr w:type="gramEnd"/>
                      <w:r>
                        <w:t xml:space="preserve"> averted and additional cost of care for individual interventions between 2010 and 2030.</w:t>
                      </w:r>
                    </w:p>
                    <w:p w14:paraId="298C0EAB" w14:textId="77777777" w:rsidR="00AF6206" w:rsidRPr="00B7495C" w:rsidRDefault="00AF6206" w:rsidP="00EF0A6D">
                      <w:pPr>
                        <w:rPr>
                          <w:rFonts w:ascii="Trebuchet MS" w:hAnsi="Trebuchet MS"/>
                          <w:sz w:val="16"/>
                          <w:szCs w:val="16"/>
                        </w:rPr>
                      </w:pPr>
                    </w:p>
                  </w:txbxContent>
                </v:textbox>
                <w10:wrap type="through"/>
              </v:shape>
            </w:pict>
          </mc:Fallback>
        </mc:AlternateContent>
      </w:r>
    </w:p>
    <w:p w14:paraId="0054A8FA" w14:textId="2FA9299A" w:rsidR="002B3CC7" w:rsidRDefault="00400358" w:rsidP="007300B5">
      <w:pPr>
        <w:pStyle w:val="Heading1"/>
        <w:contextualSpacing w:val="0"/>
      </w:pPr>
      <w:r>
        <w:rPr>
          <w:noProof/>
          <w:lang w:val="en-US"/>
        </w:rPr>
        <w:lastRenderedPageBreak/>
        <mc:AlternateContent>
          <mc:Choice Requires="wps">
            <w:drawing>
              <wp:anchor distT="0" distB="0" distL="114300" distR="114300" simplePos="0" relativeHeight="251685888" behindDoc="0" locked="0" layoutInCell="1" allowOverlap="1" wp14:anchorId="6789D19E" wp14:editId="07ADD6C2">
                <wp:simplePos x="0" y="0"/>
                <wp:positionH relativeFrom="column">
                  <wp:posOffset>-228600</wp:posOffset>
                </wp:positionH>
                <wp:positionV relativeFrom="paragraph">
                  <wp:posOffset>3909060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FF616E" w14:textId="61C5FD0F" w:rsidR="00AF6206" w:rsidRDefault="00AF6206"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AF6206" w:rsidRPr="00B7495C" w:rsidRDefault="00AF6206"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07.8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" filled="f" stroked="f">
                <v:textbox>
                  <w:txbxContent>
                    <w:p w14:paraId="08FF616E" w14:textId="61C5FD0F" w:rsidR="00AF6206" w:rsidRDefault="00AF6206" w:rsidP="00A70AB2">
                      <w:pPr>
                        <w:pStyle w:val="Subtitle"/>
                        <w:contextualSpacing w:val="0"/>
                      </w:pPr>
                      <w:r>
                        <w:t xml:space="preserve">Table 4. </w:t>
                      </w:r>
                      <w:proofErr w:type="gramStart"/>
                      <w:r>
                        <w:t>DALYs</w:t>
                      </w:r>
                      <w:proofErr w:type="gramEnd"/>
                      <w:r>
                        <w:t xml:space="preserve"> averted and additional cost of implementing a combination of interventions between 2010 and 2030.</w:t>
                      </w:r>
                    </w:p>
                    <w:p w14:paraId="48498071" w14:textId="77777777" w:rsidR="00AF6206" w:rsidRPr="00B7495C" w:rsidRDefault="00AF6206" w:rsidP="00A70AB2">
                      <w:pPr>
                        <w:rPr>
                          <w:rFonts w:ascii="Trebuchet MS" w:hAnsi="Trebuchet MS"/>
                          <w:sz w:val="16"/>
                          <w:szCs w:val="16"/>
                        </w:rPr>
                      </w:pPr>
                    </w:p>
                  </w:txbxContent>
                </v:textbox>
                <w10:wrap type="through"/>
              </v:shape>
            </w:pict>
          </mc:Fallback>
        </mc:AlternateContent>
      </w:r>
    </w:p>
    <w:p w14:paraId="2BBCF297" w14:textId="77CF9E1F" w:rsidR="00C546EA" w:rsidRPr="00615625" w:rsidRDefault="008B4C19" w:rsidP="007300B5">
      <w:pPr>
        <w:pStyle w:val="Heading1"/>
        <w:contextualSpacing w:val="0"/>
      </w:pPr>
      <w:r>
        <w:rPr>
          <w:noProof/>
          <w:lang w:val="en-US"/>
        </w:rPr>
        <mc:AlternateContent>
          <mc:Choice Requires="wpg">
            <w:drawing>
              <wp:anchor distT="0" distB="0" distL="114300" distR="114300" simplePos="0" relativeHeight="251687936" behindDoc="0" locked="0" layoutInCell="1" allowOverlap="1" wp14:anchorId="0ADB8711" wp14:editId="2A3C3916">
                <wp:simplePos x="0" y="0"/>
                <wp:positionH relativeFrom="column">
                  <wp:posOffset>571500</wp:posOffset>
                </wp:positionH>
                <wp:positionV relativeFrom="paragraph">
                  <wp:posOffset>114300</wp:posOffset>
                </wp:positionV>
                <wp:extent cx="4288155" cy="5372100"/>
                <wp:effectExtent l="25400" t="25400" r="29845" b="12700"/>
                <wp:wrapTopAndBottom/>
                <wp:docPr id="32" name="Group 32"/>
                <wp:cNvGraphicFramePr/>
                <a:graphic xmlns:a="http://schemas.openxmlformats.org/drawingml/2006/main">
                  <a:graphicData uri="http://schemas.microsoft.com/office/word/2010/wordprocessingGroup">
                    <wpg:wgp>
                      <wpg:cNvGrpSpPr/>
                      <wpg:grpSpPr>
                        <a:xfrm>
                          <a:off x="0" y="0"/>
                          <a:ext cx="4288155" cy="5372100"/>
                          <a:chOff x="0" y="0"/>
                          <a:chExt cx="4288155" cy="5372100"/>
                        </a:xfrm>
                      </wpg:grpSpPr>
                      <wps:wsp>
                        <wps:cNvPr id="15" name="Text Box 15"/>
                        <wps:cNvSpPr txBox="1"/>
                        <wps:spPr>
                          <a:xfrm>
                            <a:off x="0" y="4914900"/>
                            <a:ext cx="4229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45B215" w14:textId="201A07B6" w:rsidR="00AF6206" w:rsidRDefault="00AF6206" w:rsidP="00137AD9">
                              <w:pPr>
                                <w:pStyle w:val="Subtitle"/>
                                <w:contextualSpacing w:val="0"/>
                              </w:pPr>
                              <w:r>
                                <w:t>Figure 4. Care experience of deceased individuals who suffered an HIV-related death between 2010 and 2030. Also referred to as the viewpoint of the community in figure 2.</w:t>
                              </w:r>
                            </w:p>
                            <w:p w14:paraId="21CD84FB" w14:textId="77777777" w:rsidR="00AF6206" w:rsidRPr="00B7495C" w:rsidRDefault="00AF6206"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anchor>
            </w:drawing>
          </mc:Choice>
          <mc:Fallback>
            <w:pict>
              <v:group id="Group 32" o:spid="_x0000_s1039" style="position:absolute;left:0;text-align:left;margin-left:45pt;margin-top:9pt;width:337.65pt;height:423pt;z-index:251687936" coordsize="4288155,53721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">
                <v:shape id="Text Box 15" o:spid="_x0000_s1040" type="#_x0000_t202" style="position:absolute;top:4914900;width:42291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45B215" w14:textId="201A07B6" w:rsidR="00AF6206" w:rsidRDefault="00AF6206" w:rsidP="00137AD9">
                        <w:pPr>
                          <w:pStyle w:val="Subtitle"/>
                          <w:contextualSpacing w:val="0"/>
                        </w:pPr>
                        <w:r>
                          <w:t>Figure 4. Care experience of deceased individuals who suffered an HIV-related death between 2010 and 2030. Also referred to as the viewpoint of the community in figure 2.</w:t>
                        </w:r>
                      </w:p>
                      <w:p w14:paraId="21CD84FB" w14:textId="77777777" w:rsidR="00AF6206" w:rsidRPr="00B7495C" w:rsidRDefault="00AF6206"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7" o:title="BigPieBigBar.pdf"/>
                  <v:path arrowok="t"/>
                </v:shape>
                <w10:wrap type="topAndBottom"/>
              </v:group>
            </w:pict>
          </mc:Fallback>
        </mc:AlternateContent>
      </w:r>
      <w:r w:rsidR="00ED39DB">
        <w:t>D</w:t>
      </w:r>
      <w:r w:rsidR="00615625">
        <w:t>i</w:t>
      </w:r>
      <w:r w:rsidR="00ED39DB">
        <w:t>scussion</w:t>
      </w:r>
    </w:p>
    <w:p w14:paraId="55D54737" w14:textId="49CF7B9A" w:rsidR="00185441" w:rsidRDefault="00185441" w:rsidP="00615625">
      <w:pPr>
        <w:pStyle w:val="normal0"/>
      </w:pPr>
    </w:p>
    <w:p w14:paraId="183F7FE0" w14:textId="77DDE7A6" w:rsidR="00747E08" w:rsidRDefault="00BE1B57" w:rsidP="007A68B7">
      <w:pPr>
        <w:pStyle w:val="normal0"/>
        <w:ind w:firstLine="720"/>
      </w:pPr>
      <w:r>
        <w:t xml:space="preserve">These results </w:t>
      </w:r>
      <w:r w:rsidR="00BA097D">
        <w:t>indicate</w:t>
      </w:r>
      <w:r w:rsidR="002D5362">
        <w:t xml:space="preserve"> that within a</w:t>
      </w:r>
      <w:r w:rsidR="00025424">
        <w:t>n ART programme in Kenya</w:t>
      </w:r>
      <w:r w:rsidR="00376AC0">
        <w:t xml:space="preserve"> and</w:t>
      </w:r>
      <w:r w:rsidR="00025424">
        <w:t xml:space="preserve"> under our baseline</w:t>
      </w:r>
      <w:r w:rsidR="00376AC0">
        <w:t xml:space="preserve"> conditions</w:t>
      </w:r>
      <w:r w:rsidR="00BA097D">
        <w:t>,</w:t>
      </w:r>
      <w:r w:rsidR="00FC6E36">
        <w:t xml:space="preserve"> care is suboptimal</w:t>
      </w:r>
      <w:r w:rsidR="00773AEC">
        <w:t>.</w:t>
      </w:r>
      <w:r w:rsidR="0022749A">
        <w:t xml:space="preserve"> </w:t>
      </w:r>
      <w:r w:rsidR="009F6EC2">
        <w:t xml:space="preserve">When assessing HIV-related deaths from the </w:t>
      </w:r>
      <w:r w:rsidR="00FE50EC">
        <w:t>community-level</w:t>
      </w:r>
      <w:r w:rsidR="004530C8">
        <w:t xml:space="preserve">, </w:t>
      </w:r>
      <w:r w:rsidR="005D2F86">
        <w:t>among</w:t>
      </w:r>
      <w:r w:rsidR="004530C8">
        <w:t xml:space="preserve"> all individuals,</w:t>
      </w:r>
      <w:r w:rsidR="009F6EC2">
        <w:t xml:space="preserve"> the majority of deaths are attributable to patients who never initiate ART and in particular to patients who were aware of their HIV-status but due to failing</w:t>
      </w:r>
      <w:r w:rsidR="007E4669">
        <w:t>s</w:t>
      </w:r>
      <w:r w:rsidR="009F6EC2">
        <w:t xml:space="preserve"> of pre-ART care, did not initiate treatment (figure 2, left).</w:t>
      </w:r>
      <w:r w:rsidR="007E4669">
        <w:t xml:space="preserve"> However, when the same scenario is considered from the </w:t>
      </w:r>
      <w:r w:rsidR="00FE50EC">
        <w:t>clinic-level</w:t>
      </w:r>
      <w:r w:rsidR="007E4669">
        <w:t>,</w:t>
      </w:r>
      <w:r w:rsidR="00161ABE">
        <w:t xml:space="preserve"> among all individuals who had contact with the clinic yet suffered an HIV-related death (figure 2, right), the 19% of individuals who never engage with care (from the left-hand figure) is absent. Additionally, the clinic-level view indicates that 35% of deceased patients had initiated ART; however, </w:t>
      </w:r>
      <w:r w:rsidR="00F24705">
        <w:t>stepping back to the community-level view, only 24% initiated ART prior to death.</w:t>
      </w:r>
      <w:r w:rsidR="007C2956">
        <w:t xml:space="preserve"> </w:t>
      </w:r>
      <w:r w:rsidR="00F24705">
        <w:t xml:space="preserve">These results highlight the major </w:t>
      </w:r>
      <w:r w:rsidR="00747E08">
        <w:t xml:space="preserve">limitation of </w:t>
      </w:r>
      <w:r w:rsidR="00F24705">
        <w:t xml:space="preserve">clinic-level data: only patients who come into contact with the clinic are accounted for. </w:t>
      </w:r>
      <w:r w:rsidR="00747E08">
        <w:t>Consequently</w:t>
      </w:r>
      <w:r w:rsidR="00F24705">
        <w:t xml:space="preserve">, </w:t>
      </w:r>
      <w:r w:rsidR="007C2956">
        <w:t xml:space="preserve">masking </w:t>
      </w:r>
      <w:r w:rsidR="00747E08">
        <w:t>a major cause of mortality</w:t>
      </w:r>
      <w:r w:rsidR="007C2956">
        <w:t>.</w:t>
      </w:r>
      <w:r w:rsidR="00747E08">
        <w:t xml:space="preserve"> </w:t>
      </w:r>
    </w:p>
    <w:p w14:paraId="41C349B6" w14:textId="77777777" w:rsidR="00BA097D" w:rsidRDefault="00BA097D" w:rsidP="007C2956">
      <w:pPr>
        <w:pStyle w:val="normal0"/>
      </w:pPr>
    </w:p>
    <w:p w14:paraId="00A5881C" w14:textId="61B2A5F9" w:rsidR="002D5362" w:rsidRDefault="00F679B0" w:rsidP="001327D0">
      <w:pPr>
        <w:pStyle w:val="normal0"/>
        <w:ind w:firstLine="720"/>
      </w:pPr>
      <w:r>
        <w:t xml:space="preserve">Intervening </w:t>
      </w:r>
      <w:r w:rsidR="00DE6731">
        <w:t xml:space="preserve">at various points in care with our individual interventions </w:t>
      </w:r>
      <w:r w:rsidR="008F6B85">
        <w:t xml:space="preserve">illustrates </w:t>
      </w:r>
      <w:r w:rsidR="00DE6731">
        <w:t xml:space="preserve">that HIV-testing and pre-ART retention are particular weak points in care, as interventions </w:t>
      </w:r>
      <w:r w:rsidR="00A522D1">
        <w:t>targeting</w:t>
      </w:r>
      <w:r w:rsidR="00DE6731">
        <w:t xml:space="preserve"> </w:t>
      </w:r>
      <w:r w:rsidR="008F6B85">
        <w:t>those areas</w:t>
      </w:r>
      <w:r w:rsidR="00DE6731">
        <w:t>, such as HBCT or Improved Care, are highly impactful</w:t>
      </w:r>
      <w:r w:rsidR="00A522D1">
        <w:t xml:space="preserve"> (figure 3)</w:t>
      </w:r>
      <w:r w:rsidR="00DE6731">
        <w:t>. In contrast, removing pre-ART care all together (Immediate ART) and additionally actively seeking individuals (Universal Test &amp; Treat) avert</w:t>
      </w:r>
      <w:r w:rsidR="00B44CE5">
        <w:t>s</w:t>
      </w:r>
      <w:r w:rsidR="00DE6731">
        <w:t xml:space="preserve"> the most DALYs between 2010 and 2030</w:t>
      </w:r>
      <w:r w:rsidR="009A3304">
        <w:t>(</w:t>
      </w:r>
      <w:r w:rsidR="00AF1334">
        <w:t xml:space="preserve">3.62m and </w:t>
      </w:r>
      <w:r w:rsidR="009A3304">
        <w:t>5.59m DALYs averted,</w:t>
      </w:r>
      <w:r w:rsidR="00AF1334">
        <w:t xml:space="preserve"> 32% and</w:t>
      </w:r>
      <w:r w:rsidR="009A3304">
        <w:t xml:space="preserve"> 50% of MAI</w:t>
      </w:r>
      <w:r w:rsidR="00924319">
        <w:t>, respectively</w:t>
      </w:r>
      <w:r w:rsidR="009A3304">
        <w:t>)</w:t>
      </w:r>
      <w:r w:rsidR="00DE6731">
        <w:t xml:space="preserve">; however, these interventions are </w:t>
      </w:r>
      <w:r w:rsidR="009479F3">
        <w:t xml:space="preserve">the most </w:t>
      </w:r>
      <w:r w:rsidR="00DE6731">
        <w:t xml:space="preserve">expensive to </w:t>
      </w:r>
      <w:proofErr w:type="gramStart"/>
      <w:r w:rsidR="00DE6731">
        <w:t>implement</w:t>
      </w:r>
      <w:r w:rsidR="00924319">
        <w:t>(</w:t>
      </w:r>
      <w:proofErr w:type="gramEnd"/>
      <w:r w:rsidR="00924319">
        <w:t>$1.64b and $4.27b</w:t>
      </w:r>
      <w:r w:rsidR="00955623">
        <w:t>, respectively</w:t>
      </w:r>
      <w:r w:rsidR="00924319">
        <w:t>)</w:t>
      </w:r>
      <w:r w:rsidR="00DE6731">
        <w:t xml:space="preserve">. </w:t>
      </w:r>
      <w:commentRangeStart w:id="40"/>
      <w:r w:rsidR="00DE6731">
        <w:t>F</w:t>
      </w:r>
      <w:r>
        <w:t xml:space="preserve">rom </w:t>
      </w:r>
      <w:r w:rsidR="00DE6731">
        <w:t>our</w:t>
      </w:r>
      <w:r w:rsidR="00BE1B57">
        <w:t xml:space="preserve"> </w:t>
      </w:r>
      <w:r>
        <w:t>analysis of these individual interventions, no single large-impact low-cost intervention</w:t>
      </w:r>
      <w:r w:rsidR="00DE6731">
        <w:t xml:space="preserve"> was identified</w:t>
      </w:r>
      <w:r w:rsidR="00D86A28">
        <w:t>,</w:t>
      </w:r>
      <w:r>
        <w:t xml:space="preserve"> </w:t>
      </w:r>
      <w:commentRangeEnd w:id="40"/>
      <w:r w:rsidR="00E22793">
        <w:rPr>
          <w:rStyle w:val="CommentReference"/>
        </w:rPr>
        <w:commentReference w:id="40"/>
      </w:r>
      <w:r w:rsidR="00D86A28">
        <w:rPr>
          <w:rStyle w:val="CommentReference"/>
        </w:rPr>
        <w:t>w</w:t>
      </w:r>
      <w:r w:rsidR="00D86A28">
        <w:t>ith</w:t>
      </w:r>
      <w:r>
        <w:t xml:space="preserve"> high impact interventions </w:t>
      </w:r>
      <w:r w:rsidR="00D86A28">
        <w:t xml:space="preserve">having a </w:t>
      </w:r>
      <w:r>
        <w:t xml:space="preserve">high cost per DALY averted and </w:t>
      </w:r>
      <w:r w:rsidR="00D86A28">
        <w:t>low cost interventions having a low cost per DALY averted.</w:t>
      </w:r>
      <w:r w:rsidR="00DE6731">
        <w:t xml:space="preserve"> </w:t>
      </w:r>
      <w:r w:rsidR="00D86A28">
        <w:t>Yet,</w:t>
      </w:r>
      <w:r w:rsidR="00DE6731">
        <w:t xml:space="preserve"> t</w:t>
      </w:r>
      <w:r>
        <w:t xml:space="preserve">he majority of interventions tested </w:t>
      </w:r>
      <w:r w:rsidR="00D86A28">
        <w:t xml:space="preserve">were </w:t>
      </w:r>
      <w:r w:rsidR="002D5362">
        <w:t>l</w:t>
      </w:r>
      <w:r w:rsidR="001A6559">
        <w:t>ow</w:t>
      </w:r>
      <w:r w:rsidR="002D5362">
        <w:t xml:space="preserve">-impact </w:t>
      </w:r>
      <w:r w:rsidR="004B3C80">
        <w:t xml:space="preserve">and </w:t>
      </w:r>
      <w:r w:rsidR="002D5362">
        <w:t>low-cos</w:t>
      </w:r>
      <w:r w:rsidR="00537A46">
        <w:t>t. Additionally, w</w:t>
      </w:r>
      <w:r w:rsidR="00EA7FA2">
        <w:t xml:space="preserve">e identified a combination of six interventions that when applied simultaneously improve patient outcomes </w:t>
      </w:r>
      <w:r w:rsidR="00537A46">
        <w:t xml:space="preserve">significantly, </w:t>
      </w:r>
      <w:r w:rsidR="00EA7FA2">
        <w:t>at a cost of $353 per DALY averted</w:t>
      </w:r>
      <w:r w:rsidR="00894DB3">
        <w:t xml:space="preserve"> compared to baseline</w:t>
      </w:r>
      <w:r w:rsidR="00EA7FA2">
        <w:t xml:space="preserve">. </w:t>
      </w:r>
      <w:r w:rsidR="00FA295E">
        <w:t>This combination strengthens care at multiple points and is potentially as impactful as the Universal Test and Treat intervention but with a lower average cost-effectiveness ratio.</w:t>
      </w:r>
      <w:r w:rsidR="00562710">
        <w:t xml:space="preserve"> However, </w:t>
      </w:r>
      <w:r w:rsidR="00B90493">
        <w:t>a</w:t>
      </w:r>
      <w:r w:rsidR="00531E22">
        <w:t xml:space="preserve"> cheaper alternative i</w:t>
      </w:r>
      <w:r w:rsidR="00B90493">
        <w:t>n</w:t>
      </w:r>
      <w:r w:rsidR="00531E22">
        <w:t xml:space="preserve"> the form of an</w:t>
      </w:r>
      <w:r w:rsidR="00B90493">
        <w:t xml:space="preserve"> </w:t>
      </w:r>
      <w:r w:rsidR="00562710">
        <w:t xml:space="preserve">Immediate ART intervention </w:t>
      </w:r>
      <w:r w:rsidR="00362523">
        <w:t>may be simpler to implement</w:t>
      </w:r>
      <w:r w:rsidR="00B90493">
        <w:t xml:space="preserve"> and yet</w:t>
      </w:r>
      <w:r w:rsidR="00362523">
        <w:t xml:space="preserve"> still</w:t>
      </w:r>
      <w:r w:rsidR="00B90493">
        <w:t xml:space="preserve"> </w:t>
      </w:r>
      <w:r w:rsidR="00362523">
        <w:t xml:space="preserve">be </w:t>
      </w:r>
      <w:r w:rsidR="00B90493">
        <w:t>highly impactful.</w:t>
      </w:r>
    </w:p>
    <w:p w14:paraId="2A268873" w14:textId="77777777" w:rsidR="00615625" w:rsidRDefault="00615625" w:rsidP="0086036A">
      <w:pPr>
        <w:pStyle w:val="normal0"/>
      </w:pPr>
    </w:p>
    <w:p w14:paraId="02E543D4" w14:textId="234D72FB" w:rsidR="00272A02" w:rsidRDefault="00EA489D" w:rsidP="00615625">
      <w:pPr>
        <w:pStyle w:val="normal0"/>
        <w:ind w:firstLine="720"/>
      </w:pPr>
      <w:r>
        <w:t xml:space="preserve">This work indicates that it is imperative for ART programmes to evaluate patient outcomes from the population perspective. The </w:t>
      </w:r>
      <w:r w:rsidR="00FF056D">
        <w:t xml:space="preserve">clinic-level view </w:t>
      </w:r>
      <w:r>
        <w:t>biased, as on</w:t>
      </w:r>
      <w:r w:rsidR="00E667F8">
        <w:t xml:space="preserve">ly individuals who have had contact </w:t>
      </w:r>
      <w:r>
        <w:t xml:space="preserve">with the clinic are accounted for. </w:t>
      </w:r>
      <w:r w:rsidR="00E667F8">
        <w:t xml:space="preserve">Thus, to fully understand where deficiencies in care are leading to lives being lost to HIV, </w:t>
      </w:r>
      <w:r w:rsidR="00FF056D">
        <w:t xml:space="preserve">the </w:t>
      </w:r>
      <w:commentRangeStart w:id="41"/>
      <w:r w:rsidR="00FF056D">
        <w:t xml:space="preserve">entire community </w:t>
      </w:r>
      <w:commentRangeEnd w:id="41"/>
      <w:r w:rsidR="00FF056D">
        <w:rPr>
          <w:rStyle w:val="CommentReference"/>
        </w:rPr>
        <w:commentReference w:id="41"/>
      </w:r>
      <w:r w:rsidR="00FF056D">
        <w:t>must be fully represented</w:t>
      </w:r>
      <w:r w:rsidR="00E667F8">
        <w:t xml:space="preserve">. </w:t>
      </w:r>
      <w:r w:rsidR="009C5095">
        <w:t xml:space="preserve">This poses significant challenges for HIV care </w:t>
      </w:r>
      <w:r w:rsidR="009378A7">
        <w:t>providers,</w:t>
      </w:r>
      <w:r w:rsidR="00FF056D">
        <w:t xml:space="preserve"> as assessing community-</w:t>
      </w:r>
      <w:r w:rsidR="009C5095">
        <w:t>level outcomes, particular</w:t>
      </w:r>
      <w:r w:rsidR="00E8776E">
        <w:t>ly</w:t>
      </w:r>
      <w:r w:rsidR="009C5095">
        <w:t xml:space="preserve"> among individuals with no prior engagement in care, is both financially and logistically </w:t>
      </w:r>
      <w:r w:rsidR="009378A7">
        <w:t>testing</w:t>
      </w:r>
      <w:r w:rsidR="009C5095">
        <w:t>.</w:t>
      </w:r>
      <w:r w:rsidR="004D2013">
        <w:t xml:space="preserve"> </w:t>
      </w:r>
      <w:r w:rsidR="004D2013">
        <w:lastRenderedPageBreak/>
        <w:t>Additionally, as ART programmes consider implementing interventions to improve care, many current</w:t>
      </w:r>
      <w:r w:rsidR="00FF056D">
        <w:t>ly available</w:t>
      </w:r>
      <w:r w:rsidR="004D2013">
        <w:t xml:space="preserve"> interventions only ta</w:t>
      </w:r>
      <w:r w:rsidR="00FB28BC">
        <w:t>r</w:t>
      </w:r>
      <w:r w:rsidR="004D2013">
        <w:t>get one aspect of care</w:t>
      </w:r>
      <w:r w:rsidR="004D2013">
        <w:fldChar w:fldCharType="begin"/>
      </w:r>
      <w:r w:rsidR="0075253B">
        <w:instrText xml:space="preserve"> ADDIN PAPERS2_CITATIONS &lt;citation&gt;&lt;uuid&gt;CCACA780-9CE2-4262-8752-3EFE8D3CED5F&lt;/uuid&gt;&lt;priority&gt;65&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fldChar w:fldCharType="separate"/>
      </w:r>
      <w:r w:rsidR="004D2013">
        <w:rPr>
          <w:lang w:val="en-US"/>
        </w:rPr>
        <w:t>{Kilmarx:2013iy, Barnighausen:2011cb</w:t>
      </w:r>
      <w:r w:rsidR="004D2013">
        <w:fldChar w:fldCharType="end"/>
      </w:r>
      <w:r w:rsidR="004D2013">
        <w:t>,</w:t>
      </w:r>
      <w:r w:rsidR="004D2013">
        <w:fldChar w:fldCharType="begin"/>
      </w:r>
      <w:r w:rsidR="0075253B">
        <w:instrText xml:space="preserve"> ADDIN PAPERS2_CITATIONS &lt;citation&gt;&lt;uuid&gt;C5DF5295-BE1D-4870-B8AB-2FCE26BEB0A6&lt;/uuid&gt;&lt;priority&gt;66&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fldChar w:fldCharType="separate"/>
      </w:r>
      <w:r w:rsidR="004D2013">
        <w:rPr>
          <w:lang w:val="en-US"/>
        </w:rPr>
        <w:t>Govindasamy:2014fa}</w:t>
      </w:r>
      <w:r w:rsidR="004D2013">
        <w:fldChar w:fldCharType="end"/>
      </w:r>
      <w:r w:rsidR="004D2013">
        <w:t>. Therefore, the desired impact of any intervention</w:t>
      </w:r>
      <w:r w:rsidR="00D37554">
        <w:t>s enacted</w:t>
      </w:r>
      <w:r w:rsidR="004D2013">
        <w:t xml:space="preserve"> will be attenuated by downstream deficiencies in care, and also limited by any upstream constraints.</w:t>
      </w:r>
      <w:r w:rsidR="00E8776E">
        <w:t xml:space="preserve"> </w:t>
      </w:r>
      <w:r w:rsidR="004D2013">
        <w:t>For instance, interventions targeting linkage to care will be constrained by the number of i</w:t>
      </w:r>
      <w:r w:rsidR="0059161B">
        <w:t>ndividuals who attempt to link and capped by downstream losses from pre-ART and ART care.</w:t>
      </w:r>
      <w:r w:rsidR="00216099">
        <w:t xml:space="preserve"> Thus, care must be systematically strengthened to fully realise the benefits afforded by ART</w:t>
      </w:r>
      <w:r w:rsidR="00070268">
        <w:t>.</w:t>
      </w:r>
      <w:r w:rsidR="00733C70">
        <w:t xml:space="preserve"> Importantly, interventions utilising an immediate ART strategy circumnavigate the operational challenges of pre-ART care by removing it, </w:t>
      </w:r>
      <w:r w:rsidR="001F69B3">
        <w:t xml:space="preserve">but </w:t>
      </w:r>
      <w:r w:rsidR="00733C70">
        <w:t xml:space="preserve">potentially </w:t>
      </w:r>
      <w:r w:rsidR="001F69B3">
        <w:t xml:space="preserve">deprive </w:t>
      </w:r>
      <w:r w:rsidR="00733C70">
        <w:t>patients of its ancillary benefits</w:t>
      </w:r>
      <w:r w:rsidR="00733C70">
        <w:fldChar w:fldCharType="begin"/>
      </w:r>
      <w:r w:rsidR="00733C70">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fldChar w:fldCharType="separate"/>
      </w:r>
      <w:r w:rsidR="00733C70">
        <w:rPr>
          <w:lang w:val="en-US"/>
        </w:rPr>
        <w:t>{Burtle:2012kw,</w:t>
      </w:r>
      <w:r w:rsidR="00733C70">
        <w:fldChar w:fldCharType="end"/>
      </w:r>
      <w:r w:rsidR="00733C70">
        <w:fldChar w:fldCharType="begin"/>
      </w:r>
      <w:r w:rsidR="00733C70">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fldChar w:fldCharType="separate"/>
      </w:r>
      <w:r w:rsidR="00733C70">
        <w:rPr>
          <w:lang w:val="en-US"/>
        </w:rPr>
        <w:t>Govindasamy:2014fa}</w:t>
      </w:r>
      <w:r w:rsidR="00733C70">
        <w:fldChar w:fldCharType="end"/>
      </w:r>
      <w:r w:rsidR="00733C70">
        <w:t>. This type of intervention does not target care at the clinic level but avoids the problem to reap the prevention benefit.</w:t>
      </w:r>
    </w:p>
    <w:p w14:paraId="6D40BA6F" w14:textId="77777777" w:rsidR="00615625" w:rsidRDefault="00615625" w:rsidP="00615625">
      <w:pPr>
        <w:pStyle w:val="normal0"/>
        <w:ind w:firstLine="720"/>
      </w:pPr>
    </w:p>
    <w:p w14:paraId="71A0C111" w14:textId="0B3A1E14" w:rsidR="005F2329" w:rsidRDefault="005151F0" w:rsidP="005F2329">
      <w:pPr>
        <w:pStyle w:val="normal0"/>
        <w:ind w:firstLine="359"/>
      </w:pPr>
      <w:r>
        <w:t xml:space="preserve">This model was predominantly calibrated using a longitudinal dataset provided by AMPATH of western Kenya. </w:t>
      </w:r>
      <w:commentRangeStart w:id="42"/>
      <w:r>
        <w:t xml:space="preserve">However, only the </w:t>
      </w:r>
      <w:r w:rsidR="0065227D">
        <w:t xml:space="preserve">operational </w:t>
      </w:r>
      <w:r>
        <w:t>elements of HIV care wer</w:t>
      </w:r>
      <w:r w:rsidR="002A743D">
        <w:t xml:space="preserve">e calibrated to AMPATH data. </w:t>
      </w:r>
      <w:commentRangeEnd w:id="42"/>
      <w:r w:rsidR="00F724FD">
        <w:rPr>
          <w:rStyle w:val="CommentReference"/>
        </w:rPr>
        <w:commentReference w:id="42"/>
      </w:r>
      <w:r w:rsidR="002A743D">
        <w:t>N</w:t>
      </w:r>
      <w:r>
        <w:t>ational estimates o</w:t>
      </w:r>
      <w:r w:rsidR="002A743D">
        <w:t>f incidence were used to drive and replicate the epidemic before model results were then validated against further national estimates of prevalence, AIDS-related deaths and ART coverage</w:t>
      </w:r>
      <w:r w:rsidR="002A743D">
        <w:fldChar w:fldCharType="begin"/>
      </w:r>
      <w:r w:rsidR="0075253B">
        <w:instrText xml:space="preserve"> ADDIN PAPERS2_CITATIONS &lt;citation&gt;&lt;uuid&gt;9A602BA8-74DD-459F-8B0D-66E53EA5B788&lt;/uuid&gt;&lt;priority&gt;68&lt;/priority&gt;&lt;publications&gt;&lt;publication&gt;&lt;accepted_date&gt;99201400001200000000200000&lt;/accepted_date&gt;&lt;title&gt;Spectrum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fldChar w:fldCharType="separate"/>
      </w:r>
      <w:r w:rsidR="002A743D">
        <w:rPr>
          <w:lang w:val="en-US"/>
        </w:rPr>
        <w:t>{Spectrum:tl, KAIS:2014ux, NASCOP:2012tp}</w:t>
      </w:r>
      <w:r w:rsidR="002A743D">
        <w:fldChar w:fldCharType="end"/>
      </w:r>
      <w:r w:rsidR="002A743D">
        <w:t>.</w:t>
      </w:r>
      <w:r w:rsidR="0035788B">
        <w:t xml:space="preserve"> Additionally, our baseline scenario does not include a HBCT component unlike the current programme at AMPATH.</w:t>
      </w:r>
      <w:r w:rsidR="002A743D">
        <w:t xml:space="preserve"> Consequently, </w:t>
      </w:r>
      <w:r w:rsidR="0035788B">
        <w:t>this</w:t>
      </w:r>
      <w:r w:rsidR="002A743D">
        <w:t xml:space="preserve"> model deviates from directly describing the state of care at AMPATH</w:t>
      </w:r>
      <w:r w:rsidR="0035788B">
        <w:t xml:space="preserve"> to more broadly capturing the probable state of care in Kenya</w:t>
      </w:r>
      <w:r w:rsidR="002A743D">
        <w:t>.</w:t>
      </w:r>
      <w:r w:rsidR="00230CBA">
        <w:t xml:space="preserve"> </w:t>
      </w:r>
      <w:r w:rsidR="00C3101D">
        <w:t>Thus, t</w:t>
      </w:r>
      <w:r w:rsidR="00221D4E">
        <w:t xml:space="preserve">he generalisability of these results to other ART programmes and elsewhere in sub-Saharan Africa remains open to debate. </w:t>
      </w:r>
      <w:r w:rsidR="00C3101D">
        <w:t>With</w:t>
      </w:r>
      <w:r w:rsidR="00B324E9">
        <w:t xml:space="preserve"> limited data of this type currently available, insight </w:t>
      </w:r>
      <w:r w:rsidR="003202C5">
        <w:t xml:space="preserve">into </w:t>
      </w:r>
      <w:r w:rsidR="00B324E9">
        <w:t>the state of care in other sub</w:t>
      </w:r>
      <w:r w:rsidR="009D1961">
        <w:t>-Saharan countries</w:t>
      </w:r>
      <w:r w:rsidR="003202C5">
        <w:t xml:space="preserve"> is restricted</w:t>
      </w:r>
      <w:r w:rsidR="009D1961">
        <w:t xml:space="preserve">. </w:t>
      </w:r>
      <w:r w:rsidR="00B324E9">
        <w:t xml:space="preserve">A similar </w:t>
      </w:r>
      <w:r w:rsidR="00DD041D">
        <w:t xml:space="preserve">modelling study </w:t>
      </w:r>
      <w:r w:rsidR="00B324E9">
        <w:t xml:space="preserve">recently </w:t>
      </w:r>
      <w:r w:rsidR="00DD041D">
        <w:t xml:space="preserve">found that improving the re-initiation of ART in a treatment programme </w:t>
      </w:r>
      <w:r w:rsidR="00FA7950">
        <w:t xml:space="preserve">in South Africa </w:t>
      </w:r>
      <w:r w:rsidR="00DD041D">
        <w:t>was a highly cost-effective intervention</w:t>
      </w:r>
      <w:r w:rsidR="00DD041D">
        <w:fldChar w:fldCharType="begin"/>
      </w:r>
      <w:r w:rsidR="0075253B">
        <w:instrText xml:space="preserve"> ADDIN PAPERS2_CITATIONS &lt;citation&gt;&lt;uuid&gt;CD8FFEEB-ACAB-4030-8E26-E8A077A2A6DC&lt;/uuid&gt;&lt;priority&gt;69&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fldChar w:fldCharType="separate"/>
      </w:r>
      <w:r w:rsidR="00DD041D">
        <w:rPr>
          <w:lang w:val="en-US"/>
        </w:rPr>
        <w:t>{Klein:2014ho}</w:t>
      </w:r>
      <w:r w:rsidR="00DD041D">
        <w:fldChar w:fldCharType="end"/>
      </w:r>
      <w:r w:rsidR="00DD041D">
        <w:t xml:space="preserve">. </w:t>
      </w:r>
      <w:r w:rsidR="00AF3BF7">
        <w:t xml:space="preserve">This leads us to speculate that a larger proportion of individuals are initiating ART in </w:t>
      </w:r>
      <w:r w:rsidR="00510929">
        <w:t xml:space="preserve">South Africa as our model results indicate that </w:t>
      </w:r>
      <w:r w:rsidR="000067A3">
        <w:t xml:space="preserve">a similar intervention was not particularly impactful. </w:t>
      </w:r>
      <w:r w:rsidR="003846CE">
        <w:t>However</w:t>
      </w:r>
      <w:r w:rsidR="000067A3">
        <w:t xml:space="preserve">, this type of intervention becomes </w:t>
      </w:r>
      <w:r w:rsidR="007776EC">
        <w:t xml:space="preserve">nearly 5-fold </w:t>
      </w:r>
      <w:r w:rsidR="000067A3">
        <w:t xml:space="preserve">more powerful if upstream care </w:t>
      </w:r>
      <w:r w:rsidR="007776EC">
        <w:t xml:space="preserve">become </w:t>
      </w:r>
      <w:proofErr w:type="gramStart"/>
      <w:r w:rsidR="007776EC">
        <w:t>perfect</w:t>
      </w:r>
      <w:r w:rsidR="000067A3">
        <w:t>[</w:t>
      </w:r>
      <w:proofErr w:type="gramEnd"/>
      <w:r w:rsidR="000067A3" w:rsidRPr="00C41D38">
        <w:rPr>
          <w:i/>
        </w:rPr>
        <w:t xml:space="preserve">results </w:t>
      </w:r>
      <w:r w:rsidR="00C41D38" w:rsidRPr="00C41D38">
        <w:rPr>
          <w:i/>
        </w:rPr>
        <w:t>not</w:t>
      </w:r>
      <w:r w:rsidR="000067A3" w:rsidRPr="00C41D38">
        <w:rPr>
          <w:i/>
        </w:rPr>
        <w:t xml:space="preserve"> shown (in Leaks.docx)</w:t>
      </w:r>
      <w:r w:rsidR="000067A3">
        <w:t>].</w:t>
      </w:r>
      <w:r w:rsidR="002D7F02">
        <w:t xml:space="preserve"> In another mathematical model investigating</w:t>
      </w:r>
      <w:r w:rsidR="00DD041D">
        <w:t xml:space="preserve"> HIV testing strategies in South Africa, Bendavid </w:t>
      </w:r>
      <w:r w:rsidR="00DD041D" w:rsidRPr="00554D45">
        <w:rPr>
          <w:i/>
        </w:rPr>
        <w:t>et al</w:t>
      </w:r>
      <w:r w:rsidR="002D7F02">
        <w:t>. demonstrate</w:t>
      </w:r>
      <w:r w:rsidR="00DD041D">
        <w:t xml:space="preserve"> that implementing a universal test and treat strategy with enhanced linkage and retention in care would nearly double the survival benefits of a strategy with current linkage and retention rates</w:t>
      </w:r>
      <w:r w:rsidR="00DD041D">
        <w:fldChar w:fldCharType="begin"/>
      </w:r>
      <w:r w:rsidR="0075253B">
        <w:instrText xml:space="preserve"> ADDIN PAPERS2_CITATIONS &lt;citation&gt;&lt;uuid&gt;6C360E2E-9F8E-4C1E-B854-83C4D3F737DA&lt;/uuid&gt;&lt;priority&gt;70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 xml:space="preserve">. Status quo linkage rates were 67% compared to 60% in </w:t>
      </w:r>
      <w:r w:rsidR="002D7F02">
        <w:t>our</w:t>
      </w:r>
      <w:r w:rsidR="00DD041D">
        <w:t xml:space="preserve"> results, further illustrating the importance of successfully linking patients to care</w:t>
      </w:r>
      <w:r w:rsidR="00DD041D">
        <w:fldChar w:fldCharType="begin"/>
      </w:r>
      <w:r w:rsidR="0075253B">
        <w:instrText xml:space="preserve"> ADDIN PAPERS2_CITATIONS &lt;citation&gt;&lt;uuid&gt;C07A4D6C-37B1-4EAC-9DA0-FF50545B6DC3&lt;/uuid&gt;&lt;priority&gt;71&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fldChar w:fldCharType="separate"/>
      </w:r>
      <w:r w:rsidR="00DD041D">
        <w:rPr>
          <w:lang w:val="en-US"/>
        </w:rPr>
        <w:t>{Bendavid:2010gu}</w:t>
      </w:r>
      <w:r w:rsidR="00DD041D">
        <w:fldChar w:fldCharType="end"/>
      </w:r>
      <w:r w:rsidR="00DD041D">
        <w:t>.</w:t>
      </w:r>
    </w:p>
    <w:p w14:paraId="3E31183C" w14:textId="77777777" w:rsidR="00272A02" w:rsidRDefault="00272A02" w:rsidP="0086036A">
      <w:pPr>
        <w:pStyle w:val="normal0"/>
      </w:pPr>
    </w:p>
    <w:p w14:paraId="14B071B6" w14:textId="4F00AF57" w:rsidR="006618DD" w:rsidRPr="00615625" w:rsidRDefault="00C224AE" w:rsidP="00615625">
      <w:pPr>
        <w:pStyle w:val="normal0"/>
        <w:ind w:firstLine="359"/>
      </w:pPr>
      <w:r>
        <w:t>While t</w:t>
      </w:r>
      <w:r w:rsidR="003867BA">
        <w:t xml:space="preserve">his work discusses individual interventions </w:t>
      </w:r>
      <w:r w:rsidR="00E45EF5">
        <w:t>targetting specific aspects of care</w:t>
      </w:r>
      <w:r w:rsidR="003867BA">
        <w:t xml:space="preserve">, there are often </w:t>
      </w:r>
      <w:r w:rsidR="00E45EF5">
        <w:t xml:space="preserve">substantial </w:t>
      </w:r>
      <w:r w:rsidR="003867BA">
        <w:t xml:space="preserve">differences </w:t>
      </w:r>
      <w:r w:rsidR="008531DE">
        <w:lastRenderedPageBreak/>
        <w:t>between two interventions of the same, or similar, name</w:t>
      </w:r>
      <w:r w:rsidR="008D77D6">
        <w:fldChar w:fldCharType="begin"/>
      </w:r>
      <w:r w:rsidR="0075253B">
        <w:instrText xml:space="preserve"> ADDIN PAPERS2_CITATIONS &lt;citation&gt;&lt;uuid&gt;41934BD8-F79F-4100-95D8-5151501F9776&lt;/uuid&gt;&lt;priority&gt;73&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fldChar w:fldCharType="separate"/>
      </w:r>
      <w:r w:rsidR="008D77D6">
        <w:rPr>
          <w:lang w:val="en-US"/>
        </w:rPr>
        <w:t>{Barnighausen:2011cb}</w:t>
      </w:r>
      <w:r w:rsidR="008D77D6">
        <w:fldChar w:fldCharType="end"/>
      </w:r>
      <w:r w:rsidR="003867BA">
        <w:t>.</w:t>
      </w:r>
      <w:r>
        <w:t xml:space="preserve"> For </w:t>
      </w:r>
      <w:r w:rsidR="003759E8">
        <w:t>example</w:t>
      </w:r>
      <w:r>
        <w:t>,</w:t>
      </w:r>
      <w:r w:rsidR="003759E8">
        <w:t xml:space="preserve"> </w:t>
      </w:r>
      <w:r w:rsidR="00525D24">
        <w:t xml:space="preserve">in regard to </w:t>
      </w:r>
      <w:r w:rsidR="003759E8">
        <w:t xml:space="preserve">HBCT, two such interventions have been trialled in different locations in sub-Saharan Africa with </w:t>
      </w:r>
      <w:r w:rsidR="00525D24">
        <w:t xml:space="preserve">contrasting </w:t>
      </w:r>
      <w:r w:rsidR="003759E8">
        <w:t>results.</w:t>
      </w:r>
      <w:r w:rsidR="00582AB8">
        <w:t xml:space="preserve"> </w:t>
      </w:r>
      <w:r w:rsidR="00B7641A">
        <w:t>An intense HBCT intervention was tested in Kwazulu-Natal between 2011 and 2012 involving home-based HIV-testing followed by immediate POC CD4 testing and follow-up visits to facilitate linkage and adherence to care</w:t>
      </w:r>
      <w:r w:rsidR="002454A8">
        <w:fldChar w:fldCharType="begin"/>
      </w:r>
      <w:r w:rsidR="0075253B">
        <w:instrText xml:space="preserve"> ADDIN PAPERS2_CITATIONS &lt;citation&gt;&lt;uuid&gt;FBB30A95-94AB-4CA2-8772-037A0802AF4B&lt;/uuid&gt;&lt;priority&gt;74&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fldChar w:fldCharType="separate"/>
      </w:r>
      <w:r w:rsidR="002454A8">
        <w:rPr>
          <w:lang w:val="en-US"/>
        </w:rPr>
        <w:t>{vanRooyen:2013gy}</w:t>
      </w:r>
      <w:r w:rsidR="002454A8">
        <w:fldChar w:fldCharType="end"/>
      </w:r>
      <w:r w:rsidR="00B7641A">
        <w:t>.</w:t>
      </w:r>
      <w:r w:rsidR="00427583">
        <w:t xml:space="preserve"> This intervention achieved 91% coverage of the community and within six months, 96% of newly diagnosed individuals had been linked to care</w:t>
      </w:r>
      <w:r w:rsidR="00427583">
        <w:fldChar w:fldCharType="begin"/>
      </w:r>
      <w:r w:rsidR="0075253B">
        <w:instrText xml:space="preserve"> ADDIN PAPERS2_CITATIONS &lt;citation&gt;&lt;uuid&gt;F7481393-3E35-4538-8F09-EA539FC11B7D&lt;/uuid&gt;&lt;priority&gt;75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fldChar w:fldCharType="separate"/>
      </w:r>
      <w:r w:rsidR="00427583">
        <w:rPr>
          <w:lang w:val="en-US"/>
        </w:rPr>
        <w:t>{vanRooyen:2013gy}</w:t>
      </w:r>
      <w:r w:rsidR="00427583">
        <w:fldChar w:fldCharType="end"/>
      </w:r>
      <w:r w:rsidR="00427583">
        <w:t xml:space="preserve">. In contrast, </w:t>
      </w:r>
      <w:r w:rsidR="005E5D58">
        <w:t>an HBCT intervention trialled between 2009 and 2011 at another AMPATH site in Kenya, achieved coverage of 88% of the population</w:t>
      </w:r>
      <w:r w:rsidR="00810A95">
        <w:t>,</w:t>
      </w:r>
      <w:r w:rsidR="005E5D58">
        <w:t xml:space="preserve"> but among newly diagnosed individuals only 15% had been linked to care over a median of 3.4 years since diagnosis</w:t>
      </w:r>
      <w:r w:rsidR="00810A95">
        <w:fldChar w:fldCharType="begin"/>
      </w:r>
      <w:r w:rsidR="0075253B">
        <w:instrText xml:space="preserve"> ADDIN PAPERS2_CITATIONS &lt;citation&gt;&lt;uuid&gt;1DFCFB0D-79EA-4BBD-AD85-D61D25A1FE30&lt;/uuid&gt;&lt;priority&gt;76&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fldChar w:fldCharType="separate"/>
      </w:r>
      <w:r w:rsidR="00810A95">
        <w:rPr>
          <w:lang w:val="en-US"/>
        </w:rPr>
        <w:t>{Genberg:2015cd}</w:t>
      </w:r>
      <w:r w:rsidR="00810A95">
        <w:fldChar w:fldCharType="end"/>
      </w:r>
      <w:r w:rsidR="005E5D58">
        <w:t>.</w:t>
      </w:r>
      <w:r w:rsidR="009A32A8">
        <w:t xml:space="preserve"> The difference in linkage rates between the two interventions is likely a result of the former involving</w:t>
      </w:r>
      <w:r w:rsidR="0029787C">
        <w:t xml:space="preserve"> a combination of</w:t>
      </w:r>
      <w:r w:rsidR="009A32A8">
        <w:t xml:space="preserve"> POC CD4 testing and follow-up visits to motivate indiv</w:t>
      </w:r>
      <w:r w:rsidR="00997A22">
        <w:t>iduals to link</w:t>
      </w:r>
      <w:r w:rsidR="0029787C">
        <w:t>.</w:t>
      </w:r>
      <w:r w:rsidR="00D85F4F">
        <w:t xml:space="preserve"> </w:t>
      </w:r>
      <w:r w:rsidR="001306C1">
        <w:t>Therefore</w:t>
      </w:r>
      <w:r w:rsidR="009A32A8">
        <w:t xml:space="preserve">, </w:t>
      </w:r>
      <w:r w:rsidR="00094F4B">
        <w:t xml:space="preserve">while </w:t>
      </w:r>
      <w:r w:rsidR="00576CB8">
        <w:t xml:space="preserve">similar </w:t>
      </w:r>
      <w:r w:rsidR="001306C1">
        <w:t>intervention</w:t>
      </w:r>
      <w:r w:rsidR="00576CB8">
        <w:t>s</w:t>
      </w:r>
      <w:r w:rsidR="00094F4B">
        <w:t xml:space="preserve"> </w:t>
      </w:r>
      <w:r w:rsidR="00CB7064">
        <w:t xml:space="preserve">are </w:t>
      </w:r>
      <w:r w:rsidR="00094F4B">
        <w:t xml:space="preserve">often collectively referred </w:t>
      </w:r>
      <w:r w:rsidR="00576CB8">
        <w:t xml:space="preserve">to </w:t>
      </w:r>
      <w:proofErr w:type="gramStart"/>
      <w:r w:rsidR="00576CB8">
        <w:t>under</w:t>
      </w:r>
      <w:proofErr w:type="gramEnd"/>
      <w:r w:rsidR="00576CB8">
        <w:t xml:space="preserve"> one name</w:t>
      </w:r>
      <w:r w:rsidR="00094F4B">
        <w:t xml:space="preserve">, </w:t>
      </w:r>
      <w:r w:rsidR="001306C1">
        <w:t xml:space="preserve">the </w:t>
      </w:r>
      <w:r w:rsidR="001F4337">
        <w:t xml:space="preserve">exact </w:t>
      </w:r>
      <w:r w:rsidR="001306C1">
        <w:t xml:space="preserve">definition </w:t>
      </w:r>
      <w:r w:rsidR="002D671B">
        <w:t xml:space="preserve">can vary, which must be </w:t>
      </w:r>
      <w:r w:rsidR="00576CB8">
        <w:t xml:space="preserve">considered </w:t>
      </w:r>
      <w:r w:rsidR="002D671B">
        <w:t>when comparing interventions of the same name</w:t>
      </w:r>
      <w:commentRangeStart w:id="43"/>
      <w:r w:rsidR="002D671B">
        <w:t>.</w:t>
      </w:r>
      <w:commentRangeEnd w:id="43"/>
      <w:r w:rsidR="000078DC">
        <w:rPr>
          <w:rStyle w:val="CommentReference"/>
        </w:rPr>
        <w:commentReference w:id="43"/>
      </w:r>
    </w:p>
    <w:p w14:paraId="500716B4" w14:textId="77777777" w:rsidR="006618DD" w:rsidRDefault="006618DD" w:rsidP="00A60C56">
      <w:pPr>
        <w:pStyle w:val="normal0"/>
        <w:ind w:firstLine="720"/>
      </w:pPr>
    </w:p>
    <w:p w14:paraId="55A3B109" w14:textId="47A15353" w:rsidR="002C6106" w:rsidRDefault="006618DD" w:rsidP="00A60C56">
      <w:pPr>
        <w:pStyle w:val="normal0"/>
        <w:ind w:firstLine="720"/>
      </w:pPr>
      <w:r>
        <w:t>The results of these analyses resonate with the health losses reported in many ART-programmes and thus reaffirm the link between patient outcomes and suboptimal care.</w:t>
      </w:r>
      <w:r w:rsidR="005C000A">
        <w:t xml:space="preserve"> When c</w:t>
      </w:r>
      <w:r w:rsidR="00A60C56">
        <w:t xml:space="preserve">onsidering the distribution of care experience among </w:t>
      </w:r>
      <w:r w:rsidR="005C000A">
        <w:t xml:space="preserve">HIV-related deaths in the entire </w:t>
      </w:r>
      <w:proofErr w:type="gramStart"/>
      <w:r w:rsidR="005C000A">
        <w:t>population</w:t>
      </w:r>
      <w:r w:rsidR="0025030B">
        <w:t>(</w:t>
      </w:r>
      <w:proofErr w:type="gramEnd"/>
      <w:r w:rsidR="0025030B">
        <w:t>figure 2</w:t>
      </w:r>
      <w:r w:rsidR="005C000A">
        <w:t>, left</w:t>
      </w:r>
      <w:r w:rsidR="0025030B">
        <w:t>), 19% of individuals were never diagnosed and 57% failed to initiate ART before death.</w:t>
      </w:r>
      <w:r w:rsidR="00A56CFF">
        <w:t xml:space="preserve"> These results are in agreement with data from ALPHA sites in Rakai, Uganda, which indicate that around ~20% of deaths in 2011 </w:t>
      </w:r>
      <w:r w:rsidR="00E97007">
        <w:t>were among undiagnosed individua</w:t>
      </w:r>
      <w:r w:rsidR="00A56CFF">
        <w:t xml:space="preserve">ls and ~50% were among individuals tested but who never initiated </w:t>
      </w:r>
      <w:proofErr w:type="gramStart"/>
      <w:r w:rsidR="00A56CFF">
        <w:t>ART[</w:t>
      </w:r>
      <w:proofErr w:type="gramEnd"/>
      <w:r w:rsidR="00A56CFF" w:rsidRPr="00A56CFF">
        <w:rPr>
          <w:i/>
          <w:color w:val="0000FF"/>
        </w:rPr>
        <w:t>Slaymaker (only going off the Paris slides here – can’t find the relevant paper)</w:t>
      </w:r>
      <w:r w:rsidR="00A56CFF">
        <w:t>].</w:t>
      </w:r>
      <w:r w:rsidR="005C000A">
        <w:t xml:space="preserve"> This reinforces our results, indicating </w:t>
      </w:r>
      <w:r w:rsidR="0004292E">
        <w:t>that mortality is</w:t>
      </w:r>
      <w:r w:rsidR="005C000A">
        <w:t xml:space="preserve"> chiefly</w:t>
      </w:r>
      <w:r w:rsidR="0004292E">
        <w:t xml:space="preserve"> occurring outside the clinic.</w:t>
      </w:r>
    </w:p>
    <w:p w14:paraId="7A845A3D" w14:textId="77777777" w:rsidR="0004292E" w:rsidRDefault="0004292E" w:rsidP="00A60C56">
      <w:pPr>
        <w:pStyle w:val="normal0"/>
        <w:ind w:firstLine="720"/>
      </w:pPr>
    </w:p>
    <w:p w14:paraId="14D0FB0B" w14:textId="77777777" w:rsidR="00546B4A" w:rsidRDefault="0004292E" w:rsidP="00005D41">
      <w:pPr>
        <w:pStyle w:val="normal0"/>
        <w:ind w:firstLine="720"/>
      </w:pPr>
      <w:r>
        <w:t xml:space="preserve">Additionally, we illustrated that </w:t>
      </w:r>
      <w:r w:rsidR="009E3B14">
        <w:t xml:space="preserve">no single </w:t>
      </w:r>
      <w:r w:rsidR="003A5024">
        <w:t xml:space="preserve">intervention provides </w:t>
      </w:r>
      <w:r w:rsidR="003F292F">
        <w:t xml:space="preserve">large </w:t>
      </w:r>
      <w:r w:rsidR="003A5024">
        <w:t>gains in patient outcomes without incurring significant costs.</w:t>
      </w:r>
      <w:r w:rsidR="00DD7CD7">
        <w:t xml:space="preserve"> </w:t>
      </w:r>
      <w:r w:rsidR="00BC595A">
        <w:t xml:space="preserve">The most impactful intervention, Universal Test &amp; Treat, can avert 5.59m DALYS </w:t>
      </w:r>
      <w:r w:rsidR="00E931F3">
        <w:t xml:space="preserve">at a cost of $4.27b </w:t>
      </w:r>
      <w:r w:rsidR="00D73630">
        <w:t xml:space="preserve">($763.86 per DALY averted). However, when compared to the maximum attainable impact scenario, in which all infected individuals are placed onto ART from 2010 onwards with perfect aherence and retention in care, the Universal Test &amp; Treat intervention is able to avert 50% of the MAI. This scenario illustrates the lowest number of DALYs that will accrue given baseline care </w:t>
      </w:r>
      <w:r w:rsidR="0029685A">
        <w:t xml:space="preserve">prior to </w:t>
      </w:r>
      <w:r w:rsidR="00D73630">
        <w:t>2010</w:t>
      </w:r>
      <w:r w:rsidR="007F7C15">
        <w:t>, as averting 100% of DALYs accrued between 2010 and 2030 at baseline is an impossibility.</w:t>
      </w:r>
      <w:r w:rsidR="001C702B">
        <w:t xml:space="preserve"> </w:t>
      </w:r>
    </w:p>
    <w:p w14:paraId="77DB1105" w14:textId="77777777" w:rsidR="00546B4A" w:rsidRDefault="00546B4A" w:rsidP="00005D41">
      <w:pPr>
        <w:pStyle w:val="normal0"/>
        <w:ind w:firstLine="720"/>
      </w:pPr>
    </w:p>
    <w:p w14:paraId="4C24DA72" w14:textId="6BC0CF15" w:rsidR="00686B32" w:rsidRDefault="001C702B" w:rsidP="00005D41">
      <w:pPr>
        <w:pStyle w:val="normal0"/>
        <w:ind w:firstLine="720"/>
      </w:pPr>
      <w:r>
        <w:t>However</w:t>
      </w:r>
      <w:r w:rsidR="00005D41">
        <w:t xml:space="preserve">, through the use of a combination of interventions targetting </w:t>
      </w:r>
      <w:r w:rsidR="00546B4A">
        <w:t xml:space="preserve">both </w:t>
      </w:r>
      <w:r w:rsidR="00005D41">
        <w:t>pre-ART and ART care</w:t>
      </w:r>
      <w:r w:rsidR="00546B4A">
        <w:t>,</w:t>
      </w:r>
      <w:r w:rsidR="00546B4A" w:rsidRPr="00546B4A">
        <w:t xml:space="preserve"> </w:t>
      </w:r>
      <w:r w:rsidR="00546B4A">
        <w:t>88% of the DALYs averted by the Universal Test and Treat intervention can be achieved at 44% of the cost per DALY averted (</w:t>
      </w:r>
      <w:r w:rsidR="004F314A">
        <w:t>table 3</w:t>
      </w:r>
      <w:r w:rsidR="00546B4A">
        <w:t>).</w:t>
      </w:r>
      <w:r w:rsidR="002E37E0" w:rsidRPr="002E37E0">
        <w:t xml:space="preserve"> </w:t>
      </w:r>
      <w:r w:rsidR="002E37E0">
        <w:t xml:space="preserve">This combination of interventions was arrived at incrementally and includes: </w:t>
      </w:r>
      <w:r w:rsidR="0004292E">
        <w:t>ART Outreach, POC CD4, VCT POC CD4, Linkage, Pre-ART Outreach and Adherence</w:t>
      </w:r>
      <w:r w:rsidR="00255586">
        <w:t xml:space="preserve"> to improve </w:t>
      </w:r>
      <w:r w:rsidR="00546B4A">
        <w:t>health outcomes at a cost of $</w:t>
      </w:r>
      <w:r w:rsidR="00255586">
        <w:t>353 per DALY averted.</w:t>
      </w:r>
      <w:r w:rsidR="00D6526B">
        <w:t xml:space="preserve"> Yet, this combination of interventions is only able to avert 39% o</w:t>
      </w:r>
      <w:r w:rsidR="00E91FA6">
        <w:t>f the maximum attainable impact;</w:t>
      </w:r>
      <w:r w:rsidR="00D6526B">
        <w:t xml:space="preserve"> due to the lack of any interventions targetting HIV-testing</w:t>
      </w:r>
      <w:r w:rsidR="00355C53">
        <w:t xml:space="preserve">, </w:t>
      </w:r>
      <w:r w:rsidR="00D6526B">
        <w:t>as these ha</w:t>
      </w:r>
      <w:r w:rsidR="00355C53">
        <w:t>ve a high cost per DALY averted (table 3)</w:t>
      </w:r>
      <w:r w:rsidR="00D6526B">
        <w:t>. Consequently, t</w:t>
      </w:r>
      <w:r w:rsidR="0004292E">
        <w:t>his indicates that intervening at multiple points to strengthen care is almost as effective as removing pre-ART care in its entirety</w:t>
      </w:r>
      <w:r w:rsidR="000D2A31">
        <w:t>, such as in the Immediate ART or Universal Test &amp; Treat interventions.</w:t>
      </w:r>
      <w:r w:rsidR="00FC323A">
        <w:t xml:space="preserve"> These two interventions </w:t>
      </w:r>
      <w:r w:rsidR="00C8562C">
        <w:t>are the most impactful, but fail to address any deficiencies downstream of ART initiation, resulting in patients being lost from care or failing to achieve viral suppression.</w:t>
      </w:r>
      <w:r w:rsidR="00E52B39">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w:t>
      </w:r>
      <w:proofErr w:type="gramStart"/>
      <w:r w:rsidR="00E52B39">
        <w:t>initiation[</w:t>
      </w:r>
      <w:proofErr w:type="gramEnd"/>
      <w:r w:rsidR="00E52B39" w:rsidRPr="00C70ECD">
        <w:rPr>
          <w:i/>
          <w:color w:val="FF0000"/>
        </w:rPr>
        <w:t>Rosen et al. Confidential. Unpublished</w:t>
      </w:r>
      <w:r w:rsidR="00E52B39">
        <w:t xml:space="preserve">]. </w:t>
      </w:r>
      <w:r w:rsidR="00416625">
        <w:t>The idea of “Test and Treat”</w:t>
      </w:r>
      <w:r w:rsidR="00686B32">
        <w:t>, a</w:t>
      </w:r>
      <w:r w:rsidR="00416625">
        <w:t xml:space="preserve"> strategy </w:t>
      </w:r>
      <w:r w:rsidR="00686B32">
        <w:t xml:space="preserve">involving </w:t>
      </w:r>
      <w:r w:rsidR="00416625">
        <w:t xml:space="preserve">initiating all infected individuals onto ART once identified has gained </w:t>
      </w:r>
      <w:r w:rsidR="00E52B39">
        <w:t xml:space="preserve">significant </w:t>
      </w:r>
      <w:r w:rsidR="00416625">
        <w:t>traction in recent years</w:t>
      </w:r>
      <w:r w:rsidR="00416625">
        <w:fldChar w:fldCharType="begin"/>
      </w:r>
      <w:r w:rsidR="00416625">
        <w:instrText xml:space="preserve"> ADDIN PAPERS2_CITATIONS &lt;citation&gt;&lt;uuid&gt;A9CCFD65-D772-48C9-B56C-5FD8A577B756&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rsidR="00416625">
        <w:fldChar w:fldCharType="separate"/>
      </w:r>
      <w:r w:rsidR="00416625">
        <w:rPr>
          <w:lang w:val="en-US"/>
        </w:rPr>
        <w:t>{Granich:2009hv</w:t>
      </w:r>
      <w:r w:rsidR="00416625">
        <w:fldChar w:fldCharType="end"/>
      </w:r>
      <w:r w:rsidR="00416625">
        <w:fldChar w:fldCharType="begin"/>
      </w:r>
      <w:r w:rsidR="00416625">
        <w:instrText xml:space="preserve"> ADDIN PAPERS2_CITATIONS &lt;citation&gt;&lt;uuid&gt;02EFF36A-5FB9-42FE-A308-FEC01D79A006&lt;/uuid&gt;&lt;priority&gt;0&lt;/priority&gt;&lt;publications&gt;&lt;publication&gt;&lt;volume&gt;31&lt;/volume&gt;&lt;publication_date&gt;99200200001200000000200000&lt;/publication_date&gt;&lt;number&gt;1&lt;/number&gt;&lt;startpage&gt;27&lt;/startpage&gt;&lt;title&gt;Treatment for primary HIV infection: projecting outcomes of immediate, interrupted, or delayed therapy.&lt;/title&gt;&lt;uuid&gt;67B5544F-74EA-4BF5-995B-38934C454A83&lt;/uuid&gt;&lt;subtype&gt;400&lt;/subtype&gt;&lt;endpage&gt;37&lt;/endpage&gt;&lt;type&gt;400&lt;/type&gt;&lt;url&gt;http://europepmc.org/abstract/MED/12352147&lt;/url&gt;&lt;bundle&gt;&lt;publication&gt;&lt;title&gt;Journal of Acquired Immune Deficiency Syndromes&lt;/title&gt;&lt;type&gt;-100&lt;/type&gt;&lt;subtype&gt;-100&lt;/subtype&gt;&lt;uuid&gt;C88F0AA4-6709-4E22-92D5-FC6DF6CD4F27&lt;/uuid&gt;&lt;/publication&gt;&lt;/bundle&gt;&lt;authors&gt;&lt;author&gt;&lt;firstName&gt;Rochelle&lt;/firstName&gt;&lt;middleNames&gt;P&lt;/middleNames&gt;&lt;lastName&gt;Walensky&lt;/lastName&gt;&lt;/author&gt;&lt;author&gt;&lt;firstName&gt;Sue&lt;/firstName&gt;&lt;middleNames&gt;J&lt;/middleNames&gt;&lt;lastName&gt;Goldie&lt;/lastName&gt;&lt;/author&gt;&lt;author&gt;&lt;firstName&gt;Paul&lt;/firstName&gt;&lt;middleNames&gt;E&lt;/middleNames&gt;&lt;lastName&gt;Sax&lt;/lastName&gt;&lt;/author&gt;&lt;author&gt;&lt;firstName&gt;Milton&lt;/firstName&gt;&lt;middleNames&gt;C&lt;/middleNames&gt;&lt;lastName&gt;Weinstein&lt;/lastName&gt;&lt;/author&gt;&lt;author&gt;&lt;firstName&gt;A&lt;/firstName&gt;&lt;middleNames&gt;David&lt;/middleNames&gt;&lt;lastName&gt;Paltiel&lt;/lastName&gt;&lt;/author&gt;&lt;author&gt;&lt;firstName&gt;April&lt;/firstName&gt;&lt;middleNames&gt;D&lt;/middleNames&gt;&lt;lastName&gt;Kimmel&lt;/lastName&gt;&lt;/author&gt;&lt;author&gt;&lt;firstName&gt;G&lt;/firstName&gt;&lt;middleNames&gt;R&lt;/middleNames&gt;&lt;lastName&gt;Seage 3rd&lt;/lastName&gt;&lt;/author&gt;&lt;author&gt;&lt;firstName&gt;Elena&lt;/firstName&gt;&lt;lastName&gt;Losina&lt;/lastName&gt;&lt;/author&gt;&lt;author&gt;&lt;firstName&gt;Hong&lt;/firstName&gt;&lt;lastName&gt;Zhang&lt;/lastName&gt;&lt;/author&gt;&lt;author&gt;&lt;firstName&gt;Runa&lt;/firstName&gt;&lt;lastName&gt;Islam&lt;/lastName&gt;&lt;/author&gt;&lt;/authors&gt;&lt;/publication&gt;&lt;/publications&gt;&lt;cites&gt;&lt;/cites&gt;&lt;/citation&gt;</w:instrText>
      </w:r>
      <w:r w:rsidR="00416625">
        <w:fldChar w:fldCharType="separate"/>
      </w:r>
      <w:r w:rsidR="00416625">
        <w:rPr>
          <w:lang w:val="en-US"/>
        </w:rPr>
        <w:t>,Walensky:2002ve</w:t>
      </w:r>
      <w:r w:rsidR="00686B32">
        <w:rPr>
          <w:lang w:val="en-US"/>
        </w:rPr>
        <w:t>,</w:t>
      </w:r>
      <w:r w:rsidR="00416625">
        <w:fldChar w:fldCharType="end"/>
      </w:r>
      <w:r w:rsidR="00686B32">
        <w:fldChar w:fldCharType="begin"/>
      </w:r>
      <w:r w:rsidR="00686B32">
        <w:instrText xml:space="preserve"> ADDIN PAPERS2_CITATIONS &lt;citation&gt;&lt;uuid&gt;D0619657-3E84-40F5-965F-0240A64F8600&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550B62FC" w14:textId="25F22E3F" w:rsidR="00686B32" w:rsidRDefault="00686B32" w:rsidP="00686B32">
      <w:pPr>
        <w:pStyle w:val="normal0"/>
        <w:ind w:firstLine="72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rsidR="00416625">
        <w:t xml:space="preserve">. </w:t>
      </w:r>
      <w:r w:rsidR="00E52B39">
        <w:t>In part due to the hypothesis that</w:t>
      </w:r>
      <w:r w:rsidR="00416625">
        <w:t xml:space="preserve"> </w:t>
      </w:r>
      <w:r>
        <w:t xml:space="preserve">initiating ART early </w:t>
      </w:r>
      <w:r w:rsidR="00181A12">
        <w:t xml:space="preserve">would reduce </w:t>
      </w:r>
      <w:r>
        <w:t xml:space="preserve">transmission and </w:t>
      </w:r>
      <w:r w:rsidR="00181A12">
        <w:t xml:space="preserve">therefore </w:t>
      </w:r>
      <w:r>
        <w:t>reduce the future ART need</w:t>
      </w:r>
      <w:r w:rsidR="00412CB8">
        <w:fldChar w:fldCharType="begin"/>
      </w:r>
      <w:r w:rsidR="0075253B">
        <w:instrText xml:space="preserve"> ADDIN PAPERS2_CITATIONS &lt;citation&gt;&lt;uuid&gt;311E1140-717D-4F83-AC88-FCB291304D11&lt;/uuid&gt;&lt;priority&gt;78&lt;/priority&gt;&lt;publications&gt;&lt;publication&gt;&lt;uuid&gt;0E4C8D2E-7E97-4A27-8B80-3E217670FBAD&lt;/uuid&gt;&lt;volume&gt;9&lt;/volume&gt;&lt;accepted_date&gt;99201205101200000000222000&lt;/accepted_date&gt;&lt;doi&gt;10.1371/journal.pmed.1001245&lt;/doi&gt;&lt;startpage&gt;e1001245&lt;/startpage&gt;&lt;publication_date&gt;99201200001200000000200000&lt;/publication_date&gt;&lt;url&gt;http://eutils.ncbi.nlm.nih.gov/entrez/eutils/elink.fcgi?dbfrom=pubmed&amp;amp;id=22802730&amp;amp;retmode=ref&amp;amp;cmd=prlinks&lt;/url&gt;&lt;type&gt;400&lt;/type&gt;&lt;title&gt;HIV treatment as prevention: systematic comparison of mathematical models of the potential impact of antiretroviral therapy on HIV incidence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Home&amp;lt;/a&amp;gt;&amp;lt;/div&amp;gt;&amp;lt;/body&amp;gt;&amp;lt;/html&amp;gt;&lt;/location&gt;&lt;submission_date&gt;99201201021200000000222000&lt;/submission_date&gt;&lt;number&gt;7&lt;/number&gt;&lt;institution&gt;Department of Infectious Disease Epidemiology, Imperial College London, London, United Kingdom. jeffrey.eaton@imperial.ac.uk&lt;/institution&gt;&lt;subtype&gt;400&lt;/subtype&gt;&lt;bundle&gt;&lt;publication&gt;&lt;title&gt;PLoS Medicine&lt;/title&gt;&lt;type&gt;-100&lt;/type&gt;&lt;subtype&gt;-100&lt;/subtype&gt;&lt;uuid&gt;032F8D8E-8579-48D1-833A-A61EDCB35F0F&lt;/uuid&gt;&lt;/publication&gt;&lt;/bundle&gt;&lt;authors&gt;&lt;author&gt;&lt;firstName&gt;Jeffrey&lt;/firstName&gt;&lt;middleNames&gt;W&lt;/middleNames&gt;&lt;lastName&gt;Eaton&lt;/lastName&gt;&lt;/author&gt;&lt;author&gt;&lt;firstName&gt;Leigh&lt;/firstName&gt;&lt;middleNames&gt;Francis&lt;/middleNames&gt;&lt;lastName&gt;Johnson&lt;/lastName&gt;&lt;/author&gt;&lt;author&gt;&lt;firstName&gt;Joshua&lt;/firstName&gt;&lt;middleNames&gt;A&lt;/middleNames&gt;&lt;lastName&gt;Salomon&lt;/lastName&gt;&lt;/author&gt;&lt;author&gt;&lt;firstName&gt;Till&lt;/firstName&gt;&lt;middleNames&gt;W&lt;/middleNames&gt;&lt;lastName&gt;Bärnighausen&lt;/lastName&gt;&lt;/author&gt;&lt;author&gt;&lt;firstName&gt;Eran&lt;/firstName&gt;&lt;lastName&gt;Bendavid&lt;/lastName&gt;&lt;/author&gt;&lt;author&gt;&lt;firstName&gt;Anna&lt;/firstName&gt;&lt;lastName&gt;Bershteyn&lt;/lastName&gt;&lt;/author&gt;&lt;author&gt;&lt;firstName&gt;David&lt;/firstName&gt;&lt;middleNames&gt;E&lt;/middleNames&gt;&lt;lastName&gt;Bloom&lt;/lastName&gt;&lt;/author&gt;&lt;author&gt;&lt;firstName&gt;Valentina&lt;/firstName&gt;&lt;lastName&gt;Cambiano&lt;/lastName&gt;&lt;/author&gt;&lt;author&gt;&lt;firstName&gt;Christophe&lt;/firstName&gt;&lt;lastName&gt;Fraser&lt;/lastName&gt;&lt;/author&gt;&lt;author&gt;&lt;firstName&gt;Jan&lt;/firstName&gt;&lt;middleNames&gt;A C&lt;/middleNames&gt;&lt;lastName&gt;Hontelez&lt;/lastName&gt;&lt;/author&gt;&lt;author&gt;&lt;firstName&gt;Salal&lt;/firstName&gt;&lt;lastName&gt;Humair&lt;/lastName&gt;&lt;/author&gt;&lt;author&gt;&lt;firstName&gt;Daniel&lt;/firstName&gt;&lt;middleNames&gt;J&lt;/middleNames&gt;&lt;lastName&gt;Klein&lt;/lastName&gt;&lt;/author&gt;&lt;author&gt;&lt;firstName&gt;Elisa&lt;/firstName&gt;&lt;middleNames&gt;F&lt;/middleNames&gt;&lt;lastName&gt;Long&lt;/lastName&gt;&lt;/author&gt;&lt;author&gt;&lt;firstName&gt;Andrew&lt;/firstName&gt;&lt;middleNames&gt;N&lt;/middleNames&gt;&lt;lastName&gt;Phillips&lt;/lastName&gt;&lt;/author&gt;&lt;author&gt;&lt;firstName&gt;Carel&lt;/firstName&gt;&lt;lastName&gt;Pretorius&lt;/lastName&gt;&lt;/author&gt;&lt;author&gt;&lt;firstName&gt;John&lt;/firstName&gt;&lt;lastName&gt;Stover&lt;/lastName&gt;&lt;/author&gt;&lt;author&gt;&lt;firstName&gt;Edward&lt;/firstName&gt;&lt;middleNames&gt;A&lt;/middleNames&gt;&lt;lastName&gt;Wenger&lt;/lastName&gt;&lt;/author&gt;&lt;author&gt;&lt;firstName&gt;Brian&lt;/firstName&gt;&lt;middleNames&gt;G&lt;/middleNames&gt;&lt;lastName&gt;Williams&lt;/lastName&gt;&lt;/author&gt;&lt;author&gt;&lt;firstName&gt;Timothy&lt;/firstName&gt;&lt;middleNames&gt;B&lt;/middleNames&gt;&lt;lastName&gt;Hallett&lt;/lastName&gt;&lt;/author&gt;&lt;/authors&gt;&lt;/publication&gt;&lt;/publications&gt;&lt;cites&gt;&lt;/cites&gt;&lt;/citation&gt;</w:instrText>
      </w:r>
      <w:r w:rsidR="00412CB8">
        <w:fldChar w:fldCharType="separate"/>
      </w:r>
      <w:r w:rsidR="00412CB8">
        <w:rPr>
          <w:lang w:val="en-US"/>
        </w:rPr>
        <w:t>{Eaton:2012bk}</w:t>
      </w:r>
      <w:r w:rsidR="00412CB8">
        <w:fldChar w:fldCharType="end"/>
      </w:r>
      <w:r>
        <w:t>.</w:t>
      </w:r>
      <w:r w:rsidR="00181A12">
        <w:t xml:space="preserve"> While the impact of ART in reducing transmission is undeniable</w:t>
      </w:r>
      <w:r w:rsidR="00181A12">
        <w:fldChar w:fldCharType="begin"/>
      </w:r>
      <w:r w:rsidR="0075253B">
        <w:instrText xml:space="preserve"> ADDIN PAPERS2_CITATIONS &lt;citation&gt;&lt;uuid&gt;1DCB8380-71C4-4949-A171-4B581CD2F037&lt;/uuid&gt;&lt;priority&gt;79&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Team&lt;/lastName&gt;&lt;/author&gt;&lt;/authors&gt;&lt;/publication&gt;&lt;/publications&gt;&lt;cites&gt;&lt;/cites&gt;&lt;/citation&gt;</w:instrText>
      </w:r>
      <w:r w:rsidR="00181A12">
        <w:fldChar w:fldCharType="separate"/>
      </w:r>
      <w:r w:rsidR="00181A12">
        <w:rPr>
          <w:lang w:val="en-US"/>
        </w:rPr>
        <w:t>{Cohen:2011kr}</w:t>
      </w:r>
      <w:r w:rsidR="00181A12">
        <w:fldChar w:fldCharType="end"/>
      </w:r>
      <w:r w:rsidR="00181A12">
        <w:t>, the major benefit of immediate ART from our model results</w:t>
      </w:r>
      <w:r w:rsidR="00412CB8">
        <w:t>,</w:t>
      </w:r>
      <w:r w:rsidR="00181A12">
        <w:t xml:space="preserve"> in terms of patient outcomes, is brought about by avoiding loss from </w:t>
      </w:r>
      <w:r w:rsidR="00A67C82">
        <w:t xml:space="preserve">care and keeping people healthy and </w:t>
      </w:r>
      <w:r w:rsidR="00A67C82">
        <w:lastRenderedPageBreak/>
        <w:t>suppressed on ART.</w:t>
      </w:r>
    </w:p>
    <w:p w14:paraId="2BF00605" w14:textId="77777777" w:rsidR="00C22FA6" w:rsidRDefault="00C22FA6" w:rsidP="00686B32">
      <w:pPr>
        <w:pStyle w:val="normal0"/>
        <w:ind w:firstLine="720"/>
      </w:pPr>
    </w:p>
    <w:p w14:paraId="3223B320" w14:textId="5AB1C9DD" w:rsidR="00C22FA6" w:rsidRDefault="00C22FA6" w:rsidP="001B1F08">
      <w:pPr>
        <w:pStyle w:val="normal0"/>
        <w:ind w:firstLine="720"/>
      </w:pPr>
      <w:r>
        <w:t xml:space="preserve">Interestingly, the distribution of care experience among deceased individuals when </w:t>
      </w:r>
      <w:r w:rsidR="00ED536F">
        <w:t xml:space="preserve">implementing the combination </w:t>
      </w:r>
      <w:r>
        <w:t xml:space="preserve">of interventions </w:t>
      </w:r>
      <w:r w:rsidR="00ED536F">
        <w:t>in comparison to</w:t>
      </w:r>
      <w:r>
        <w:t xml:space="preserve"> Universal Test &amp; </w:t>
      </w:r>
      <w:proofErr w:type="gramStart"/>
      <w:r>
        <w:t>Treat</w:t>
      </w:r>
      <w:r w:rsidR="00ED536F">
        <w:t>,</w:t>
      </w:r>
      <w:proofErr w:type="gramEnd"/>
      <w:r>
        <w:t xml:space="preserve"> highlights how both strategies significantly reduce HIV mortality but </w:t>
      </w:r>
      <w:r w:rsidR="00770CB9">
        <w:t xml:space="preserve">that this is achieved through different </w:t>
      </w:r>
      <w:r w:rsidR="007B37CF">
        <w:t xml:space="preserve">mechanisms </w:t>
      </w:r>
      <w:r w:rsidR="00770CB9">
        <w:t xml:space="preserve">(figure </w:t>
      </w:r>
      <w:r w:rsidR="00DE71B5">
        <w:t>4</w:t>
      </w:r>
      <w:r w:rsidR="00770CB9">
        <w:t>).</w:t>
      </w:r>
      <w:r w:rsidR="000701E1">
        <w:t xml:space="preserve"> We see that the combination of interventions is able to reduce the proportion of HIV-related deaths among individuals who were diagnosed but never initiated ART, but as none of the interventions enhance HIV-testing a similar proportion of individuals decease</w:t>
      </w:r>
      <w:r w:rsidR="002246D7">
        <w:t>,</w:t>
      </w:r>
      <w:r w:rsidR="000701E1">
        <w:t xml:space="preserve"> without being diagnosed</w:t>
      </w:r>
      <w:r w:rsidR="002246D7">
        <w:t>,</w:t>
      </w:r>
      <w:r w:rsidR="000701E1">
        <w:t xml:space="preserve"> to the baseline scenario.</w:t>
      </w:r>
      <w:r w:rsidR="0022518A">
        <w:t xml:space="preserve"> In contrast, in the Universal Test &amp; Treat intervention only 13% of individuals who suffered an HIV-related death never initiated ART</w:t>
      </w:r>
      <w:r w:rsidR="00677BF5">
        <w:t>;</w:t>
      </w:r>
      <w:r w:rsidR="00327F22">
        <w:t xml:space="preserve"> with the vast majority (51%) being lost from ART care before death.</w:t>
      </w:r>
      <w:r w:rsidR="00975BB8">
        <w:t xml:space="preserve"> Therefore, the total person-time spent on ART</w:t>
      </w:r>
      <w:r w:rsidR="00B119F2">
        <w:t xml:space="preserve"> </w:t>
      </w:r>
      <w:r w:rsidR="00975BB8">
        <w:t>by individuals in the Universal Test &amp; Treat intervention exceeds that of individuals in the combination intervention scenario, this is reflected by the increased cost of the Universal Test &amp; Treat intervention and the larger proportion of cost that is attributable to ART care.</w:t>
      </w:r>
    </w:p>
    <w:p w14:paraId="38EF08B3" w14:textId="77777777" w:rsidR="00EE63B4" w:rsidRDefault="00EE63B4" w:rsidP="001B1F08">
      <w:pPr>
        <w:pStyle w:val="normal0"/>
        <w:ind w:firstLine="720"/>
      </w:pPr>
    </w:p>
    <w:p w14:paraId="32677CBC" w14:textId="1F0FE201" w:rsidR="00DF1288" w:rsidRDefault="00817A72" w:rsidP="00817A72">
      <w:pPr>
        <w:pStyle w:val="normal0"/>
        <w:ind w:firstLine="720"/>
      </w:pPr>
      <w:r>
        <w:t xml:space="preserve">An alternative category of interventions recently hypothesised is that of tiered care, </w:t>
      </w:r>
      <w:r w:rsidR="00DF1288">
        <w:t>using patient strata to determine the provision of care services</w:t>
      </w:r>
      <w:r w:rsidR="008735E2">
        <w:t>.</w:t>
      </w:r>
      <w:r w:rsidR="006C0DB6">
        <w:t xml:space="preserve"> </w:t>
      </w:r>
      <w:r w:rsidR="00DF1288">
        <w:t xml:space="preserve">An example of this type of intervention comes from Babigumira </w:t>
      </w:r>
      <w:r w:rsidR="00DF1288" w:rsidRPr="00680636">
        <w:rPr>
          <w:i/>
        </w:rPr>
        <w:t>et al.</w:t>
      </w:r>
      <w:r w:rsidR="00DF1288">
        <w:t xml:space="preserve"> (2011), in which a task-shifting intervention was implemented for eligible patients at an HIV clinic in Kampala, Uganda</w:t>
      </w:r>
      <w:r w:rsidR="00DF1288">
        <w:fldChar w:fldCharType="begin"/>
      </w:r>
      <w:r w:rsidR="00DF1288">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Eligibility criteria selected adherent, healthy 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fldChar w:fldCharType="begin"/>
      </w:r>
      <w:r w:rsidR="00DF1288">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fldChar w:fldCharType="separate"/>
      </w:r>
      <w:r w:rsidR="00DF1288">
        <w:rPr>
          <w:lang w:val="en-US"/>
        </w:rPr>
        <w:t>{Babigumira:2011gg}</w:t>
      </w:r>
      <w:r w:rsidR="00DF1288">
        <w:fldChar w:fldCharType="end"/>
      </w:r>
      <w:r w:rsidR="00DF1288">
        <w:t>. This type of tiered intervention, selecting adherent patients to be monitored more infrequently, illustrates how care can be stratified between patients. Another example of tiered care illustrates how decentralising adherent patients on ART from a hospital-based clinic to a primary health care facility managed by nurses reduced the annual cost of care by 11% without compromising patient outcomes</w:t>
      </w:r>
      <w:r w:rsidR="00DF1288">
        <w:fldChar w:fldCharType="begin"/>
      </w:r>
      <w:r w:rsidR="00DF1288">
        <w:instrText xml:space="preserve"> ADDIN PAPERS2_CITATIONS &lt;citation&gt;&lt;uuid&gt;A5791323-B925-4511-93CC-EBDEF4A363B3&lt;/uuid&gt;&lt;priority&gt;84&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DF1288">
        <w:fldChar w:fldCharType="separate"/>
      </w:r>
      <w:r w:rsidR="00DF1288">
        <w:rPr>
          <w:lang w:val="en-US"/>
        </w:rPr>
        <w:t>{Long:2011cx}</w:t>
      </w:r>
      <w:r w:rsidR="00DF1288">
        <w:fldChar w:fldCharType="end"/>
      </w:r>
      <w:r w:rsidR="00DF1288">
        <w:t>. However, as this was an observational study, patients were not randomised to the down-referral group and as such this may have introduced undesirable bias into the results.</w:t>
      </w:r>
    </w:p>
    <w:p w14:paraId="6BB1790C" w14:textId="77777777" w:rsidR="00E104C3" w:rsidRDefault="00E104C3" w:rsidP="00817A72">
      <w:pPr>
        <w:pStyle w:val="normal0"/>
        <w:ind w:firstLine="720"/>
      </w:pPr>
    </w:p>
    <w:p w14:paraId="127DACBC" w14:textId="1C82B4E3" w:rsidR="00E104C3" w:rsidRPr="003D129B" w:rsidRDefault="00E104C3" w:rsidP="00817A72">
      <w:pPr>
        <w:pStyle w:val="normal0"/>
        <w:ind w:firstLine="720"/>
        <w:rPr>
          <w:b/>
          <w:i/>
        </w:rPr>
      </w:pPr>
      <w:r w:rsidRPr="003D129B">
        <w:rPr>
          <w:b/>
          <w:i/>
        </w:rPr>
        <w:t>Scope exists in this model for exploration of tiered interventions?</w:t>
      </w:r>
    </w:p>
    <w:p w14:paraId="12701B22" w14:textId="77777777" w:rsidR="00727013" w:rsidRDefault="00727013" w:rsidP="0086036A">
      <w:pPr>
        <w:pStyle w:val="normal0"/>
      </w:pPr>
    </w:p>
    <w:p w14:paraId="3C804AAD" w14:textId="26E82316" w:rsidR="001363E9" w:rsidRDefault="00D17502" w:rsidP="009F1741">
      <w:pPr>
        <w:pStyle w:val="normal0"/>
      </w:pPr>
      <w:r>
        <w:tab/>
        <w:t xml:space="preserve">The motivating stimuli </w:t>
      </w:r>
      <w:r w:rsidR="0005462D">
        <w:t>driving</w:t>
      </w:r>
      <w:r>
        <w:t xml:space="preserve"> </w:t>
      </w:r>
      <w:r w:rsidR="00D22909">
        <w:t>HIV-infected individuals</w:t>
      </w:r>
      <w:r>
        <w:t xml:space="preserve"> to seek care are not </w:t>
      </w:r>
      <w:r w:rsidR="00D22909">
        <w:t xml:space="preserve">yet </w:t>
      </w:r>
      <w:r>
        <w:t>fully understood.</w:t>
      </w:r>
      <w:r w:rsidR="00D22909">
        <w:t xml:space="preserve"> </w:t>
      </w:r>
      <w:r w:rsidR="00F62E51">
        <w:t>With</w:t>
      </w:r>
      <w:r w:rsidR="00D22909">
        <w:t xml:space="preserve"> progress </w:t>
      </w:r>
      <w:r w:rsidR="00F62E51">
        <w:t xml:space="preserve">being </w:t>
      </w:r>
      <w:r w:rsidR="00D22909">
        <w:t xml:space="preserve">made in other </w:t>
      </w:r>
      <w:proofErr w:type="gramStart"/>
      <w:r w:rsidR="00D22909">
        <w:t>fields{</w:t>
      </w:r>
      <w:proofErr w:type="gramEnd"/>
      <w:r w:rsidR="00D22909">
        <w:t>Buregyeya:2011fi, Salaniponi:2000tc, Pronyk:2001uk},</w:t>
      </w:r>
      <w:r w:rsidR="00F62E51">
        <w:t xml:space="preserve"> it is hoped that new insights into HIV health-care seeking behaviour will follow</w:t>
      </w:r>
      <w:r w:rsidR="009A1BF9">
        <w:t>{Burns:2014jz}</w:t>
      </w:r>
      <w:r w:rsidR="00F62E51">
        <w:t>.</w:t>
      </w:r>
      <w:r w:rsidR="00AE1406">
        <w:t xml:space="preserve"> </w:t>
      </w:r>
      <w:r w:rsidR="009C6E59">
        <w:t>Furthermore, the generalisability of these results to other settings remains undetermined; but for progress to be made in assessing the current state of care along with strategies to resolve deficiencies, individual-level longitudinal data</w:t>
      </w:r>
      <w:r w:rsidR="009A1BF9">
        <w:t xml:space="preserve"> similar to data provided by AMPATH will be required.</w:t>
      </w:r>
      <w:r w:rsidR="00F31908">
        <w:t xml:space="preserve"> </w:t>
      </w:r>
      <w:r w:rsidR="001363E9">
        <w:t>While a mathematical model can demonstrate the impact of a combination of interventions, it remains to be seen how such a strategy would be implemented by a real-world ART programme. For instance, it may be preferable</w:t>
      </w:r>
      <w:r w:rsidR="00646197">
        <w:t xml:space="preserve"> to distribute intervention implementation over time </w:t>
      </w:r>
      <w:r w:rsidR="00F31908">
        <w:t xml:space="preserve">as part of a </w:t>
      </w:r>
      <w:r w:rsidR="00646197">
        <w:t>graded response.</w:t>
      </w:r>
      <w:r w:rsidR="00F31908">
        <w:t xml:space="preserve"> Finally, </w:t>
      </w:r>
      <w:r w:rsidR="00AD609A">
        <w:t xml:space="preserve">the estimates of costs used in this model are predominantly based on findings from a large-scale multi-country analysis of cost, but the true scalability of these costs and their representation of the cost of intervention execution are debatable. </w:t>
      </w:r>
    </w:p>
    <w:p w14:paraId="7CF7F7AE" w14:textId="77777777" w:rsidR="004833E2" w:rsidRDefault="004833E2" w:rsidP="004833E2">
      <w:pPr>
        <w:pStyle w:val="normal0"/>
      </w:pPr>
    </w:p>
    <w:p w14:paraId="63D67818" w14:textId="77777777" w:rsidR="004833E2" w:rsidRDefault="004833E2" w:rsidP="004833E2">
      <w:pPr>
        <w:pStyle w:val="normal0"/>
        <w:ind w:firstLine="720"/>
      </w:pPr>
      <w:r>
        <w:t>Our results indicate that in Kenya, the effectiveness of current ART-programmes can be improved. While interventions targeting HIV testing and pre-ART retention are highly impactful, losses from care occur throughout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4FE5CB31" w14:textId="7AD1F5FA" w:rsidR="004833E2" w:rsidRDefault="004833E2" w:rsidP="00DE29DA">
      <w:pPr>
        <w:pStyle w:val="normal0"/>
        <w:ind w:firstLine="720"/>
      </w:pPr>
    </w:p>
    <w:p w14:paraId="316B9B42" w14:textId="77777777" w:rsidR="00217EF3" w:rsidRDefault="00217EF3" w:rsidP="0086036A">
      <w:pPr>
        <w:pStyle w:val="normal0"/>
        <w:pBdr>
          <w:bottom w:val="single" w:sz="6" w:space="1" w:color="auto"/>
        </w:pBdr>
      </w:pPr>
    </w:p>
    <w:p w14:paraId="66EA6453" w14:textId="5B9E7E7E" w:rsidR="00217EF3" w:rsidRDefault="008230DA" w:rsidP="0086036A">
      <w:pPr>
        <w:pStyle w:val="normal0"/>
      </w:pPr>
      <w:r>
        <w:t>OLD OLD OLD OLD LIKE A WOODEN SHIP.</w:t>
      </w:r>
    </w:p>
    <w:p w14:paraId="5CEA7B8D" w14:textId="1BA639BB" w:rsidR="00217EF3" w:rsidRDefault="00217EF3" w:rsidP="0086036A">
      <w:pPr>
        <w:pStyle w:val="normal0"/>
      </w:pPr>
    </w:p>
    <w:p w14:paraId="148F32F4" w14:textId="77777777" w:rsidR="00217EF3" w:rsidRPr="0086036A" w:rsidRDefault="00217EF3" w:rsidP="0086036A">
      <w:pPr>
        <w:pStyle w:val="normal0"/>
      </w:pPr>
    </w:p>
    <w:p w14:paraId="3E671ACF" w14:textId="4D1037EC" w:rsidR="001C6E99" w:rsidRDefault="00522CC2" w:rsidP="00243C83">
      <w:pPr>
        <w:pStyle w:val="normal0"/>
      </w:pPr>
      <w:r>
        <w:tab/>
      </w:r>
      <w:ins w:id="44" w:author="Ellen McRobie" w:date="2015-01-06T10:05:00Z">
        <w:r w:rsidR="003B057D">
          <w:t>T</w:t>
        </w:r>
      </w:ins>
      <w:r w:rsidR="00A34923">
        <w:t xml:space="preserve">he tools used to fight HIV are becoming more akin to those used to treat a long-term </w:t>
      </w:r>
      <w:commentRangeStart w:id="45"/>
      <w:r w:rsidR="00A34923">
        <w:t>chronic disease</w:t>
      </w:r>
      <w:commentRangeEnd w:id="45"/>
      <w:r w:rsidR="003B057D">
        <w:rPr>
          <w:rStyle w:val="CommentReference"/>
        </w:rPr>
        <w:commentReference w:id="45"/>
      </w:r>
      <w:r w:rsidR="00E2195F">
        <w:t>{vanSighem</w:t>
      </w:r>
      <w:proofErr w:type="gramStart"/>
      <w:r w:rsidR="00E2195F">
        <w:t>:2010gw</w:t>
      </w:r>
      <w:proofErr w:type="gramEnd"/>
      <w:r w:rsidR="00E2195F">
        <w:t>}</w:t>
      </w:r>
      <w:r w:rsidR="000163BB">
        <w:t>.</w:t>
      </w:r>
      <w:r w:rsidR="009450D2">
        <w:t xml:space="preserve"> Identifying infected individuals is </w:t>
      </w:r>
      <w:commentRangeStart w:id="46"/>
      <w:r w:rsidR="009450D2">
        <w:t>no longer the biggest hurdle</w:t>
      </w:r>
      <w:commentRangeEnd w:id="46"/>
      <w:r w:rsidR="00173ACA">
        <w:rPr>
          <w:rStyle w:val="CommentReference"/>
        </w:rPr>
        <w:commentReference w:id="46"/>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147C3F95" w14:textId="77777777" w:rsidR="007A0199" w:rsidRDefault="007A0199" w:rsidP="00243C83">
      <w:pPr>
        <w:pStyle w:val="normal0"/>
      </w:pPr>
    </w:p>
    <w:p w14:paraId="7D9FFC6F" w14:textId="5EC4C048" w:rsidR="00C426AB" w:rsidRDefault="00216F7C" w:rsidP="00215C6B">
      <w:pPr>
        <w:pStyle w:val="normal0"/>
        <w:ind w:firstLine="720"/>
      </w:pPr>
      <w:commentRangeStart w:id="47"/>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B6198D">
        <w:t xml:space="preserve"> (57</w:t>
      </w:r>
      <w:r w:rsidR="00CC2846">
        <w:t>%)</w:t>
      </w:r>
      <w:r w:rsidR="00E93F71">
        <w:t>.</w:t>
      </w:r>
      <w:r w:rsidR="00333989">
        <w:t xml:space="preserve"> </w:t>
      </w:r>
      <w:commentRangeEnd w:id="47"/>
      <w:r w:rsidR="003B057D">
        <w:rPr>
          <w:rStyle w:val="CommentReference"/>
        </w:rPr>
        <w:commentReference w:id="47"/>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DA42F33" w14:textId="77777777" w:rsidR="00333989" w:rsidRDefault="00333989" w:rsidP="00824C31">
      <w:pPr>
        <w:pStyle w:val="normal0"/>
      </w:pPr>
    </w:p>
    <w:p w14:paraId="1EB3A18E" w14:textId="027DCB69" w:rsidR="00BB2D4E" w:rsidRDefault="00824C31" w:rsidP="00824C31">
      <w:pPr>
        <w:pStyle w:val="normal0"/>
      </w:pPr>
      <w:r>
        <w:tab/>
        <w:t>A</w:t>
      </w:r>
      <w:r w:rsidR="003E286E">
        <w:t xml:space="preserve">dditionally, </w:t>
      </w:r>
      <w:r>
        <w:t xml:space="preserve">nearly 20% of </w:t>
      </w:r>
      <w:proofErr w:type="gramStart"/>
      <w:r>
        <w:t>individuals</w:t>
      </w:r>
      <w:r w:rsidR="0017631F">
        <w:t>’</w:t>
      </w:r>
      <w:proofErr w:type="gramEnd"/>
      <w:r>
        <w:t xml:space="preserve"> </w:t>
      </w:r>
      <w:r w:rsidR="003E286E">
        <w:t>who suffer an HIV-related death,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6C4978F5" w14:textId="77777777" w:rsidR="00C426AB" w:rsidRDefault="00C426AB" w:rsidP="00243C83">
      <w:pPr>
        <w:pStyle w:val="normal0"/>
        <w:rPr>
          <w:b/>
          <w:i/>
        </w:rPr>
      </w:pPr>
    </w:p>
    <w:p w14:paraId="59B24DEE" w14:textId="7777777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28649847" w14:textId="77777777" w:rsidR="002F54A4" w:rsidRDefault="002F54A4" w:rsidP="00243C83">
      <w:pPr>
        <w:pStyle w:val="normal0"/>
      </w:pPr>
    </w:p>
    <w:p w14:paraId="36329617" w14:textId="77777777"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4DB4AFF8" w14:textId="77777777" w:rsidR="00A9709A" w:rsidRDefault="00A9709A" w:rsidP="00243C83">
      <w:pPr>
        <w:pStyle w:val="normal0"/>
      </w:pPr>
    </w:p>
    <w:p w14:paraId="27CF9F1A" w14:textId="66A73086"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75253B">
        <w:instrText xml:space="preserve"> ADDIN PAPERS2_CITATIONS &lt;citation&gt;&lt;uuid&gt;D7ED5CF1-3640-4EBF-A7B6-94FFCCF75C8B&lt;/uuid&gt;&lt;priority&gt;83&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w:t>
      </w:r>
      <w:r w:rsidR="00554D45">
        <w:lastRenderedPageBreak/>
        <w:t xml:space="preserve">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5253B">
        <w:instrText xml:space="preserve"> ADDIN PAPERS2_CITATIONS &lt;citation&gt;&lt;uuid&gt;1B35EA3B-D177-4F3F-BEFC-6EBE250ECFA9&lt;/uuid&gt;&lt;priority&gt;84&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75253B">
        <w:instrText xml:space="preserve"> ADDIN PAPERS2_CITATIONS &lt;citation&gt;&lt;uuid&gt;177BC3CF-51AC-462D-87B8-6623BDE58030&lt;/uuid&gt;&lt;priority&gt;85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63177266" w14:textId="77777777" w:rsidR="00940364" w:rsidRDefault="00554D45" w:rsidP="008B75EC">
      <w:pPr>
        <w:pStyle w:val="normal0"/>
        <w:ind w:firstLine="720"/>
      </w:pPr>
      <w:r>
        <w:t xml:space="preserve"> </w:t>
      </w:r>
    </w:p>
    <w:p w14:paraId="158C979D" w14:textId="77777777"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4DA10C5E" w14:textId="77777777" w:rsidR="0099021A" w:rsidRDefault="0099021A" w:rsidP="00243C83">
      <w:pPr>
        <w:pStyle w:val="normal0"/>
      </w:pPr>
    </w:p>
    <w:p w14:paraId="3664640A" w14:textId="04F7CA3A"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75253B">
        <w:instrText xml:space="preserve"> ADDIN PAPERS2_CITATIONS &lt;citation&gt;&lt;uuid&gt;068EAD4B-6DAC-4982-A5AF-3E78E1F1B744&lt;/uuid&gt;&lt;priority&gt;86&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9E4CC4">
        <w:instrText xml:space="preserve"> ADDIN PAPERS2_CITATIONS &lt;citation&gt;&lt;uuid&gt;7B7481DB-8796-4005-8080-B40137FE0337&lt;/uuid&gt;&lt;priority&gt;80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445EB112" w14:textId="77777777" w:rsidR="00930519" w:rsidRDefault="00930519" w:rsidP="00555EB7">
      <w:pPr>
        <w:pStyle w:val="normal0"/>
        <w:ind w:firstLine="720"/>
      </w:pPr>
    </w:p>
    <w:p w14:paraId="7FBBC66B" w14:textId="77777777"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61B7F0A1" w14:textId="77777777" w:rsidR="00E95621" w:rsidRDefault="00E95621" w:rsidP="00555EB7">
      <w:pPr>
        <w:pStyle w:val="normal0"/>
        <w:ind w:firstLine="720"/>
      </w:pPr>
    </w:p>
    <w:p w14:paraId="689730C5" w14:textId="77777777"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0B36DF12" w14:textId="77777777" w:rsidR="00A613AB" w:rsidRDefault="00A613AB" w:rsidP="00A613AB">
      <w:pPr>
        <w:pStyle w:val="normal0"/>
        <w:ind w:firstLine="720"/>
      </w:pPr>
    </w:p>
    <w:p w14:paraId="53185F6C" w14:textId="48D96221"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9E4CC4">
        <w:instrText xml:space="preserve"> ADDIN PAPERS2_CITATIONS &lt;citation&gt;&lt;uuid&gt;CE8B915D-135A-4948-B2FE-DCCC3322064E&lt;/uuid&gt;&lt;priority&gt;82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9E4CC4">
        <w:instrText xml:space="preserve"> ADDIN PAPERS2_CITATIONS &lt;citation&gt;&lt;uuid&gt;5EC0C3E0-4109-4150-A92E-6B3F74897BC6&lt;/uuid&gt;&lt;priority&gt;83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 xml:space="preserve">decentralising adherent patients on ART from a hospital-based clinic to a primary health care facility managed by nurses reduced the annual cost of care by 11% </w:t>
      </w:r>
      <w:r w:rsidR="00ED7BDF">
        <w:lastRenderedPageBreak/>
        <w:t>without compromising patient outcomes</w:t>
      </w:r>
      <w:r w:rsidR="00B155F3">
        <w:fldChar w:fldCharType="begin"/>
      </w:r>
      <w:r w:rsidR="009E4CC4">
        <w:instrText xml:space="preserve"> ADDIN PAPERS2_CITATIONS &lt;citation&gt;&lt;uuid&gt;A5791323-B925-4511-93CC-EBDEF4A363B3&lt;/uuid&gt;&lt;priority&gt;84&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6911A0AD" w14:textId="77777777" w:rsidR="008E54C1" w:rsidRDefault="008E54C1" w:rsidP="0013403D">
      <w:pPr>
        <w:pStyle w:val="normal0"/>
        <w:ind w:firstLine="720"/>
      </w:pPr>
    </w:p>
    <w:p w14:paraId="644E0302" w14:textId="14264F13"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9E4CC4">
        <w:instrText xml:space="preserve"> ADDIN PAPERS2_CITATIONS &lt;citation&gt;&lt;uuid&gt;6C9BFF2D-316C-4B12-A7EB-41DD77527F7B&lt;/uuid&gt;&lt;priority&gt;85&lt;/priority&gt;&lt;publications&gt;&lt;publication&gt;&lt;location&gt;&amp;lt;html&amp;gt;&amp;lt;head&amp;gt;&amp;lt;meta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9E4CC4">
        <w:instrText xml:space="preserve"> ADDIN PAPERS2_CITATIONS &lt;citation&gt;&lt;uuid&gt;2CD5A02E-20CC-4F31-B231-4FB50A6346E3&lt;/uuid&gt;&lt;priority&gt;86&lt;/priority&gt;&lt;publications&gt;&lt;publication&gt;&lt;location&gt;&amp;lt;html&amp;gt;&amp;lt;head&amp;gt;&amp;lt;meta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FD64EBA" w14:textId="77777777" w:rsidR="00125F41" w:rsidRDefault="00125F41" w:rsidP="0013403D">
      <w:pPr>
        <w:pStyle w:val="normal0"/>
        <w:ind w:firstLine="720"/>
      </w:pPr>
    </w:p>
    <w:p w14:paraId="7B96F7BB" w14:textId="227052C6"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9E4CC4">
        <w:instrText xml:space="preserve"> ADDIN PAPERS2_CITATIONS &lt;citation&gt;&lt;uuid&gt;16B576E4-D50C-46E9-85A9-F5369048951E&lt;/uuid&gt;&lt;priority&gt;87&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9AAA9AE" w14:textId="77777777" w:rsidR="00C07325" w:rsidRDefault="00C07325" w:rsidP="007734BB">
      <w:pPr>
        <w:pStyle w:val="normal0"/>
      </w:pPr>
    </w:p>
    <w:p w14:paraId="533C7604" w14:textId="77777777"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51885051" w14:textId="77777777" w:rsidR="00C07325" w:rsidRDefault="00C07325" w:rsidP="007734BB">
      <w:pPr>
        <w:pStyle w:val="normal0"/>
      </w:pPr>
    </w:p>
    <w:p w14:paraId="757E1D99"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02425F30" w14:textId="77777777" w:rsidR="00A024D8" w:rsidRDefault="00A024D8" w:rsidP="00A024D8">
      <w:pPr>
        <w:pStyle w:val="normal0"/>
        <w:ind w:firstLine="359"/>
      </w:pPr>
    </w:p>
    <w:p w14:paraId="474A576E" w14:textId="77777777"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w:t>
      </w:r>
      <w:r w:rsidR="00700E14">
        <w:lastRenderedPageBreak/>
        <w:t xml:space="preserve">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0A08EA23" w14:textId="77777777" w:rsidR="00C07325" w:rsidRDefault="00C07325">
      <w:pPr>
        <w:pStyle w:val="normal0"/>
        <w:contextualSpacing w:val="0"/>
      </w:pPr>
    </w:p>
    <w:p w14:paraId="130AFCA9" w14:textId="77777777"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278B9EDC" w14:textId="77777777" w:rsidR="00C07325" w:rsidRDefault="00C07325">
      <w:pPr>
        <w:pStyle w:val="normal0"/>
        <w:contextualSpacing w:val="0"/>
      </w:pPr>
    </w:p>
    <w:p w14:paraId="325A31FE"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493CAF78" w14:textId="77777777" w:rsidR="00D21063" w:rsidRDefault="00D21063" w:rsidP="00D21063">
      <w:pPr>
        <w:pStyle w:val="normal0"/>
        <w:ind w:firstLine="359"/>
      </w:pPr>
    </w:p>
    <w:p w14:paraId="38247266" w14:textId="77777777"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69458ACB" w14:textId="77777777" w:rsidR="00A6541D" w:rsidRDefault="00A6541D">
      <w:pPr>
        <w:pStyle w:val="normal0"/>
        <w:contextualSpacing w:val="0"/>
      </w:pPr>
    </w:p>
    <w:p w14:paraId="2C18DEDE" w14:textId="77777777" w:rsidR="004833E2"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w:t>
      </w:r>
    </w:p>
    <w:p w14:paraId="709E42A2" w14:textId="77777777" w:rsidR="004833E2" w:rsidRDefault="004833E2" w:rsidP="00A613AB">
      <w:pPr>
        <w:pStyle w:val="normal0"/>
        <w:ind w:firstLine="720"/>
      </w:pPr>
    </w:p>
    <w:p w14:paraId="2BEA827C" w14:textId="512AC396" w:rsidR="00E9555A" w:rsidRPr="00A613AB" w:rsidRDefault="00E201C6" w:rsidP="00A613AB">
      <w:pPr>
        <w:pStyle w:val="normal0"/>
        <w:ind w:firstLine="720"/>
      </w:pPr>
      <w:r>
        <w:t xml:space="preserve">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48" w:name="h.5bj1t1rwxn4u" w:colFirst="0" w:colLast="0"/>
      <w:bookmarkEnd w:id="48"/>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3B021E65" w14:textId="6C707F68" w:rsidR="00354BF3" w:rsidRDefault="0004446E">
      <w:pPr>
        <w:pStyle w:val="Heading1"/>
        <w:contextualSpacing w:val="0"/>
      </w:pPr>
      <w:r>
        <w:t>Acknowledgements</w:t>
      </w:r>
      <w:bookmarkStart w:id="49" w:name="h.pbwlevpo3yu5" w:colFirst="0" w:colLast="0"/>
      <w:bookmarkEnd w:id="49"/>
    </w:p>
    <w:p w14:paraId="63AE3FA0" w14:textId="5B5654E8" w:rsidR="00354BF3" w:rsidRDefault="0004446E">
      <w:pPr>
        <w:pStyle w:val="Heading1"/>
        <w:contextualSpacing w:val="0"/>
      </w:pPr>
      <w:r>
        <w:t>References</w:t>
      </w:r>
      <w:bookmarkStart w:id="50" w:name="h.i9jxy126drmb" w:colFirst="0" w:colLast="0"/>
      <w:bookmarkEnd w:id="50"/>
    </w:p>
    <w:p w14:paraId="2ECBD649" w14:textId="77777777" w:rsidR="00C07325" w:rsidRDefault="0004446E">
      <w:pPr>
        <w:pStyle w:val="Heading1"/>
        <w:contextualSpacing w:val="0"/>
      </w:pPr>
      <w:r>
        <w:t>Figure Legends</w:t>
      </w:r>
    </w:p>
    <w:p w14:paraId="5CE87D58" w14:textId="77777777" w:rsidR="00C07325" w:rsidRDefault="00C07325">
      <w:pPr>
        <w:pStyle w:val="normal0"/>
        <w:contextualSpacing w:val="0"/>
      </w:pPr>
    </w:p>
    <w:p w14:paraId="5E1D761A" w14:textId="77777777" w:rsidR="00C07325" w:rsidRDefault="0004446E">
      <w:pPr>
        <w:pStyle w:val="normal0"/>
        <w:contextualSpacing w:val="0"/>
      </w:pPr>
      <w:r>
        <w:rPr>
          <w:i/>
        </w:rPr>
        <w:lastRenderedPageBreak/>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B48BB2F" w14:textId="77777777"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2041B798" w14:textId="77777777"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142CFA91" w14:textId="77777777"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24EFE7A6" w14:textId="6351EA42" w:rsidR="00FA6B1B" w:rsidRPr="00FA6B1B" w:rsidRDefault="00FA6B1B">
      <w:pPr>
        <w:pStyle w:val="normal0"/>
        <w:contextualSpacing w:val="0"/>
      </w:pPr>
      <w:r>
        <w:rPr>
          <w:i/>
        </w:rPr>
        <w:t xml:space="preserve">Table 1 </w:t>
      </w:r>
      <w:proofErr w:type="gramStart"/>
      <w:r>
        <w:rPr>
          <w:i/>
        </w:rPr>
        <w:t xml:space="preserve">– </w:t>
      </w:r>
      <w:r w:rsidR="001B6DB5">
        <w:rPr>
          <w:i/>
        </w:rPr>
        <w:t>?</w:t>
      </w:r>
      <w:proofErr w:type="gramEnd"/>
    </w:p>
    <w:p w14:paraId="2834C287" w14:textId="5FE0F4D0" w:rsidR="00C07325" w:rsidRDefault="00194932">
      <w:pPr>
        <w:pStyle w:val="normal0"/>
        <w:contextualSpacing w:val="0"/>
        <w:rPr>
          <w:i/>
        </w:rPr>
      </w:pPr>
      <w:r>
        <w:rPr>
          <w:i/>
        </w:rPr>
        <w:t xml:space="preserve">Table </w:t>
      </w:r>
      <w:r w:rsidR="00FA6B1B">
        <w:rPr>
          <w:i/>
        </w:rPr>
        <w:t>2</w:t>
      </w:r>
      <w:r>
        <w:rPr>
          <w:i/>
        </w:rPr>
        <w:t xml:space="preserve"> – </w:t>
      </w:r>
      <w:r w:rsidR="0004446E">
        <w:rPr>
          <w:i/>
        </w:rPr>
        <w:t xml:space="preserve">Summary of interventions </w:t>
      </w:r>
      <w:r w:rsidR="00195261">
        <w:rPr>
          <w:i/>
        </w:rPr>
        <w:t>applied from 2010 to 2030.</w:t>
      </w:r>
    </w:p>
    <w:p w14:paraId="38053F82" w14:textId="1BF2FB89" w:rsidR="00FA6B1B" w:rsidRDefault="00FA6B1B">
      <w:pPr>
        <w:pStyle w:val="normal0"/>
        <w:contextualSpacing w:val="0"/>
      </w:pPr>
      <w:r>
        <w:rPr>
          <w:i/>
        </w:rPr>
        <w:t xml:space="preserve">Table 3 </w:t>
      </w:r>
      <w:proofErr w:type="gramStart"/>
      <w:r>
        <w:rPr>
          <w:i/>
        </w:rPr>
        <w:t>– ?</w:t>
      </w:r>
      <w:proofErr w:type="gramEnd"/>
    </w:p>
    <w:p w14:paraId="0B177543" w14:textId="77777777" w:rsidR="00C07325" w:rsidRDefault="0004446E">
      <w:pPr>
        <w:pStyle w:val="Heading1"/>
        <w:contextualSpacing w:val="0"/>
      </w:pPr>
      <w:bookmarkStart w:id="51" w:name="h.n9mfvkja78ix" w:colFirst="0" w:colLast="0"/>
      <w:bookmarkEnd w:id="51"/>
      <w:r>
        <w:t>Supporting Information</w:t>
      </w:r>
    </w:p>
    <w:p w14:paraId="4B6D2B02" w14:textId="4F87C092" w:rsidR="00842F3E" w:rsidRPr="00156A8A" w:rsidRDefault="00E3215F" w:rsidP="00156A8A">
      <w:pPr>
        <w:pStyle w:val="normal0"/>
      </w:pPr>
      <w:r>
        <w:t>See appendix.</w:t>
      </w:r>
    </w:p>
    <w:p w14:paraId="44A6D1D9" w14:textId="549501CD" w:rsidR="00FD78CE" w:rsidRPr="00DB2702" w:rsidRDefault="00FD78CE" w:rsidP="00DB2702">
      <w:pPr>
        <w:pStyle w:val="ListParagraph"/>
        <w:rPr>
          <w:lang w:val="en-AU"/>
        </w:rPr>
      </w:pPr>
    </w:p>
    <w:p w14:paraId="5094A9E1"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ack Olney" w:date="2015-01-10T16:03:00Z" w:initials="JO">
    <w:p w14:paraId="2DEA79E4" w14:textId="47C4AD6C" w:rsidR="00AF6206" w:rsidRDefault="00AF6206">
      <w:pPr>
        <w:pStyle w:val="CommentText"/>
      </w:pPr>
      <w:r>
        <w:rPr>
          <w:rStyle w:val="CommentReference"/>
        </w:rPr>
        <w:annotationRef/>
      </w:r>
      <w:r>
        <w:t>Leaving abstract for the moment until the rest of the paper is nailed down.</w:t>
      </w:r>
    </w:p>
  </w:comment>
  <w:comment w:id="3" w:author="Jeff Eaton" w:date="2015-01-10T16:02:00Z" w:initials="JE">
    <w:p w14:paraId="0624EEA5" w14:textId="77777777" w:rsidR="00AF6206" w:rsidRDefault="00AF6206" w:rsidP="00A86169">
      <w:pPr>
        <w:pStyle w:val="CommentText"/>
      </w:pPr>
      <w:r>
        <w:rPr>
          <w:rStyle w:val="CommentReference"/>
        </w:rPr>
        <w:annotationRef/>
      </w:r>
      <w:r>
        <w:t>Likely true, but in my opinion a slight diversion from our main focus—I suggest we keep attention on the most effective and CE ways to reduce health losses to HIV.</w:t>
      </w:r>
    </w:p>
  </w:comment>
  <w:comment w:id="4" w:author="Jeff Eaton" w:date="2015-01-10T16:02:00Z" w:initials="JE">
    <w:p w14:paraId="51E3EDD5" w14:textId="77777777" w:rsidR="00AF6206" w:rsidRDefault="00AF6206" w:rsidP="00A86169">
      <w:pPr>
        <w:pStyle w:val="CommentText"/>
      </w:pPr>
      <w:r>
        <w:rPr>
          <w:rStyle w:val="CommentReference"/>
        </w:rPr>
        <w:annotationRef/>
      </w:r>
      <w:r>
        <w:t>Define this.</w:t>
      </w:r>
    </w:p>
  </w:comment>
  <w:comment w:id="5" w:author="Jeff Eaton" w:date="2015-01-10T16:02:00Z" w:initials="JE">
    <w:p w14:paraId="3027DF91" w14:textId="77777777" w:rsidR="00AF6206" w:rsidRDefault="00AF6206" w:rsidP="00A86169">
      <w:pPr>
        <w:pStyle w:val="CommentText"/>
      </w:pPr>
      <w:r>
        <w:rPr>
          <w:rStyle w:val="CommentReference"/>
        </w:rPr>
        <w:annotationRef/>
      </w:r>
      <w:r>
        <w:t>This seems vague</w:t>
      </w:r>
    </w:p>
  </w:comment>
  <w:comment w:id="6" w:author="Jeff Eaton" w:date="2015-01-10T16:02:00Z" w:initials="JE">
    <w:p w14:paraId="04B899B1" w14:textId="77777777" w:rsidR="00AF6206" w:rsidRDefault="00AF6206" w:rsidP="00A86169">
      <w:pPr>
        <w:pStyle w:val="CommentText"/>
      </w:pPr>
      <w:r>
        <w:rPr>
          <w:rStyle w:val="CommentReference"/>
        </w:rPr>
        <w:annotationRef/>
      </w:r>
      <w:r>
        <w:t>What about never initiating treatment at all?</w:t>
      </w:r>
    </w:p>
  </w:comment>
  <w:comment w:id="9" w:author="Jeff Eaton" w:date="2015-01-10T16:02:00Z" w:initials="JE">
    <w:p w14:paraId="38ECD0E0" w14:textId="77777777" w:rsidR="00AF6206" w:rsidRDefault="00AF6206" w:rsidP="00A86169">
      <w:pPr>
        <w:pStyle w:val="CommentText"/>
      </w:pPr>
      <w:r>
        <w:rPr>
          <w:rStyle w:val="CommentReference"/>
        </w:rPr>
        <w:annotationRef/>
      </w:r>
      <w:r>
        <w:t>What does this constitute?</w:t>
      </w:r>
    </w:p>
  </w:comment>
  <w:comment w:id="10" w:author="Jeff Eaton" w:date="2015-01-10T16:02:00Z" w:initials="JE">
    <w:p w14:paraId="7015F657" w14:textId="77777777" w:rsidR="00AF6206" w:rsidRDefault="00AF6206" w:rsidP="00A86169">
      <w:pPr>
        <w:pStyle w:val="CommentText"/>
      </w:pPr>
      <w:r>
        <w:rPr>
          <w:rStyle w:val="CommentReference"/>
        </w:rPr>
        <w:annotationRef/>
      </w:r>
      <w:r>
        <w:rPr>
          <w:rStyle w:val="CommentReference"/>
        </w:rPr>
        <w:t>Describe something about the nature of interventions considered</w:t>
      </w:r>
    </w:p>
  </w:comment>
  <w:comment w:id="11" w:author="Jeff Eaton" w:date="2015-01-10T16:02:00Z" w:initials="JE">
    <w:p w14:paraId="15986710" w14:textId="77777777" w:rsidR="00AF6206" w:rsidRDefault="00AF6206" w:rsidP="00A86169">
      <w:pPr>
        <w:pStyle w:val="CommentText"/>
      </w:pPr>
      <w:r>
        <w:rPr>
          <w:rStyle w:val="CommentReference"/>
        </w:rPr>
        <w:annotationRef/>
      </w:r>
      <w:r>
        <w:t>Quantitative result?</w:t>
      </w:r>
    </w:p>
  </w:comment>
  <w:comment w:id="12" w:author="Jeff Eaton" w:date="2015-01-10T16:02:00Z" w:initials="JE">
    <w:p w14:paraId="12B6833E" w14:textId="77777777" w:rsidR="00AF6206" w:rsidRDefault="00AF6206" w:rsidP="00A86169">
      <w:pPr>
        <w:pStyle w:val="CommentText"/>
      </w:pPr>
      <w:r>
        <w:rPr>
          <w:rStyle w:val="CommentReference"/>
        </w:rPr>
        <w:annotationRef/>
      </w:r>
      <w:r>
        <w:t>These numbers are dimensionless — can we describe them relative to something? E.g. the % of all HIV DALYs averted?</w:t>
      </w:r>
    </w:p>
  </w:comment>
  <w:comment w:id="13" w:author="Jeff Eaton" w:date="2015-01-10T16:02:00Z" w:initials="JE">
    <w:p w14:paraId="7ED59E5D" w14:textId="77777777" w:rsidR="00AF6206" w:rsidRDefault="00AF6206" w:rsidP="00A86169">
      <w:pPr>
        <w:pStyle w:val="CommentText"/>
      </w:pPr>
      <w:r>
        <w:rPr>
          <w:rStyle w:val="CommentReference"/>
        </w:rPr>
        <w:annotationRef/>
      </w:r>
      <w:r>
        <w:t xml:space="preserve">How do the magnitude of impacts compare? Does the multiple intervention scenario </w:t>
      </w:r>
      <w:r w:rsidRPr="0034289D">
        <w:rPr>
          <w:i/>
        </w:rPr>
        <w:t>dominate</w:t>
      </w:r>
      <w:r>
        <w:t xml:space="preserve"> UTT?</w:t>
      </w:r>
    </w:p>
  </w:comment>
  <w:comment w:id="22" w:author="Tim Hallett" w:date="2015-01-07T12:26:00Z" w:initials="TH">
    <w:p w14:paraId="148D1A12" w14:textId="77777777" w:rsidR="00AF6206" w:rsidRDefault="00AF6206">
      <w:pPr>
        <w:pStyle w:val="CommentText"/>
      </w:pPr>
      <w:r>
        <w:rPr>
          <w:rStyle w:val="CommentReference"/>
        </w:rPr>
        <w:annotationRef/>
      </w:r>
      <w:r>
        <w:t>Is it possible to add references to the table? Or notes on the source?</w:t>
      </w:r>
    </w:p>
  </w:comment>
  <w:comment w:id="23" w:author="Jack Olney" w:date="2015-01-08T12:19:00Z" w:initials="JO">
    <w:p w14:paraId="1FCD600D" w14:textId="3E2B4651" w:rsidR="00AF6206" w:rsidRDefault="00AF6206">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25" w:author="Tim Hallett" w:date="2015-01-08T11:48:00Z" w:initials="TH">
    <w:p w14:paraId="0A231B60" w14:textId="77777777" w:rsidR="00AF6206" w:rsidRDefault="00AF6206" w:rsidP="00260E0F">
      <w:pPr>
        <w:pStyle w:val="CommentText"/>
      </w:pPr>
      <w:r>
        <w:rPr>
          <w:rStyle w:val="CommentReference"/>
        </w:rPr>
        <w:annotationRef/>
      </w:r>
      <w:r>
        <w:t>How can we justify this? The work of Jenny and Ruanne suggest some cost here, doesn’t it?</w:t>
      </w:r>
    </w:p>
  </w:comment>
  <w:comment w:id="26" w:author="Jack Olney" w:date="2015-01-08T12:33:00Z" w:initials="JO">
    <w:p w14:paraId="6F36AE39" w14:textId="52629933" w:rsidR="00AF6206" w:rsidRDefault="00AF6206">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7" w:author="Tim Hallett" w:date="2015-01-08T11:48:00Z" w:initials="TH">
    <w:p w14:paraId="7FDDD876" w14:textId="77777777" w:rsidR="00AF6206" w:rsidRDefault="00AF6206" w:rsidP="00260E0F">
      <w:pPr>
        <w:pStyle w:val="CommentText"/>
      </w:pPr>
      <w:r>
        <w:rPr>
          <w:rStyle w:val="CommentReference"/>
        </w:rPr>
        <w:annotationRef/>
      </w:r>
      <w:r>
        <w:t>Seem to me like we need two scenarios in this one now. 0% would be best. What can say about what is realistic?</w:t>
      </w:r>
    </w:p>
  </w:comment>
  <w:comment w:id="28" w:author="Jack Olney" w:date="2015-01-08T13:38:00Z" w:initials="JO">
    <w:p w14:paraId="2E9B4744" w14:textId="24812CCD" w:rsidR="00AF6206" w:rsidRDefault="00AF6206">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w:t>
      </w:r>
      <w:proofErr w:type="gramStart"/>
      <w:r>
        <w:t>perhaps</w:t>
      </w:r>
      <w:proofErr w:type="gramEnd"/>
      <w:r>
        <w:t xml:space="preserve"> getting ahead of myself here).</w:t>
      </w:r>
    </w:p>
  </w:comment>
  <w:comment w:id="29" w:author="Tim Hallett" w:date="2015-01-08T11:48:00Z" w:initials="TH">
    <w:p w14:paraId="7CC6159C" w14:textId="77777777" w:rsidR="00AF6206" w:rsidRDefault="00AF6206" w:rsidP="00260E0F">
      <w:pPr>
        <w:pStyle w:val="CommentText"/>
      </w:pPr>
      <w:r>
        <w:rPr>
          <w:rStyle w:val="CommentReference"/>
        </w:rPr>
        <w:annotationRef/>
      </w:r>
      <w:r>
        <w:t>Shouldn’t this have the same assumption as “maximum HBCT” for comparison.</w:t>
      </w:r>
    </w:p>
  </w:comment>
  <w:comment w:id="30" w:author="Jack Olney" w:date="2015-01-08T13:43:00Z" w:initials="JO">
    <w:p w14:paraId="6C22FC93" w14:textId="00AD64A5" w:rsidR="00AF6206" w:rsidRDefault="00AF6206">
      <w:pPr>
        <w:pStyle w:val="CommentText"/>
      </w:pPr>
      <w:r>
        <w:rPr>
          <w:rStyle w:val="CommentReference"/>
        </w:rPr>
        <w:annotationRef/>
      </w:r>
      <w:r>
        <w:t>Currently uses the realistic HBCT intervention here.</w:t>
      </w:r>
    </w:p>
  </w:comment>
  <w:comment w:id="32" w:author="Tim Hallett" w:date="2015-01-08T11:48:00Z" w:initials="TH">
    <w:p w14:paraId="5637ED7E" w14:textId="77777777" w:rsidR="00AF6206" w:rsidRDefault="00AF6206" w:rsidP="00260E0F">
      <w:pPr>
        <w:pStyle w:val="CommentText"/>
      </w:pPr>
      <w:r>
        <w:rPr>
          <w:rStyle w:val="CommentReference"/>
        </w:rPr>
        <w:annotationRef/>
      </w:r>
      <w:r>
        <w:t>Don’t understand these two separate processes. Is the 20% failure to start Art that they decline to start ART.</w:t>
      </w:r>
    </w:p>
    <w:p w14:paraId="3A9EE34D" w14:textId="77777777" w:rsidR="00AF6206" w:rsidRDefault="00AF6206" w:rsidP="00260E0F">
      <w:pPr>
        <w:pStyle w:val="CommentText"/>
      </w:pPr>
      <w:r>
        <w:t>Shouldn’t the ‘realistic impact’ here have the same assumptions as the “realistic impact” HBCT about those components?</w:t>
      </w:r>
    </w:p>
    <w:p w14:paraId="7C82C35B" w14:textId="77777777" w:rsidR="00AF6206" w:rsidRDefault="00AF6206" w:rsidP="00260E0F">
      <w:pPr>
        <w:pStyle w:val="CommentText"/>
      </w:pPr>
    </w:p>
    <w:p w14:paraId="3F8D77B7" w14:textId="77777777" w:rsidR="00AF6206" w:rsidRDefault="00AF6206" w:rsidP="00260E0F">
      <w:pPr>
        <w:pStyle w:val="CommentText"/>
      </w:pPr>
      <w:r>
        <w:t xml:space="preserve"> </w:t>
      </w:r>
    </w:p>
  </w:comment>
  <w:comment w:id="31" w:author="Jack Olney" w:date="2015-01-08T14:02:00Z" w:initials="JO">
    <w:p w14:paraId="63BAE1E0" w14:textId="7860F02E" w:rsidR="00AF6206" w:rsidRDefault="00AF6206">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35" w:author="Tim Hallett" w:date="2015-01-07T13:03:00Z" w:initials="TH">
    <w:p w14:paraId="79989703" w14:textId="77777777" w:rsidR="00AF6206" w:rsidRDefault="00AF6206">
      <w:pPr>
        <w:pStyle w:val="CommentText"/>
      </w:pPr>
      <w:ins w:id="37"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36" w:author="Jack Olney" w:date="2015-01-13T09:27:00Z" w:initials="JO">
    <w:p w14:paraId="038DC889" w14:textId="44E49779" w:rsidR="00AF6206" w:rsidRDefault="00AF6206">
      <w:pPr>
        <w:pStyle w:val="CommentText"/>
      </w:pPr>
      <w:r>
        <w:rPr>
          <w:rStyle w:val="CommentReference"/>
        </w:rPr>
        <w:annotationRef/>
      </w:r>
      <w:r>
        <w:t>If I understand this correctly, this would involve working through all permutations of interventions in a bundle of x interventions before moving to a bundle of x+1 interventions?</w:t>
      </w:r>
    </w:p>
  </w:comment>
  <w:comment w:id="40" w:author="Jack Olney" w:date="2015-01-13T14:52:00Z" w:initials="JO">
    <w:p w14:paraId="7F9DF9A2" w14:textId="1019805E" w:rsidR="00AF6206" w:rsidRDefault="00AF6206">
      <w:pPr>
        <w:pStyle w:val="CommentText"/>
      </w:pPr>
      <w:r>
        <w:rPr>
          <w:rStyle w:val="CommentReference"/>
        </w:rPr>
        <w:annotationRef/>
      </w:r>
      <w:r>
        <w:t>From Jeff’s earlier comment: do we have a threshold for “high-impact” and “low-cost” or should I be choosing one based on the results?</w:t>
      </w:r>
    </w:p>
  </w:comment>
  <w:comment w:id="41" w:author="Jack Olney" w:date="2015-01-13T14:58:00Z" w:initials="JO">
    <w:p w14:paraId="26012C43" w14:textId="7F302842" w:rsidR="00AF6206" w:rsidRDefault="00AF6206">
      <w:pPr>
        <w:pStyle w:val="CommentText"/>
      </w:pPr>
      <w:r>
        <w:rPr>
          <w:rStyle w:val="CommentReference"/>
        </w:rPr>
        <w:annotationRef/>
      </w:r>
      <w:r>
        <w:t>Population?</w:t>
      </w:r>
    </w:p>
  </w:comment>
  <w:comment w:id="42" w:author="Jack Olney" w:date="2015-01-13T15:11:00Z" w:initials="JO">
    <w:p w14:paraId="307588F1" w14:textId="2BE5B3E2" w:rsidR="00AF6206" w:rsidRDefault="00AF6206">
      <w:pPr>
        <w:pStyle w:val="CommentText"/>
      </w:pPr>
      <w:r>
        <w:rPr>
          <w:rStyle w:val="CommentReference"/>
        </w:rPr>
        <w:annotationRef/>
      </w:r>
      <w:r>
        <w:t>Don’t like this sentence.</w:t>
      </w:r>
    </w:p>
  </w:comment>
  <w:comment w:id="43" w:author="Jack Olney" w:date="2015-01-13T16:22:00Z" w:initials="JO">
    <w:p w14:paraId="0F628482" w14:textId="76273905" w:rsidR="00AF6206" w:rsidRDefault="00AF6206">
      <w:pPr>
        <w:pStyle w:val="CommentText"/>
      </w:pPr>
      <w:r>
        <w:rPr>
          <w:rStyle w:val="CommentReference"/>
        </w:rPr>
        <w:annotationRef/>
      </w:r>
      <w:r>
        <w:t>This doesn’t hit on the chimeric nature of HBCT, yet.</w:t>
      </w:r>
    </w:p>
  </w:comment>
  <w:comment w:id="45" w:author="Ellen McRobie" w:date="2015-01-06T10:06:00Z" w:initials="EM">
    <w:p w14:paraId="6C896D3C" w14:textId="77777777" w:rsidR="00AF6206" w:rsidRDefault="00AF6206">
      <w:pPr>
        <w:pStyle w:val="CommentText"/>
      </w:pPr>
      <w:r>
        <w:rPr>
          <w:rStyle w:val="CommentReference"/>
        </w:rPr>
        <w:annotationRef/>
      </w:r>
      <w:r>
        <w:t>(I’m just being daft, but I am not sure what this means or how this implies it differs from before)</w:t>
      </w:r>
    </w:p>
  </w:comment>
  <w:comment w:id="46" w:author="Ellen McRobie" w:date="2015-01-06T10:07:00Z" w:initials="EM">
    <w:p w14:paraId="6F307A99" w14:textId="77777777" w:rsidR="00AF6206" w:rsidRDefault="00AF6206">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47" w:author="Ellen McRobie" w:date="2015-01-06T10:05:00Z" w:initials="EM">
    <w:p w14:paraId="31DC3DB0" w14:textId="77777777" w:rsidR="00AF6206" w:rsidRDefault="00AF6206"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w:t>
      </w:r>
      <w:proofErr w:type="gramStart"/>
      <w:r>
        <w:t>..</w:t>
      </w:r>
      <w:proofErr w:type="gramEnd"/>
      <w:r>
        <w:t xml:space="preserve"> Not sure</w:t>
      </w:r>
      <w:proofErr w:type="gramStart"/>
      <w:r>
        <w:t>..</w:t>
      </w:r>
      <w:proofErr w:type="gramEnd"/>
      <w:r>
        <w:t xml:space="preserve"> I may also be totally wrong.</w:t>
      </w:r>
    </w:p>
    <w:p w14:paraId="69375763" w14:textId="77777777" w:rsidR="00AF6206" w:rsidRDefault="00AF6206">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AF6206" w:rsidRDefault="00AF6206">
      <w:pPr>
        <w:spacing w:line="240" w:lineRule="auto"/>
      </w:pPr>
      <w:r>
        <w:separator/>
      </w:r>
    </w:p>
  </w:endnote>
  <w:endnote w:type="continuationSeparator" w:id="0">
    <w:p w14:paraId="4FBC26F3" w14:textId="77777777" w:rsidR="00AF6206" w:rsidRDefault="00AF62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AF6206" w:rsidRDefault="00AF6206">
    <w:pPr>
      <w:pStyle w:val="normal0"/>
      <w:contextualSpacing w:val="0"/>
      <w:jc w:val="right"/>
    </w:pPr>
    <w:r>
      <w:fldChar w:fldCharType="begin"/>
    </w:r>
    <w:r>
      <w:instrText>PAGE</w:instrText>
    </w:r>
    <w:r>
      <w:fldChar w:fldCharType="separate"/>
    </w:r>
    <w:r w:rsidR="00400358">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AF6206" w:rsidRDefault="00AF6206">
      <w:pPr>
        <w:spacing w:line="240" w:lineRule="auto"/>
      </w:pPr>
      <w:r>
        <w:separator/>
      </w:r>
    </w:p>
  </w:footnote>
  <w:footnote w:type="continuationSeparator" w:id="0">
    <w:p w14:paraId="1FB6D189" w14:textId="77777777" w:rsidR="00AF6206" w:rsidRDefault="00AF620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4">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6"/>
  </w:num>
  <w:num w:numId="4">
    <w:abstractNumId w:val="3"/>
  </w:num>
  <w:num w:numId="5">
    <w:abstractNumId w:val="2"/>
  </w:num>
  <w:num w:numId="6">
    <w:abstractNumId w:val="9"/>
  </w:num>
  <w:num w:numId="7">
    <w:abstractNumId w:val="13"/>
  </w:num>
  <w:num w:numId="8">
    <w:abstractNumId w:val="12"/>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19"/>
    <w:lvlOverride w:ilvl="0">
      <w:lvl w:ilvl="0">
        <w:numFmt w:val="decimal"/>
        <w:lvlText w:val="%1."/>
        <w:lvlJc w:val="left"/>
      </w:lvl>
    </w:lvlOverride>
  </w:num>
  <w:num w:numId="11">
    <w:abstractNumId w:val="18"/>
    <w:lvlOverride w:ilvl="0">
      <w:lvl w:ilvl="0">
        <w:numFmt w:val="decimal"/>
        <w:lvlText w:val="%1."/>
        <w:lvlJc w:val="left"/>
      </w:lvl>
    </w:lvlOverride>
  </w:num>
  <w:num w:numId="12">
    <w:abstractNumId w:val="6"/>
    <w:lvlOverride w:ilvl="0">
      <w:lvl w:ilvl="0">
        <w:numFmt w:val="decimal"/>
        <w:lvlText w:val="%1."/>
        <w:lvlJc w:val="left"/>
      </w:lvl>
    </w:lvlOverride>
  </w:num>
  <w:num w:numId="13">
    <w:abstractNumId w:val="6"/>
    <w:lvlOverride w:ilvl="0">
      <w:lvl w:ilvl="0">
        <w:numFmt w:val="decimal"/>
        <w:lvlText w:val="%1."/>
        <w:lvlJc w:val="left"/>
      </w:lvl>
    </w:lvlOverride>
    <w:lvlOverride w:ilvl="1">
      <w:lvl w:ilvl="1">
        <w:numFmt w:val="lowerLetter"/>
        <w:lvlText w:val="%2."/>
        <w:lvlJc w:val="left"/>
      </w:lvl>
    </w:lvlOverride>
  </w:num>
  <w:num w:numId="14">
    <w:abstractNumId w:val="10"/>
  </w:num>
  <w:num w:numId="15">
    <w:abstractNumId w:val="7"/>
  </w:num>
  <w:num w:numId="16">
    <w:abstractNumId w:val="1"/>
  </w:num>
  <w:num w:numId="17">
    <w:abstractNumId w:val="5"/>
  </w:num>
  <w:num w:numId="18">
    <w:abstractNumId w:val="20"/>
  </w:num>
  <w:num w:numId="19">
    <w:abstractNumId w:val="14"/>
  </w:num>
  <w:num w:numId="20">
    <w:abstractNumId w:val="17"/>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1165"/>
    <w:rsid w:val="00022076"/>
    <w:rsid w:val="0002399E"/>
    <w:rsid w:val="00025076"/>
    <w:rsid w:val="00025424"/>
    <w:rsid w:val="000272A0"/>
    <w:rsid w:val="0002793C"/>
    <w:rsid w:val="00030752"/>
    <w:rsid w:val="0003444E"/>
    <w:rsid w:val="00034DA7"/>
    <w:rsid w:val="00040C91"/>
    <w:rsid w:val="00042244"/>
    <w:rsid w:val="0004292E"/>
    <w:rsid w:val="0004446E"/>
    <w:rsid w:val="00050041"/>
    <w:rsid w:val="00050EEC"/>
    <w:rsid w:val="00054429"/>
    <w:rsid w:val="0005462D"/>
    <w:rsid w:val="000568D2"/>
    <w:rsid w:val="00056AEA"/>
    <w:rsid w:val="000579C4"/>
    <w:rsid w:val="00064033"/>
    <w:rsid w:val="0006463D"/>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92AF9"/>
    <w:rsid w:val="00093701"/>
    <w:rsid w:val="00094B15"/>
    <w:rsid w:val="00094F4B"/>
    <w:rsid w:val="00096253"/>
    <w:rsid w:val="000975E0"/>
    <w:rsid w:val="00097F4A"/>
    <w:rsid w:val="000A17A4"/>
    <w:rsid w:val="000A34EF"/>
    <w:rsid w:val="000A5E0A"/>
    <w:rsid w:val="000A7B97"/>
    <w:rsid w:val="000B3728"/>
    <w:rsid w:val="000B6F6D"/>
    <w:rsid w:val="000C105B"/>
    <w:rsid w:val="000C780B"/>
    <w:rsid w:val="000D19DC"/>
    <w:rsid w:val="000D2531"/>
    <w:rsid w:val="000D2A31"/>
    <w:rsid w:val="000D2E06"/>
    <w:rsid w:val="000D3359"/>
    <w:rsid w:val="000D3766"/>
    <w:rsid w:val="000D4D53"/>
    <w:rsid w:val="000D579C"/>
    <w:rsid w:val="000D68A1"/>
    <w:rsid w:val="000E0AFF"/>
    <w:rsid w:val="000E0E3E"/>
    <w:rsid w:val="000E1E45"/>
    <w:rsid w:val="000E482F"/>
    <w:rsid w:val="000E7B35"/>
    <w:rsid w:val="000E7F28"/>
    <w:rsid w:val="000F21AB"/>
    <w:rsid w:val="000F627B"/>
    <w:rsid w:val="000F780B"/>
    <w:rsid w:val="00102E35"/>
    <w:rsid w:val="00104405"/>
    <w:rsid w:val="00104667"/>
    <w:rsid w:val="00106475"/>
    <w:rsid w:val="001068CE"/>
    <w:rsid w:val="0011085E"/>
    <w:rsid w:val="0011200D"/>
    <w:rsid w:val="001121E5"/>
    <w:rsid w:val="00114499"/>
    <w:rsid w:val="00114919"/>
    <w:rsid w:val="00115A1A"/>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63E9"/>
    <w:rsid w:val="0013673B"/>
    <w:rsid w:val="00137AD9"/>
    <w:rsid w:val="0014225F"/>
    <w:rsid w:val="00146EC1"/>
    <w:rsid w:val="001477F8"/>
    <w:rsid w:val="00147C94"/>
    <w:rsid w:val="00151234"/>
    <w:rsid w:val="001534AC"/>
    <w:rsid w:val="00154A85"/>
    <w:rsid w:val="00156A8A"/>
    <w:rsid w:val="00160B94"/>
    <w:rsid w:val="00161ABE"/>
    <w:rsid w:val="00161FB4"/>
    <w:rsid w:val="00165D56"/>
    <w:rsid w:val="001672BD"/>
    <w:rsid w:val="00167999"/>
    <w:rsid w:val="00170691"/>
    <w:rsid w:val="00170B8A"/>
    <w:rsid w:val="00170F02"/>
    <w:rsid w:val="00172D15"/>
    <w:rsid w:val="00173ACA"/>
    <w:rsid w:val="00175503"/>
    <w:rsid w:val="0017595E"/>
    <w:rsid w:val="0017631F"/>
    <w:rsid w:val="00176F5B"/>
    <w:rsid w:val="00177AC2"/>
    <w:rsid w:val="00180E2A"/>
    <w:rsid w:val="0018155D"/>
    <w:rsid w:val="00181A12"/>
    <w:rsid w:val="00181EEC"/>
    <w:rsid w:val="00184608"/>
    <w:rsid w:val="00185441"/>
    <w:rsid w:val="00186A0A"/>
    <w:rsid w:val="00187EEE"/>
    <w:rsid w:val="00190823"/>
    <w:rsid w:val="00190836"/>
    <w:rsid w:val="00190CE6"/>
    <w:rsid w:val="00191ABB"/>
    <w:rsid w:val="00194548"/>
    <w:rsid w:val="00194932"/>
    <w:rsid w:val="001950A6"/>
    <w:rsid w:val="00195261"/>
    <w:rsid w:val="001954C9"/>
    <w:rsid w:val="001A03FD"/>
    <w:rsid w:val="001A13EB"/>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1637"/>
    <w:rsid w:val="001D6C96"/>
    <w:rsid w:val="001D6EB6"/>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C6B"/>
    <w:rsid w:val="00216099"/>
    <w:rsid w:val="002161BE"/>
    <w:rsid w:val="00216F7C"/>
    <w:rsid w:val="00217EF3"/>
    <w:rsid w:val="00221079"/>
    <w:rsid w:val="00221D4E"/>
    <w:rsid w:val="00222D8A"/>
    <w:rsid w:val="002233F5"/>
    <w:rsid w:val="002239FE"/>
    <w:rsid w:val="00223A5B"/>
    <w:rsid w:val="00223ED9"/>
    <w:rsid w:val="002246D7"/>
    <w:rsid w:val="0022518A"/>
    <w:rsid w:val="0022749A"/>
    <w:rsid w:val="00227824"/>
    <w:rsid w:val="0023038A"/>
    <w:rsid w:val="00230C24"/>
    <w:rsid w:val="00230CBA"/>
    <w:rsid w:val="00235911"/>
    <w:rsid w:val="002427ED"/>
    <w:rsid w:val="00242D00"/>
    <w:rsid w:val="00242D83"/>
    <w:rsid w:val="002432FB"/>
    <w:rsid w:val="00243366"/>
    <w:rsid w:val="00243C83"/>
    <w:rsid w:val="002454A8"/>
    <w:rsid w:val="0025030B"/>
    <w:rsid w:val="00250EBB"/>
    <w:rsid w:val="0025281A"/>
    <w:rsid w:val="00252ABD"/>
    <w:rsid w:val="00252C81"/>
    <w:rsid w:val="00252F0F"/>
    <w:rsid w:val="00255586"/>
    <w:rsid w:val="00256872"/>
    <w:rsid w:val="00257425"/>
    <w:rsid w:val="00260E0F"/>
    <w:rsid w:val="00261ECA"/>
    <w:rsid w:val="00262DB4"/>
    <w:rsid w:val="00263DD3"/>
    <w:rsid w:val="002640CF"/>
    <w:rsid w:val="00264446"/>
    <w:rsid w:val="00265DE7"/>
    <w:rsid w:val="0026648C"/>
    <w:rsid w:val="00270291"/>
    <w:rsid w:val="0027079E"/>
    <w:rsid w:val="002716E1"/>
    <w:rsid w:val="00272A02"/>
    <w:rsid w:val="0027347F"/>
    <w:rsid w:val="0027665A"/>
    <w:rsid w:val="002769F6"/>
    <w:rsid w:val="00281945"/>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77B"/>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D0219"/>
    <w:rsid w:val="002D123B"/>
    <w:rsid w:val="002D3EF0"/>
    <w:rsid w:val="002D4305"/>
    <w:rsid w:val="002D47C2"/>
    <w:rsid w:val="002D52B3"/>
    <w:rsid w:val="002D5362"/>
    <w:rsid w:val="002D5BC2"/>
    <w:rsid w:val="002D5E18"/>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30084D"/>
    <w:rsid w:val="003017E1"/>
    <w:rsid w:val="0030371A"/>
    <w:rsid w:val="00306122"/>
    <w:rsid w:val="00306244"/>
    <w:rsid w:val="00306FCC"/>
    <w:rsid w:val="003070A9"/>
    <w:rsid w:val="00307A9A"/>
    <w:rsid w:val="00307B44"/>
    <w:rsid w:val="00310935"/>
    <w:rsid w:val="00310F86"/>
    <w:rsid w:val="003129D0"/>
    <w:rsid w:val="00312FF8"/>
    <w:rsid w:val="00313C77"/>
    <w:rsid w:val="003149AB"/>
    <w:rsid w:val="003151FE"/>
    <w:rsid w:val="003178D4"/>
    <w:rsid w:val="003202C5"/>
    <w:rsid w:val="0032451F"/>
    <w:rsid w:val="00327729"/>
    <w:rsid w:val="00327F22"/>
    <w:rsid w:val="00327F8B"/>
    <w:rsid w:val="00333989"/>
    <w:rsid w:val="00333BE0"/>
    <w:rsid w:val="00334432"/>
    <w:rsid w:val="00334A51"/>
    <w:rsid w:val="00341091"/>
    <w:rsid w:val="00343FC7"/>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D17"/>
    <w:rsid w:val="003700D0"/>
    <w:rsid w:val="00371D8A"/>
    <w:rsid w:val="00373DFD"/>
    <w:rsid w:val="00374EF6"/>
    <w:rsid w:val="003750F6"/>
    <w:rsid w:val="003759E8"/>
    <w:rsid w:val="00376AC0"/>
    <w:rsid w:val="00383A3C"/>
    <w:rsid w:val="003846CE"/>
    <w:rsid w:val="003855F4"/>
    <w:rsid w:val="003867BA"/>
    <w:rsid w:val="00393086"/>
    <w:rsid w:val="0039619B"/>
    <w:rsid w:val="003A149C"/>
    <w:rsid w:val="003A1A60"/>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E0A20"/>
    <w:rsid w:val="003E286E"/>
    <w:rsid w:val="003E3225"/>
    <w:rsid w:val="003E4DF3"/>
    <w:rsid w:val="003F2142"/>
    <w:rsid w:val="003F292F"/>
    <w:rsid w:val="003F4573"/>
    <w:rsid w:val="003F50D4"/>
    <w:rsid w:val="003F7677"/>
    <w:rsid w:val="00400358"/>
    <w:rsid w:val="004023C7"/>
    <w:rsid w:val="00404FAE"/>
    <w:rsid w:val="0040759C"/>
    <w:rsid w:val="00412CB8"/>
    <w:rsid w:val="00414BA8"/>
    <w:rsid w:val="00416625"/>
    <w:rsid w:val="00417A12"/>
    <w:rsid w:val="00420B7E"/>
    <w:rsid w:val="0042172B"/>
    <w:rsid w:val="00421D0D"/>
    <w:rsid w:val="00427583"/>
    <w:rsid w:val="0042767A"/>
    <w:rsid w:val="00432B64"/>
    <w:rsid w:val="00433B30"/>
    <w:rsid w:val="0043408B"/>
    <w:rsid w:val="00434293"/>
    <w:rsid w:val="004379FC"/>
    <w:rsid w:val="00441BE0"/>
    <w:rsid w:val="00450E1D"/>
    <w:rsid w:val="004530C8"/>
    <w:rsid w:val="004556D6"/>
    <w:rsid w:val="0045606F"/>
    <w:rsid w:val="00461FC2"/>
    <w:rsid w:val="00464315"/>
    <w:rsid w:val="00466802"/>
    <w:rsid w:val="004711ED"/>
    <w:rsid w:val="004716A3"/>
    <w:rsid w:val="00475760"/>
    <w:rsid w:val="00475FFF"/>
    <w:rsid w:val="00477795"/>
    <w:rsid w:val="00480626"/>
    <w:rsid w:val="004833E2"/>
    <w:rsid w:val="004858C4"/>
    <w:rsid w:val="004866F2"/>
    <w:rsid w:val="0049009F"/>
    <w:rsid w:val="00496CFC"/>
    <w:rsid w:val="004A0375"/>
    <w:rsid w:val="004A07F2"/>
    <w:rsid w:val="004A136A"/>
    <w:rsid w:val="004A59FC"/>
    <w:rsid w:val="004A6FC4"/>
    <w:rsid w:val="004A75A5"/>
    <w:rsid w:val="004B0BC1"/>
    <w:rsid w:val="004B226E"/>
    <w:rsid w:val="004B3C80"/>
    <w:rsid w:val="004B488C"/>
    <w:rsid w:val="004B54D1"/>
    <w:rsid w:val="004C03E5"/>
    <w:rsid w:val="004C0ADF"/>
    <w:rsid w:val="004C2572"/>
    <w:rsid w:val="004C326F"/>
    <w:rsid w:val="004D0BCA"/>
    <w:rsid w:val="004D2013"/>
    <w:rsid w:val="004D21DE"/>
    <w:rsid w:val="004D3BDD"/>
    <w:rsid w:val="004D698E"/>
    <w:rsid w:val="004D6F89"/>
    <w:rsid w:val="004E02B2"/>
    <w:rsid w:val="004E074A"/>
    <w:rsid w:val="004E1258"/>
    <w:rsid w:val="004E6BA3"/>
    <w:rsid w:val="004F0DA8"/>
    <w:rsid w:val="004F15AD"/>
    <w:rsid w:val="004F314A"/>
    <w:rsid w:val="004F6DEA"/>
    <w:rsid w:val="004F6E4D"/>
    <w:rsid w:val="004F739D"/>
    <w:rsid w:val="004F7A14"/>
    <w:rsid w:val="0050562A"/>
    <w:rsid w:val="005067F2"/>
    <w:rsid w:val="00507E9F"/>
    <w:rsid w:val="00510929"/>
    <w:rsid w:val="00512474"/>
    <w:rsid w:val="005143BB"/>
    <w:rsid w:val="005151F0"/>
    <w:rsid w:val="00517DDF"/>
    <w:rsid w:val="00520EB9"/>
    <w:rsid w:val="005218F7"/>
    <w:rsid w:val="00522CC2"/>
    <w:rsid w:val="005230D1"/>
    <w:rsid w:val="00523478"/>
    <w:rsid w:val="0052356D"/>
    <w:rsid w:val="00525D24"/>
    <w:rsid w:val="00530514"/>
    <w:rsid w:val="00530DBA"/>
    <w:rsid w:val="00531E22"/>
    <w:rsid w:val="005324B1"/>
    <w:rsid w:val="00533DB5"/>
    <w:rsid w:val="005375D6"/>
    <w:rsid w:val="00537652"/>
    <w:rsid w:val="00537A46"/>
    <w:rsid w:val="00540227"/>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9161B"/>
    <w:rsid w:val="00592529"/>
    <w:rsid w:val="00597A76"/>
    <w:rsid w:val="00597C4F"/>
    <w:rsid w:val="005A1D2B"/>
    <w:rsid w:val="005A20F7"/>
    <w:rsid w:val="005A278E"/>
    <w:rsid w:val="005A49AF"/>
    <w:rsid w:val="005A580B"/>
    <w:rsid w:val="005A6820"/>
    <w:rsid w:val="005B464A"/>
    <w:rsid w:val="005B609B"/>
    <w:rsid w:val="005B715B"/>
    <w:rsid w:val="005B723F"/>
    <w:rsid w:val="005C000A"/>
    <w:rsid w:val="005C16F2"/>
    <w:rsid w:val="005C2C89"/>
    <w:rsid w:val="005C7644"/>
    <w:rsid w:val="005D0911"/>
    <w:rsid w:val="005D2BA8"/>
    <w:rsid w:val="005D2F86"/>
    <w:rsid w:val="005D6B13"/>
    <w:rsid w:val="005E1B0C"/>
    <w:rsid w:val="005E1FB5"/>
    <w:rsid w:val="005E22E8"/>
    <w:rsid w:val="005E4B54"/>
    <w:rsid w:val="005E5D58"/>
    <w:rsid w:val="005F2329"/>
    <w:rsid w:val="005F25F9"/>
    <w:rsid w:val="005F423B"/>
    <w:rsid w:val="005F5B67"/>
    <w:rsid w:val="005F5DBF"/>
    <w:rsid w:val="005F6614"/>
    <w:rsid w:val="00602EC9"/>
    <w:rsid w:val="006047BC"/>
    <w:rsid w:val="00606123"/>
    <w:rsid w:val="006071CB"/>
    <w:rsid w:val="00614004"/>
    <w:rsid w:val="00615625"/>
    <w:rsid w:val="00617337"/>
    <w:rsid w:val="00617BBE"/>
    <w:rsid w:val="00621D75"/>
    <w:rsid w:val="0062304C"/>
    <w:rsid w:val="0062659A"/>
    <w:rsid w:val="0063026B"/>
    <w:rsid w:val="006310EC"/>
    <w:rsid w:val="00631265"/>
    <w:rsid w:val="006344E7"/>
    <w:rsid w:val="00635B1B"/>
    <w:rsid w:val="0063655C"/>
    <w:rsid w:val="00636C97"/>
    <w:rsid w:val="00636D6B"/>
    <w:rsid w:val="006413C1"/>
    <w:rsid w:val="0064237F"/>
    <w:rsid w:val="006424CD"/>
    <w:rsid w:val="00643039"/>
    <w:rsid w:val="006442BD"/>
    <w:rsid w:val="006444A3"/>
    <w:rsid w:val="00646197"/>
    <w:rsid w:val="006461D7"/>
    <w:rsid w:val="006500B6"/>
    <w:rsid w:val="0065122A"/>
    <w:rsid w:val="00651790"/>
    <w:rsid w:val="0065227D"/>
    <w:rsid w:val="00652BD5"/>
    <w:rsid w:val="00654006"/>
    <w:rsid w:val="00654E21"/>
    <w:rsid w:val="00655C47"/>
    <w:rsid w:val="00655F42"/>
    <w:rsid w:val="00656E57"/>
    <w:rsid w:val="006611E3"/>
    <w:rsid w:val="00661890"/>
    <w:rsid w:val="006618DD"/>
    <w:rsid w:val="00662242"/>
    <w:rsid w:val="00670078"/>
    <w:rsid w:val="00671327"/>
    <w:rsid w:val="00674501"/>
    <w:rsid w:val="006748B9"/>
    <w:rsid w:val="006767A5"/>
    <w:rsid w:val="00676A3D"/>
    <w:rsid w:val="00677BF5"/>
    <w:rsid w:val="00680636"/>
    <w:rsid w:val="00684ABD"/>
    <w:rsid w:val="00685240"/>
    <w:rsid w:val="0068532A"/>
    <w:rsid w:val="006859B1"/>
    <w:rsid w:val="00686B32"/>
    <w:rsid w:val="006878C3"/>
    <w:rsid w:val="0069196C"/>
    <w:rsid w:val="006A1983"/>
    <w:rsid w:val="006A27D9"/>
    <w:rsid w:val="006A404E"/>
    <w:rsid w:val="006A4EB5"/>
    <w:rsid w:val="006A5827"/>
    <w:rsid w:val="006A5D56"/>
    <w:rsid w:val="006A63B2"/>
    <w:rsid w:val="006A74F6"/>
    <w:rsid w:val="006B0F3B"/>
    <w:rsid w:val="006B54AF"/>
    <w:rsid w:val="006B558F"/>
    <w:rsid w:val="006B5C43"/>
    <w:rsid w:val="006B7962"/>
    <w:rsid w:val="006C0DB6"/>
    <w:rsid w:val="006C1277"/>
    <w:rsid w:val="006C5AAE"/>
    <w:rsid w:val="006C7349"/>
    <w:rsid w:val="006C7A41"/>
    <w:rsid w:val="006D17ED"/>
    <w:rsid w:val="006D49FE"/>
    <w:rsid w:val="006D5C1A"/>
    <w:rsid w:val="006D7990"/>
    <w:rsid w:val="006E1625"/>
    <w:rsid w:val="006E177A"/>
    <w:rsid w:val="006E29A5"/>
    <w:rsid w:val="006E3BBA"/>
    <w:rsid w:val="006E4A55"/>
    <w:rsid w:val="006E5160"/>
    <w:rsid w:val="006E641A"/>
    <w:rsid w:val="006E6D28"/>
    <w:rsid w:val="006E71B4"/>
    <w:rsid w:val="006F0F8D"/>
    <w:rsid w:val="006F18A9"/>
    <w:rsid w:val="006F38DD"/>
    <w:rsid w:val="00700E14"/>
    <w:rsid w:val="00704298"/>
    <w:rsid w:val="00704A3E"/>
    <w:rsid w:val="00710658"/>
    <w:rsid w:val="00711586"/>
    <w:rsid w:val="007118E0"/>
    <w:rsid w:val="00712178"/>
    <w:rsid w:val="007125CC"/>
    <w:rsid w:val="00712AD7"/>
    <w:rsid w:val="00714162"/>
    <w:rsid w:val="00716EFA"/>
    <w:rsid w:val="007268DB"/>
    <w:rsid w:val="00727013"/>
    <w:rsid w:val="00730026"/>
    <w:rsid w:val="007300B5"/>
    <w:rsid w:val="007318FD"/>
    <w:rsid w:val="0073350E"/>
    <w:rsid w:val="0073374E"/>
    <w:rsid w:val="00733C70"/>
    <w:rsid w:val="007342E9"/>
    <w:rsid w:val="007354EE"/>
    <w:rsid w:val="007371ED"/>
    <w:rsid w:val="00737397"/>
    <w:rsid w:val="00741DE2"/>
    <w:rsid w:val="0074222F"/>
    <w:rsid w:val="00742DEC"/>
    <w:rsid w:val="0074500F"/>
    <w:rsid w:val="0074516D"/>
    <w:rsid w:val="00746D9D"/>
    <w:rsid w:val="00747E08"/>
    <w:rsid w:val="007523A0"/>
    <w:rsid w:val="0075253B"/>
    <w:rsid w:val="0075263A"/>
    <w:rsid w:val="00753813"/>
    <w:rsid w:val="007547E8"/>
    <w:rsid w:val="0075481C"/>
    <w:rsid w:val="00754E74"/>
    <w:rsid w:val="0075563A"/>
    <w:rsid w:val="00757637"/>
    <w:rsid w:val="00761A04"/>
    <w:rsid w:val="007628D2"/>
    <w:rsid w:val="00763132"/>
    <w:rsid w:val="0076557A"/>
    <w:rsid w:val="0077069E"/>
    <w:rsid w:val="00770CB9"/>
    <w:rsid w:val="007712A1"/>
    <w:rsid w:val="007734BB"/>
    <w:rsid w:val="00773AEC"/>
    <w:rsid w:val="00773DB8"/>
    <w:rsid w:val="00775877"/>
    <w:rsid w:val="007776EC"/>
    <w:rsid w:val="00777774"/>
    <w:rsid w:val="0078049A"/>
    <w:rsid w:val="0078052A"/>
    <w:rsid w:val="00781129"/>
    <w:rsid w:val="00782244"/>
    <w:rsid w:val="00784AEC"/>
    <w:rsid w:val="00786BEE"/>
    <w:rsid w:val="0079199F"/>
    <w:rsid w:val="0079511E"/>
    <w:rsid w:val="0079522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D1DD9"/>
    <w:rsid w:val="007D2470"/>
    <w:rsid w:val="007D3E7A"/>
    <w:rsid w:val="007D52B1"/>
    <w:rsid w:val="007D5472"/>
    <w:rsid w:val="007D5486"/>
    <w:rsid w:val="007D6AFD"/>
    <w:rsid w:val="007D79B4"/>
    <w:rsid w:val="007E11C5"/>
    <w:rsid w:val="007E1DF4"/>
    <w:rsid w:val="007E311F"/>
    <w:rsid w:val="007E3CA9"/>
    <w:rsid w:val="007E4669"/>
    <w:rsid w:val="007E648F"/>
    <w:rsid w:val="007F02EC"/>
    <w:rsid w:val="007F0D88"/>
    <w:rsid w:val="007F0DE3"/>
    <w:rsid w:val="007F2149"/>
    <w:rsid w:val="007F3A8F"/>
    <w:rsid w:val="007F5D46"/>
    <w:rsid w:val="007F6458"/>
    <w:rsid w:val="007F7C15"/>
    <w:rsid w:val="00805411"/>
    <w:rsid w:val="00805A46"/>
    <w:rsid w:val="00806273"/>
    <w:rsid w:val="00810040"/>
    <w:rsid w:val="00810A95"/>
    <w:rsid w:val="00811619"/>
    <w:rsid w:val="0081488A"/>
    <w:rsid w:val="00816109"/>
    <w:rsid w:val="008170B2"/>
    <w:rsid w:val="00817A72"/>
    <w:rsid w:val="008217F5"/>
    <w:rsid w:val="00822C85"/>
    <w:rsid w:val="008230DA"/>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108C"/>
    <w:rsid w:val="008513BB"/>
    <w:rsid w:val="008531DE"/>
    <w:rsid w:val="00855801"/>
    <w:rsid w:val="00856AB4"/>
    <w:rsid w:val="00860250"/>
    <w:rsid w:val="0086036A"/>
    <w:rsid w:val="00860B8B"/>
    <w:rsid w:val="00861764"/>
    <w:rsid w:val="00862604"/>
    <w:rsid w:val="008638A5"/>
    <w:rsid w:val="00863A5E"/>
    <w:rsid w:val="0086569F"/>
    <w:rsid w:val="008666BF"/>
    <w:rsid w:val="00870DC3"/>
    <w:rsid w:val="008735E2"/>
    <w:rsid w:val="00873E21"/>
    <w:rsid w:val="00874A1F"/>
    <w:rsid w:val="00876C31"/>
    <w:rsid w:val="0087707C"/>
    <w:rsid w:val="0088011B"/>
    <w:rsid w:val="00882F43"/>
    <w:rsid w:val="00883152"/>
    <w:rsid w:val="00883C0A"/>
    <w:rsid w:val="00886737"/>
    <w:rsid w:val="00886C5B"/>
    <w:rsid w:val="0089031F"/>
    <w:rsid w:val="00893E6A"/>
    <w:rsid w:val="0089420B"/>
    <w:rsid w:val="00894DB3"/>
    <w:rsid w:val="008963DB"/>
    <w:rsid w:val="008A2DDA"/>
    <w:rsid w:val="008A6055"/>
    <w:rsid w:val="008A70DF"/>
    <w:rsid w:val="008A7247"/>
    <w:rsid w:val="008B1D5C"/>
    <w:rsid w:val="008B1F84"/>
    <w:rsid w:val="008B2B8C"/>
    <w:rsid w:val="008B4C19"/>
    <w:rsid w:val="008B4D80"/>
    <w:rsid w:val="008B5425"/>
    <w:rsid w:val="008B679C"/>
    <w:rsid w:val="008B75EC"/>
    <w:rsid w:val="008C0A2C"/>
    <w:rsid w:val="008C3ADF"/>
    <w:rsid w:val="008C4A5D"/>
    <w:rsid w:val="008C5A52"/>
    <w:rsid w:val="008C5FE3"/>
    <w:rsid w:val="008C6488"/>
    <w:rsid w:val="008C7C9C"/>
    <w:rsid w:val="008C7E05"/>
    <w:rsid w:val="008D1793"/>
    <w:rsid w:val="008D305E"/>
    <w:rsid w:val="008D410E"/>
    <w:rsid w:val="008D6464"/>
    <w:rsid w:val="008D7529"/>
    <w:rsid w:val="008D77D6"/>
    <w:rsid w:val="008E0F95"/>
    <w:rsid w:val="008E1D0F"/>
    <w:rsid w:val="008E2DC6"/>
    <w:rsid w:val="008E50A3"/>
    <w:rsid w:val="008E54C1"/>
    <w:rsid w:val="008E6CF6"/>
    <w:rsid w:val="008F028E"/>
    <w:rsid w:val="008F309F"/>
    <w:rsid w:val="008F4CCE"/>
    <w:rsid w:val="008F6707"/>
    <w:rsid w:val="008F6B85"/>
    <w:rsid w:val="0090139E"/>
    <w:rsid w:val="0090152F"/>
    <w:rsid w:val="00903165"/>
    <w:rsid w:val="00904E90"/>
    <w:rsid w:val="00905762"/>
    <w:rsid w:val="00905B54"/>
    <w:rsid w:val="009065D0"/>
    <w:rsid w:val="00906DB9"/>
    <w:rsid w:val="00906E7A"/>
    <w:rsid w:val="00907224"/>
    <w:rsid w:val="0091290F"/>
    <w:rsid w:val="00915663"/>
    <w:rsid w:val="00923C1A"/>
    <w:rsid w:val="00924319"/>
    <w:rsid w:val="00925742"/>
    <w:rsid w:val="00930519"/>
    <w:rsid w:val="009327D3"/>
    <w:rsid w:val="009327DB"/>
    <w:rsid w:val="00933CD1"/>
    <w:rsid w:val="009345AC"/>
    <w:rsid w:val="00934DEB"/>
    <w:rsid w:val="00935178"/>
    <w:rsid w:val="009357BE"/>
    <w:rsid w:val="009378A7"/>
    <w:rsid w:val="00937CC3"/>
    <w:rsid w:val="00940364"/>
    <w:rsid w:val="00943332"/>
    <w:rsid w:val="009441FF"/>
    <w:rsid w:val="009446EC"/>
    <w:rsid w:val="009450D2"/>
    <w:rsid w:val="009479F3"/>
    <w:rsid w:val="0095084A"/>
    <w:rsid w:val="0095197A"/>
    <w:rsid w:val="00955623"/>
    <w:rsid w:val="00962A36"/>
    <w:rsid w:val="00964ACA"/>
    <w:rsid w:val="00965EF7"/>
    <w:rsid w:val="00971178"/>
    <w:rsid w:val="00972879"/>
    <w:rsid w:val="009735FA"/>
    <w:rsid w:val="00975133"/>
    <w:rsid w:val="00975BB8"/>
    <w:rsid w:val="0097628D"/>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AF0"/>
    <w:rsid w:val="009A41EC"/>
    <w:rsid w:val="009A4A35"/>
    <w:rsid w:val="009A5760"/>
    <w:rsid w:val="009A799E"/>
    <w:rsid w:val="009B233A"/>
    <w:rsid w:val="009B2545"/>
    <w:rsid w:val="009B31EA"/>
    <w:rsid w:val="009B6EF3"/>
    <w:rsid w:val="009C0116"/>
    <w:rsid w:val="009C1FEE"/>
    <w:rsid w:val="009C3563"/>
    <w:rsid w:val="009C37D2"/>
    <w:rsid w:val="009C3D53"/>
    <w:rsid w:val="009C4A17"/>
    <w:rsid w:val="009C5095"/>
    <w:rsid w:val="009C55F2"/>
    <w:rsid w:val="009C6BD8"/>
    <w:rsid w:val="009C6E59"/>
    <w:rsid w:val="009D10F5"/>
    <w:rsid w:val="009D1961"/>
    <w:rsid w:val="009D52D5"/>
    <w:rsid w:val="009E1FCE"/>
    <w:rsid w:val="009E3B14"/>
    <w:rsid w:val="009E4CC4"/>
    <w:rsid w:val="009E514A"/>
    <w:rsid w:val="009E57DC"/>
    <w:rsid w:val="009F1741"/>
    <w:rsid w:val="009F4271"/>
    <w:rsid w:val="009F534E"/>
    <w:rsid w:val="009F6605"/>
    <w:rsid w:val="009F6EC2"/>
    <w:rsid w:val="009F7BE1"/>
    <w:rsid w:val="00A00DC5"/>
    <w:rsid w:val="00A01E96"/>
    <w:rsid w:val="00A024D8"/>
    <w:rsid w:val="00A05B2C"/>
    <w:rsid w:val="00A07127"/>
    <w:rsid w:val="00A07B3E"/>
    <w:rsid w:val="00A10D5C"/>
    <w:rsid w:val="00A12333"/>
    <w:rsid w:val="00A12A18"/>
    <w:rsid w:val="00A20A7D"/>
    <w:rsid w:val="00A27213"/>
    <w:rsid w:val="00A319B9"/>
    <w:rsid w:val="00A31BBF"/>
    <w:rsid w:val="00A333AF"/>
    <w:rsid w:val="00A34923"/>
    <w:rsid w:val="00A34BC5"/>
    <w:rsid w:val="00A37390"/>
    <w:rsid w:val="00A414EC"/>
    <w:rsid w:val="00A44243"/>
    <w:rsid w:val="00A503C4"/>
    <w:rsid w:val="00A522D1"/>
    <w:rsid w:val="00A5255F"/>
    <w:rsid w:val="00A54D7D"/>
    <w:rsid w:val="00A54E32"/>
    <w:rsid w:val="00A5693B"/>
    <w:rsid w:val="00A56CFF"/>
    <w:rsid w:val="00A57263"/>
    <w:rsid w:val="00A60C56"/>
    <w:rsid w:val="00A613AB"/>
    <w:rsid w:val="00A63E61"/>
    <w:rsid w:val="00A65134"/>
    <w:rsid w:val="00A6541D"/>
    <w:rsid w:val="00A65531"/>
    <w:rsid w:val="00A657FC"/>
    <w:rsid w:val="00A67220"/>
    <w:rsid w:val="00A67C82"/>
    <w:rsid w:val="00A67FE9"/>
    <w:rsid w:val="00A70AB2"/>
    <w:rsid w:val="00A73558"/>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1340"/>
    <w:rsid w:val="00AA1724"/>
    <w:rsid w:val="00AA6FCC"/>
    <w:rsid w:val="00AB0E2B"/>
    <w:rsid w:val="00AB273A"/>
    <w:rsid w:val="00AB5856"/>
    <w:rsid w:val="00AB5A03"/>
    <w:rsid w:val="00AB633C"/>
    <w:rsid w:val="00AB6C8F"/>
    <w:rsid w:val="00AC062C"/>
    <w:rsid w:val="00AC4055"/>
    <w:rsid w:val="00AC5CF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3BF7"/>
    <w:rsid w:val="00AF6206"/>
    <w:rsid w:val="00B01560"/>
    <w:rsid w:val="00B10991"/>
    <w:rsid w:val="00B118F3"/>
    <w:rsid w:val="00B119AB"/>
    <w:rsid w:val="00B119F2"/>
    <w:rsid w:val="00B12760"/>
    <w:rsid w:val="00B155F3"/>
    <w:rsid w:val="00B15622"/>
    <w:rsid w:val="00B1707F"/>
    <w:rsid w:val="00B17BC3"/>
    <w:rsid w:val="00B2068A"/>
    <w:rsid w:val="00B20888"/>
    <w:rsid w:val="00B2391B"/>
    <w:rsid w:val="00B246DB"/>
    <w:rsid w:val="00B25FEF"/>
    <w:rsid w:val="00B2600C"/>
    <w:rsid w:val="00B266C0"/>
    <w:rsid w:val="00B31F8B"/>
    <w:rsid w:val="00B324E9"/>
    <w:rsid w:val="00B347CC"/>
    <w:rsid w:val="00B374B6"/>
    <w:rsid w:val="00B37566"/>
    <w:rsid w:val="00B40D06"/>
    <w:rsid w:val="00B44CE5"/>
    <w:rsid w:val="00B460A4"/>
    <w:rsid w:val="00B501CC"/>
    <w:rsid w:val="00B511B8"/>
    <w:rsid w:val="00B511F3"/>
    <w:rsid w:val="00B5131C"/>
    <w:rsid w:val="00B519F0"/>
    <w:rsid w:val="00B52FB2"/>
    <w:rsid w:val="00B53D32"/>
    <w:rsid w:val="00B54C4A"/>
    <w:rsid w:val="00B55127"/>
    <w:rsid w:val="00B57784"/>
    <w:rsid w:val="00B57AE9"/>
    <w:rsid w:val="00B6198D"/>
    <w:rsid w:val="00B62B64"/>
    <w:rsid w:val="00B63CE2"/>
    <w:rsid w:val="00B65BFD"/>
    <w:rsid w:val="00B66A30"/>
    <w:rsid w:val="00B66DAA"/>
    <w:rsid w:val="00B71067"/>
    <w:rsid w:val="00B7451F"/>
    <w:rsid w:val="00B7495C"/>
    <w:rsid w:val="00B74C63"/>
    <w:rsid w:val="00B7641A"/>
    <w:rsid w:val="00B76A09"/>
    <w:rsid w:val="00B77C83"/>
    <w:rsid w:val="00B77D1E"/>
    <w:rsid w:val="00B80D12"/>
    <w:rsid w:val="00B831E9"/>
    <w:rsid w:val="00B83DD4"/>
    <w:rsid w:val="00B852AE"/>
    <w:rsid w:val="00B90493"/>
    <w:rsid w:val="00B91B97"/>
    <w:rsid w:val="00B94220"/>
    <w:rsid w:val="00B960EE"/>
    <w:rsid w:val="00BA097D"/>
    <w:rsid w:val="00BA2DFC"/>
    <w:rsid w:val="00BA31FF"/>
    <w:rsid w:val="00BA3915"/>
    <w:rsid w:val="00BA475C"/>
    <w:rsid w:val="00BA5925"/>
    <w:rsid w:val="00BA6022"/>
    <w:rsid w:val="00BA7771"/>
    <w:rsid w:val="00BB0E0E"/>
    <w:rsid w:val="00BB128B"/>
    <w:rsid w:val="00BB1697"/>
    <w:rsid w:val="00BB16FB"/>
    <w:rsid w:val="00BB2D4E"/>
    <w:rsid w:val="00BB3896"/>
    <w:rsid w:val="00BB778B"/>
    <w:rsid w:val="00BC00B6"/>
    <w:rsid w:val="00BC1782"/>
    <w:rsid w:val="00BC249D"/>
    <w:rsid w:val="00BC3639"/>
    <w:rsid w:val="00BC595A"/>
    <w:rsid w:val="00BD2421"/>
    <w:rsid w:val="00BD48BE"/>
    <w:rsid w:val="00BE19DA"/>
    <w:rsid w:val="00BE1AC9"/>
    <w:rsid w:val="00BE1B57"/>
    <w:rsid w:val="00BE1FFF"/>
    <w:rsid w:val="00BE5BA0"/>
    <w:rsid w:val="00BE6800"/>
    <w:rsid w:val="00BE6FB5"/>
    <w:rsid w:val="00BF022B"/>
    <w:rsid w:val="00BF0B23"/>
    <w:rsid w:val="00BF2B13"/>
    <w:rsid w:val="00BF311B"/>
    <w:rsid w:val="00BF66CB"/>
    <w:rsid w:val="00C050B1"/>
    <w:rsid w:val="00C07325"/>
    <w:rsid w:val="00C12616"/>
    <w:rsid w:val="00C12B4D"/>
    <w:rsid w:val="00C12B56"/>
    <w:rsid w:val="00C14A51"/>
    <w:rsid w:val="00C20F04"/>
    <w:rsid w:val="00C212CF"/>
    <w:rsid w:val="00C224AE"/>
    <w:rsid w:val="00C22FA6"/>
    <w:rsid w:val="00C24BC0"/>
    <w:rsid w:val="00C26C56"/>
    <w:rsid w:val="00C26C9B"/>
    <w:rsid w:val="00C300C6"/>
    <w:rsid w:val="00C3101D"/>
    <w:rsid w:val="00C31328"/>
    <w:rsid w:val="00C31F36"/>
    <w:rsid w:val="00C32E12"/>
    <w:rsid w:val="00C33EF9"/>
    <w:rsid w:val="00C36161"/>
    <w:rsid w:val="00C376C4"/>
    <w:rsid w:val="00C41D38"/>
    <w:rsid w:val="00C426AB"/>
    <w:rsid w:val="00C426FD"/>
    <w:rsid w:val="00C439B4"/>
    <w:rsid w:val="00C4478F"/>
    <w:rsid w:val="00C44F9F"/>
    <w:rsid w:val="00C47595"/>
    <w:rsid w:val="00C47763"/>
    <w:rsid w:val="00C47AE6"/>
    <w:rsid w:val="00C47E8C"/>
    <w:rsid w:val="00C50325"/>
    <w:rsid w:val="00C531C6"/>
    <w:rsid w:val="00C5390B"/>
    <w:rsid w:val="00C546EA"/>
    <w:rsid w:val="00C54A27"/>
    <w:rsid w:val="00C56971"/>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9034E"/>
    <w:rsid w:val="00C90535"/>
    <w:rsid w:val="00C90A81"/>
    <w:rsid w:val="00C90C94"/>
    <w:rsid w:val="00C91AD7"/>
    <w:rsid w:val="00C93972"/>
    <w:rsid w:val="00C93FD7"/>
    <w:rsid w:val="00C94EC6"/>
    <w:rsid w:val="00C95470"/>
    <w:rsid w:val="00C95C8A"/>
    <w:rsid w:val="00CA15E4"/>
    <w:rsid w:val="00CA6639"/>
    <w:rsid w:val="00CA6B3E"/>
    <w:rsid w:val="00CB12F5"/>
    <w:rsid w:val="00CB1A4B"/>
    <w:rsid w:val="00CB2595"/>
    <w:rsid w:val="00CB2B80"/>
    <w:rsid w:val="00CB7064"/>
    <w:rsid w:val="00CC2846"/>
    <w:rsid w:val="00CC4678"/>
    <w:rsid w:val="00CD08A6"/>
    <w:rsid w:val="00CD36DC"/>
    <w:rsid w:val="00CD4E2F"/>
    <w:rsid w:val="00CD67BC"/>
    <w:rsid w:val="00CE154D"/>
    <w:rsid w:val="00CF43BE"/>
    <w:rsid w:val="00CF5154"/>
    <w:rsid w:val="00CF5AC3"/>
    <w:rsid w:val="00CF7B3E"/>
    <w:rsid w:val="00D06617"/>
    <w:rsid w:val="00D06E7D"/>
    <w:rsid w:val="00D10AB5"/>
    <w:rsid w:val="00D13971"/>
    <w:rsid w:val="00D1473D"/>
    <w:rsid w:val="00D14C58"/>
    <w:rsid w:val="00D1596C"/>
    <w:rsid w:val="00D162C7"/>
    <w:rsid w:val="00D16AC2"/>
    <w:rsid w:val="00D16C7C"/>
    <w:rsid w:val="00D17502"/>
    <w:rsid w:val="00D17D28"/>
    <w:rsid w:val="00D21063"/>
    <w:rsid w:val="00D225D0"/>
    <w:rsid w:val="00D22909"/>
    <w:rsid w:val="00D22B70"/>
    <w:rsid w:val="00D23EF9"/>
    <w:rsid w:val="00D3021A"/>
    <w:rsid w:val="00D31246"/>
    <w:rsid w:val="00D31466"/>
    <w:rsid w:val="00D35A95"/>
    <w:rsid w:val="00D36F26"/>
    <w:rsid w:val="00D37554"/>
    <w:rsid w:val="00D4071A"/>
    <w:rsid w:val="00D44CCB"/>
    <w:rsid w:val="00D45337"/>
    <w:rsid w:val="00D4591C"/>
    <w:rsid w:val="00D46ED4"/>
    <w:rsid w:val="00D55C44"/>
    <w:rsid w:val="00D5677F"/>
    <w:rsid w:val="00D610B9"/>
    <w:rsid w:val="00D6526B"/>
    <w:rsid w:val="00D731D9"/>
    <w:rsid w:val="00D73630"/>
    <w:rsid w:val="00D74109"/>
    <w:rsid w:val="00D742ED"/>
    <w:rsid w:val="00D806DF"/>
    <w:rsid w:val="00D807A4"/>
    <w:rsid w:val="00D81120"/>
    <w:rsid w:val="00D81ADD"/>
    <w:rsid w:val="00D82053"/>
    <w:rsid w:val="00D82505"/>
    <w:rsid w:val="00D857E0"/>
    <w:rsid w:val="00D85F4F"/>
    <w:rsid w:val="00D86A28"/>
    <w:rsid w:val="00D92CEC"/>
    <w:rsid w:val="00D93832"/>
    <w:rsid w:val="00D977D0"/>
    <w:rsid w:val="00DA2FFD"/>
    <w:rsid w:val="00DA48FC"/>
    <w:rsid w:val="00DA5FEE"/>
    <w:rsid w:val="00DB26C3"/>
    <w:rsid w:val="00DB2702"/>
    <w:rsid w:val="00DB4040"/>
    <w:rsid w:val="00DB43BF"/>
    <w:rsid w:val="00DB606C"/>
    <w:rsid w:val="00DB6AE2"/>
    <w:rsid w:val="00DC0292"/>
    <w:rsid w:val="00DC26BC"/>
    <w:rsid w:val="00DC3546"/>
    <w:rsid w:val="00DC6D09"/>
    <w:rsid w:val="00DC71C7"/>
    <w:rsid w:val="00DD041D"/>
    <w:rsid w:val="00DD19A4"/>
    <w:rsid w:val="00DD50AD"/>
    <w:rsid w:val="00DD6E18"/>
    <w:rsid w:val="00DD6F48"/>
    <w:rsid w:val="00DD7CD7"/>
    <w:rsid w:val="00DE0084"/>
    <w:rsid w:val="00DE1736"/>
    <w:rsid w:val="00DE20FA"/>
    <w:rsid w:val="00DE29DA"/>
    <w:rsid w:val="00DE5BDE"/>
    <w:rsid w:val="00DE6731"/>
    <w:rsid w:val="00DE71B5"/>
    <w:rsid w:val="00DE7875"/>
    <w:rsid w:val="00DF1288"/>
    <w:rsid w:val="00DF34CA"/>
    <w:rsid w:val="00DF7A95"/>
    <w:rsid w:val="00E019FB"/>
    <w:rsid w:val="00E0392E"/>
    <w:rsid w:val="00E04C0C"/>
    <w:rsid w:val="00E104C3"/>
    <w:rsid w:val="00E1075D"/>
    <w:rsid w:val="00E1150C"/>
    <w:rsid w:val="00E13411"/>
    <w:rsid w:val="00E1353D"/>
    <w:rsid w:val="00E14801"/>
    <w:rsid w:val="00E201C6"/>
    <w:rsid w:val="00E2195F"/>
    <w:rsid w:val="00E21A23"/>
    <w:rsid w:val="00E22649"/>
    <w:rsid w:val="00E22793"/>
    <w:rsid w:val="00E233F1"/>
    <w:rsid w:val="00E25017"/>
    <w:rsid w:val="00E259EF"/>
    <w:rsid w:val="00E309E3"/>
    <w:rsid w:val="00E30A03"/>
    <w:rsid w:val="00E30EDE"/>
    <w:rsid w:val="00E3164B"/>
    <w:rsid w:val="00E3215F"/>
    <w:rsid w:val="00E35464"/>
    <w:rsid w:val="00E358FB"/>
    <w:rsid w:val="00E37D8D"/>
    <w:rsid w:val="00E45B14"/>
    <w:rsid w:val="00E45EF5"/>
    <w:rsid w:val="00E46406"/>
    <w:rsid w:val="00E46413"/>
    <w:rsid w:val="00E4757E"/>
    <w:rsid w:val="00E500EA"/>
    <w:rsid w:val="00E51134"/>
    <w:rsid w:val="00E52B39"/>
    <w:rsid w:val="00E543C9"/>
    <w:rsid w:val="00E54594"/>
    <w:rsid w:val="00E56711"/>
    <w:rsid w:val="00E601BC"/>
    <w:rsid w:val="00E63BD5"/>
    <w:rsid w:val="00E666FC"/>
    <w:rsid w:val="00E667C6"/>
    <w:rsid w:val="00E667F8"/>
    <w:rsid w:val="00E6692B"/>
    <w:rsid w:val="00E67F3F"/>
    <w:rsid w:val="00E734AC"/>
    <w:rsid w:val="00E74747"/>
    <w:rsid w:val="00E757ED"/>
    <w:rsid w:val="00E75DA8"/>
    <w:rsid w:val="00E76DDA"/>
    <w:rsid w:val="00E80833"/>
    <w:rsid w:val="00E81E26"/>
    <w:rsid w:val="00E8500C"/>
    <w:rsid w:val="00E858EC"/>
    <w:rsid w:val="00E8776E"/>
    <w:rsid w:val="00E90FA6"/>
    <w:rsid w:val="00E917CF"/>
    <w:rsid w:val="00E9191C"/>
    <w:rsid w:val="00E91D29"/>
    <w:rsid w:val="00E91FA6"/>
    <w:rsid w:val="00E931F3"/>
    <w:rsid w:val="00E93F71"/>
    <w:rsid w:val="00E9555A"/>
    <w:rsid w:val="00E95621"/>
    <w:rsid w:val="00E95B81"/>
    <w:rsid w:val="00E95E7D"/>
    <w:rsid w:val="00E96A18"/>
    <w:rsid w:val="00E97007"/>
    <w:rsid w:val="00EA0484"/>
    <w:rsid w:val="00EA171B"/>
    <w:rsid w:val="00EA489D"/>
    <w:rsid w:val="00EA6179"/>
    <w:rsid w:val="00EA6B9A"/>
    <w:rsid w:val="00EA7FA2"/>
    <w:rsid w:val="00EB32B6"/>
    <w:rsid w:val="00EB60E1"/>
    <w:rsid w:val="00EC1D9C"/>
    <w:rsid w:val="00EC5470"/>
    <w:rsid w:val="00EC6711"/>
    <w:rsid w:val="00EC7251"/>
    <w:rsid w:val="00ED25ED"/>
    <w:rsid w:val="00ED39DB"/>
    <w:rsid w:val="00ED536F"/>
    <w:rsid w:val="00ED5B0A"/>
    <w:rsid w:val="00ED5EB8"/>
    <w:rsid w:val="00ED7BDF"/>
    <w:rsid w:val="00EE03D3"/>
    <w:rsid w:val="00EE1939"/>
    <w:rsid w:val="00EE46C5"/>
    <w:rsid w:val="00EE515B"/>
    <w:rsid w:val="00EE63B4"/>
    <w:rsid w:val="00EE6BE4"/>
    <w:rsid w:val="00EF0A6D"/>
    <w:rsid w:val="00EF0B1C"/>
    <w:rsid w:val="00EF20F0"/>
    <w:rsid w:val="00EF2C18"/>
    <w:rsid w:val="00EF438D"/>
    <w:rsid w:val="00EF537F"/>
    <w:rsid w:val="00EF5D19"/>
    <w:rsid w:val="00EF6D79"/>
    <w:rsid w:val="00EF74A0"/>
    <w:rsid w:val="00EF7955"/>
    <w:rsid w:val="00F035BF"/>
    <w:rsid w:val="00F051CA"/>
    <w:rsid w:val="00F06617"/>
    <w:rsid w:val="00F069F9"/>
    <w:rsid w:val="00F11115"/>
    <w:rsid w:val="00F12271"/>
    <w:rsid w:val="00F13940"/>
    <w:rsid w:val="00F14A22"/>
    <w:rsid w:val="00F20709"/>
    <w:rsid w:val="00F20DD0"/>
    <w:rsid w:val="00F24045"/>
    <w:rsid w:val="00F24371"/>
    <w:rsid w:val="00F24705"/>
    <w:rsid w:val="00F257E8"/>
    <w:rsid w:val="00F30180"/>
    <w:rsid w:val="00F305F5"/>
    <w:rsid w:val="00F30E57"/>
    <w:rsid w:val="00F31908"/>
    <w:rsid w:val="00F32B96"/>
    <w:rsid w:val="00F34684"/>
    <w:rsid w:val="00F40A60"/>
    <w:rsid w:val="00F40FB4"/>
    <w:rsid w:val="00F425A0"/>
    <w:rsid w:val="00F4283D"/>
    <w:rsid w:val="00F4371A"/>
    <w:rsid w:val="00F4689A"/>
    <w:rsid w:val="00F4760A"/>
    <w:rsid w:val="00F53DC6"/>
    <w:rsid w:val="00F53FC7"/>
    <w:rsid w:val="00F542BC"/>
    <w:rsid w:val="00F549AE"/>
    <w:rsid w:val="00F5541D"/>
    <w:rsid w:val="00F56414"/>
    <w:rsid w:val="00F604CE"/>
    <w:rsid w:val="00F62E51"/>
    <w:rsid w:val="00F664EE"/>
    <w:rsid w:val="00F679B0"/>
    <w:rsid w:val="00F724FD"/>
    <w:rsid w:val="00F72B03"/>
    <w:rsid w:val="00F73914"/>
    <w:rsid w:val="00F76D0E"/>
    <w:rsid w:val="00F80766"/>
    <w:rsid w:val="00F8182E"/>
    <w:rsid w:val="00F81EE6"/>
    <w:rsid w:val="00F84BF4"/>
    <w:rsid w:val="00F85FCE"/>
    <w:rsid w:val="00F8633B"/>
    <w:rsid w:val="00F961AA"/>
    <w:rsid w:val="00F97CD8"/>
    <w:rsid w:val="00FA201D"/>
    <w:rsid w:val="00FA295E"/>
    <w:rsid w:val="00FA459C"/>
    <w:rsid w:val="00FA490E"/>
    <w:rsid w:val="00FA558F"/>
    <w:rsid w:val="00FA5C4B"/>
    <w:rsid w:val="00FA6B1B"/>
    <w:rsid w:val="00FA7322"/>
    <w:rsid w:val="00FA7950"/>
    <w:rsid w:val="00FB1953"/>
    <w:rsid w:val="00FB28BC"/>
    <w:rsid w:val="00FB38A5"/>
    <w:rsid w:val="00FB43A9"/>
    <w:rsid w:val="00FB5790"/>
    <w:rsid w:val="00FB69AF"/>
    <w:rsid w:val="00FB6A87"/>
    <w:rsid w:val="00FC1ECD"/>
    <w:rsid w:val="00FC323A"/>
    <w:rsid w:val="00FC3A05"/>
    <w:rsid w:val="00FC3D79"/>
    <w:rsid w:val="00FC5D0C"/>
    <w:rsid w:val="00FC61AF"/>
    <w:rsid w:val="00FC637B"/>
    <w:rsid w:val="00FC6E36"/>
    <w:rsid w:val="00FC7103"/>
    <w:rsid w:val="00FD1474"/>
    <w:rsid w:val="00FD3F56"/>
    <w:rsid w:val="00FD5E65"/>
    <w:rsid w:val="00FD78CE"/>
    <w:rsid w:val="00FE0150"/>
    <w:rsid w:val="00FE0E4E"/>
    <w:rsid w:val="00FE2262"/>
    <w:rsid w:val="00FE38BD"/>
    <w:rsid w:val="00FE50EC"/>
    <w:rsid w:val="00FE5942"/>
    <w:rsid w:val="00FF056D"/>
    <w:rsid w:val="00FF060A"/>
    <w:rsid w:val="00FF1D10"/>
    <w:rsid w:val="00FF3126"/>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2604</TotalTime>
  <Pages>21</Pages>
  <Words>50170</Words>
  <Characters>285975</Characters>
  <Application>Microsoft Macintosh Word</Application>
  <DocSecurity>0</DocSecurity>
  <Lines>2383</Lines>
  <Paragraphs>670</Paragraphs>
  <ScaleCrop>false</ScaleCrop>
  <Company/>
  <LinksUpToDate>false</LinksUpToDate>
  <CharactersWithSpaces>335475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797</cp:revision>
  <cp:lastPrinted>2015-01-13T13:54:00Z</cp:lastPrinted>
  <dcterms:created xsi:type="dcterms:W3CDTF">2015-01-06T10:07:00Z</dcterms:created>
  <dcterms:modified xsi:type="dcterms:W3CDTF">2015-01-13T19:05:00Z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citations="120" publications="86"/&gt;&lt;/info&gt;PAPERS2_INFO_END</vt:lpwstr>
  </property>
</Properties>
</file>