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07325" w:rsidRDefault="0004446E">
      <w:pPr>
        <w:pStyle w:val="Title"/>
        <w:contextualSpacing w:val="0"/>
        <w:jc w:val="both"/>
      </w:pPr>
      <w:bookmarkStart w:id="0" w:name="h.lozhs2hilzr2" w:colFirst="0" w:colLast="0"/>
      <w:bookmarkEnd w:id="0"/>
      <w:r>
        <w:t>Evaluating Strategies to Improve HIV Care Outcomes in Western Kenya</w:t>
      </w:r>
    </w:p>
    <w:p w:rsidR="00C07325" w:rsidRDefault="00C07325">
      <w:pPr>
        <w:pStyle w:val="normal0"/>
        <w:contextualSpacing w:val="0"/>
        <w:jc w:val="left"/>
      </w:pPr>
    </w:p>
    <w:p w:rsidR="00C07325" w:rsidRDefault="0004446E">
      <w:pPr>
        <w:pStyle w:val="normal0"/>
        <w:contextualSpacing w:val="0"/>
        <w:jc w:val="left"/>
      </w:pPr>
      <w:r>
        <w:rPr>
          <w:i/>
          <w:sz w:val="16"/>
        </w:rPr>
        <w:t>Running Head: Strategies to Improve HIV Care Outcomes in Kenya (41 characters).</w:t>
      </w:r>
    </w:p>
    <w:p w:rsidR="00C07325" w:rsidRDefault="00C07325">
      <w:pPr>
        <w:pStyle w:val="normal0"/>
        <w:contextualSpacing w:val="0"/>
        <w:jc w:val="left"/>
      </w:pPr>
    </w:p>
    <w:p w:rsidR="00C07325" w:rsidRDefault="0004446E">
      <w:pPr>
        <w:pStyle w:val="normal0"/>
        <w:contextualSpacing w:val="0"/>
        <w:jc w:val="left"/>
      </w:pPr>
      <w:r>
        <w:rPr>
          <w:i/>
        </w:rPr>
        <w:t>Author List: [TBC]</w:t>
      </w:r>
    </w:p>
    <w:p w:rsidR="00C07325" w:rsidRDefault="00C07325">
      <w:pPr>
        <w:pStyle w:val="normal0"/>
        <w:contextualSpacing w:val="0"/>
        <w:jc w:val="left"/>
      </w:pPr>
    </w:p>
    <w:p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rsidR="00C07325" w:rsidRDefault="00C07325">
      <w:pPr>
        <w:pStyle w:val="normal0"/>
        <w:contextualSpacing w:val="0"/>
      </w:pPr>
    </w:p>
    <w:p w:rsidR="00C07325" w:rsidRDefault="0004446E">
      <w:pPr>
        <w:pStyle w:val="normal0"/>
        <w:contextualSpacing w:val="0"/>
      </w:pPr>
      <w:r>
        <w:rPr>
          <w:i/>
          <w:sz w:val="16"/>
        </w:rPr>
        <w:t>Corresponding Author: [TBC]</w:t>
      </w:r>
    </w:p>
    <w:p w:rsidR="00C07325" w:rsidRDefault="00C07325">
      <w:pPr>
        <w:pStyle w:val="normal0"/>
        <w:contextualSpacing w:val="0"/>
      </w:pPr>
    </w:p>
    <w:p w:rsidR="00C07325" w:rsidRDefault="0004446E">
      <w:pPr>
        <w:pStyle w:val="normal0"/>
        <w:contextualSpacing w:val="0"/>
      </w:pPr>
      <w:r>
        <w:rPr>
          <w:i/>
          <w:sz w:val="16"/>
        </w:rPr>
        <w:t>Word Count = Aim is 4,000 words</w:t>
      </w:r>
    </w:p>
    <w:p w:rsidR="00064033" w:rsidRDefault="00064033">
      <w:pPr>
        <w:pStyle w:val="Heading1"/>
        <w:contextualSpacing w:val="0"/>
      </w:pPr>
      <w:bookmarkStart w:id="1" w:name="h.g082ggmqipo9" w:colFirst="0" w:colLast="0"/>
      <w:bookmarkEnd w:id="1"/>
    </w:p>
    <w:p w:rsidR="00C07325" w:rsidRDefault="0004446E">
      <w:pPr>
        <w:pStyle w:val="Heading1"/>
        <w:contextualSpacing w:val="0"/>
      </w:pPr>
      <w:commentRangeStart w:id="2"/>
      <w:r>
        <w:t xml:space="preserve">Abstract </w:t>
      </w:r>
      <w:r w:rsidR="0026648C">
        <w:t>(300 words)</w:t>
      </w:r>
      <w:commentRangeEnd w:id="2"/>
      <w:r w:rsidR="00160B94">
        <w:rPr>
          <w:rStyle w:val="CommentReference"/>
        </w:rPr>
        <w:commentReference w:id="2"/>
      </w:r>
    </w:p>
    <w:p w:rsidR="00C07325" w:rsidRPr="00DD19A4" w:rsidRDefault="0004446E">
      <w:pPr>
        <w:pStyle w:val="Heading2"/>
        <w:contextualSpacing w:val="0"/>
        <w:rPr>
          <w:rFonts w:ascii="Helvetica Neue Medium" w:hAnsi="Helvetica Neue Medium"/>
        </w:rPr>
      </w:pPr>
      <w:bookmarkStart w:id="3" w:name="h.79vnq0gsf34c" w:colFirst="0" w:colLast="0"/>
      <w:bookmarkEnd w:id="3"/>
      <w:r w:rsidRPr="00DD19A4">
        <w:rPr>
          <w:rFonts w:ascii="Helvetica Neue Medium" w:hAnsi="Helvetica Neue Medium"/>
        </w:rPr>
        <w:t>Background:</w:t>
      </w:r>
    </w:p>
    <w:p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rsidR="00DD19A4" w:rsidRDefault="00DD19A4" w:rsidP="00DD19A4">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rsidR="00064033" w:rsidRDefault="00064033">
      <w:pPr>
        <w:rPr>
          <w:sz w:val="26"/>
        </w:rPr>
      </w:pPr>
      <w:bookmarkStart w:id="6" w:name="h.gr2oy2q0w8w4" w:colFirst="0" w:colLast="0"/>
      <w:bookmarkEnd w:id="6"/>
      <w:r>
        <w:br w:type="page"/>
      </w:r>
    </w:p>
    <w:p w:rsidR="00C07325" w:rsidRDefault="0004446E">
      <w:pPr>
        <w:pStyle w:val="Heading1"/>
        <w:contextualSpacing w:val="0"/>
      </w:pPr>
      <w:r>
        <w:t>Introduction (</w:t>
      </w:r>
      <w:r>
        <w:rPr>
          <w:i/>
        </w:rPr>
        <w:t>1000 words</w:t>
      </w:r>
      <w:r>
        <w:t>)</w:t>
      </w:r>
    </w:p>
    <w:p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t>
      </w:r>
      <w:del w:id="7" w:author="Ellen McRobie" w:date="2015-01-06T10:09:00Z">
        <w:r w:rsidR="0004446E" w:rsidDel="00160B94">
          <w:delText xml:space="preserve">with the </w:delText>
        </w:r>
      </w:del>
      <w:r w:rsidR="0004446E">
        <w:t xml:space="preserve">latest reports </w:t>
      </w:r>
      <w:del w:id="8" w:author="Ellen McRobie" w:date="2015-01-06T10:09:00Z">
        <w:r w:rsidR="0004446E" w:rsidDel="00160B94">
          <w:delText xml:space="preserve">indicating </w:delText>
        </w:r>
      </w:del>
      <w:ins w:id="9" w:author="Ellen McRobie" w:date="2015-01-06T10:09:00Z">
        <w:r w:rsidR="00160B94">
          <w:t>indicate</w:t>
        </w:r>
      </w:ins>
      <w:del w:id="10" w:author="Ellen McRobie" w:date="2015-01-06T10:10:00Z">
        <w:r w:rsidR="0004446E" w:rsidDel="00160B94">
          <w:delText>that</w:delText>
        </w:r>
      </w:del>
      <w:r w:rsidR="0004446E">
        <w:t xml:space="preserve">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w:t>
      </w:r>
      <w:del w:id="11" w:author="Ellen McRobie" w:date="2015-01-06T10:09:00Z">
        <w:r w:rsidDel="00160B94">
          <w:delText xml:space="preserve">thunderous </w:delText>
        </w:r>
      </w:del>
      <w:r>
        <w:t>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w:t>
      </w:r>
      <w:commentRangeStart w:id="12"/>
      <w:r w:rsidR="0004446E">
        <w:t>initiation when CD4 decreases below 200 cells/</w:t>
      </w:r>
      <w:commentRangeEnd w:id="12"/>
      <w:r w:rsidR="00160B94">
        <w:rPr>
          <w:rStyle w:val="CommentReference"/>
        </w:rPr>
        <w:commentReference w:id="12"/>
      </w:r>
      <w:r w:rsidR="0004446E">
        <w:t xml:space="preserve">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suboptimal treatment outcomes</w:t>
      </w:r>
      <w:commentRangeStart w:id="13"/>
      <w:r w:rsidR="0004446E">
        <w:t xml:space="preserve">. </w:t>
      </w:r>
      <w:r w:rsidR="00A00DC5">
        <w:t xml:space="preserve">The meagre performance of </w:t>
      </w:r>
      <w:r w:rsidR="00823F2E">
        <w:t xml:space="preserve">these </w:t>
      </w:r>
      <w:r w:rsidR="00A00DC5">
        <w:t>HIV care systems has</w:t>
      </w:r>
      <w:r w:rsidR="0004446E">
        <w:t xml:space="preserve"> caught the attention of donors organisations</w:t>
      </w:r>
      <w:commentRangeEnd w:id="13"/>
      <w:r w:rsidR="00160B94">
        <w:rPr>
          <w:rStyle w:val="CommentReference"/>
        </w:rPr>
        <w:commentReference w:id="13"/>
      </w:r>
      <w:r w:rsidR="0004446E">
        <w:t xml:space="preserve">, </w:t>
      </w:r>
      <w:r w:rsidR="00A00DC5">
        <w:t>where</w:t>
      </w:r>
      <w:r w:rsidR="0004446E">
        <w:t xml:space="preserve"> budget constraints </w:t>
      </w:r>
      <w:r w:rsidR="00A00DC5">
        <w:t xml:space="preserve">are forcing </w:t>
      </w:r>
      <w:r w:rsidR="0004446E">
        <w:t>a shift in focus towards maximising the effectiveness of current programmes[</w:t>
      </w:r>
      <w:hyperlink r:id="rId9">
        <w:r w:rsidR="0004446E">
          <w:rPr>
            <w:color w:val="1155CC"/>
            <w:u w:val="single"/>
          </w:rPr>
          <w:t>UNAIDS Gap Report 2014</w:t>
        </w:r>
      </w:hyperlink>
      <w:r w:rsidR="0004446E">
        <w:t>].</w:t>
      </w:r>
    </w:p>
    <w:p w:rsidR="00C07325" w:rsidRDefault="00C07325">
      <w:pPr>
        <w:pStyle w:val="normal0"/>
        <w:contextualSpacing w:val="0"/>
      </w:pPr>
    </w:p>
    <w:p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w:t>
      </w:r>
      <w:del w:id="14" w:author="Ellen McRobie" w:date="2015-01-06T10:12:00Z">
        <w:r w:rsidDel="00160B94">
          <w:delText xml:space="preserve">However, </w:delText>
        </w:r>
      </w:del>
      <w:ins w:id="15" w:author="Ellen McRobie" w:date="2015-01-06T10:12:00Z">
        <w:r w:rsidR="00160B94">
          <w:t>T</w:t>
        </w:r>
      </w:ins>
      <w:del w:id="16" w:author="Ellen McRobie" w:date="2015-01-06T10:12:00Z">
        <w:r w:rsidDel="00160B94">
          <w:delText>t</w:delText>
        </w:r>
      </w:del>
      <w:r>
        <w:t xml:space="preserve">his issue is not </w:t>
      </w:r>
      <w:del w:id="17" w:author="Ellen McRobie" w:date="2015-01-06T10:12:00Z">
        <w:r w:rsidR="0075263A" w:rsidDel="00160B94">
          <w:delText xml:space="preserve">just </w:delText>
        </w:r>
      </w:del>
      <w:r>
        <w:t xml:space="preserve">confined to sub-Saharan Africa; substantial losses in care have also been reported in highly developed countries </w:t>
      </w:r>
      <w:del w:id="18" w:author="Ellen McRobie" w:date="2015-01-06T10:12:00Z">
        <w:r w:rsidDel="00160B94">
          <w:delText>too</w:delText>
        </w:r>
      </w:del>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w:t>
      </w:r>
      <w:r w:rsidR="009C0116">
        <w:t>enrol</w:t>
      </w:r>
      <w:r>
        <w:t xml:space="preserve"> in pre-ART care, 22.9% were lost before receiving CD4 testing and of those who were found to be eligible for ART, 68.7% failed to initiate ART{Micek:2009hs}. Addressing why patients disengage from care, together with identifying means of returning them will improve patient outcomes by allowing for the on-time initiation of ART and retention in ART care.</w:t>
      </w:r>
    </w:p>
    <w:p w:rsidR="00C07325" w:rsidRDefault="00C07325">
      <w:pPr>
        <w:pStyle w:val="normal0"/>
        <w:contextualSpacing w:val="0"/>
      </w:pPr>
    </w:p>
    <w:p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w:t>
      </w:r>
      <w:commentRangeStart w:id="19"/>
      <w:r>
        <w:t>Cascade of Care</w:t>
      </w:r>
      <w:commentRangeEnd w:id="19"/>
      <w:r w:rsidR="00160B94">
        <w:rPr>
          <w:rStyle w:val="CommentReference"/>
        </w:rPr>
        <w:commentReference w:id="19"/>
      </w:r>
      <w:r>
        <w:t xml:space="preserve">”, this conceptualisation of an ART-programme allows us to </w:t>
      </w:r>
      <w:r w:rsidR="00E30EDE">
        <w:t>assess</w:t>
      </w:r>
      <w:r>
        <w:t xml:space="preserve"> patient outcomes </w:t>
      </w:r>
      <w:r w:rsidR="00E30EDE">
        <w:t xml:space="preserve">and </w:t>
      </w:r>
      <w:commentRangeStart w:id="20"/>
      <w:r w:rsidR="00E30EDE">
        <w:t xml:space="preserve">assign blame </w:t>
      </w:r>
      <w:commentRangeEnd w:id="20"/>
      <w:r w:rsidR="008413C4">
        <w:rPr>
          <w:rStyle w:val="CommentReference"/>
        </w:rPr>
        <w:commentReference w:id="20"/>
      </w:r>
      <w:r>
        <w:t xml:space="preserve">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del w:id="21" w:author="Ellen McRobie" w:date="2015-01-06T10:20:00Z">
        <w:r w:rsidR="00B63CE2" w:rsidDel="008413C4">
          <w:delText>show</w:delText>
        </w:r>
        <w:r w:rsidDel="008413C4">
          <w:delText xml:space="preserve"> </w:delText>
        </w:r>
      </w:del>
      <w:ins w:id="22" w:author="Ellen McRobie" w:date="2015-01-06T10:20:00Z">
        <w:r w:rsidR="008413C4">
          <w:t xml:space="preserve">indicating </w:t>
        </w:r>
      </w:ins>
      <w:r>
        <w:t>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rsidR="00C07325" w:rsidRDefault="00C07325">
      <w:pPr>
        <w:pStyle w:val="normal0"/>
        <w:contextualSpacing w:val="0"/>
      </w:pPr>
    </w:p>
    <w:p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rsidR="00C07325" w:rsidRDefault="00C07325">
      <w:pPr>
        <w:pStyle w:val="normal0"/>
        <w:contextualSpacing w:val="0"/>
      </w:pPr>
    </w:p>
    <w:p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to take a day off work to travel from remote areas</w:t>
      </w:r>
      <w:del w:id="23" w:author="Ellen McRobie" w:date="2015-01-06T10:20:00Z">
        <w:r w:rsidDel="008413C4">
          <w:delText>,</w:delText>
        </w:r>
      </w:del>
      <w:r>
        <w:t xml:space="preserve"> </w:t>
      </w:r>
      <w:del w:id="24" w:author="Ellen McRobie" w:date="2015-01-06T10:20:00Z">
        <w:r w:rsidR="006C7349" w:rsidDel="008413C4">
          <w:delText xml:space="preserve">resulting in a decreased </w:delText>
        </w:r>
        <w:r w:rsidDel="008413C4">
          <w:delText>salary</w:delText>
        </w:r>
      </w:del>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care{Geng:2010du}.</w:t>
      </w:r>
    </w:p>
    <w:p w:rsidR="00C07325" w:rsidRDefault="00C07325">
      <w:pPr>
        <w:pStyle w:val="normal0"/>
        <w:contextualSpacing w:val="0"/>
      </w:pPr>
    </w:p>
    <w:p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rsidR="00C07325" w:rsidRDefault="00C07325">
      <w:pPr>
        <w:pStyle w:val="normal0"/>
        <w:ind w:firstLine="720"/>
        <w:contextualSpacing w:val="0"/>
      </w:pPr>
    </w:p>
    <w:p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rsidR="00355044" w:rsidRPr="00355044" w:rsidRDefault="00355044" w:rsidP="00355044">
      <w:pPr>
        <w:pStyle w:val="normal0"/>
        <w:ind w:firstLine="720"/>
        <w:contextualSpacing w:val="0"/>
      </w:pPr>
    </w:p>
    <w:p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w:t>
      </w:r>
      <w:del w:id="25" w:author="Ellen McRobie" w:date="2015-01-06T10:20:00Z">
        <w:r w:rsidDel="008413C4">
          <w:delText xml:space="preserve">therefore </w:delText>
        </w:r>
      </w:del>
      <w:r>
        <w:t xml:space="preserve">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commentRangeStart w:id="26"/>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w:t>
      </w:r>
      <w:commentRangeEnd w:id="26"/>
      <w:r w:rsidR="00334432">
        <w:rPr>
          <w:rStyle w:val="CommentReference"/>
        </w:rPr>
        <w:commentReference w:id="26"/>
      </w:r>
      <w:r>
        <w:t>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rsidR="00355044" w:rsidRDefault="00355044" w:rsidP="00355044">
      <w:pPr>
        <w:pStyle w:val="normal0"/>
        <w:ind w:firstLine="720"/>
        <w:contextualSpacing w:val="0"/>
      </w:pPr>
    </w:p>
    <w:p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rsidR="00C07325" w:rsidRDefault="00C07325">
      <w:pPr>
        <w:pStyle w:val="normal0"/>
        <w:ind w:firstLine="720"/>
        <w:contextualSpacing w:val="0"/>
      </w:pPr>
    </w:p>
    <w:p w:rsidR="007A1174" w:rsidRDefault="0004446E" w:rsidP="007A1174">
      <w:pPr>
        <w:pStyle w:val="normal0"/>
        <w:ind w:firstLine="720"/>
        <w:contextualSpacing w:val="0"/>
        <w:rPr>
          <w:ins w:id="27" w:author="Tim Hallett" w:date="2015-01-07T12:10:00Z"/>
        </w:rPr>
      </w:pPr>
      <w:commentRangeStart w:id="28"/>
      <w:r>
        <w:t>Fortunately,</w:t>
      </w:r>
      <w:commentRangeEnd w:id="28"/>
      <w:r w:rsidR="008413C4">
        <w:rPr>
          <w:rStyle w:val="CommentReference"/>
        </w:rPr>
        <w:commentReference w:id="28"/>
      </w:r>
      <w:r>
        <w:t xml:space="preserve">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w:t>
      </w:r>
      <w:ins w:id="29" w:author="Ellen McRobie" w:date="2015-01-06T10:26:00Z">
        <w:r w:rsidR="000E0AFF">
          <w:t>, through the use of mathematical modelling</w:t>
        </w:r>
      </w:ins>
      <w:ins w:id="30" w:author="Ellen McRobie" w:date="2015-01-06T10:27:00Z">
        <w:r w:rsidR="000E0AFF">
          <w:t>,</w:t>
        </w:r>
      </w:ins>
      <w:r>
        <w:t xml:space="preserve"> we evaluate an ART-programme in western Kenya</w:t>
      </w:r>
      <w:del w:id="31" w:author="Ellen McRobie" w:date="2015-01-06T10:27:00Z">
        <w:r w:rsidDel="000E0AFF">
          <w:delText>.</w:delText>
        </w:r>
      </w:del>
      <w:del w:id="32" w:author="Ellen McRobie" w:date="2015-01-06T10:26:00Z">
        <w:r w:rsidDel="000E0AFF">
          <w:delText xml:space="preserve"> Through the use of mathematical modelling</w:delText>
        </w:r>
      </w:del>
      <w:del w:id="33" w:author="Ellen McRobie" w:date="2015-01-06T10:27:00Z">
        <w:r w:rsidDel="000E0AFF">
          <w:delText xml:space="preserve">, we </w:delText>
        </w:r>
      </w:del>
      <w:ins w:id="34" w:author="Ellen McRobie" w:date="2015-01-06T10:27:00Z">
        <w:r w:rsidR="000E0AFF">
          <w:t xml:space="preserve"> to </w:t>
        </w:r>
      </w:ins>
      <w:del w:id="35" w:author="Ellen McRobie" w:date="2015-01-06T10:26:00Z">
        <w:r w:rsidDel="008413C4">
          <w:delText xml:space="preserve">identify weaknesses resulting in suboptimal patient outcomes and </w:delText>
        </w:r>
      </w:del>
      <w:r>
        <w:t xml:space="preserve">demonstrate how interventions targeting different points of care can improve health </w:t>
      </w:r>
      <w:r w:rsidR="0085108C">
        <w:t>outcomes</w:t>
      </w:r>
      <w:r>
        <w:t xml:space="preserve"> for patients.</w:t>
      </w:r>
    </w:p>
    <w:p w:rsidR="003C38BA" w:rsidRDefault="003C38BA" w:rsidP="007A1174">
      <w:pPr>
        <w:pStyle w:val="normal0"/>
        <w:ind w:firstLine="720"/>
        <w:contextualSpacing w:val="0"/>
        <w:rPr>
          <w:ins w:id="36" w:author="Tim Hallett" w:date="2015-01-07T12:10:00Z"/>
        </w:rPr>
      </w:pPr>
    </w:p>
    <w:p w:rsidR="003C38BA" w:rsidRDefault="003C38BA" w:rsidP="007A1174">
      <w:pPr>
        <w:pStyle w:val="normal0"/>
        <w:ind w:firstLine="720"/>
        <w:contextualSpacing w:val="0"/>
      </w:pPr>
    </w:p>
    <w:p w:rsidR="00C07325" w:rsidRDefault="0004446E">
      <w:pPr>
        <w:pStyle w:val="Heading1"/>
        <w:contextualSpacing w:val="0"/>
      </w:pPr>
      <w:bookmarkStart w:id="37" w:name="h.kidv94ib4qwh" w:colFirst="0" w:colLast="0"/>
      <w:bookmarkEnd w:id="37"/>
      <w:r>
        <w:t xml:space="preserve">Methods </w:t>
      </w:r>
      <w:r>
        <w:rPr>
          <w:i/>
        </w:rPr>
        <w:t>(500 words)</w:t>
      </w:r>
    </w:p>
    <w:p w:rsidR="00C07325" w:rsidRDefault="0004446E">
      <w:pPr>
        <w:pStyle w:val="normal0"/>
        <w:contextualSpacing w:val="0"/>
      </w:pPr>
      <w:r>
        <w:rPr>
          <w:i/>
          <w:sz w:val="22"/>
        </w:rPr>
        <w:t>Overview</w:t>
      </w:r>
    </w:p>
    <w:p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commentRangeStart w:id="38"/>
      <w:r w:rsidR="0065122A">
        <w:t>N</w:t>
      </w:r>
      <w:r>
        <w:t xml:space="preserve">atural </w:t>
      </w:r>
      <w:r w:rsidR="0065122A">
        <w:t>H</w:t>
      </w:r>
      <w:r>
        <w:t>istory</w:t>
      </w:r>
      <w:commentRangeEnd w:id="38"/>
      <w:r w:rsidR="008413C4">
        <w:rPr>
          <w:rStyle w:val="CommentReference"/>
        </w:rPr>
        <w:commentReference w:id="38"/>
      </w:r>
      <w:r>
        <w:t xml:space="preserve"> model was then expanded to capture the events that make up an ART-programme</w:t>
      </w:r>
      <w:ins w:id="39" w:author="Ellen McRobie" w:date="2015-01-06T10:25:00Z">
        <w:r w:rsidR="008413C4">
          <w:t>:</w:t>
        </w:r>
      </w:ins>
      <w:del w:id="40" w:author="Ellen McRobie" w:date="2015-01-06T10:25:00Z">
        <w:r w:rsidDel="008413C4">
          <w:delText>, the so-cal</w:delText>
        </w:r>
      </w:del>
      <w:ins w:id="41" w:author="Tim Hallett" w:date="2015-01-07T12:13:00Z">
        <w:r w:rsidR="00E04C0C">
          <w:t>, using data from AMPATH (and say something about it!)</w:t>
        </w:r>
      </w:ins>
      <w:del w:id="42" w:author="Ellen McRobie" w:date="2015-01-06T10:25:00Z">
        <w:r w:rsidDel="008413C4">
          <w:delText>led</w:delText>
        </w:r>
      </w:del>
      <w:del w:id="43" w:author="Tim Hallett" w:date="2015-01-07T12:12:00Z">
        <w:r w:rsidDel="006424CD">
          <w:delText xml:space="preserve"> HIV Cascade of Care. </w:delText>
        </w:r>
      </w:del>
    </w:p>
    <w:p w:rsidR="00C07325" w:rsidDel="00E04C0C" w:rsidRDefault="00C07325">
      <w:pPr>
        <w:pStyle w:val="normal0"/>
        <w:contextualSpacing w:val="0"/>
        <w:rPr>
          <w:del w:id="44" w:author="Tim Hallett" w:date="2015-01-07T12:13:00Z"/>
        </w:rPr>
      </w:pPr>
    </w:p>
    <w:p w:rsidR="00C07325" w:rsidDel="00E04C0C" w:rsidRDefault="0004446E">
      <w:pPr>
        <w:pStyle w:val="normal0"/>
        <w:ind w:firstLine="720"/>
        <w:contextualSpacing w:val="0"/>
        <w:rPr>
          <w:del w:id="45" w:author="Tim Hallett" w:date="2015-01-07T12:13:00Z"/>
        </w:rPr>
      </w:pPr>
      <w:del w:id="46" w:author="Tim Hallett" w:date="2015-01-07T12:13:00Z">
        <w:r w:rsidDel="00E04C0C">
          <w:delText xml:space="preserve">The </w:delText>
        </w:r>
        <w:r w:rsidR="0065122A" w:rsidDel="00E04C0C">
          <w:delText>N</w:delText>
        </w:r>
        <w:r w:rsidDel="00E04C0C">
          <w:delText xml:space="preserve">atural </w:delText>
        </w:r>
        <w:r w:rsidR="0065122A" w:rsidDel="00E04C0C">
          <w:delText>H</w:delText>
        </w:r>
        <w:r w:rsidDel="00E04C0C">
          <w:delText>istory model was calibrated using surveillance data from the literature</w:delText>
        </w:r>
      </w:del>
      <w:del w:id="47" w:author="Tim Hallett" w:date="2015-01-07T12:12:00Z">
        <w:r w:rsidDel="006424CD">
          <w:delText xml:space="preserve"> to accurately describe HIV progression and mortality prior to ART initiation</w:delText>
        </w:r>
        <w:r w:rsidR="00F8633B" w:rsidDel="006424CD">
          <w:delText>, followed by</w:delText>
        </w:r>
        <w:r w:rsidDel="006424CD">
          <w:delText xml:space="preserve"> immunoreconstitution after ART initiation</w:delText>
        </w:r>
      </w:del>
      <w:del w:id="48" w:author="Tim Hallett" w:date="2015-01-07T12:13:00Z">
        <w:r w:rsidDel="00E04C0C">
          <w:delText>. Calibrating the flow of individuals through HIV care in the cascade model was undertaken by utilising high resolution longitudinal data from AMPATH in western Kenya</w:delText>
        </w:r>
      </w:del>
      <w:del w:id="49" w:author="Tim Hallett" w:date="2015-01-07T12:12:00Z">
        <w:r w:rsidDel="006424CD">
          <w:delText>, thus allowing us to model the current state of this specific ART-programme</w:delText>
        </w:r>
      </w:del>
      <w:del w:id="50" w:author="Tim Hallett" w:date="2015-01-07T12:13:00Z">
        <w:r w:rsidDel="00E04C0C">
          <w:delText>.</w:delText>
        </w:r>
      </w:del>
      <w:del w:id="51" w:author="Tim Hallett" w:date="2015-01-07T12:12:00Z">
        <w:r w:rsidDel="006424CD">
          <w:delText xml:space="preserve"> To understand how costs accrue in an ART-programme, data was sought that described the cost of the individual components of care.</w:delText>
        </w:r>
      </w:del>
    </w:p>
    <w:p w:rsidR="00C07325" w:rsidRDefault="00C07325">
      <w:pPr>
        <w:pStyle w:val="normal0"/>
        <w:ind w:firstLine="720"/>
        <w:contextualSpacing w:val="0"/>
      </w:pPr>
    </w:p>
    <w:p w:rsidR="00C07325" w:rsidRDefault="0004446E" w:rsidP="006424CD">
      <w:pPr>
        <w:pStyle w:val="normal0"/>
        <w:ind w:firstLine="720"/>
        <w:contextualSpacing w:val="0"/>
      </w:pPr>
      <w:r>
        <w:t xml:space="preserve">To assess </w:t>
      </w:r>
      <w:del w:id="52" w:author="Tim Hallett" w:date="2015-01-07T12:13:00Z">
        <w:r w:rsidDel="00E04C0C">
          <w:delText xml:space="preserve">where care </w:delText>
        </w:r>
        <w:r w:rsidR="003F2142" w:rsidDel="00E04C0C">
          <w:delText>was</w:delText>
        </w:r>
        <w:r w:rsidDel="00E04C0C">
          <w:delText xml:space="preserve"> suboptimal, </w:delText>
        </w:r>
      </w:del>
      <w:ins w:id="53" w:author="Tim Hallett" w:date="2015-01-07T12:13:00Z">
        <w:r w:rsidR="00E04C0C">
          <w:t xml:space="preserve">from where current health losses accrue, </w:t>
        </w:r>
      </w:ins>
      <w:r>
        <w:t>the</w:t>
      </w:r>
      <w:del w:id="54" w:author="Tim Hallett" w:date="2015-01-07T12:13:00Z">
        <w:r w:rsidDel="00E04C0C">
          <w:delText xml:space="preserve"> calibrated</w:delText>
        </w:r>
      </w:del>
      <w:r>
        <w:t xml:space="preserve"> model was </w:t>
      </w:r>
      <w:del w:id="55" w:author="Tim Hallett" w:date="2015-01-07T12:13:00Z">
        <w:r w:rsidDel="00E04C0C">
          <w:delText>used to replicate</w:delText>
        </w:r>
      </w:del>
      <w:ins w:id="56" w:author="Tim Hallett" w:date="2015-01-07T12:13:00Z">
        <w:r w:rsidR="00E04C0C">
          <w:t>calibrated to the setting of western Kenya</w:t>
        </w:r>
      </w:ins>
      <w:r>
        <w:t xml:space="preserve"> </w:t>
      </w:r>
      <w:del w:id="57" w:author="Tim Hallett" w:date="2015-01-07T12:14:00Z">
        <w:r w:rsidDel="00E04C0C">
          <w:delText>the HIV epidemic together with the scale up of treatment from 2004 onwards</w:delText>
        </w:r>
      </w:del>
      <w:ins w:id="58" w:author="Tim Hallett" w:date="2015-01-07T12:14:00Z">
        <w:r w:rsidR="00E04C0C">
          <w:t>and the modelled status in care of persons dying from HIV-related causes was estimated</w:t>
        </w:r>
      </w:ins>
      <w:r>
        <w:t xml:space="preserve">. </w:t>
      </w:r>
      <w:del w:id="59" w:author="Tim Hallett" w:date="2015-01-07T12:12:00Z">
        <w:r w:rsidDel="006424CD">
          <w:delText xml:space="preserve">Output metrics are DALYs averted and cost between 2010 and 2030. In the absence of any interventions, we were able to define baseline values for impact and cost. </w:delText>
        </w:r>
      </w:del>
      <w:r>
        <w:t xml:space="preserve">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rsidR="00C07325" w:rsidRDefault="0004446E">
      <w:pPr>
        <w:pStyle w:val="Heading2"/>
        <w:contextualSpacing w:val="0"/>
      </w:pPr>
      <w:bookmarkStart w:id="60" w:name="h.qp08777c4239" w:colFirst="0" w:colLast="0"/>
      <w:bookmarkEnd w:id="60"/>
      <w:r>
        <w:t>Model description</w:t>
      </w:r>
    </w:p>
    <w:p w:rsidR="00C07325" w:rsidRDefault="0004446E">
      <w:pPr>
        <w:pStyle w:val="normal0"/>
        <w:contextualSpacing w:val="0"/>
      </w:pPr>
      <w:r>
        <w:tab/>
      </w:r>
      <w:del w:id="61" w:author="Tim Hallett" w:date="2015-01-07T12:06:00Z">
        <w:r w:rsidDel="00F24045">
          <w:delText>The mathematical model we constructed can be described as two sub</w:delText>
        </w:r>
        <w:r w:rsidR="00A57263" w:rsidDel="00F24045">
          <w:delText>-</w:delText>
        </w:r>
        <w:r w:rsidDel="00F24045">
          <w:delText>models: The Natural History Model and The Cascade Model. These two models work to describe the health status of an HIV-positive individual and their movements through care.</w:delText>
        </w:r>
      </w:del>
    </w:p>
    <w:p w:rsidR="00C07325" w:rsidRDefault="0004446E">
      <w:pPr>
        <w:pStyle w:val="normal0"/>
        <w:contextualSpacing w:val="0"/>
      </w:pPr>
      <w:r>
        <w:tab/>
      </w:r>
    </w:p>
    <w:p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rsidR="00C07325" w:rsidRDefault="00C07325">
      <w:pPr>
        <w:pStyle w:val="normal0"/>
        <w:contextualSpacing w:val="0"/>
      </w:pPr>
    </w:p>
    <w:p w:rsidR="00C07325" w:rsidRDefault="00243366">
      <w:pPr>
        <w:pStyle w:val="normal0"/>
        <w:contextualSpacing w:val="0"/>
      </w:pPr>
      <w:r>
        <w:tab/>
        <w:t xml:space="preserve">The model describes the population of Kenya </w:t>
      </w:r>
      <w:r w:rsidR="00B52FB2">
        <w:t xml:space="preserve">from 1970 to 2030 and begins by creating a </w:t>
      </w:r>
      <w:del w:id="62" w:author="Tim Hallett" w:date="2015-01-07T12:05:00Z">
        <w:r w:rsidR="00B52FB2" w:rsidDel="00F24045">
          <w:delText xml:space="preserve">cohort </w:delText>
        </w:r>
      </w:del>
      <w:ins w:id="63" w:author="Tim Hallett" w:date="2015-01-07T12:05:00Z">
        <w:r w:rsidR="00F24045">
          <w:t xml:space="preserve">population </w:t>
        </w:r>
      </w:ins>
      <w:r w:rsidR="00B52FB2">
        <w:t>of HIV-negative individuals the size and age</w:t>
      </w:r>
      <w:ins w:id="64" w:author="Tim Hallett" w:date="2015-01-07T12:04:00Z">
        <w:r w:rsidR="0027665A">
          <w:t>-structure</w:t>
        </w:r>
      </w:ins>
      <w:r w:rsidR="00B52FB2">
        <w:t xml:space="preserve"> of the population in 1970. </w:t>
      </w:r>
      <w:del w:id="65" w:author="Tim Hallett" w:date="2015-01-07T12:05:00Z">
        <w:r w:rsidR="00B52FB2" w:rsidDel="0027665A">
          <w:delText>Population growth is captured throu</w:delText>
        </w:r>
        <w:r w:rsidR="00CB2B80" w:rsidDel="0027665A">
          <w:delText xml:space="preserve">gh the birth of new individuals over time. </w:delText>
        </w:r>
      </w:del>
      <w:r w:rsidR="00CB2B80">
        <w:t>HIV incidence</w:t>
      </w:r>
      <w:ins w:id="66" w:author="Tim Hallett" w:date="2015-01-07T12:05:00Z">
        <w:r w:rsidR="0027665A">
          <w:t xml:space="preserve"> </w:t>
        </w:r>
      </w:ins>
      <w:del w:id="67" w:author="Tim Hallett" w:date="2015-01-07T12:05:00Z">
        <w:r w:rsidR="00CB2B80" w:rsidDel="0027665A">
          <w:delText xml:space="preserve"> </w:delText>
        </w:r>
      </w:del>
      <w:r w:rsidR="00CB2B80">
        <w:t xml:space="preserve">is </w:t>
      </w:r>
      <w:del w:id="68" w:author="Tim Hallett" w:date="2015-01-07T12:05:00Z">
        <w:r w:rsidR="00CB2B80" w:rsidDel="0027665A">
          <w:delText xml:space="preserve">driven </w:delText>
        </w:r>
      </w:del>
      <w:ins w:id="69" w:author="Tim Hallett" w:date="2015-01-07T12:05:00Z">
        <w:r w:rsidR="0027665A">
          <w:t xml:space="preserve">informed </w:t>
        </w:r>
      </w:ins>
      <w:r w:rsidR="00CB2B80">
        <w:t>by estimates from the UNAIDS Spectrum Software (developed by the Futures Institute[</w:t>
      </w:r>
      <w:hyperlink r:id="rId10">
        <w:r w:rsidR="00CB2B80">
          <w:rPr>
            <w:color w:val="1155CC"/>
            <w:u w:val="single"/>
          </w:rPr>
          <w:t>link</w:t>
        </w:r>
      </w:hyperlink>
      <w:r w:rsidR="00CB2B80">
        <w:t>])</w:t>
      </w:r>
      <w:del w:id="70" w:author="Tim Hallett" w:date="2015-01-07T12:05:00Z">
        <w:r w:rsidR="00CB2B80" w:rsidDel="0027665A">
          <w:delText xml:space="preserve"> before being distributed and randomised to individuals in specific age and sex categories informed by incidence rate ratios also extracted from Spectrum</w:delText>
        </w:r>
      </w:del>
      <w:r w:rsidR="00CB2B80">
        <w:t>.</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rsidR="00C07325" w:rsidRDefault="00C07325">
      <w:pPr>
        <w:pStyle w:val="normal0"/>
        <w:contextualSpacing w:val="0"/>
        <w:rPr>
          <w:ins w:id="71" w:author="Tim Hallett" w:date="2015-01-07T12:07:00Z"/>
        </w:rPr>
      </w:pPr>
    </w:p>
    <w:p w:rsidR="00F24045" w:rsidRDefault="00F24045">
      <w:pPr>
        <w:pStyle w:val="normal0"/>
        <w:contextualSpacing w:val="0"/>
        <w:rPr>
          <w:ins w:id="72" w:author="Tim Hallett" w:date="2015-01-07T12:07:00Z"/>
        </w:rPr>
      </w:pPr>
      <w:moveToRangeStart w:id="73" w:author="Tim Hallett" w:date="2015-01-07T12:07:00Z" w:name="move282251792"/>
      <w:moveTo w:id="74" w:author="Tim Hallett" w:date="2015-01-07T12:07:00Z">
        <w:r>
          <w:t>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and detailed methods can be found in the appendix.</w:t>
        </w:r>
      </w:moveTo>
      <w:moveToRangeEnd w:id="73"/>
    </w:p>
    <w:p w:rsidR="00F24045" w:rsidRDefault="00F24045">
      <w:pPr>
        <w:pStyle w:val="normal0"/>
        <w:contextualSpacing w:val="0"/>
        <w:rPr>
          <w:ins w:id="75" w:author="Tim Hallett" w:date="2015-01-07T12:07:00Z"/>
        </w:rPr>
      </w:pPr>
    </w:p>
    <w:p w:rsidR="00F24045" w:rsidRDefault="00F24045">
      <w:pPr>
        <w:pStyle w:val="normal0"/>
        <w:contextualSpacing w:val="0"/>
      </w:pPr>
    </w:p>
    <w:p w:rsidR="00C07325" w:rsidRDefault="004D3BDD">
      <w:pPr>
        <w:pStyle w:val="normal0"/>
        <w:contextualSpacing w:val="0"/>
        <w:rPr>
          <w:ins w:id="76" w:author="Tim Hallett" w:date="2015-01-07T12:08:00Z"/>
        </w:rPr>
      </w:pPr>
      <w:r>
        <w:rPr>
          <w:noProof/>
          <w:lang w:val="en-US"/>
        </w:rPr>
        <mc:AlternateContent>
          <mc:Choice Requires="wpg">
            <w:drawing>
              <wp:anchor distT="0" distB="0" distL="114300" distR="114300" simplePos="0" relativeHeight="251668480" behindDoc="0" locked="0" layoutInCell="1" allowOverlap="1" wp14:anchorId="1AF10E14" wp14:editId="2641C1DC">
                <wp:simplePos x="0" y="0"/>
                <wp:positionH relativeFrom="column">
                  <wp:posOffset>0</wp:posOffset>
                </wp:positionH>
                <wp:positionV relativeFrom="paragraph">
                  <wp:posOffset>2001520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Default="00B266C0" w:rsidP="00B7495C">
                              <w:pPr>
                                <w:pStyle w:val="Subtitle"/>
                                <w:contextualSpacing w:val="0"/>
                              </w:pPr>
                              <w:r>
                                <w:t>Figure 1. Model representation of the cascade of care</w:t>
                              </w:r>
                            </w:p>
                            <w:p w:rsidR="00B266C0" w:rsidRPr="00B7495C" w:rsidRDefault="00B266C0"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57.6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EoKIHrIBAAAKgsAAA4A&#10;AAAAAAAAAAAAAAAAOQIAAGRycy9lMm9Eb2MueG1sUEsBAi0AFAAGAAgAAAAhAKomDr68AAAAIQEA&#10;ABkAAAAAAAAAAAAAAAAALQcAAGRycy9fcmVscy9lMm9Eb2MueG1sLnJlbHNQSwECLQAUAAYACAAA&#10;ACEAvKkAMN8AAAAIAQAADwAAAAAAAAAAAAAAAAAg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2"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B266C0" w:rsidRDefault="00B266C0" w:rsidP="00B7495C">
                        <w:pPr>
                          <w:pStyle w:val="Subtitle"/>
                          <w:contextualSpacing w:val="0"/>
                        </w:pPr>
                        <w:r>
                          <w:t>Figure 1. Model representation of the cascade of care</w:t>
                        </w:r>
                      </w:p>
                      <w:p w:rsidR="00B266C0" w:rsidRPr="00B7495C" w:rsidRDefault="00B266C0" w:rsidP="00B7495C">
                        <w:pPr>
                          <w:rPr>
                            <w:rFonts w:ascii="Trebuchet MS" w:hAnsi="Trebuchet MS"/>
                            <w:sz w:val="16"/>
                            <w:szCs w:val="16"/>
                          </w:rPr>
                        </w:pPr>
                      </w:p>
                    </w:txbxContent>
                  </v:textbox>
                </v:shape>
                <w10:wrap type="through"/>
              </v:group>
            </w:pict>
          </mc:Fallback>
        </mc:AlternateContent>
      </w:r>
      <w:r w:rsidR="00781129">
        <w:tab/>
        <w:t xml:space="preserve">The Cascade Model </w:t>
      </w:r>
      <w:r w:rsidR="0004446E">
        <w:t>describes the events and pathways through care for HIV-positive individuals</w:t>
      </w:r>
      <w:r w:rsidR="00781129">
        <w:t xml:space="preserve"> (figure 1)</w:t>
      </w:r>
      <w:r w:rsidR="0004446E">
        <w:t>.</w:t>
      </w:r>
      <w:commentRangeStart w:id="77"/>
      <w:r w:rsidR="0004446E">
        <w:t xml:space="preserve"> </w:t>
      </w:r>
      <w:r w:rsidR="00712178">
        <w:t>Declining health in The Natural History Model drives care-seeking behaviour in the Cascade</w:t>
      </w:r>
      <w:r w:rsidR="0004446E">
        <w:t xml:space="preserve"> Model. </w:t>
      </w:r>
      <w:commentRangeEnd w:id="77"/>
      <w:r w:rsidR="00F24045">
        <w:rPr>
          <w:rStyle w:val="CommentReference"/>
        </w:rPr>
        <w:commentReference w:id="77"/>
      </w:r>
      <w:del w:id="78" w:author="Tim Hallett" w:date="2015-01-07T12:07:00Z">
        <w:r w:rsidR="0004446E" w:rsidDel="00F24045">
          <w:delText>As described above, the model begins with</w:delText>
        </w:r>
      </w:del>
      <w:r w:rsidR="0004446E">
        <w:t xml:space="preserve"> </w:t>
      </w:r>
      <w:r w:rsidR="00712178">
        <w:t xml:space="preserve">HIV-negative </w:t>
      </w:r>
      <w:r w:rsidR="0004446E">
        <w:t>care naïve individuals</w:t>
      </w:r>
      <w:del w:id="79" w:author="Tim Hallett" w:date="2015-01-07T12:07:00Z">
        <w:r w:rsidR="0004446E" w:rsidDel="00F24045">
          <w:delText>. Individuals are then</w:delText>
        </w:r>
      </w:del>
      <w:ins w:id="80" w:author="Tim Hallett" w:date="2015-01-07T12:07:00Z">
        <w:r w:rsidR="00F24045">
          <w:t xml:space="preserve"> can be</w:t>
        </w:r>
      </w:ins>
      <w:r w:rsidR="0004446E">
        <w:t xml:space="preserve"> tested from 2004 onwards through one of three routes: HBCT where individuals are sought and tested at home, VCT where individuals voluntarily attend an HIV-clinic or PICT where individuals seek care due to being symptomatic or having had previous healthcare experience. </w:t>
      </w:r>
      <w:del w:id="81" w:author="Tim Hallett" w:date="2015-01-07T12:07:00Z">
        <w:r w:rsidR="0004446E" w:rsidDel="00F24045">
          <w:delText xml:space="preserve">If an individual is found to be HIV-negative, they do not progress any further through care. </w:delText>
        </w:r>
      </w:del>
      <w:r w:rsidR="0004446E">
        <w:t xml:space="preserve">They may be tested multiple times throughout their lives and care will only progress if they are found to be HIV-positive. The </w:t>
      </w:r>
      <w:r w:rsidR="00A67220">
        <w:t xml:space="preserve">model </w:t>
      </w:r>
      <w:r w:rsidR="0004446E">
        <w:t>is described in detail in the appendix.</w:t>
      </w:r>
    </w:p>
    <w:p w:rsidR="00F24045" w:rsidRDefault="00F24045">
      <w:pPr>
        <w:pStyle w:val="normal0"/>
        <w:contextualSpacing w:val="0"/>
      </w:pPr>
    </w:p>
    <w:p w:rsidR="00F24045" w:rsidRDefault="00F24045" w:rsidP="00F24045">
      <w:pPr>
        <w:pStyle w:val="normal0"/>
        <w:contextualSpacing w:val="0"/>
        <w:rPr>
          <w:ins w:id="82" w:author="Tim Hallett" w:date="2015-01-07T12:07:00Z"/>
        </w:rPr>
      </w:pPr>
      <w:bookmarkStart w:id="83" w:name="h.iogg3anz8zdv" w:colFirst="0" w:colLast="0"/>
      <w:bookmarkStart w:id="84" w:name="h.hslqb1xxus50" w:colFirst="0" w:colLast="0"/>
      <w:bookmarkEnd w:id="83"/>
      <w:bookmarkEnd w:id="84"/>
      <w:ins w:id="85" w:author="Tim Hallett" w:date="2015-01-07T12:07:00Z">
        <w:r>
          <w:t xml:space="preserve">To calibrate the Cascade Model describing the experience of HIV-positive individuals as they move through the various stages of HIV care, we utilised a unique high-resolution longitudinal dataset from western Kenya. AMPATH, based in Eldoret, is made up of Moi University, Moi Teaching and Referral Hospital and a consortium of North American academic health centers led by Indiana University working in partnership with the Government of Kenya. </w:t>
        </w:r>
      </w:ins>
    </w:p>
    <w:p w:rsidR="00F24045" w:rsidRDefault="00F24045" w:rsidP="00F24045">
      <w:pPr>
        <w:pStyle w:val="normal0"/>
        <w:contextualSpacing w:val="0"/>
        <w:rPr>
          <w:ins w:id="86" w:author="Tim Hallett" w:date="2015-01-07T12:07:00Z"/>
        </w:rPr>
      </w:pPr>
    </w:p>
    <w:p w:rsidR="00F24045" w:rsidRDefault="00F24045" w:rsidP="00F24045">
      <w:pPr>
        <w:pStyle w:val="normal0"/>
        <w:ind w:firstLine="720"/>
        <w:contextualSpacing w:val="0"/>
        <w:rPr>
          <w:ins w:id="87" w:author="Tim Hallett" w:date="2015-01-07T12:07:00Z"/>
        </w:rPr>
      </w:pPr>
      <w:ins w:id="88" w:author="Tim Hallett" w:date="2015-01-07T12:07:00Z">
        <w:r>
          <w:t>Since launching in 2006, the AMPATH Medical Record System (AMRS) has been collecting individual-level data on the AMPATH AIDS-control system</w:t>
        </w:r>
      </w:ins>
      <w:ins w:id="89" w:author="Tim Hallett" w:date="2015-01-07T12:15:00Z">
        <w:r w:rsidR="00361DF5">
          <w:t xml:space="preserve"> </w:t>
        </w:r>
      </w:ins>
      <w:ins w:id="90" w:author="Tim Hallett" w:date="2015-01-07T12:07:00Z">
        <w:r>
          <w:t xml:space="preserve">{Einterz:2007js, Tierney:2007th}. Service delivery occurs through public sector hospitals and health centres run by the Ministry of Health{Einterz:2007js}. AMPATH has very well established VCT and PICT programmes, and after trialing the use of HBCT in 2007, officially rolled it out in 2010{Wachira:2013dc}. </w:t>
        </w:r>
      </w:ins>
    </w:p>
    <w:p w:rsidR="00F24045" w:rsidRDefault="00F24045" w:rsidP="00F24045">
      <w:pPr>
        <w:pStyle w:val="normal0"/>
        <w:contextualSpacing w:val="0"/>
        <w:rPr>
          <w:ins w:id="91" w:author="Tim Hallett" w:date="2015-01-07T12:07:00Z"/>
        </w:rPr>
      </w:pPr>
    </w:p>
    <w:p w:rsidR="00F24045" w:rsidRDefault="00F24045" w:rsidP="00F24045">
      <w:pPr>
        <w:pStyle w:val="normal0"/>
        <w:ind w:firstLine="720"/>
        <w:contextualSpacing w:val="0"/>
        <w:rPr>
          <w:ins w:id="92" w:author="Tim Hallett" w:date="2015-01-07T12:11:00Z"/>
        </w:rPr>
      </w:pPr>
      <w:ins w:id="93" w:author="Tim Hallett" w:date="2015-01-07T12:07:00Z">
        <w:r>
          <w:t xml:space="preserve">Using data from the Port Victoria catchment area, </w:t>
        </w:r>
      </w:ins>
      <w:ins w:id="94" w:author="Tim Hallett" w:date="2015-01-07T12:15:00Z">
        <w:r w:rsidR="00361DF5">
          <w:t>we</w:t>
        </w:r>
      </w:ins>
      <w:ins w:id="95" w:author="Tim Hallett" w:date="2015-01-07T12:07:00Z">
        <w:r>
          <w:t xml:space="preserve">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w:t>
        </w:r>
      </w:ins>
      <w:ins w:id="96" w:author="Tim Hallett" w:date="2015-01-07T12:15:00Z">
        <w:r w:rsidR="00361DF5">
          <w:t>The model was calibrated to these estimates.</w:t>
        </w:r>
      </w:ins>
    </w:p>
    <w:p w:rsidR="00D31246" w:rsidRDefault="00D31246" w:rsidP="00F24045">
      <w:pPr>
        <w:pStyle w:val="normal0"/>
        <w:ind w:firstLine="720"/>
        <w:contextualSpacing w:val="0"/>
        <w:rPr>
          <w:ins w:id="97" w:author="Tim Hallett" w:date="2015-01-07T12:07:00Z"/>
        </w:rPr>
      </w:pPr>
    </w:p>
    <w:p w:rsidR="00D31246" w:rsidRDefault="00D31246" w:rsidP="00D31246">
      <w:pPr>
        <w:pStyle w:val="normal0"/>
        <w:ind w:firstLine="720"/>
        <w:contextualSpacing w:val="0"/>
        <w:rPr>
          <w:ins w:id="98" w:author="Tim Hallett" w:date="2015-01-07T12:11:00Z"/>
        </w:rPr>
      </w:pPr>
      <w:ins w:id="99" w:author="Tim Hallett" w:date="2015-01-07T12:11:00Z">
        <w:r>
          <w:t xml:space="preserve">To assess the current state of this ART-programme in western Kenya, we  estimated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w:t>
        </w:r>
        <w:commentRangeStart w:id="100"/>
        <w:r>
          <w:t>baseline scenario.</w:t>
        </w:r>
        <w:commentRangeEnd w:id="100"/>
        <w:r>
          <w:rPr>
            <w:rStyle w:val="CommentReference"/>
          </w:rPr>
          <w:commentReference w:id="100"/>
        </w:r>
      </w:ins>
    </w:p>
    <w:p w:rsidR="004D3BDD" w:rsidDel="00E3164B" w:rsidRDefault="004D3BDD" w:rsidP="006500B6">
      <w:pPr>
        <w:pStyle w:val="Heading2"/>
        <w:contextualSpacing w:val="0"/>
        <w:rPr>
          <w:del w:id="101" w:author="Tim Hallett" w:date="2015-01-07T12:16:00Z"/>
        </w:rPr>
      </w:pPr>
    </w:p>
    <w:p w:rsidR="00C07325" w:rsidDel="00F24045" w:rsidRDefault="006500B6" w:rsidP="006500B6">
      <w:pPr>
        <w:pStyle w:val="Heading2"/>
        <w:contextualSpacing w:val="0"/>
        <w:rPr>
          <w:del w:id="102" w:author="Tim Hallett" w:date="2015-01-07T12:07:00Z"/>
        </w:rPr>
      </w:pPr>
      <w:del w:id="103" w:author="Tim Hallett" w:date="2015-01-07T12:07:00Z">
        <w:r w:rsidDel="00F24045">
          <w:delText>Natural History Calibration</w:delText>
        </w:r>
      </w:del>
    </w:p>
    <w:p w:rsidR="00C07325" w:rsidRDefault="0004446E">
      <w:pPr>
        <w:pStyle w:val="normal0"/>
        <w:contextualSpacing w:val="0"/>
      </w:pPr>
      <w:r>
        <w:tab/>
      </w:r>
      <w:moveFromRangeStart w:id="104" w:author="Tim Hallett" w:date="2015-01-07T12:07:00Z" w:name="move282251792"/>
      <w:moveFrom w:id="105" w:author="Tim Hallett" w:date="2015-01-07T12:07:00Z">
        <w:r w:rsidDel="00F24045">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rsidDel="00F24045">
          <w:t xml:space="preserve">and detailed methods </w:t>
        </w:r>
        <w:r w:rsidDel="00F24045">
          <w:t>can be found in the appendix.</w:t>
        </w:r>
      </w:moveFrom>
      <w:moveFromRangeEnd w:id="104"/>
    </w:p>
    <w:p w:rsidR="00D31246" w:rsidRDefault="00D31246" w:rsidP="00D31246">
      <w:pPr>
        <w:pStyle w:val="Heading2"/>
        <w:contextualSpacing w:val="0"/>
        <w:rPr>
          <w:ins w:id="106" w:author="Tim Hallett" w:date="2015-01-07T12:11:00Z"/>
        </w:rPr>
      </w:pPr>
      <w:bookmarkStart w:id="107" w:name="h.wvtuqq7mpsy1" w:colFirst="0" w:colLast="0"/>
      <w:bookmarkEnd w:id="107"/>
      <w:ins w:id="108" w:author="Tim Hallett" w:date="2015-01-07T12:11:00Z">
        <w:r>
          <w:t>Intervention</w:t>
        </w:r>
      </w:ins>
    </w:p>
    <w:p w:rsidR="00D31246" w:rsidRDefault="00D31246" w:rsidP="00D31246">
      <w:pPr>
        <w:pStyle w:val="normal0"/>
        <w:contextualSpacing w:val="0"/>
        <w:rPr>
          <w:ins w:id="109" w:author="Tim Hallett" w:date="2015-01-07T12:11:00Z"/>
        </w:rPr>
      </w:pPr>
      <w:ins w:id="110" w:author="Tim Hallett" w:date="2015-01-07T12:11:00Z">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and a “realistic impact” scenario, which aims to demonstrate the impact of a more obtainable intervention. Interventions were implemented in the model from 2010 onwards and their impact on DALYs averted, costs accrued and the care experience of individuals dying from HIV-related deaths quantified.</w:t>
        </w:r>
      </w:ins>
    </w:p>
    <w:p w:rsidR="00C07325" w:rsidDel="00F24045" w:rsidRDefault="0004446E">
      <w:pPr>
        <w:pStyle w:val="Heading2"/>
        <w:contextualSpacing w:val="0"/>
        <w:rPr>
          <w:del w:id="111" w:author="Tim Hallett" w:date="2015-01-07T12:07:00Z"/>
        </w:rPr>
      </w:pPr>
      <w:del w:id="112" w:author="Tim Hallett" w:date="2015-01-07T12:07:00Z">
        <w:r w:rsidDel="00F24045">
          <w:delText>Cascade of Care Calibration</w:delText>
        </w:r>
      </w:del>
    </w:p>
    <w:p w:rsidR="00C07325" w:rsidDel="00F24045" w:rsidRDefault="0004446E" w:rsidP="00F24045">
      <w:pPr>
        <w:pStyle w:val="normal0"/>
        <w:contextualSpacing w:val="0"/>
        <w:rPr>
          <w:del w:id="113" w:author="Tim Hallett" w:date="2015-01-07T12:07:00Z"/>
        </w:rPr>
        <w:pPrChange w:id="114" w:author="Tim Hallett" w:date="2015-01-07T12:07:00Z">
          <w:pPr>
            <w:pStyle w:val="normal0"/>
            <w:contextualSpacing w:val="0"/>
          </w:pPr>
        </w:pPrChange>
      </w:pPr>
      <w:r>
        <w:tab/>
      </w:r>
      <w:del w:id="115" w:author="Tim Hallett" w:date="2015-01-07T12:07:00Z">
        <w:r w:rsidDel="00F24045">
          <w:delText xml:space="preserve">To calibrate the Cascade Model describing the experience of HIV-positive individuals as they move through the various stages of HIV </w:delText>
        </w:r>
        <w:r w:rsidR="006A404E" w:rsidDel="00F24045">
          <w:delText>care, we utilised a unique high-</w:delText>
        </w:r>
        <w:r w:rsidDel="00F24045">
          <w:delText xml:space="preserve">resolution longitudinal dataset from western Kenya. </w:delText>
        </w:r>
        <w:r w:rsidR="00CF7B3E" w:rsidDel="00F24045">
          <w:delText>AMPATH,</w:delText>
        </w:r>
        <w:r w:rsidDel="00F24045">
          <w:delText xml:space="preserve"> based in Eldoret, is made up of Moi University, Moi Teaching and Referral Hospital and a consortium of North American academic health centers led by Indiana University working in partnership with the Government of Kenya. </w:delText>
        </w:r>
      </w:del>
    </w:p>
    <w:p w:rsidR="00C07325" w:rsidDel="00F24045" w:rsidRDefault="00C07325" w:rsidP="00F24045">
      <w:pPr>
        <w:pStyle w:val="normal0"/>
        <w:contextualSpacing w:val="0"/>
        <w:rPr>
          <w:del w:id="116" w:author="Tim Hallett" w:date="2015-01-07T12:07:00Z"/>
        </w:rPr>
        <w:pPrChange w:id="117" w:author="Tim Hallett" w:date="2015-01-07T12:07:00Z">
          <w:pPr>
            <w:pStyle w:val="normal0"/>
            <w:contextualSpacing w:val="0"/>
          </w:pPr>
        </w:pPrChange>
      </w:pPr>
    </w:p>
    <w:p w:rsidR="00C07325" w:rsidDel="00F24045" w:rsidRDefault="0004446E" w:rsidP="00F24045">
      <w:pPr>
        <w:pStyle w:val="normal0"/>
        <w:contextualSpacing w:val="0"/>
        <w:rPr>
          <w:del w:id="118" w:author="Tim Hallett" w:date="2015-01-07T12:07:00Z"/>
        </w:rPr>
        <w:pPrChange w:id="119" w:author="Tim Hallett" w:date="2015-01-07T12:07:00Z">
          <w:pPr>
            <w:pStyle w:val="normal0"/>
            <w:ind w:firstLine="720"/>
            <w:contextualSpacing w:val="0"/>
          </w:pPr>
        </w:pPrChange>
      </w:pPr>
      <w:del w:id="120" w:author="Tim Hallett" w:date="2015-01-07T12:07:00Z">
        <w:r w:rsidDel="00F24045">
          <w:delText xml:space="preserve">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w:delText>
        </w:r>
        <w:r w:rsidR="009F7BE1" w:rsidDel="00F24045">
          <w:delText>centres</w:delText>
        </w:r>
        <w:r w:rsidDel="00F24045">
          <w:delText xml:space="preserve"> run by the Ministry of Health{Einterz:2007js}. AMPATH has very well established VCT and PICT programmes, and after trailing </w:delText>
        </w:r>
      </w:del>
      <w:ins w:id="121" w:author="Ellen McRobie" w:date="2015-01-06T10:28:00Z">
        <w:del w:id="122" w:author="Tim Hallett" w:date="2015-01-07T12:07:00Z">
          <w:r w:rsidR="000E0AFF" w:rsidDel="00F24045">
            <w:delText xml:space="preserve">trialing </w:delText>
          </w:r>
        </w:del>
      </w:ins>
      <w:del w:id="123" w:author="Tim Hallett" w:date="2015-01-07T12:07:00Z">
        <w:r w:rsidDel="00F24045">
          <w:delText>the use of HBCT in 2007, officially rolled it out in 2010{Wachira:2013dc}. Recently, AMPATH is extend</w:delText>
        </w:r>
      </w:del>
      <w:ins w:id="124" w:author="Ellen McRobie" w:date="2015-01-06T10:28:00Z">
        <w:del w:id="125" w:author="Tim Hallett" w:date="2015-01-07T12:07:00Z">
          <w:r w:rsidR="000E0AFF" w:rsidDel="00F24045">
            <w:delText>ed</w:delText>
          </w:r>
        </w:del>
      </w:ins>
      <w:del w:id="126" w:author="Tim Hallett" w:date="2015-01-07T12:07:00Z">
        <w:r w:rsidDel="00F24045">
          <w:delText>ing this with their Find-Link-Treat-Retain programme (FLTR); involving finding all HIV-infected individuals, linking each to care, treating them with ART and retaining them in care for life)[</w:delText>
        </w:r>
        <w:r w:rsidR="0027665A" w:rsidDel="00F24045">
          <w:fldChar w:fldCharType="begin"/>
        </w:r>
        <w:r w:rsidR="0027665A" w:rsidDel="00F24045">
          <w:delInstrText xml:space="preserve"> HYPERLINK "http://news.medicine.iu.edu/releases/2014/05/ampath-abbvie-hiv-testing.shtml" \h </w:delInstrText>
        </w:r>
        <w:r w:rsidR="0027665A" w:rsidDel="00F24045">
          <w:fldChar w:fldCharType="separate"/>
        </w:r>
        <w:r w:rsidDel="00F24045">
          <w:rPr>
            <w:color w:val="1155CC"/>
            <w:u w:val="single"/>
          </w:rPr>
          <w:delText>website</w:delText>
        </w:r>
        <w:r w:rsidR="0027665A" w:rsidDel="00F24045">
          <w:rPr>
            <w:color w:val="1155CC"/>
            <w:u w:val="single"/>
          </w:rPr>
          <w:fldChar w:fldCharType="end"/>
        </w:r>
        <w:r w:rsidDel="00F24045">
          <w:delText>].</w:delText>
        </w:r>
      </w:del>
    </w:p>
    <w:p w:rsidR="00C07325" w:rsidDel="00F24045" w:rsidRDefault="00C07325" w:rsidP="00F24045">
      <w:pPr>
        <w:pStyle w:val="normal0"/>
        <w:contextualSpacing w:val="0"/>
        <w:rPr>
          <w:del w:id="127" w:author="Tim Hallett" w:date="2015-01-07T12:07:00Z"/>
        </w:rPr>
        <w:pPrChange w:id="128" w:author="Tim Hallett" w:date="2015-01-07T12:07:00Z">
          <w:pPr>
            <w:pStyle w:val="normal0"/>
            <w:contextualSpacing w:val="0"/>
          </w:pPr>
        </w:pPrChange>
      </w:pPr>
    </w:p>
    <w:p w:rsidR="00C07325" w:rsidRDefault="0004446E" w:rsidP="00F24045">
      <w:pPr>
        <w:pStyle w:val="normal0"/>
        <w:contextualSpacing w:val="0"/>
        <w:pPrChange w:id="129" w:author="Tim Hallett" w:date="2015-01-07T12:07:00Z">
          <w:pPr>
            <w:pStyle w:val="normal0"/>
            <w:ind w:firstLine="720"/>
            <w:contextualSpacing w:val="0"/>
          </w:pPr>
        </w:pPrChange>
      </w:pPr>
      <w:del w:id="130" w:author="Tim Hallett" w:date="2015-01-07T12:07:00Z">
        <w:r w:rsidDel="00F24045">
          <w:delTex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delText>
        </w:r>
      </w:del>
    </w:p>
    <w:p w:rsidR="00C07325" w:rsidRDefault="0004446E">
      <w:pPr>
        <w:pStyle w:val="Heading2"/>
        <w:contextualSpacing w:val="0"/>
      </w:pPr>
      <w:bookmarkStart w:id="131" w:name="h.zedl01pfmy8z" w:colFirst="0" w:colLast="0"/>
      <w:bookmarkEnd w:id="131"/>
      <w:r>
        <w:t xml:space="preserve">Cost </w:t>
      </w:r>
      <w:ins w:id="132" w:author="Tim Hallett" w:date="2015-01-07T12:08:00Z">
        <w:r w:rsidR="00F24045">
          <w:t>Estimates</w:t>
        </w:r>
      </w:ins>
      <w:del w:id="133" w:author="Tim Hallett" w:date="2015-01-07T12:08:00Z">
        <w:r w:rsidDel="00F24045">
          <w:delText>Derivation</w:delText>
        </w:r>
      </w:del>
    </w:p>
    <w:p w:rsidR="00C07325" w:rsidRDefault="0004446E">
      <w:pPr>
        <w:pStyle w:val="normal0"/>
        <w:contextualSpacing w:val="0"/>
        <w:rPr>
          <w:ins w:id="134" w:author="Tim Hallett" w:date="2015-01-07T12:45:00Z"/>
        </w:rPr>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rsidR="000743C3" w:rsidRDefault="000743C3">
      <w:pPr>
        <w:pStyle w:val="normal0"/>
        <w:contextualSpacing w:val="0"/>
      </w:pPr>
      <w:ins w:id="135" w:author="Tim Hallett" w:date="2015-01-07T12:45:00Z">
        <w:r>
          <w:t xml:space="preserve">Discounting? Perspective? </w:t>
        </w:r>
      </w:ins>
    </w:p>
    <w:p w:rsidR="00C07325" w:rsidRDefault="0004446E">
      <w:pPr>
        <w:pStyle w:val="Heading2"/>
        <w:contextualSpacing w:val="0"/>
      </w:pPr>
      <w:bookmarkStart w:id="136" w:name="h.rl97lz7j3hfn" w:colFirst="0" w:colLast="0"/>
      <w:bookmarkEnd w:id="136"/>
      <w:r>
        <w:t>Output Metrics</w:t>
      </w:r>
    </w:p>
    <w:p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2010{Salomon:2012ib}</w:t>
      </w:r>
      <w:r>
        <w:t>. We also looked at the care experience of individuals who died from HIV-related deaths between 2010 and 2030.</w:t>
      </w:r>
    </w:p>
    <w:p w:rsidR="00EC5470" w:rsidRDefault="00EC5470">
      <w:pPr>
        <w:pStyle w:val="normal0"/>
        <w:contextualSpacing w:val="0"/>
      </w:pPr>
    </w:p>
    <w:p w:rsidR="00C07325" w:rsidDel="00D31246" w:rsidRDefault="0004446E">
      <w:pPr>
        <w:pStyle w:val="Heading2"/>
        <w:contextualSpacing w:val="0"/>
        <w:rPr>
          <w:del w:id="137" w:author="Tim Hallett" w:date="2015-01-07T12:11:00Z"/>
        </w:rPr>
      </w:pPr>
      <w:bookmarkStart w:id="138" w:name="h.q8tpsglr34se" w:colFirst="0" w:colLast="0"/>
      <w:bookmarkEnd w:id="138"/>
      <w:del w:id="139" w:author="Tim Hallett" w:date="2015-01-07T12:11:00Z">
        <w:r w:rsidDel="00D31246">
          <w:delText>Assessing Losses in Care</w:delText>
        </w:r>
      </w:del>
    </w:p>
    <w:p w:rsidR="00C07325" w:rsidDel="00D31246" w:rsidRDefault="0004446E">
      <w:pPr>
        <w:pStyle w:val="normal0"/>
        <w:ind w:firstLine="720"/>
        <w:contextualSpacing w:val="0"/>
        <w:rPr>
          <w:del w:id="140" w:author="Tim Hallett" w:date="2015-01-07T12:11:00Z"/>
        </w:rPr>
      </w:pPr>
      <w:del w:id="141" w:author="Tim Hallett" w:date="2015-01-07T12:11:00Z">
        <w:r w:rsidDel="00D31246">
          <w:delText>To assess the current state of our specific</w:delText>
        </w:r>
      </w:del>
      <w:ins w:id="142" w:author="Ellen McRobie" w:date="2015-01-06T10:29:00Z">
        <w:del w:id="143" w:author="Tim Hallett" w:date="2015-01-07T12:11:00Z">
          <w:r w:rsidR="000E0AFF" w:rsidDel="00D31246">
            <w:delText>this</w:delText>
          </w:r>
        </w:del>
      </w:ins>
      <w:del w:id="144" w:author="Tim Hallett" w:date="2015-01-07T12:11:00Z">
        <w:r w:rsidDel="00D31246">
          <w:delText xml:space="preserve"> ART-programme in western Kenya, we assessed </w:delText>
        </w:r>
      </w:del>
      <w:ins w:id="145" w:author="Ellen McRobie" w:date="2015-01-06T10:29:00Z">
        <w:del w:id="146" w:author="Tim Hallett" w:date="2015-01-07T12:11:00Z">
          <w:r w:rsidR="000E0AFF" w:rsidDel="00D31246">
            <w:delText xml:space="preserve"> estimated </w:delText>
          </w:r>
        </w:del>
      </w:ins>
      <w:del w:id="147" w:author="Tim Hallett" w:date="2015-01-07T12:11:00Z">
        <w:r w:rsidDel="00D31246">
          <w:delText xml:space="preserve">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w:delText>
        </w:r>
        <w:commentRangeStart w:id="148"/>
        <w:r w:rsidDel="00D31246">
          <w:delText>baseline scenario.</w:delText>
        </w:r>
        <w:commentRangeEnd w:id="148"/>
        <w:r w:rsidR="000E0AFF" w:rsidDel="00D31246">
          <w:rPr>
            <w:rStyle w:val="CommentReference"/>
          </w:rPr>
          <w:commentReference w:id="148"/>
        </w:r>
      </w:del>
    </w:p>
    <w:p w:rsidR="00C07325" w:rsidDel="00D31246" w:rsidRDefault="00C07325">
      <w:pPr>
        <w:pStyle w:val="normal0"/>
        <w:ind w:firstLine="720"/>
        <w:contextualSpacing w:val="0"/>
        <w:rPr>
          <w:del w:id="149" w:author="Tim Hallett" w:date="2015-01-07T12:11:00Z"/>
        </w:rPr>
      </w:pPr>
    </w:p>
    <w:p w:rsidR="00C07325" w:rsidDel="00D31246" w:rsidRDefault="0004446E">
      <w:pPr>
        <w:pStyle w:val="normal0"/>
        <w:ind w:firstLine="720"/>
        <w:contextualSpacing w:val="0"/>
        <w:rPr>
          <w:del w:id="150" w:author="Tim Hallett" w:date="2015-01-07T12:11:00Z"/>
        </w:rPr>
      </w:pPr>
      <w:del w:id="151" w:author="Tim Hallett" w:date="2015-01-07T12:11:00Z">
        <w:r w:rsidDel="00D31246">
          <w:delTex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delText>
        </w:r>
        <w:r w:rsidR="006D17ED" w:rsidDel="00D31246">
          <w:delText>ider the “view” from the clinic,</w:delText>
        </w:r>
        <w:r w:rsidDel="00D31246">
          <w:delTex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delText>
        </w:r>
        <w:r w:rsidR="006D17ED" w:rsidDel="00D31246">
          <w:delText>For example, the model can calculate the impact of an intervention</w:delText>
        </w:r>
        <w:r w:rsidDel="00D31246">
          <w:delText xml:space="preserve"> and if </w:delText>
        </w:r>
        <w:r w:rsidR="006D17ED" w:rsidDel="00D31246">
          <w:delText>the</w:delText>
        </w:r>
        <w:r w:rsidDel="00D31246">
          <w:delText xml:space="preserve"> intervention were </w:delText>
        </w:r>
        <w:r w:rsidR="006D17ED" w:rsidDel="00D31246">
          <w:delText xml:space="preserve">then </w:delText>
        </w:r>
        <w:r w:rsidDel="00D31246">
          <w:delText>to be rolled out, a clinic would be able to validate the intervention against the model output.</w:delText>
        </w:r>
      </w:del>
    </w:p>
    <w:p w:rsidR="00C07325" w:rsidDel="00D31246" w:rsidRDefault="00C07325">
      <w:pPr>
        <w:pStyle w:val="normal0"/>
        <w:ind w:firstLine="720"/>
        <w:contextualSpacing w:val="0"/>
        <w:rPr>
          <w:del w:id="152" w:author="Tim Hallett" w:date="2015-01-07T12:11:00Z"/>
        </w:rPr>
      </w:pPr>
    </w:p>
    <w:p w:rsidR="00C07325" w:rsidDel="00D31246" w:rsidRDefault="0004446E" w:rsidP="004D3BDD">
      <w:pPr>
        <w:pStyle w:val="normal0"/>
        <w:ind w:firstLine="720"/>
        <w:contextualSpacing w:val="0"/>
        <w:rPr>
          <w:del w:id="153" w:author="Tim Hallett" w:date="2015-01-07T12:11:00Z"/>
        </w:rPr>
      </w:pPr>
      <w:del w:id="154" w:author="Tim Hallett" w:date="2015-01-07T12:11:00Z">
        <w:r w:rsidDel="00D31246">
          <w:delText xml:space="preserve">The </w:delText>
        </w:r>
        <w:r w:rsidR="004B54D1" w:rsidDel="00D31246">
          <w:delText>differences between these two viewpoints are</w:delText>
        </w:r>
        <w:r w:rsidDel="00D31246">
          <w:delTex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delText>
        </w:r>
        <w:r w:rsidR="004B54D1" w:rsidDel="00D31246">
          <w:delText>.</w:delText>
        </w:r>
        <w:r w:rsidDel="00D31246">
          <w:delText xml:space="preserve"> </w:delText>
        </w:r>
      </w:del>
    </w:p>
    <w:p w:rsidR="00C07325" w:rsidDel="00D31246" w:rsidRDefault="0004446E">
      <w:pPr>
        <w:pStyle w:val="Heading2"/>
        <w:contextualSpacing w:val="0"/>
        <w:rPr>
          <w:del w:id="155" w:author="Tim Hallett" w:date="2015-01-07T12:11:00Z"/>
        </w:rPr>
      </w:pPr>
      <w:bookmarkStart w:id="156" w:name="h.7plpjkukklh8" w:colFirst="0" w:colLast="0"/>
      <w:bookmarkEnd w:id="156"/>
      <w:del w:id="157" w:author="Tim Hallett" w:date="2015-01-07T12:11:00Z">
        <w:r w:rsidDel="00D31246">
          <w:delText>Intervention</w:delText>
        </w:r>
      </w:del>
      <w:del w:id="158" w:author="Tim Hallett" w:date="2015-01-07T12:10:00Z">
        <w:r w:rsidDel="003C38BA">
          <w:delText xml:space="preserve"> Development</w:delText>
        </w:r>
      </w:del>
    </w:p>
    <w:p w:rsidR="00C07325" w:rsidDel="00D31246" w:rsidRDefault="0004446E">
      <w:pPr>
        <w:pStyle w:val="normal0"/>
        <w:contextualSpacing w:val="0"/>
        <w:rPr>
          <w:del w:id="159" w:author="Tim Hallett" w:date="2015-01-07T12:11:00Z"/>
        </w:rPr>
      </w:pPr>
      <w:del w:id="160" w:author="Tim Hallett" w:date="2015-01-07T12:11:00Z">
        <w:r w:rsidDel="00D31246">
          <w:tab/>
          <w:delTex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delText>
        </w:r>
        <w:r w:rsidR="00512474" w:rsidDel="00D31246">
          <w:delText xml:space="preserve">d a “realistic impact” scenario, </w:delText>
        </w:r>
        <w:r w:rsidDel="00D31246">
          <w:delText>which aims to demonstrate the impact of a more obtainable intervention. Interventions were implemented in the model from 2010 onwards and their impact on DALYs averted, costs accrued and the care experience of individuals dying from HIV-related deaths quantified.</w:delText>
        </w:r>
      </w:del>
    </w:p>
    <w:p w:rsidR="0074500F" w:rsidRDefault="0074500F">
      <w:pPr>
        <w:pStyle w:val="normal0"/>
        <w:contextualSpacing w:val="0"/>
      </w:pPr>
    </w:p>
    <w:p w:rsidR="0095084A" w:rsidRDefault="0095084A">
      <w:pPr>
        <w:pStyle w:val="normal0"/>
        <w:contextualSpacing w:val="0"/>
      </w:pPr>
    </w:p>
    <w:p w:rsidR="0095084A" w:rsidRDefault="0095084A">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4D3BDD" w:rsidRDefault="004D3BDD">
      <w:pPr>
        <w:pStyle w:val="normal0"/>
        <w:contextualSpacing w:val="0"/>
      </w:pPr>
    </w:p>
    <w:p w:rsidR="0095084A" w:rsidRDefault="00466802">
      <w:pPr>
        <w:pStyle w:val="normal0"/>
        <w:contextualSpacing w:val="0"/>
      </w:pPr>
      <w:r>
        <w:rPr>
          <w:rStyle w:val="CommentReference"/>
        </w:rPr>
        <w:commentReference w:id="161"/>
      </w:r>
      <w:r w:rsidR="00E6692B">
        <w:rPr>
          <w:rStyle w:val="CommentReference"/>
        </w:rPr>
        <w:commentReference w:id="162"/>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63" w:author="Tim Hallett" w:date="2015-01-07T12:24:00Z">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234"/>
        <w:gridCol w:w="1701"/>
        <w:gridCol w:w="2127"/>
        <w:gridCol w:w="2159"/>
        <w:gridCol w:w="1805"/>
        <w:tblGridChange w:id="164">
          <w:tblGrid>
            <w:gridCol w:w="1376"/>
            <w:gridCol w:w="1559"/>
            <w:gridCol w:w="2127"/>
            <w:gridCol w:w="2159"/>
            <w:gridCol w:w="1805"/>
          </w:tblGrid>
        </w:tblGridChange>
      </w:tblGrid>
      <w:tr w:rsidR="00C07325" w:rsidTr="00466802">
        <w:tc>
          <w:tcPr>
            <w:tcW w:w="1234" w:type="dxa"/>
            <w:tcBorders>
              <w:bottom w:val="single" w:sz="8" w:space="0" w:color="000000"/>
            </w:tcBorders>
            <w:shd w:val="clear" w:color="auto" w:fill="B3B3B3"/>
            <w:tcMar>
              <w:top w:w="100" w:type="dxa"/>
              <w:left w:w="100" w:type="dxa"/>
              <w:bottom w:w="100" w:type="dxa"/>
              <w:right w:w="100" w:type="dxa"/>
            </w:tcMar>
            <w:tcPrChange w:id="165" w:author="Tim Hallett" w:date="2015-01-07T12:24:00Z">
              <w:tcPr>
                <w:tcW w:w="1376" w:type="dxa"/>
                <w:tcBorders>
                  <w:bottom w:val="single" w:sz="8" w:space="0" w:color="000000"/>
                </w:tcBorders>
                <w:shd w:val="clear" w:color="auto" w:fill="B3B3B3"/>
                <w:tcMar>
                  <w:top w:w="100" w:type="dxa"/>
                  <w:left w:w="100" w:type="dxa"/>
                  <w:bottom w:w="100" w:type="dxa"/>
                  <w:right w:w="100" w:type="dxa"/>
                </w:tcMar>
              </w:tcPr>
            </w:tcPrChange>
          </w:tcPr>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 type</w:t>
            </w:r>
          </w:p>
        </w:tc>
        <w:tc>
          <w:tcPr>
            <w:tcW w:w="1701" w:type="dxa"/>
            <w:shd w:val="clear" w:color="auto" w:fill="B3B3B3"/>
            <w:tcMar>
              <w:top w:w="100" w:type="dxa"/>
              <w:left w:w="100" w:type="dxa"/>
              <w:bottom w:w="100" w:type="dxa"/>
              <w:right w:w="100" w:type="dxa"/>
            </w:tcMar>
            <w:tcPrChange w:id="166" w:author="Tim Hallett" w:date="2015-01-07T12:24:00Z">
              <w:tcPr>
                <w:tcW w:w="1559" w:type="dxa"/>
                <w:shd w:val="clear" w:color="auto" w:fill="B3B3B3"/>
                <w:tcMar>
                  <w:top w:w="100" w:type="dxa"/>
                  <w:left w:w="100" w:type="dxa"/>
                  <w:bottom w:w="100" w:type="dxa"/>
                  <w:right w:w="100" w:type="dxa"/>
                </w:tcMar>
              </w:tcPr>
            </w:tcPrChange>
          </w:tcPr>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Change w:id="167" w:author="Tim Hallett" w:date="2015-01-07T12:24:00Z">
              <w:tcPr>
                <w:tcW w:w="2127" w:type="dxa"/>
                <w:tcBorders>
                  <w:bottom w:val="single" w:sz="8" w:space="0" w:color="000000"/>
                </w:tcBorders>
                <w:shd w:val="clear" w:color="auto" w:fill="B3B3B3"/>
                <w:tcMar>
                  <w:top w:w="100" w:type="dxa"/>
                  <w:left w:w="100" w:type="dxa"/>
                  <w:bottom w:w="100" w:type="dxa"/>
                  <w:right w:w="100" w:type="dxa"/>
                </w:tcMar>
              </w:tcPr>
            </w:tcPrChange>
          </w:tcPr>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Change w:id="168" w:author="Tim Hallett" w:date="2015-01-07T12:24:00Z">
              <w:tcPr>
                <w:tcW w:w="2159" w:type="dxa"/>
                <w:tcBorders>
                  <w:bottom w:val="single" w:sz="8" w:space="0" w:color="000000"/>
                </w:tcBorders>
                <w:shd w:val="clear" w:color="auto" w:fill="B3B3B3"/>
                <w:tcMar>
                  <w:top w:w="100" w:type="dxa"/>
                  <w:left w:w="100" w:type="dxa"/>
                  <w:bottom w:w="100" w:type="dxa"/>
                  <w:right w:w="100" w:type="dxa"/>
                </w:tcMar>
              </w:tcPr>
            </w:tcPrChange>
          </w:tcPr>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Change w:id="169" w:author="Tim Hallett" w:date="2015-01-07T12:24:00Z">
              <w:tcPr>
                <w:tcW w:w="1805" w:type="dxa"/>
                <w:tcBorders>
                  <w:bottom w:val="single" w:sz="8" w:space="0" w:color="000000"/>
                </w:tcBorders>
                <w:shd w:val="clear" w:color="auto" w:fill="B3B3B3"/>
                <w:tcMar>
                  <w:top w:w="100" w:type="dxa"/>
                  <w:left w:w="100" w:type="dxa"/>
                  <w:bottom w:w="100" w:type="dxa"/>
                  <w:right w:w="100" w:type="dxa"/>
                </w:tcMar>
              </w:tcPr>
            </w:tcPrChange>
          </w:tcPr>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 xml:space="preserve">Cost </w:t>
            </w:r>
          </w:p>
          <w:p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(2013 USD)</w:t>
            </w:r>
          </w:p>
        </w:tc>
      </w:tr>
      <w:tr w:rsidR="001A13EB" w:rsidTr="00466802">
        <w:trPr>
          <w:trHeight w:val="600"/>
          <w:trPrChange w:id="170" w:author="Tim Hallett" w:date="2015-01-07T12:24:00Z">
            <w:trPr>
              <w:trHeight w:val="600"/>
            </w:trPr>
          </w:trPrChange>
        </w:trPr>
        <w:tc>
          <w:tcPr>
            <w:tcW w:w="1234" w:type="dxa"/>
            <w:vMerge w:val="restart"/>
            <w:shd w:val="clear" w:color="auto" w:fill="auto"/>
            <w:tcMar>
              <w:top w:w="100" w:type="dxa"/>
              <w:left w:w="100" w:type="dxa"/>
              <w:bottom w:w="100" w:type="dxa"/>
              <w:right w:w="100" w:type="dxa"/>
            </w:tcMar>
            <w:tcPrChange w:id="171" w:author="Tim Hallett" w:date="2015-01-07T12:24:00Z">
              <w:tcPr>
                <w:tcW w:w="1376" w:type="dxa"/>
                <w:vMerge w:val="restart"/>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r w:rsidRPr="008D305E">
              <w:rPr>
                <w:i/>
                <w:sz w:val="16"/>
                <w:szCs w:val="16"/>
              </w:rPr>
              <w:t>Testing</w:t>
            </w:r>
          </w:p>
          <w:p w:rsidR="001A13EB" w:rsidRPr="008D305E"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Change w:id="172" w:author="Tim Hallett" w:date="2015-01-07T12:24:00Z">
              <w:tcPr>
                <w:tcW w:w="1559" w:type="dxa"/>
                <w:shd w:val="clear" w:color="auto" w:fill="CC4125"/>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Change w:id="173"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2159" w:type="dxa"/>
            <w:shd w:val="clear" w:color="auto" w:fill="auto"/>
            <w:tcMar>
              <w:top w:w="100" w:type="dxa"/>
              <w:left w:w="100" w:type="dxa"/>
              <w:bottom w:w="100" w:type="dxa"/>
              <w:right w:w="100" w:type="dxa"/>
            </w:tcMar>
            <w:tcPrChange w:id="174"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rsidP="001B025F">
            <w:pPr>
              <w:pStyle w:val="normal0"/>
              <w:spacing w:line="240" w:lineRule="auto"/>
              <w:contextualSpacing w:val="0"/>
              <w:jc w:val="left"/>
              <w:rPr>
                <w:sz w:val="16"/>
                <w:szCs w:val="16"/>
              </w:rPr>
            </w:pPr>
            <w:r w:rsidRPr="008D305E">
              <w:rPr>
                <w:sz w:val="16"/>
                <w:szCs w:val="16"/>
              </w:rPr>
              <w:t xml:space="preserve">Every four years, 90% coverage. 5.4% linked if </w:t>
            </w:r>
            <w:del w:id="175" w:author="Tim Hallett" w:date="2015-01-07T12:31:00Z">
              <w:r w:rsidRPr="008D305E" w:rsidDel="001B025F">
                <w:rPr>
                  <w:sz w:val="16"/>
                  <w:szCs w:val="16"/>
                </w:rPr>
                <w:delText xml:space="preserve">never </w:delText>
              </w:r>
            </w:del>
            <w:ins w:id="176" w:author="Tim Hallett" w:date="2015-01-07T12:31:00Z">
              <w:r w:rsidR="001B025F">
                <w:rPr>
                  <w:sz w:val="16"/>
                  <w:szCs w:val="16"/>
                </w:rPr>
                <w:t xml:space="preserve">had not previously been </w:t>
              </w:r>
            </w:ins>
            <w:r w:rsidRPr="008D305E">
              <w:rPr>
                <w:sz w:val="16"/>
                <w:szCs w:val="16"/>
              </w:rPr>
              <w:t xml:space="preserve">diagnosed, else </w:t>
            </w:r>
            <w:r w:rsidR="00B2600C" w:rsidRPr="008D305E">
              <w:rPr>
                <w:sz w:val="16"/>
                <w:szCs w:val="16"/>
              </w:rPr>
              <w:t>25</w:t>
            </w:r>
            <w:r w:rsidRPr="008D305E">
              <w:rPr>
                <w:sz w:val="16"/>
                <w:szCs w:val="16"/>
              </w:rPr>
              <w:t>%.</w:t>
            </w:r>
          </w:p>
        </w:tc>
        <w:tc>
          <w:tcPr>
            <w:tcW w:w="1805" w:type="dxa"/>
            <w:shd w:val="clear" w:color="auto" w:fill="auto"/>
            <w:tcMar>
              <w:top w:w="100" w:type="dxa"/>
              <w:left w:w="100" w:type="dxa"/>
              <w:bottom w:w="100" w:type="dxa"/>
              <w:right w:w="100" w:type="dxa"/>
            </w:tcMar>
            <w:tcPrChange w:id="177"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$18 per HBCT person tested</w:t>
            </w:r>
            <w:r w:rsidR="009C6BD8" w:rsidRPr="008D305E">
              <w:rPr>
                <w:sz w:val="16"/>
                <w:szCs w:val="16"/>
              </w:rPr>
              <w:t>.</w:t>
            </w:r>
          </w:p>
        </w:tc>
      </w:tr>
      <w:tr w:rsidR="001A13EB" w:rsidTr="00466802">
        <w:tc>
          <w:tcPr>
            <w:tcW w:w="1234" w:type="dxa"/>
            <w:vMerge/>
            <w:shd w:val="clear" w:color="auto" w:fill="auto"/>
            <w:tcMar>
              <w:top w:w="100" w:type="dxa"/>
              <w:left w:w="100" w:type="dxa"/>
              <w:bottom w:w="100" w:type="dxa"/>
              <w:right w:w="100" w:type="dxa"/>
            </w:tcMar>
            <w:tcPrChange w:id="178" w:author="Tim Hallett" w:date="2015-01-07T12:24:00Z">
              <w:tcPr>
                <w:tcW w:w="1376" w:type="dxa"/>
                <w:vMerge/>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Change w:id="179" w:author="Tim Hallett" w:date="2015-01-07T12:24:00Z">
              <w:tcPr>
                <w:tcW w:w="1559" w:type="dxa"/>
                <w:shd w:val="clear" w:color="auto" w:fill="E06666"/>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Change w:id="180"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rate of HIV testing is twice that of baseline.</w:t>
            </w:r>
          </w:p>
        </w:tc>
        <w:tc>
          <w:tcPr>
            <w:tcW w:w="2159" w:type="dxa"/>
            <w:shd w:val="clear" w:color="auto" w:fill="auto"/>
            <w:tcMar>
              <w:top w:w="100" w:type="dxa"/>
              <w:left w:w="100" w:type="dxa"/>
              <w:bottom w:w="100" w:type="dxa"/>
              <w:right w:w="100" w:type="dxa"/>
            </w:tcMar>
            <w:tcPrChange w:id="181"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rate of HIV testing is 125% that of baseline.</w:t>
            </w:r>
          </w:p>
        </w:tc>
        <w:tc>
          <w:tcPr>
            <w:tcW w:w="1805" w:type="dxa"/>
            <w:shd w:val="clear" w:color="auto" w:fill="auto"/>
            <w:tcMar>
              <w:top w:w="100" w:type="dxa"/>
              <w:left w:w="100" w:type="dxa"/>
              <w:bottom w:w="100" w:type="dxa"/>
              <w:right w:w="100" w:type="dxa"/>
            </w:tcMar>
            <w:tcPrChange w:id="182"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$50 per person tested.</w:t>
            </w:r>
          </w:p>
        </w:tc>
      </w:tr>
      <w:tr w:rsidR="001A13EB" w:rsidTr="00466802">
        <w:tc>
          <w:tcPr>
            <w:tcW w:w="1234" w:type="dxa"/>
            <w:vMerge w:val="restart"/>
            <w:shd w:val="clear" w:color="auto" w:fill="auto"/>
            <w:tcMar>
              <w:top w:w="100" w:type="dxa"/>
              <w:left w:w="100" w:type="dxa"/>
              <w:bottom w:w="100" w:type="dxa"/>
              <w:right w:w="100" w:type="dxa"/>
            </w:tcMar>
            <w:tcPrChange w:id="183" w:author="Tim Hallett" w:date="2015-01-07T12:24:00Z">
              <w:tcPr>
                <w:tcW w:w="1376" w:type="dxa"/>
                <w:vMerge w:val="restart"/>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r w:rsidRPr="008D305E">
              <w:rPr>
                <w:i/>
                <w:sz w:val="16"/>
                <w:szCs w:val="16"/>
              </w:rPr>
              <w:t>Linkage</w:t>
            </w:r>
          </w:p>
        </w:tc>
        <w:tc>
          <w:tcPr>
            <w:tcW w:w="1701" w:type="dxa"/>
            <w:shd w:val="clear" w:color="auto" w:fill="E69138"/>
            <w:tcMar>
              <w:top w:w="100" w:type="dxa"/>
              <w:left w:w="100" w:type="dxa"/>
              <w:bottom w:w="100" w:type="dxa"/>
              <w:right w:w="100" w:type="dxa"/>
            </w:tcMar>
            <w:tcPrChange w:id="184" w:author="Tim Hallett" w:date="2015-01-07T12:24:00Z">
              <w:tcPr>
                <w:tcW w:w="1559" w:type="dxa"/>
                <w:shd w:val="clear" w:color="auto" w:fill="E69138"/>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Change w:id="185"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commentRangeStart w:id="186"/>
            <w:r w:rsidRPr="008D305E">
              <w:rPr>
                <w:sz w:val="16"/>
                <w:szCs w:val="16"/>
              </w:rPr>
              <w:t>Ever four years, 90% coverage of population. POC CD4 reduces risk of not linked to 0%.</w:t>
            </w:r>
            <w:commentRangeEnd w:id="186"/>
            <w:r w:rsidR="00E6692B">
              <w:rPr>
                <w:rStyle w:val="CommentReference"/>
              </w:rPr>
              <w:commentReference w:id="186"/>
            </w:r>
          </w:p>
        </w:tc>
        <w:tc>
          <w:tcPr>
            <w:tcW w:w="2159" w:type="dxa"/>
            <w:shd w:val="clear" w:color="auto" w:fill="auto"/>
            <w:tcMar>
              <w:top w:w="100" w:type="dxa"/>
              <w:left w:w="100" w:type="dxa"/>
              <w:bottom w:w="100" w:type="dxa"/>
              <w:right w:w="100" w:type="dxa"/>
            </w:tcMar>
            <w:tcPrChange w:id="187"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05" w:type="dxa"/>
            <w:shd w:val="clear" w:color="auto" w:fill="auto"/>
            <w:tcMar>
              <w:top w:w="100" w:type="dxa"/>
              <w:left w:w="100" w:type="dxa"/>
              <w:bottom w:w="100" w:type="dxa"/>
              <w:right w:w="100" w:type="dxa"/>
            </w:tcMar>
            <w:tcPrChange w:id="188"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$60 per HBCT person tested</w:t>
            </w:r>
            <w:r w:rsidR="00230C24" w:rsidRPr="008D305E">
              <w:rPr>
                <w:sz w:val="16"/>
                <w:szCs w:val="16"/>
              </w:rPr>
              <w:t>.</w:t>
            </w:r>
          </w:p>
        </w:tc>
      </w:tr>
      <w:tr w:rsidR="001A13EB" w:rsidTr="00466802">
        <w:tc>
          <w:tcPr>
            <w:tcW w:w="1234" w:type="dxa"/>
            <w:vMerge/>
            <w:shd w:val="clear" w:color="auto" w:fill="auto"/>
            <w:tcMar>
              <w:top w:w="100" w:type="dxa"/>
              <w:left w:w="100" w:type="dxa"/>
              <w:bottom w:w="100" w:type="dxa"/>
              <w:right w:w="100" w:type="dxa"/>
            </w:tcMar>
            <w:tcPrChange w:id="189" w:author="Tim Hallett" w:date="2015-01-07T12:24:00Z">
              <w:tcPr>
                <w:tcW w:w="1376" w:type="dxa"/>
                <w:vMerge/>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Change w:id="190" w:author="Tim Hallett" w:date="2015-01-07T12:24:00Z">
              <w:tcPr>
                <w:tcW w:w="1559" w:type="dxa"/>
                <w:shd w:val="clear" w:color="auto" w:fill="F6B26B"/>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Change w:id="191"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to 0%</w:t>
            </w:r>
          </w:p>
        </w:tc>
        <w:tc>
          <w:tcPr>
            <w:tcW w:w="2159" w:type="dxa"/>
            <w:shd w:val="clear" w:color="auto" w:fill="auto"/>
            <w:tcMar>
              <w:top w:w="100" w:type="dxa"/>
              <w:left w:w="100" w:type="dxa"/>
              <w:bottom w:w="100" w:type="dxa"/>
              <w:right w:w="100" w:type="dxa"/>
            </w:tcMar>
            <w:tcPrChange w:id="192"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by 50%.</w:t>
            </w:r>
          </w:p>
        </w:tc>
        <w:tc>
          <w:tcPr>
            <w:tcW w:w="1805" w:type="dxa"/>
            <w:shd w:val="clear" w:color="auto" w:fill="auto"/>
            <w:tcMar>
              <w:top w:w="100" w:type="dxa"/>
              <w:left w:w="100" w:type="dxa"/>
              <w:bottom w:w="100" w:type="dxa"/>
              <w:right w:w="100" w:type="dxa"/>
            </w:tcMar>
            <w:tcPrChange w:id="193"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rsidP="00230C24">
            <w:pPr>
              <w:jc w:val="left"/>
              <w:rPr>
                <w:sz w:val="16"/>
                <w:szCs w:val="16"/>
              </w:rPr>
            </w:pPr>
            <w:commentRangeStart w:id="194"/>
            <w:r w:rsidRPr="008D305E">
              <w:rPr>
                <w:sz w:val="16"/>
                <w:szCs w:val="16"/>
              </w:rPr>
              <w:t>No additional costs applied.</w:t>
            </w:r>
            <w:commentRangeEnd w:id="194"/>
            <w:r w:rsidR="00E6692B">
              <w:rPr>
                <w:rStyle w:val="CommentReference"/>
              </w:rPr>
              <w:commentReference w:id="194"/>
            </w:r>
          </w:p>
        </w:tc>
      </w:tr>
      <w:tr w:rsidR="001A13EB" w:rsidTr="00466802">
        <w:tc>
          <w:tcPr>
            <w:tcW w:w="1234" w:type="dxa"/>
            <w:vMerge/>
            <w:shd w:val="clear" w:color="auto" w:fill="auto"/>
            <w:tcMar>
              <w:top w:w="100" w:type="dxa"/>
              <w:left w:w="100" w:type="dxa"/>
              <w:bottom w:w="100" w:type="dxa"/>
              <w:right w:w="100" w:type="dxa"/>
            </w:tcMar>
            <w:tcPrChange w:id="195" w:author="Tim Hallett" w:date="2015-01-07T12:24:00Z">
              <w:tcPr>
                <w:tcW w:w="1376" w:type="dxa"/>
                <w:vMerge/>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Change w:id="196" w:author="Tim Hallett" w:date="2015-01-07T12:24:00Z">
              <w:tcPr>
                <w:tcW w:w="1559" w:type="dxa"/>
                <w:shd w:val="clear" w:color="auto" w:fill="F9CB9C"/>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Change w:id="197" w:author="Tim Hallett" w:date="2015-01-07T12:24:00Z">
              <w:tcPr>
                <w:tcW w:w="4286" w:type="dxa"/>
                <w:gridSpan w:val="2"/>
                <w:shd w:val="clear" w:color="auto" w:fill="auto"/>
                <w:tcMar>
                  <w:top w:w="100" w:type="dxa"/>
                  <w:left w:w="100" w:type="dxa"/>
                  <w:bottom w:w="100" w:type="dxa"/>
                  <w:right w:w="100" w:type="dxa"/>
                </w:tcMar>
              </w:tcPr>
            </w:tcPrChange>
          </w:tcPr>
          <w:p w:rsidR="001A13EB" w:rsidRPr="008D305E" w:rsidRDefault="001A13EB" w:rsidP="001A13EB">
            <w:pPr>
              <w:rPr>
                <w:sz w:val="16"/>
                <w:szCs w:val="16"/>
              </w:rPr>
            </w:pPr>
            <w:commentRangeStart w:id="198"/>
            <w:r w:rsidRPr="008D305E">
              <w:rPr>
                <w:sz w:val="16"/>
                <w:szCs w:val="16"/>
              </w:rPr>
              <w:t>At VCT testing, a POC CD4 test is given to patients reducing the risk of not linking to 0%.</w:t>
            </w:r>
            <w:commentRangeEnd w:id="198"/>
            <w:r w:rsidR="00E233F1">
              <w:rPr>
                <w:rStyle w:val="CommentReference"/>
              </w:rPr>
              <w:commentReference w:id="198"/>
            </w:r>
          </w:p>
        </w:tc>
        <w:tc>
          <w:tcPr>
            <w:tcW w:w="1805" w:type="dxa"/>
            <w:shd w:val="clear" w:color="auto" w:fill="auto"/>
            <w:tcMar>
              <w:top w:w="100" w:type="dxa"/>
              <w:left w:w="100" w:type="dxa"/>
              <w:bottom w:w="100" w:type="dxa"/>
              <w:right w:w="100" w:type="dxa"/>
            </w:tcMar>
            <w:tcPrChange w:id="199"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rsidP="001A13EB">
            <w:pPr>
              <w:pStyle w:val="normal0"/>
              <w:spacing w:line="240" w:lineRule="auto"/>
              <w:contextualSpacing w:val="0"/>
              <w:jc w:val="left"/>
              <w:rPr>
                <w:sz w:val="16"/>
                <w:szCs w:val="16"/>
              </w:rPr>
            </w:pPr>
            <w:r w:rsidRPr="008D305E">
              <w:rPr>
                <w:sz w:val="16"/>
                <w:szCs w:val="16"/>
              </w:rPr>
              <w:t>$80 per POC CD4 test</w:t>
            </w:r>
            <w:r w:rsidR="00230C24" w:rsidRPr="008D305E">
              <w:rPr>
                <w:sz w:val="16"/>
                <w:szCs w:val="16"/>
              </w:rPr>
              <w:t>.</w:t>
            </w:r>
          </w:p>
        </w:tc>
      </w:tr>
      <w:tr w:rsidR="001A13EB" w:rsidTr="00466802">
        <w:tc>
          <w:tcPr>
            <w:tcW w:w="1234" w:type="dxa"/>
            <w:vMerge w:val="restart"/>
            <w:shd w:val="clear" w:color="auto" w:fill="auto"/>
            <w:tcMar>
              <w:top w:w="100" w:type="dxa"/>
              <w:left w:w="100" w:type="dxa"/>
              <w:bottom w:w="100" w:type="dxa"/>
              <w:right w:w="100" w:type="dxa"/>
            </w:tcMar>
            <w:tcPrChange w:id="200" w:author="Tim Hallett" w:date="2015-01-07T12:24:00Z">
              <w:tcPr>
                <w:tcW w:w="1376" w:type="dxa"/>
                <w:vMerge w:val="restart"/>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r w:rsidRPr="008D305E">
              <w:rPr>
                <w:i/>
                <w:sz w:val="16"/>
                <w:szCs w:val="16"/>
              </w:rPr>
              <w:t>Pre-ART Retention</w:t>
            </w:r>
          </w:p>
        </w:tc>
        <w:tc>
          <w:tcPr>
            <w:tcW w:w="1701" w:type="dxa"/>
            <w:shd w:val="clear" w:color="auto" w:fill="6AA84F"/>
            <w:tcMar>
              <w:top w:w="100" w:type="dxa"/>
              <w:left w:w="100" w:type="dxa"/>
              <w:bottom w:w="100" w:type="dxa"/>
              <w:right w:w="100" w:type="dxa"/>
            </w:tcMar>
            <w:tcPrChange w:id="201" w:author="Tim Hallett" w:date="2015-01-07T12:24:00Z">
              <w:tcPr>
                <w:tcW w:w="1559" w:type="dxa"/>
                <w:shd w:val="clear" w:color="auto" w:fill="6AA84F"/>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Change w:id="202"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2159" w:type="dxa"/>
            <w:shd w:val="clear" w:color="auto" w:fill="auto"/>
            <w:tcMar>
              <w:top w:w="100" w:type="dxa"/>
              <w:left w:w="100" w:type="dxa"/>
              <w:bottom w:w="100" w:type="dxa"/>
              <w:right w:w="100" w:type="dxa"/>
            </w:tcMar>
            <w:tcPrChange w:id="203"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05" w:type="dxa"/>
            <w:shd w:val="clear" w:color="auto" w:fill="auto"/>
            <w:tcMar>
              <w:top w:w="100" w:type="dxa"/>
              <w:left w:w="100" w:type="dxa"/>
              <w:bottom w:w="100" w:type="dxa"/>
              <w:right w:w="100" w:type="dxa"/>
            </w:tcMar>
            <w:tcPrChange w:id="204"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rsidP="007118E0">
            <w:pPr>
              <w:pStyle w:val="normal0"/>
              <w:spacing w:line="240" w:lineRule="auto"/>
              <w:contextualSpacing w:val="0"/>
              <w:jc w:val="left"/>
              <w:rPr>
                <w:sz w:val="16"/>
                <w:szCs w:val="16"/>
              </w:rPr>
            </w:pPr>
            <w:r w:rsidRPr="008D305E">
              <w:rPr>
                <w:sz w:val="16"/>
                <w:szCs w:val="16"/>
              </w:rPr>
              <w:t>$19.55 per patient sought.</w:t>
            </w:r>
          </w:p>
        </w:tc>
      </w:tr>
      <w:tr w:rsidR="001A13EB" w:rsidTr="00466802">
        <w:tc>
          <w:tcPr>
            <w:tcW w:w="1234" w:type="dxa"/>
            <w:vMerge/>
            <w:shd w:val="clear" w:color="auto" w:fill="auto"/>
            <w:tcMar>
              <w:top w:w="100" w:type="dxa"/>
              <w:left w:w="100" w:type="dxa"/>
              <w:bottom w:w="100" w:type="dxa"/>
              <w:right w:w="100" w:type="dxa"/>
            </w:tcMar>
            <w:tcPrChange w:id="205" w:author="Tim Hallett" w:date="2015-01-07T12:24:00Z">
              <w:tcPr>
                <w:tcW w:w="1376" w:type="dxa"/>
                <w:vMerge/>
                <w:shd w:val="clear" w:color="auto" w:fill="auto"/>
                <w:tcMar>
                  <w:top w:w="100" w:type="dxa"/>
                  <w:left w:w="100" w:type="dxa"/>
                  <w:bottom w:w="100" w:type="dxa"/>
                  <w:right w:w="100" w:type="dxa"/>
                </w:tcMar>
              </w:tcPr>
            </w:tcPrChange>
          </w:tcPr>
          <w:p w:rsidR="001A13EB" w:rsidRPr="008D305E"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Change w:id="206" w:author="Tim Hallett" w:date="2015-01-07T12:24:00Z">
              <w:tcPr>
                <w:tcW w:w="1559" w:type="dxa"/>
                <w:shd w:val="clear" w:color="auto" w:fill="93C47D"/>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Change w:id="207"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2159" w:type="dxa"/>
            <w:shd w:val="clear" w:color="auto" w:fill="auto"/>
            <w:tcMar>
              <w:top w:w="100" w:type="dxa"/>
              <w:left w:w="100" w:type="dxa"/>
              <w:bottom w:w="100" w:type="dxa"/>
              <w:right w:w="100" w:type="dxa"/>
            </w:tcMar>
            <w:tcPrChange w:id="208"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05" w:type="dxa"/>
            <w:shd w:val="clear" w:color="auto" w:fill="auto"/>
            <w:tcMar>
              <w:top w:w="100" w:type="dxa"/>
              <w:left w:w="100" w:type="dxa"/>
              <w:bottom w:w="100" w:type="dxa"/>
              <w:right w:w="100" w:type="dxa"/>
            </w:tcMar>
            <w:tcPrChange w:id="209"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No additional costs applied.</w:t>
            </w:r>
          </w:p>
        </w:tc>
      </w:tr>
      <w:tr w:rsidR="00B77C83" w:rsidTr="00466802">
        <w:tc>
          <w:tcPr>
            <w:tcW w:w="1234" w:type="dxa"/>
            <w:vMerge/>
            <w:shd w:val="clear" w:color="auto" w:fill="auto"/>
            <w:tcMar>
              <w:top w:w="100" w:type="dxa"/>
              <w:left w:w="100" w:type="dxa"/>
              <w:bottom w:w="100" w:type="dxa"/>
              <w:right w:w="100" w:type="dxa"/>
            </w:tcMar>
            <w:tcPrChange w:id="210" w:author="Tim Hallett" w:date="2015-01-07T12:24:00Z">
              <w:tcPr>
                <w:tcW w:w="1376" w:type="dxa"/>
                <w:vMerge/>
                <w:shd w:val="clear" w:color="auto" w:fill="auto"/>
                <w:tcMar>
                  <w:top w:w="100" w:type="dxa"/>
                  <w:left w:w="100" w:type="dxa"/>
                  <w:bottom w:w="100" w:type="dxa"/>
                  <w:right w:w="100" w:type="dxa"/>
                </w:tcMar>
              </w:tcPr>
            </w:tcPrChange>
          </w:tcPr>
          <w:p w:rsidR="00B77C83" w:rsidRPr="008D305E"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Change w:id="211" w:author="Tim Hallett" w:date="2015-01-07T12:24:00Z">
              <w:tcPr>
                <w:tcW w:w="1559" w:type="dxa"/>
                <w:shd w:val="clear" w:color="auto" w:fill="B6D7A8"/>
                <w:tcMar>
                  <w:top w:w="100" w:type="dxa"/>
                  <w:left w:w="100" w:type="dxa"/>
                  <w:bottom w:w="100" w:type="dxa"/>
                  <w:right w:w="100" w:type="dxa"/>
                </w:tcMar>
              </w:tcPr>
            </w:tcPrChange>
          </w:tcPr>
          <w:p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Change w:id="212" w:author="Tim Hallett" w:date="2015-01-07T12:24:00Z">
              <w:tcPr>
                <w:tcW w:w="4286" w:type="dxa"/>
                <w:gridSpan w:val="2"/>
                <w:shd w:val="clear" w:color="auto" w:fill="auto"/>
                <w:tcMar>
                  <w:top w:w="100" w:type="dxa"/>
                  <w:left w:w="100" w:type="dxa"/>
                  <w:bottom w:w="100" w:type="dxa"/>
                  <w:right w:w="100" w:type="dxa"/>
                </w:tcMar>
              </w:tcPr>
            </w:tcPrChange>
          </w:tcPr>
          <w:p w:rsidR="00B77C83" w:rsidRPr="008D305E" w:rsidRDefault="00B77C83" w:rsidP="000C780B">
            <w:pPr>
              <w:pStyle w:val="normal0"/>
              <w:spacing w:line="240" w:lineRule="auto"/>
              <w:contextualSpacing w:val="0"/>
              <w:jc w:val="left"/>
              <w:rPr>
                <w:sz w:val="16"/>
                <w:szCs w:val="16"/>
              </w:rPr>
            </w:pPr>
            <w:r w:rsidRPr="008D305E">
              <w:rPr>
                <w:sz w:val="16"/>
                <w:szCs w:val="16"/>
              </w:rPr>
              <w:t xml:space="preserve">A POC CD4 test reduces loss from care between CD4 test and result by 100%, as </w:t>
            </w:r>
            <w:del w:id="213" w:author="Tim Hallett" w:date="2015-01-07T12:57:00Z">
              <w:r w:rsidRPr="008D305E" w:rsidDel="000C780B">
                <w:rPr>
                  <w:sz w:val="16"/>
                  <w:szCs w:val="16"/>
                </w:rPr>
                <w:delText xml:space="preserve">bleeding and </w:delText>
              </w:r>
            </w:del>
            <w:r w:rsidRPr="008D305E">
              <w:rPr>
                <w:sz w:val="16"/>
                <w:szCs w:val="16"/>
              </w:rPr>
              <w:t xml:space="preserve">result </w:t>
            </w:r>
            <w:ins w:id="214" w:author="Tim Hallett" w:date="2015-01-07T12:57:00Z">
              <w:r w:rsidR="000C780B">
                <w:rPr>
                  <w:sz w:val="16"/>
                  <w:szCs w:val="16"/>
                </w:rPr>
                <w:t xml:space="preserve">are available </w:t>
              </w:r>
            </w:ins>
            <w:del w:id="215" w:author="Tim Hallett" w:date="2015-01-07T12:57:00Z">
              <w:r w:rsidRPr="008D305E" w:rsidDel="000C780B">
                <w:rPr>
                  <w:sz w:val="16"/>
                  <w:szCs w:val="16"/>
                </w:rPr>
                <w:delText xml:space="preserve">are </w:delText>
              </w:r>
            </w:del>
            <w:r w:rsidRPr="008D305E">
              <w:rPr>
                <w:sz w:val="16"/>
                <w:szCs w:val="16"/>
              </w:rPr>
              <w:t>instantaneous</w:t>
            </w:r>
            <w:ins w:id="216" w:author="Tim Hallett" w:date="2015-01-07T12:57:00Z">
              <w:r w:rsidR="000C780B">
                <w:rPr>
                  <w:sz w:val="16"/>
                  <w:szCs w:val="16"/>
                </w:rPr>
                <w:t>ly</w:t>
              </w:r>
            </w:ins>
            <w:r w:rsidRPr="008D305E">
              <w:rPr>
                <w:sz w:val="16"/>
                <w:szCs w:val="16"/>
              </w:rPr>
              <w:t>.</w:t>
            </w:r>
            <w:ins w:id="217" w:author="Tim Hallett" w:date="2015-01-07T12:56:00Z">
              <w:r w:rsidR="000C780B">
                <w:rPr>
                  <w:sz w:val="16"/>
                  <w:szCs w:val="16"/>
                </w:rPr>
                <w:t xml:space="preserve"> (The risk of loss to follow-up between appointments is unchanged).</w:t>
              </w:r>
            </w:ins>
          </w:p>
        </w:tc>
        <w:tc>
          <w:tcPr>
            <w:tcW w:w="1805" w:type="dxa"/>
            <w:shd w:val="clear" w:color="auto" w:fill="auto"/>
            <w:tcMar>
              <w:top w:w="100" w:type="dxa"/>
              <w:left w:w="100" w:type="dxa"/>
              <w:bottom w:w="100" w:type="dxa"/>
              <w:right w:w="100" w:type="dxa"/>
            </w:tcMar>
            <w:tcPrChange w:id="218" w:author="Tim Hallett" w:date="2015-01-07T12:24:00Z">
              <w:tcPr>
                <w:tcW w:w="1805" w:type="dxa"/>
                <w:shd w:val="clear" w:color="auto" w:fill="auto"/>
                <w:tcMar>
                  <w:top w:w="100" w:type="dxa"/>
                  <w:left w:w="100" w:type="dxa"/>
                  <w:bottom w:w="100" w:type="dxa"/>
                  <w:right w:w="100" w:type="dxa"/>
                </w:tcMar>
              </w:tcPr>
            </w:tcPrChange>
          </w:tcPr>
          <w:p w:rsidR="00B77C83" w:rsidRPr="008D305E" w:rsidRDefault="00B77C83">
            <w:pPr>
              <w:pStyle w:val="normal0"/>
              <w:spacing w:line="240" w:lineRule="auto"/>
              <w:contextualSpacing w:val="0"/>
              <w:jc w:val="left"/>
              <w:rPr>
                <w:sz w:val="16"/>
                <w:szCs w:val="16"/>
              </w:rPr>
            </w:pPr>
            <w:r w:rsidRPr="008D305E">
              <w:rPr>
                <w:sz w:val="16"/>
                <w:szCs w:val="16"/>
              </w:rPr>
              <w:t>$70 per POC CD4 test.</w:t>
            </w:r>
          </w:p>
        </w:tc>
      </w:tr>
      <w:tr w:rsidR="001A13EB" w:rsidTr="00466802">
        <w:tc>
          <w:tcPr>
            <w:tcW w:w="1234" w:type="dxa"/>
            <w:vMerge w:val="restart"/>
            <w:shd w:val="clear" w:color="auto" w:fill="auto"/>
            <w:tcMar>
              <w:top w:w="100" w:type="dxa"/>
              <w:left w:w="100" w:type="dxa"/>
              <w:bottom w:w="100" w:type="dxa"/>
              <w:right w:w="100" w:type="dxa"/>
            </w:tcMar>
            <w:tcPrChange w:id="219" w:author="Tim Hallett" w:date="2015-01-07T12:24:00Z">
              <w:tcPr>
                <w:tcW w:w="1376" w:type="dxa"/>
                <w:vMerge w:val="restart"/>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r w:rsidRPr="008D305E">
              <w:rPr>
                <w:i/>
                <w:sz w:val="16"/>
                <w:szCs w:val="16"/>
              </w:rPr>
              <w:t>On-ART Retention</w:t>
            </w:r>
          </w:p>
        </w:tc>
        <w:tc>
          <w:tcPr>
            <w:tcW w:w="1701" w:type="dxa"/>
            <w:shd w:val="clear" w:color="auto" w:fill="3C78D8"/>
            <w:tcMar>
              <w:top w:w="100" w:type="dxa"/>
              <w:left w:w="100" w:type="dxa"/>
              <w:bottom w:w="100" w:type="dxa"/>
              <w:right w:w="100" w:type="dxa"/>
            </w:tcMar>
            <w:tcPrChange w:id="220" w:author="Tim Hallett" w:date="2015-01-07T12:24:00Z">
              <w:tcPr>
                <w:tcW w:w="1559" w:type="dxa"/>
                <w:shd w:val="clear" w:color="auto" w:fill="3C78D8"/>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Change w:id="221"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Change w:id="222"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Change w:id="223"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$19.55 per patient sought.</w:t>
            </w:r>
          </w:p>
        </w:tc>
      </w:tr>
      <w:tr w:rsidR="001A13EB" w:rsidTr="00466802">
        <w:tc>
          <w:tcPr>
            <w:tcW w:w="1234" w:type="dxa"/>
            <w:vMerge/>
            <w:shd w:val="clear" w:color="auto" w:fill="auto"/>
            <w:tcMar>
              <w:top w:w="100" w:type="dxa"/>
              <w:left w:w="100" w:type="dxa"/>
              <w:bottom w:w="100" w:type="dxa"/>
              <w:right w:w="100" w:type="dxa"/>
            </w:tcMar>
            <w:tcPrChange w:id="224" w:author="Tim Hallett" w:date="2015-01-07T12:24:00Z">
              <w:tcPr>
                <w:tcW w:w="1376" w:type="dxa"/>
                <w:vMerge/>
                <w:shd w:val="clear" w:color="auto" w:fill="auto"/>
                <w:tcMar>
                  <w:top w:w="100" w:type="dxa"/>
                  <w:left w:w="100" w:type="dxa"/>
                  <w:bottom w:w="100" w:type="dxa"/>
                  <w:right w:w="100" w:type="dxa"/>
                </w:tcMar>
              </w:tcPr>
            </w:tcPrChange>
          </w:tcPr>
          <w:p w:rsidR="001A13EB" w:rsidRPr="008D305E"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Change w:id="225" w:author="Tim Hallett" w:date="2015-01-07T12:24:00Z">
              <w:tcPr>
                <w:tcW w:w="1559" w:type="dxa"/>
                <w:shd w:val="clear" w:color="auto" w:fill="6D9EEB"/>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Change w:id="226" w:author="Tim Hallett" w:date="2015-01-07T12:24:00Z">
              <w:tcPr>
                <w:tcW w:w="2127"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2159" w:type="dxa"/>
            <w:shd w:val="clear" w:color="auto" w:fill="auto"/>
            <w:tcMar>
              <w:top w:w="100" w:type="dxa"/>
              <w:left w:w="100" w:type="dxa"/>
              <w:bottom w:w="100" w:type="dxa"/>
              <w:right w:w="100" w:type="dxa"/>
            </w:tcMar>
            <w:tcPrChange w:id="227" w:author="Tim Hallett" w:date="2015-01-07T12:24:00Z">
              <w:tcPr>
                <w:tcW w:w="2159"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05" w:type="dxa"/>
            <w:shd w:val="clear" w:color="auto" w:fill="auto"/>
            <w:tcMar>
              <w:top w:w="100" w:type="dxa"/>
              <w:left w:w="100" w:type="dxa"/>
              <w:bottom w:w="100" w:type="dxa"/>
              <w:right w:w="100" w:type="dxa"/>
            </w:tcMar>
            <w:tcPrChange w:id="228"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$33.54 per person per year.</w:t>
            </w:r>
          </w:p>
        </w:tc>
      </w:tr>
      <w:tr w:rsidR="002F73E8" w:rsidTr="00466802">
        <w:tc>
          <w:tcPr>
            <w:tcW w:w="1234" w:type="dxa"/>
            <w:vMerge w:val="restart"/>
            <w:shd w:val="clear" w:color="auto" w:fill="auto"/>
            <w:tcMar>
              <w:top w:w="100" w:type="dxa"/>
              <w:left w:w="100" w:type="dxa"/>
              <w:bottom w:w="100" w:type="dxa"/>
              <w:right w:w="100" w:type="dxa"/>
            </w:tcMar>
            <w:tcPrChange w:id="229" w:author="Tim Hallett" w:date="2015-01-07T12:24:00Z">
              <w:tcPr>
                <w:tcW w:w="1376" w:type="dxa"/>
                <w:vMerge w:val="restart"/>
                <w:shd w:val="clear" w:color="auto" w:fill="auto"/>
                <w:tcMar>
                  <w:top w:w="100" w:type="dxa"/>
                  <w:left w:w="100" w:type="dxa"/>
                  <w:bottom w:w="100" w:type="dxa"/>
                  <w:right w:w="100" w:type="dxa"/>
                </w:tcMar>
              </w:tcPr>
            </w:tcPrChange>
          </w:tcPr>
          <w:p w:rsidR="002F73E8" w:rsidRPr="008D305E" w:rsidRDefault="002F73E8" w:rsidP="00AE2860">
            <w:pPr>
              <w:pStyle w:val="normal0"/>
              <w:spacing w:line="240" w:lineRule="auto"/>
              <w:contextualSpacing w:val="0"/>
              <w:jc w:val="left"/>
              <w:rPr>
                <w:sz w:val="16"/>
                <w:szCs w:val="16"/>
              </w:rPr>
            </w:pPr>
            <w:r w:rsidRPr="008D305E">
              <w:rPr>
                <w:i/>
                <w:sz w:val="16"/>
                <w:szCs w:val="16"/>
              </w:rPr>
              <w:t>Sweeping Changes</w:t>
            </w:r>
          </w:p>
        </w:tc>
        <w:tc>
          <w:tcPr>
            <w:tcW w:w="1701" w:type="dxa"/>
            <w:shd w:val="clear" w:color="auto" w:fill="674EA7"/>
            <w:tcMar>
              <w:top w:w="100" w:type="dxa"/>
              <w:left w:w="100" w:type="dxa"/>
              <w:bottom w:w="100" w:type="dxa"/>
              <w:right w:w="100" w:type="dxa"/>
            </w:tcMar>
            <w:tcPrChange w:id="230" w:author="Tim Hallett" w:date="2015-01-07T12:24:00Z">
              <w:tcPr>
                <w:tcW w:w="1559" w:type="dxa"/>
                <w:shd w:val="clear" w:color="auto" w:fill="674EA7"/>
                <w:tcMar>
                  <w:top w:w="100" w:type="dxa"/>
                  <w:left w:w="100" w:type="dxa"/>
                  <w:bottom w:w="100" w:type="dxa"/>
                  <w:right w:w="100" w:type="dxa"/>
                </w:tcMar>
              </w:tcPr>
            </w:tcPrChange>
          </w:tcPr>
          <w:p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Change w:id="231" w:author="Tim Hallett" w:date="2015-01-07T12:24:00Z">
              <w:tcPr>
                <w:tcW w:w="4286" w:type="dxa"/>
                <w:gridSpan w:val="2"/>
                <w:shd w:val="clear" w:color="auto" w:fill="auto"/>
                <w:tcMar>
                  <w:top w:w="100" w:type="dxa"/>
                  <w:left w:w="100" w:type="dxa"/>
                  <w:bottom w:w="100" w:type="dxa"/>
                  <w:right w:w="100" w:type="dxa"/>
                </w:tcMar>
              </w:tcPr>
            </w:tcPrChange>
          </w:tcPr>
          <w:p w:rsidR="002F73E8" w:rsidRPr="008D305E" w:rsidRDefault="002F73E8">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05" w:type="dxa"/>
            <w:shd w:val="clear" w:color="auto" w:fill="auto"/>
            <w:tcMar>
              <w:top w:w="100" w:type="dxa"/>
              <w:left w:w="100" w:type="dxa"/>
              <w:bottom w:w="100" w:type="dxa"/>
              <w:right w:w="100" w:type="dxa"/>
            </w:tcMar>
            <w:tcPrChange w:id="232" w:author="Tim Hallett" w:date="2015-01-07T12:24:00Z">
              <w:tcPr>
                <w:tcW w:w="1805" w:type="dxa"/>
                <w:shd w:val="clear" w:color="auto" w:fill="auto"/>
                <w:tcMar>
                  <w:top w:w="100" w:type="dxa"/>
                  <w:left w:w="100" w:type="dxa"/>
                  <w:bottom w:w="100" w:type="dxa"/>
                  <w:right w:w="100" w:type="dxa"/>
                </w:tcMar>
              </w:tcPr>
            </w:tcPrChange>
          </w:tcPr>
          <w:p w:rsidR="002F73E8" w:rsidRPr="008D305E" w:rsidRDefault="002F73E8">
            <w:pPr>
              <w:pStyle w:val="normal0"/>
              <w:spacing w:line="240" w:lineRule="auto"/>
              <w:contextualSpacing w:val="0"/>
              <w:jc w:val="left"/>
              <w:rPr>
                <w:sz w:val="16"/>
                <w:szCs w:val="16"/>
              </w:rPr>
            </w:pPr>
            <w:commentRangeStart w:id="233"/>
            <w:r w:rsidRPr="008D305E">
              <w:rPr>
                <w:sz w:val="16"/>
                <w:szCs w:val="16"/>
              </w:rPr>
              <w:t>No additional costs applied.</w:t>
            </w:r>
            <w:commentRangeEnd w:id="233"/>
            <w:r w:rsidR="00BE5BA0">
              <w:rPr>
                <w:rStyle w:val="CommentReference"/>
              </w:rPr>
              <w:commentReference w:id="233"/>
            </w:r>
          </w:p>
        </w:tc>
      </w:tr>
      <w:tr w:rsidR="001A13EB" w:rsidTr="00466802">
        <w:tc>
          <w:tcPr>
            <w:tcW w:w="1234" w:type="dxa"/>
            <w:vMerge/>
            <w:shd w:val="clear" w:color="auto" w:fill="auto"/>
            <w:tcMar>
              <w:top w:w="100" w:type="dxa"/>
              <w:left w:w="100" w:type="dxa"/>
              <w:bottom w:w="100" w:type="dxa"/>
              <w:right w:w="100" w:type="dxa"/>
            </w:tcMar>
            <w:tcPrChange w:id="234" w:author="Tim Hallett" w:date="2015-01-07T12:24:00Z">
              <w:tcPr>
                <w:tcW w:w="1376" w:type="dxa"/>
                <w:vMerge/>
                <w:shd w:val="clear" w:color="auto" w:fill="auto"/>
                <w:tcMar>
                  <w:top w:w="100" w:type="dxa"/>
                  <w:left w:w="100" w:type="dxa"/>
                  <w:bottom w:w="100" w:type="dxa"/>
                  <w:right w:w="100" w:type="dxa"/>
                </w:tcMar>
              </w:tcPr>
            </w:tcPrChange>
          </w:tcPr>
          <w:p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Change w:id="235" w:author="Tim Hallett" w:date="2015-01-07T12:24:00Z">
              <w:tcPr>
                <w:tcW w:w="1559" w:type="dxa"/>
                <w:shd w:val="clear" w:color="auto" w:fill="8E7CC3"/>
                <w:tcMar>
                  <w:top w:w="100" w:type="dxa"/>
                  <w:left w:w="100" w:type="dxa"/>
                  <w:bottom w:w="100" w:type="dxa"/>
                  <w:right w:w="100" w:type="dxa"/>
                </w:tcMar>
              </w:tcPr>
            </w:tcPrChange>
          </w:tcPr>
          <w:p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Change w:id="236" w:author="Tim Hallett" w:date="2015-01-07T12:24:00Z">
              <w:tcPr>
                <w:tcW w:w="2127" w:type="dxa"/>
                <w:shd w:val="clear" w:color="auto" w:fill="auto"/>
                <w:tcMar>
                  <w:top w:w="100" w:type="dxa"/>
                  <w:left w:w="100" w:type="dxa"/>
                  <w:bottom w:w="100" w:type="dxa"/>
                  <w:right w:w="100" w:type="dxa"/>
                </w:tcMar>
              </w:tcPr>
            </w:tcPrChange>
          </w:tcPr>
          <w:p w:rsidR="001A13EB" w:rsidRPr="008D305E" w:rsidRDefault="002F73E8">
            <w:pPr>
              <w:pStyle w:val="normal0"/>
              <w:spacing w:line="240" w:lineRule="auto"/>
              <w:contextualSpacing w:val="0"/>
              <w:jc w:val="left"/>
              <w:rPr>
                <w:sz w:val="16"/>
                <w:szCs w:val="16"/>
              </w:rPr>
            </w:pPr>
            <w:commentRangeStart w:id="237"/>
            <w:r w:rsidRPr="008D305E">
              <w:rPr>
                <w:sz w:val="16"/>
                <w:szCs w:val="16"/>
              </w:rPr>
              <w:t>Immediate ART &amp;</w:t>
            </w:r>
            <w:r w:rsidR="001A13EB" w:rsidRPr="008D305E">
              <w:rPr>
                <w:sz w:val="16"/>
                <w:szCs w:val="16"/>
              </w:rPr>
              <w:t xml:space="preserve"> HBCT</w:t>
            </w:r>
            <w:commentRangeEnd w:id="237"/>
            <w:r w:rsidR="001B025F">
              <w:rPr>
                <w:rStyle w:val="CommentReference"/>
              </w:rPr>
              <w:commentReference w:id="237"/>
            </w:r>
          </w:p>
        </w:tc>
        <w:tc>
          <w:tcPr>
            <w:tcW w:w="2159" w:type="dxa"/>
            <w:shd w:val="clear" w:color="auto" w:fill="auto"/>
            <w:tcMar>
              <w:top w:w="100" w:type="dxa"/>
              <w:left w:w="100" w:type="dxa"/>
              <w:bottom w:w="100" w:type="dxa"/>
              <w:right w:w="100" w:type="dxa"/>
            </w:tcMar>
            <w:tcPrChange w:id="238" w:author="Tim Hallett" w:date="2015-01-07T12:24:00Z">
              <w:tcPr>
                <w:tcW w:w="2159" w:type="dxa"/>
                <w:shd w:val="clear" w:color="auto" w:fill="auto"/>
                <w:tcMar>
                  <w:top w:w="100" w:type="dxa"/>
                  <w:left w:w="100" w:type="dxa"/>
                  <w:bottom w:w="100" w:type="dxa"/>
                  <w:right w:w="100" w:type="dxa"/>
                </w:tcMar>
              </w:tcPr>
            </w:tcPrChange>
          </w:tcPr>
          <w:p w:rsidR="001A13EB" w:rsidRPr="008D305E" w:rsidRDefault="002F73E8">
            <w:pPr>
              <w:pStyle w:val="normal0"/>
              <w:spacing w:line="240" w:lineRule="auto"/>
              <w:contextualSpacing w:val="0"/>
              <w:jc w:val="left"/>
              <w:rPr>
                <w:sz w:val="16"/>
                <w:szCs w:val="16"/>
              </w:rPr>
            </w:pPr>
            <w:r w:rsidRPr="008D305E">
              <w:rPr>
                <w:sz w:val="16"/>
                <w:szCs w:val="16"/>
              </w:rPr>
              <w:t xml:space="preserve">Immediate ART &amp; HBCT, </w:t>
            </w:r>
            <w:commentRangeStart w:id="239"/>
            <w:r w:rsidRPr="008D305E">
              <w:rPr>
                <w:sz w:val="16"/>
                <w:szCs w:val="16"/>
              </w:rPr>
              <w:t>but 20% fail to start ART and 20% fail to link to ART</w:t>
            </w:r>
            <w:commentRangeEnd w:id="239"/>
            <w:r w:rsidR="00BE5BA0">
              <w:rPr>
                <w:rStyle w:val="CommentReference"/>
              </w:rPr>
              <w:commentReference w:id="239"/>
            </w:r>
          </w:p>
        </w:tc>
        <w:tc>
          <w:tcPr>
            <w:tcW w:w="1805" w:type="dxa"/>
            <w:shd w:val="clear" w:color="auto" w:fill="auto"/>
            <w:tcMar>
              <w:top w:w="100" w:type="dxa"/>
              <w:left w:w="100" w:type="dxa"/>
              <w:bottom w:w="100" w:type="dxa"/>
              <w:right w:w="100" w:type="dxa"/>
            </w:tcMar>
            <w:tcPrChange w:id="240" w:author="Tim Hallett" w:date="2015-01-07T12:24:00Z">
              <w:tcPr>
                <w:tcW w:w="1805" w:type="dxa"/>
                <w:shd w:val="clear" w:color="auto" w:fill="auto"/>
                <w:tcMar>
                  <w:top w:w="100" w:type="dxa"/>
                  <w:left w:w="100" w:type="dxa"/>
                  <w:bottom w:w="100" w:type="dxa"/>
                  <w:right w:w="100" w:type="dxa"/>
                </w:tcMar>
              </w:tcPr>
            </w:tcPrChange>
          </w:tcPr>
          <w:p w:rsidR="001A13EB" w:rsidRPr="008D305E" w:rsidRDefault="001A13EB">
            <w:pPr>
              <w:pStyle w:val="normal0"/>
              <w:spacing w:line="240" w:lineRule="auto"/>
              <w:contextualSpacing w:val="0"/>
              <w:jc w:val="left"/>
              <w:rPr>
                <w:sz w:val="16"/>
                <w:szCs w:val="16"/>
              </w:rPr>
            </w:pPr>
            <w:r w:rsidRPr="008D305E">
              <w:rPr>
                <w:sz w:val="16"/>
                <w:szCs w:val="16"/>
              </w:rPr>
              <w:t>$18 per HBCT person tested.</w:t>
            </w:r>
          </w:p>
        </w:tc>
      </w:tr>
    </w:tbl>
    <w:p w:rsidR="00C07325" w:rsidRDefault="00B7495C">
      <w:pPr>
        <w:pStyle w:val="Subtitle"/>
        <w:contextualSpacing w:val="0"/>
      </w:pPr>
      <w:bookmarkStart w:id="241" w:name="h.dos6ozntvgnl" w:colFirst="0" w:colLast="0"/>
      <w:bookmarkEnd w:id="241"/>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Pr="00B7495C" w:rsidRDefault="00B266C0"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rsidR="00B266C0" w:rsidRPr="00B7495C" w:rsidRDefault="00B266C0"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rsidR="00C07325" w:rsidRDefault="00C07325">
      <w:pPr>
        <w:pStyle w:val="Heading1"/>
        <w:contextualSpacing w:val="0"/>
      </w:pPr>
      <w:bookmarkStart w:id="242" w:name="h.y4wfwt853tej" w:colFirst="0" w:colLast="0"/>
      <w:bookmarkEnd w:id="242"/>
    </w:p>
    <w:p w:rsidR="00E21A23" w:rsidRDefault="00E21A23">
      <w:pPr>
        <w:rPr>
          <w:sz w:val="26"/>
        </w:rPr>
      </w:pPr>
      <w:bookmarkStart w:id="243" w:name="h.t1c7wugpot58" w:colFirst="0" w:colLast="0"/>
      <w:bookmarkEnd w:id="243"/>
      <w:r>
        <w:br w:type="page"/>
      </w:r>
    </w:p>
    <w:p w:rsidR="005F5B67" w:rsidRDefault="0004446E" w:rsidP="005B464A">
      <w:pPr>
        <w:pStyle w:val="Heading1"/>
        <w:contextualSpacing w:val="0"/>
        <w:rPr>
          <w:ins w:id="244" w:author="Tim Hallett" w:date="2015-01-07T12:42:00Z"/>
          <w:i/>
        </w:rPr>
      </w:pPr>
      <w:r>
        <w:t xml:space="preserve">Results </w:t>
      </w:r>
      <w:r>
        <w:rPr>
          <w:i/>
        </w:rPr>
        <w:t>(1000 words)</w:t>
      </w:r>
    </w:p>
    <w:p w:rsidR="00181EEC" w:rsidRDefault="00181EEC" w:rsidP="00181EEC">
      <w:pPr>
        <w:pStyle w:val="normal0"/>
        <w:rPr>
          <w:ins w:id="245" w:author="Tim Hallett" w:date="2015-01-07T12:42:00Z"/>
        </w:rPr>
        <w:pPrChange w:id="246" w:author="Tim Hallett" w:date="2015-01-07T12:42:00Z">
          <w:pPr>
            <w:pStyle w:val="Heading1"/>
            <w:contextualSpacing w:val="0"/>
          </w:pPr>
        </w:pPrChange>
      </w:pPr>
    </w:p>
    <w:p w:rsidR="00181EEC" w:rsidRPr="00181EEC" w:rsidRDefault="00181EEC" w:rsidP="00181EEC">
      <w:pPr>
        <w:pStyle w:val="normal0"/>
        <w:rPr>
          <w:ins w:id="247" w:author="Tim Hallett" w:date="2015-01-07T12:42:00Z"/>
          <w:i/>
          <w:rPrChange w:id="248" w:author="Tim Hallett" w:date="2015-01-07T12:42:00Z">
            <w:rPr>
              <w:ins w:id="249" w:author="Tim Hallett" w:date="2015-01-07T12:42:00Z"/>
            </w:rPr>
          </w:rPrChange>
        </w:rPr>
        <w:pPrChange w:id="250" w:author="Tim Hallett" w:date="2015-01-07T12:42:00Z">
          <w:pPr>
            <w:pStyle w:val="Heading1"/>
            <w:contextualSpacing w:val="0"/>
          </w:pPr>
        </w:pPrChange>
      </w:pPr>
      <w:ins w:id="251" w:author="Tim Hallett" w:date="2015-01-07T12:42:00Z">
        <w:r w:rsidRPr="00181EEC">
          <w:rPr>
            <w:i/>
            <w:rPrChange w:id="252" w:author="Tim Hallett" w:date="2015-01-07T12:42:00Z">
              <w:rPr/>
            </w:rPrChange>
          </w:rPr>
          <w:t>Current Sources of Health Losses.</w:t>
        </w:r>
      </w:ins>
    </w:p>
    <w:p w:rsidR="00181EEC" w:rsidRPr="00181EEC" w:rsidRDefault="00181EEC" w:rsidP="00181EEC">
      <w:pPr>
        <w:pStyle w:val="normal0"/>
        <w:pPrChange w:id="253" w:author="Tim Hallett" w:date="2015-01-07T12:42:00Z">
          <w:pPr>
            <w:pStyle w:val="Heading1"/>
            <w:contextualSpacing w:val="0"/>
          </w:pPr>
        </w:pPrChange>
      </w:pPr>
    </w:p>
    <w:p w:rsidR="00906DB9" w:rsidRPr="005F5B67" w:rsidRDefault="00906DB9" w:rsidP="00906DB9">
      <w:pPr>
        <w:pStyle w:val="normal0"/>
        <w:ind w:firstLine="361"/>
      </w:pPr>
      <w:del w:id="254" w:author="Tim Hallett" w:date="2015-01-07T12:35:00Z">
        <w:r w:rsidDel="00C376C4">
          <w:delText>To assess the current state of ART-programmes in western Kenya, we</w:delText>
        </w:r>
      </w:del>
      <w:ins w:id="255" w:author="Tim Hallett" w:date="2015-01-07T12:35:00Z">
        <w:r w:rsidR="00C376C4">
          <w:t>We</w:t>
        </w:r>
      </w:ins>
      <w:r>
        <w:t xml:space="preserve"> ran the model in the absence of any interventions to define a baseline scenario.</w:t>
      </w:r>
      <w:r w:rsidR="002D4305">
        <w:t xml:space="preserve"> At baseline, the only route into the HIV care system is via testing through VCT or PICT.</w:t>
      </w:r>
    </w:p>
    <w:p w:rsidR="00832B1B" w:rsidRPr="00FF060A" w:rsidRDefault="00832B1B" w:rsidP="00FF060A">
      <w:pPr>
        <w:pStyle w:val="normal0"/>
        <w:rPr>
          <w:b/>
          <w:i/>
        </w:rPr>
      </w:pPr>
    </w:p>
    <w:p w:rsidR="005F5B67" w:rsidRDefault="000A5E0A" w:rsidP="00CA15E4">
      <w:pPr>
        <w:pStyle w:val="normal0"/>
        <w:ind w:firstLine="720"/>
      </w:pPr>
      <w:del w:id="256" w:author="Tim Hallett" w:date="2015-01-07T12:35:00Z">
        <w:r w:rsidDel="00C376C4">
          <w:delText>After simulating the population of Kenya from 1970 to 2030 and replicating the HIV epidemic, w</w:delText>
        </w:r>
      </w:del>
      <w:ins w:id="257" w:author="Tim Hallett" w:date="2015-01-07T12:35:00Z">
        <w:r w:rsidR="00C376C4">
          <w:t>W</w:t>
        </w:r>
      </w:ins>
      <w:r>
        <w:t xml:space="preserve">e assessed the outcomes of patients from the viewpoint the clinic and the </w:t>
      </w:r>
      <w:commentRangeStart w:id="258"/>
      <w:r>
        <w:t>community</w:t>
      </w:r>
      <w:commentRangeEnd w:id="258"/>
      <w:r w:rsidR="00C376C4">
        <w:rPr>
          <w:rStyle w:val="CommentReference"/>
        </w:rPr>
        <w:commentReference w:id="258"/>
      </w:r>
      <w:r>
        <w:t xml:space="preserve">. </w:t>
      </w:r>
      <w:r w:rsidR="00CA15E4">
        <w:t xml:space="preserve">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w:t>
      </w:r>
      <w:ins w:id="259" w:author="Tim Hallett" w:date="2015-01-07T12:37:00Z">
        <w:r w:rsidR="00741DE2">
          <w:t xml:space="preserve">the </w:t>
        </w:r>
      </w:ins>
      <w:ins w:id="260" w:author="Tim Hallett" w:date="2015-01-07T12:38:00Z">
        <w:r w:rsidR="00DA48FC">
          <w:t>deceased persons</w:t>
        </w:r>
      </w:ins>
      <w:ins w:id="261" w:author="Tim Hallett" w:date="2015-01-07T12:37:00Z">
        <w:r w:rsidR="00741DE2">
          <w:t xml:space="preserve"> were</w:t>
        </w:r>
      </w:ins>
      <w:del w:id="262" w:author="Tim Hallett" w:date="2015-01-07T12:37:00Z">
        <w:r w:rsidR="00CA15E4" w:rsidDel="00741DE2">
          <w:delText>patients are</w:delText>
        </w:r>
      </w:del>
      <w:r w:rsidR="00CA15E4">
        <w:t xml:space="preserve"> eligible at first contact with the clinic and are initiated onto ART immediately.</w:t>
      </w:r>
      <w:r w:rsidR="00A54E32">
        <w:t xml:space="preserve"> Among</w:t>
      </w:r>
      <w:commentRangeStart w:id="263"/>
      <w:r w:rsidR="00A54E32">
        <w:t xml:space="preserve"> </w:t>
      </w:r>
      <w:del w:id="264" w:author="Tim Hallett" w:date="2015-01-07T12:38:00Z">
        <w:r w:rsidR="00A54E32" w:rsidDel="00DA48FC">
          <w:delText xml:space="preserve">patients </w:delText>
        </w:r>
      </w:del>
      <w:commentRangeEnd w:id="263"/>
      <w:ins w:id="265" w:author="Tim Hallett" w:date="2015-01-07T12:38:00Z">
        <w:r w:rsidR="00DA48FC">
          <w:t xml:space="preserve"> deceased persons </w:t>
        </w:r>
      </w:ins>
      <w:r w:rsidR="00741DE2">
        <w:rPr>
          <w:rStyle w:val="CommentReference"/>
        </w:rPr>
        <w:commentReference w:id="263"/>
      </w:r>
      <w:r w:rsidR="00A54E32">
        <w:t xml:space="preserve">that </w:t>
      </w:r>
      <w:ins w:id="266" w:author="Tim Hallett" w:date="2015-01-07T12:38:00Z">
        <w:r w:rsidR="00DA48FC">
          <w:t xml:space="preserve">had </w:t>
        </w:r>
      </w:ins>
      <w:r w:rsidR="00A54E32">
        <w:t>engage</w:t>
      </w:r>
      <w:ins w:id="267" w:author="Tim Hallett" w:date="2015-01-07T12:38:00Z">
        <w:r w:rsidR="00DA48FC">
          <w:t>d</w:t>
        </w:r>
      </w:ins>
      <w:r w:rsidR="00A54E32">
        <w:t xml:space="preserve"> with pre-ART care, are lost to follow-up </w:t>
      </w:r>
      <w:r w:rsidR="00475FFF">
        <w:t xml:space="preserve">but </w:t>
      </w:r>
      <w:r w:rsidR="00A54E32">
        <w:t xml:space="preserve">subsequently re-engage with care, &lt;1% are not eligible for treatment at return to pre-ART </w:t>
      </w:r>
      <w:commentRangeStart w:id="268"/>
      <w:r w:rsidR="00A54E32">
        <w:t>care</w:t>
      </w:r>
      <w:commentRangeEnd w:id="268"/>
      <w:r w:rsidR="00DA48FC">
        <w:rPr>
          <w:rStyle w:val="CommentReference"/>
        </w:rPr>
        <w:commentReference w:id="268"/>
      </w:r>
      <w:r w:rsidR="00A54E32">
        <w:t>.</w:t>
      </w:r>
    </w:p>
    <w:p w:rsidR="007A51FF" w:rsidRDefault="007A51FF" w:rsidP="00CA15E4">
      <w:pPr>
        <w:pStyle w:val="normal0"/>
        <w:ind w:firstLine="720"/>
      </w:pPr>
    </w:p>
    <w:p w:rsidR="00742DEC" w:rsidRDefault="004D3BDD" w:rsidP="00BF66CB">
      <w:pPr>
        <w:pStyle w:val="normal0"/>
        <w:ind w:firstLine="720"/>
        <w:rPr>
          <w:ins w:id="269" w:author="Tim Hallett" w:date="2015-01-07T12:40:00Z"/>
        </w:rPr>
      </w:pPr>
      <w:r>
        <w:rPr>
          <w:noProof/>
          <w:lang w:val="en-US"/>
        </w:rPr>
        <mc:AlternateContent>
          <mc:Choice Requires="wpg">
            <w:drawing>
              <wp:anchor distT="0" distB="0" distL="114300" distR="114300" simplePos="0" relativeHeight="251660288" behindDoc="0" locked="0" layoutInCell="1" allowOverlap="1" wp14:anchorId="61353D1B" wp14:editId="65C45104">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Pr="00BF66CB" w:rsidRDefault="00B266C0" w:rsidP="00E80833">
                              <w:pPr>
                                <w:pStyle w:val="Subtitle"/>
                                <w:contextualSpacing w:val="0"/>
                              </w:pPr>
                              <w:r>
                                <w:t>Figure 2. Comparison between the community view and the clinic view of HIV Care.</w:t>
                              </w:r>
                            </w:p>
                            <w:p w:rsidR="00B266C0" w:rsidRDefault="00B2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B266C0" w:rsidRPr="00BF66CB" w:rsidRDefault="00B266C0" w:rsidP="00E80833">
                        <w:pPr>
                          <w:pStyle w:val="Subtitle"/>
                          <w:contextualSpacing w:val="0"/>
                        </w:pPr>
                        <w:r>
                          <w:t>Figure 2. Comparison between the community view and the clinic view of HIV Care.</w:t>
                        </w:r>
                      </w:p>
                      <w:p w:rsidR="00B266C0" w:rsidRDefault="00B266C0"/>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del w:id="270" w:author="Tim Hallett" w:date="2015-01-07T12:39:00Z">
        <w:r w:rsidR="007A51FF" w:rsidDel="007628D2">
          <w:delText>Looking at the care history of all HIV-positive individuals who died from an HIV-related death between 2010 and 2030</w:delText>
        </w:r>
        <w:r w:rsidR="000849D0" w:rsidDel="007628D2">
          <w:delText xml:space="preserve"> from the “community” perspective,</w:delText>
        </w:r>
      </w:del>
      <w:ins w:id="271" w:author="Tim Hallett" w:date="2015-01-07T12:39:00Z">
        <w:r w:rsidR="007628D2">
          <w:rPr>
            <w:noProof/>
            <w:lang w:val="en-US"/>
          </w:rPr>
          <w:t>In contrast, from the perspective of the whole community,</w:t>
        </w:r>
      </w:ins>
      <w:r w:rsidR="000849D0">
        <w:t xml:space="preserve"> we </w:t>
      </w:r>
      <w:r w:rsidR="007268DB">
        <w:t xml:space="preserve">see that the majority of HIV-related deaths (57.11%) are from individuals who were diagnosed but failed to start treatment. </w:t>
      </w:r>
      <w:del w:id="272" w:author="Tim Hallett" w:date="2015-01-07T12:40:00Z">
        <w:r w:rsidR="007268DB" w:rsidDel="00742DEC">
          <w:delText xml:space="preserve">Nearly 20% of individuals in the community were never </w:delText>
        </w:r>
        <w:commentRangeStart w:id="273"/>
        <w:r w:rsidR="00B65BFD" w:rsidDel="00742DEC">
          <w:delText xml:space="preserve">even </w:delText>
        </w:r>
        <w:r w:rsidR="007268DB" w:rsidDel="00742DEC">
          <w:delText xml:space="preserve">diagnosed </w:delText>
        </w:r>
        <w:commentRangeEnd w:id="273"/>
        <w:r w:rsidR="005A49AF" w:rsidDel="00742DEC">
          <w:rPr>
            <w:rStyle w:val="CommentReference"/>
          </w:rPr>
          <w:commentReference w:id="273"/>
        </w:r>
        <w:r w:rsidR="007268DB" w:rsidDel="00742DEC">
          <w:delText>as HIV-positive before suffering an HIV-related death.</w:delText>
        </w:r>
        <w:r w:rsidR="007A51FF" w:rsidDel="00742DEC">
          <w:delText xml:space="preserve"> </w:delText>
        </w:r>
        <w:r w:rsidR="00F4371A" w:rsidDel="00742DEC">
          <w:delText xml:space="preserve">Among </w:delText>
        </w:r>
      </w:del>
    </w:p>
    <w:p w:rsidR="00BF66CB" w:rsidRDefault="00F4371A" w:rsidP="00BF66CB">
      <w:pPr>
        <w:pStyle w:val="normal0"/>
        <w:ind w:firstLine="720"/>
      </w:pPr>
      <w:r>
        <w:t xml:space="preserve">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rsidR="00181EEC" w:rsidRPr="00181EEC" w:rsidRDefault="00181EEC" w:rsidP="00181EEC">
      <w:pPr>
        <w:pStyle w:val="normal0"/>
        <w:rPr>
          <w:ins w:id="274" w:author="Tim Hallett" w:date="2015-01-07T12:42:00Z"/>
          <w:i/>
        </w:rPr>
        <w:pPrChange w:id="275" w:author="Tim Hallett" w:date="2015-01-07T12:42:00Z">
          <w:pPr>
            <w:pStyle w:val="normal0"/>
            <w:ind w:firstLine="720"/>
          </w:pPr>
        </w:pPrChange>
      </w:pPr>
    </w:p>
    <w:p w:rsidR="00181EEC" w:rsidRPr="00181EEC" w:rsidRDefault="00181EEC" w:rsidP="00181EEC">
      <w:pPr>
        <w:pStyle w:val="normal0"/>
        <w:rPr>
          <w:i/>
          <w:rPrChange w:id="276" w:author="Tim Hallett" w:date="2015-01-07T12:42:00Z">
            <w:rPr/>
          </w:rPrChange>
        </w:rPr>
        <w:pPrChange w:id="277" w:author="Tim Hallett" w:date="2015-01-07T12:42:00Z">
          <w:pPr>
            <w:pStyle w:val="normal0"/>
            <w:ind w:firstLine="720"/>
          </w:pPr>
        </w:pPrChange>
      </w:pPr>
      <w:ins w:id="278" w:author="Tim Hallett" w:date="2015-01-07T12:42:00Z">
        <w:r w:rsidRPr="00181EEC">
          <w:rPr>
            <w:i/>
            <w:rPrChange w:id="279" w:author="Tim Hallett" w:date="2015-01-07T12:42:00Z">
              <w:rPr/>
            </w:rPrChange>
          </w:rPr>
          <w:t>The Impact of Isolated Interventions</w:t>
        </w:r>
      </w:ins>
    </w:p>
    <w:p w:rsidR="000743C3" w:rsidRDefault="009A799E" w:rsidP="00E757ED">
      <w:pPr>
        <w:pStyle w:val="normal0"/>
        <w:ind w:firstLine="720"/>
        <w:rPr>
          <w:ins w:id="280" w:author="Tim Hallett" w:date="2015-01-07T12:44:00Z"/>
        </w:rPr>
      </w:pPr>
      <w:del w:id="281" w:author="Tim Hallett" w:date="2015-01-07T12:43:00Z">
        <w:r w:rsidDel="008C3ADF">
          <w:delText xml:space="preserve">To gain further insight into the </w:delText>
        </w:r>
        <w:commentRangeStart w:id="282"/>
        <w:r w:rsidDel="008C3ADF">
          <w:delText>state of current ART-programmes in western Kenya and understand where care is suboptimal,</w:delText>
        </w:r>
      </w:del>
      <w:ins w:id="283" w:author="Ellen McRobie" w:date="2015-01-06T10:31:00Z">
        <w:del w:id="284" w:author="Tim Hallett" w:date="2015-01-07T12:43:00Z">
          <w:r w:rsidR="005A49AF" w:rsidDel="008C3ADF">
            <w:delText>performance</w:delText>
          </w:r>
          <w:commentRangeEnd w:id="282"/>
          <w:r w:rsidR="005A49AF" w:rsidDel="008C3ADF">
            <w:rPr>
              <w:rStyle w:val="CommentReference"/>
            </w:rPr>
            <w:commentReference w:id="282"/>
          </w:r>
          <w:r w:rsidR="005A49AF" w:rsidDel="008C3ADF">
            <w:delText xml:space="preserve"> of this ART programme and identify where gains can be made</w:delText>
          </w:r>
        </w:del>
      </w:ins>
      <w:del w:id="286" w:author="Tim Hallett" w:date="2015-01-07T12:43:00Z">
        <w:r w:rsidDel="008C3ADF">
          <w:delText xml:space="preserve"> w</w:delText>
        </w:r>
      </w:del>
      <w:ins w:id="287" w:author="Tim Hallett" w:date="2015-01-07T12:43:00Z">
        <w:r w:rsidR="008C3ADF">
          <w:t>W</w:t>
        </w:r>
      </w:ins>
      <w:r>
        <w:t>e applied each of our 12 interventions in turn and assessed the impact on DALYs averted, compared to baseline, and the additional cost of care, compared to baseline, between 2010 and 2030 (figure 3).</w:t>
      </w:r>
      <w:r w:rsidR="00E757ED">
        <w:rPr>
          <w:noProof/>
          <w:lang w:val="en-US"/>
        </w:rPr>
        <w:t xml:space="preserve"> </w:t>
      </w:r>
      <w:del w:id="288" w:author="Tim Hallett" w:date="2015-01-07T12:44:00Z">
        <w:r w:rsidR="0090139E" w:rsidDel="000743C3">
          <w:delText>From a univariate analysis of the interventions, if we consider only the impact of each intervention on averting DALYs between 2010 and 2030 (x-axis</w:delText>
        </w:r>
        <w:r w:rsidR="00077847" w:rsidDel="000743C3">
          <w:delText>,</w:delText>
        </w:r>
        <w:r w:rsidR="0090139E" w:rsidDel="000743C3">
          <w:delText xml:space="preserve"> figure 3),</w:delText>
        </w:r>
        <w:r w:rsidR="00BA6022" w:rsidDel="000743C3">
          <w:delText xml:space="preserve"> we see that </w:delText>
        </w:r>
      </w:del>
      <w:r w:rsidR="00BA6022">
        <w:t>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w:t>
      </w:r>
      <w:commentRangeStart w:id="289"/>
      <w:r w:rsidR="007B4ADA">
        <w:t>hard hitting</w:t>
      </w:r>
      <w:commentRangeEnd w:id="289"/>
      <w:r w:rsidR="005A49AF">
        <w:rPr>
          <w:rStyle w:val="CommentReference"/>
        </w:rPr>
        <w:commentReference w:id="289"/>
      </w:r>
      <w:del w:id="290" w:author="Ellen McRobie" w:date="2015-01-06T10:33:00Z">
        <w:r w:rsidR="007B4ADA" w:rsidDel="005A49AF">
          <w:delText xml:space="preserve"> interventions</w:delText>
        </w:r>
      </w:del>
      <w:r w:rsidR="007B4ADA">
        <w:t xml:space="preserve"> that actively seek individuals and in the case of Immediate ART and Universal Test and Treat, remove pre-ART care completely.</w:t>
      </w:r>
    </w:p>
    <w:p w:rsidR="0050562A" w:rsidRDefault="00BB0E0E" w:rsidP="00E757ED">
      <w:pPr>
        <w:pStyle w:val="normal0"/>
        <w:ind w:firstLine="720"/>
      </w:pPr>
      <w:del w:id="291" w:author="Tim Hallett" w:date="2015-01-07T12:44:00Z">
        <w:r w:rsidDel="000743C3">
          <w:delText xml:space="preserve"> </w:delText>
        </w:r>
      </w:del>
      <w:r w:rsidR="0050562A">
        <w:t xml:space="preserve">The remaining </w:t>
      </w:r>
      <w:ins w:id="292" w:author="Ellen McRobie" w:date="2015-01-06T10:32:00Z">
        <w:r w:rsidR="005A49AF">
          <w:t xml:space="preserve">single </w:t>
        </w:r>
      </w:ins>
      <w:r w:rsidR="0050562A">
        <w:t>interventions</w:t>
      </w:r>
      <w:r w:rsidR="00D5677F">
        <w:t xml:space="preserve"> are less impactful but highlight important issues in the dynamics of HIV care. For instance, the ART Outreach and Adherence interventions are not </w:t>
      </w:r>
      <w:del w:id="293" w:author="Tim Hallett" w:date="2015-01-07T12:44:00Z">
        <w:r w:rsidR="00D5677F" w:rsidDel="000743C3">
          <w:delText xml:space="preserve">particularly </w:delText>
        </w:r>
      </w:del>
      <w:ins w:id="294" w:author="Tim Hallett" w:date="2015-01-07T12:44:00Z">
        <w:r w:rsidR="000743C3">
          <w:t xml:space="preserve">highly </w:t>
        </w:r>
      </w:ins>
      <w:r w:rsidR="00D5677F">
        <w:t>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t xml:space="preserve"> </w:t>
      </w:r>
    </w:p>
    <w:p w:rsidR="00BB0E0E" w:rsidRDefault="00BB0E0E" w:rsidP="00FF060A">
      <w:pPr>
        <w:pStyle w:val="normal0"/>
      </w:pPr>
    </w:p>
    <w:p w:rsidR="00F542BC" w:rsidRDefault="00BB0E0E" w:rsidP="00FF060A">
      <w:pPr>
        <w:pStyle w:val="normal0"/>
      </w:pPr>
      <w:r>
        <w:tab/>
      </w:r>
      <w:del w:id="295" w:author="Tim Hallett" w:date="2015-01-07T12:46:00Z">
        <w:r w:rsidDel="00147C94">
          <w:delText>Wo</w:delText>
        </w:r>
        <w:r w:rsidR="007125CC" w:rsidDel="00147C94">
          <w:delText>rking through the interventions in groups,</w:delText>
        </w:r>
      </w:del>
      <w:ins w:id="296" w:author="Tim Hallett" w:date="2015-01-07T12:46:00Z">
        <w:r w:rsidR="00147C94">
          <w:t>Among the testing interventions,</w:t>
        </w:r>
      </w:ins>
      <w:r w:rsidR="007125CC">
        <w:t xml:space="preserve">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rsidR="00F542BC" w:rsidRDefault="00F542BC" w:rsidP="00FF060A">
      <w:pPr>
        <w:pStyle w:val="normal0"/>
      </w:pPr>
    </w:p>
    <w:p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rsidR="00FA201D" w:rsidRDefault="00FA201D" w:rsidP="00F542BC">
      <w:pPr>
        <w:pStyle w:val="normal0"/>
        <w:ind w:firstLine="720"/>
      </w:pPr>
    </w:p>
    <w:p w:rsidR="003C54DF" w:rsidRPr="002A1595" w:rsidRDefault="00FF1D10" w:rsidP="002A1595">
      <w:pPr>
        <w:pStyle w:val="normal0"/>
        <w:ind w:firstLine="720"/>
        <w:rPr>
          <w:rPrChange w:id="297" w:author="Tim Hallett" w:date="2015-01-07T12:59:00Z">
            <w:rPr>
              <w:noProof/>
              <w:lang w:val="en-US"/>
            </w:rPr>
          </w:rPrChange>
        </w:rPr>
      </w:pPr>
      <w:r>
        <w:t>The pre-ART retention interventions each have quite an impact on averting DALYs</w:t>
      </w:r>
      <w:del w:id="298" w:author="Tim Hallett" w:date="2015-01-07T12:58:00Z">
        <w:r w:rsidDel="002A1595">
          <w:delText>, indicating that they are remedying a weakness in care</w:delText>
        </w:r>
      </w:del>
      <w:r>
        <w:t>.</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w:t>
      </w:r>
      <w:ins w:id="299" w:author="Tim Hallett" w:date="2015-01-07T12:59:00Z">
        <w:r w:rsidR="002A1595">
          <w:t xml:space="preserve"> </w:t>
        </w:r>
      </w:ins>
      <w:del w:id="300" w:author="Tim Hallett" w:date="2015-01-07T12:59:00Z">
        <w:r w:rsidR="008B5425" w:rsidDel="002A1595">
          <w:delText xml:space="preserve"> likely </w:delText>
        </w:r>
      </w:del>
      <w:r w:rsidR="008B5425">
        <w:t>due to the cost of additional testing retaining individuals in pre-ART care incurs</w:t>
      </w:r>
      <w:r w:rsidR="0035786F">
        <w:t xml:space="preserve"> (</w:t>
      </w:r>
      <w:r w:rsidR="00BB3896">
        <w:t>$983.26m vs. $689.03m</w:t>
      </w:r>
      <w:r w:rsidR="0035786F">
        <w:t>)</w:t>
      </w:r>
      <w:r w:rsidR="008B5425">
        <w:t xml:space="preserve">. </w:t>
      </w:r>
      <w:commentRangeStart w:id="301"/>
      <w:r w:rsidR="008B5425">
        <w:t>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w:t>
      </w:r>
      <w:commentRangeEnd w:id="301"/>
      <w:r w:rsidR="006D7990">
        <w:rPr>
          <w:rStyle w:val="CommentReference"/>
        </w:rPr>
        <w:commentReference w:id="301"/>
      </w:r>
      <w:r w:rsidR="008B5425">
        <w:t xml:space="preserve">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w:t>
      </w:r>
      <w:ins w:id="302" w:author="Ellen McRobie" w:date="2015-01-06T10:34:00Z">
        <w:r w:rsidR="006D7990">
          <w:t>a</w:t>
        </w:r>
      </w:ins>
      <w:del w:id="303" w:author="Ellen McRobie" w:date="2015-01-06T10:34:00Z">
        <w:r w:rsidR="002D5BC2" w:rsidDel="006D7990">
          <w:delText>A</w:delText>
        </w:r>
      </w:del>
      <w:r w:rsidR="002D5BC2">
        <w:t>dherence interventions.</w:t>
      </w:r>
      <w:r w:rsidR="00825171" w:rsidRPr="00825171">
        <w:rPr>
          <w:noProof/>
          <w:lang w:val="en-US"/>
        </w:rPr>
        <w:t xml:space="preserve"> </w:t>
      </w:r>
      <w:r w:rsidR="00E1353D" w:rsidRPr="00E1353D">
        <w:rPr>
          <w:noProof/>
          <w:lang w:val="en-US"/>
        </w:rPr>
        <w:t xml:space="preserve"> </w:t>
      </w:r>
    </w:p>
    <w:p w:rsidR="00A319B9" w:rsidRDefault="00A319B9" w:rsidP="00A319B9">
      <w:pPr>
        <w:pStyle w:val="normal0"/>
        <w:ind w:firstLine="720"/>
        <w:rPr>
          <w:ins w:id="304" w:author="Tim Hallett" w:date="2015-01-07T12:43:00Z"/>
        </w:rPr>
      </w:pPr>
    </w:p>
    <w:p w:rsidR="00181EEC" w:rsidRDefault="00181EEC" w:rsidP="00181EEC">
      <w:pPr>
        <w:pStyle w:val="normal0"/>
        <w:rPr>
          <w:ins w:id="305" w:author="Tim Hallett" w:date="2015-01-07T12:43:00Z"/>
          <w:i/>
        </w:rPr>
        <w:pPrChange w:id="306" w:author="Tim Hallett" w:date="2015-01-07T12:43:00Z">
          <w:pPr>
            <w:pStyle w:val="normal0"/>
            <w:ind w:firstLine="720"/>
          </w:pPr>
        </w:pPrChange>
      </w:pPr>
    </w:p>
    <w:p w:rsidR="00181EEC" w:rsidRPr="00181EEC" w:rsidRDefault="00181EEC" w:rsidP="00181EEC">
      <w:pPr>
        <w:pStyle w:val="normal0"/>
        <w:rPr>
          <w:ins w:id="307" w:author="Tim Hallett" w:date="2015-01-07T12:43:00Z"/>
          <w:i/>
          <w:rPrChange w:id="308" w:author="Tim Hallett" w:date="2015-01-07T12:43:00Z">
            <w:rPr>
              <w:ins w:id="309" w:author="Tim Hallett" w:date="2015-01-07T12:43:00Z"/>
            </w:rPr>
          </w:rPrChange>
        </w:rPr>
        <w:pPrChange w:id="310" w:author="Tim Hallett" w:date="2015-01-07T12:43:00Z">
          <w:pPr>
            <w:pStyle w:val="normal0"/>
            <w:ind w:firstLine="720"/>
          </w:pPr>
        </w:pPrChange>
      </w:pPr>
      <w:ins w:id="311" w:author="Tim Hallett" w:date="2015-01-07T12:43:00Z">
        <w:r w:rsidRPr="00181EEC">
          <w:rPr>
            <w:i/>
            <w:rPrChange w:id="312" w:author="Tim Hallett" w:date="2015-01-07T12:43:00Z">
              <w:rPr/>
            </w:rPrChange>
          </w:rPr>
          <w:t>The Impact of Bundles Of Interventions</w:t>
        </w:r>
      </w:ins>
    </w:p>
    <w:p w:rsidR="00181EEC" w:rsidRPr="004D3BDD" w:rsidRDefault="00181EEC" w:rsidP="00A319B9">
      <w:pPr>
        <w:pStyle w:val="normal0"/>
        <w:ind w:firstLine="720"/>
      </w:pPr>
    </w:p>
    <w:p w:rsidR="005F5B67" w:rsidDel="003A4313" w:rsidRDefault="003A4313" w:rsidP="00654E21">
      <w:pPr>
        <w:pStyle w:val="normal0"/>
        <w:ind w:firstLine="361"/>
        <w:rPr>
          <w:del w:id="313" w:author="Tim Hallett" w:date="2015-01-07T13:00:00Z"/>
        </w:rPr>
      </w:pPr>
      <w:moveToRangeStart w:id="314" w:author="Tim Hallett" w:date="2015-01-07T13:00:00Z" w:name="move282254930"/>
      <w:moveTo w:id="315" w:author="Tim Hallett" w:date="2015-01-07T13:00:00Z">
        <w:r>
          <w:t xml:space="preserve">Our results from the univariate analysis indicate that there is no single high-impact low-cost intervention, highlighting that there is no single point of weakness along the cascade of care but rather deficiencies throughout. </w:t>
        </w:r>
      </w:moveTo>
      <w:moveToRangeEnd w:id="314"/>
      <w:del w:id="316" w:author="Tim Hallett" w:date="2015-01-07T13:00:00Z">
        <w:r w:rsidR="00654E21" w:rsidDel="003A4313">
          <w:delText xml:space="preserve">After investigating the impact of individual interventions on reducing life-years lost to HIV, we looked at multiple combinations of interventions. </w:delText>
        </w:r>
      </w:del>
      <w:moveFromRangeStart w:id="317" w:author="Tim Hallett" w:date="2015-01-07T13:00:00Z" w:name="move282254930"/>
      <w:moveFrom w:id="318" w:author="Tim Hallett" w:date="2015-01-07T13:00:00Z">
        <w:r w:rsidR="00393086" w:rsidDel="003A4313">
          <w:t>Our results from the univariate analysis indicate that there is no single high-impact low-cost intervention,</w:t>
        </w:r>
        <w:r w:rsidR="0045606F" w:rsidDel="003A4313">
          <w:t xml:space="preserve"> highlighting that</w:t>
        </w:r>
        <w:r w:rsidR="00393086" w:rsidDel="003A4313">
          <w:t xml:space="preserve"> there is no single point of weakness along the</w:t>
        </w:r>
        <w:r w:rsidR="0045606F" w:rsidDel="003A4313">
          <w:t xml:space="preserve"> cascade of care but rather deficiencies throughout. </w:t>
        </w:r>
      </w:moveFrom>
      <w:moveFromRangeEnd w:id="317"/>
      <w:del w:id="319" w:author="Tim Hallett" w:date="2015-01-07T13:00:00Z">
        <w:r w:rsidR="0045606F" w:rsidDel="003A4313">
          <w:delText>Therefore, a combination of interventions improving care at multiple points may prove to be cost-effective.</w:delText>
        </w:r>
      </w:del>
      <w:ins w:id="320" w:author="Tim Hallett" w:date="2015-01-07T13:00:00Z">
        <w:r>
          <w:t xml:space="preserve">An optimal combination of interventions can be found by simulating all possible combinations of interventions and selecting those with, at each budget level, provide the greatest increase in health. </w:t>
        </w:r>
      </w:ins>
      <w:ins w:id="321" w:author="Tim Hallett" w:date="2015-01-07T13:02:00Z">
        <w:r w:rsidR="00E259EF">
          <w:t>We did this for all the ‘realistic’ interventions and imposed the additional constraint that</w:t>
        </w:r>
        <w:commentRangeStart w:id="322"/>
        <w:r w:rsidR="00E259EF">
          <w:t xml:space="preserve">, once an intervention has been included in the combination at one budget level it cannot be removed at higher budget levels. </w:t>
        </w:r>
      </w:ins>
      <w:commentRangeEnd w:id="322"/>
      <w:ins w:id="323" w:author="Tim Hallett" w:date="2015-01-07T13:03:00Z">
        <w:r w:rsidR="00E259EF">
          <w:rPr>
            <w:rStyle w:val="CommentReference"/>
          </w:rPr>
          <w:commentReference w:id="322"/>
        </w:r>
      </w:ins>
      <w:ins w:id="325" w:author="Tim Hallett" w:date="2015-01-07T13:04:00Z">
        <w:r w:rsidR="006444A3">
          <w:t>Figure 4.</w:t>
        </w:r>
      </w:ins>
    </w:p>
    <w:p w:rsidR="0045606F" w:rsidRDefault="0045606F" w:rsidP="003A4313">
      <w:pPr>
        <w:pStyle w:val="normal0"/>
        <w:ind w:firstLine="361"/>
      </w:pPr>
    </w:p>
    <w:p w:rsidR="006444A3" w:rsidRDefault="0045606F" w:rsidP="00BE6FB5">
      <w:pPr>
        <w:pStyle w:val="normal0"/>
        <w:ind w:firstLine="720"/>
        <w:rPr>
          <w:ins w:id="326" w:author="Tim Hallett" w:date="2015-01-07T13:05:00Z"/>
        </w:rPr>
      </w:pPr>
      <w:del w:id="327" w:author="Tim Hallett" w:date="2015-01-07T13:00:00Z">
        <w:r w:rsidDel="003A4313">
          <w:delTex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w:delText>
        </w:r>
      </w:del>
      <w:del w:id="328" w:author="Tim Hallett" w:date="2015-01-07T13:04:00Z">
        <w:r w:rsidDel="006444A3">
          <w:delText xml:space="preserve">To understand how a combination of interventions could be utilised to improve care, we applied the ART Outreach intervention </w:delText>
        </w:r>
        <w:r w:rsidR="003551C2" w:rsidDel="006444A3">
          <w:delText xml:space="preserve">at baseline </w:delText>
        </w:r>
        <w:r w:rsidDel="006444A3">
          <w:delText>and simulated the effect running each</w:delText>
        </w:r>
        <w:r w:rsidR="003551C2" w:rsidDel="006444A3">
          <w:delText xml:space="preserve"> of the remaining interventions in turn to assess the most cost-effective combination of two interventions</w:delText>
        </w:r>
      </w:del>
      <w:del w:id="329" w:author="Tim Hallett" w:date="2015-01-07T13:05:00Z">
        <w:r w:rsidR="003551C2" w:rsidDel="006444A3">
          <w:delText xml:space="preserve">. </w:delText>
        </w:r>
      </w:del>
      <w:del w:id="330" w:author="Tim Hallett" w:date="2015-01-07T13:04:00Z">
        <w:r w:rsidR="003551C2" w:rsidDel="006444A3">
          <w:delText>A combination of ART Outreach and POC CD4 interventions was found to be most cost-effective ($346 per DALY averted). We repeated this process multiple times to identify an expansion pathway of interventions improving care (figure 4).</w:delText>
        </w:r>
        <w:r w:rsidR="00971178" w:rsidDel="006444A3">
          <w:delText xml:space="preserve"> The most cost-effective combin</w:delText>
        </w:r>
      </w:del>
      <w:del w:id="331" w:author="Tim Hallett" w:date="2015-01-07T13:05:00Z">
        <w:r w:rsidR="00971178" w:rsidDel="006444A3">
          <w:delText>ation of six interventions averts</w:delText>
        </w:r>
      </w:del>
      <w:ins w:id="332" w:author="Tim Hallett" w:date="2015-01-07T13:05:00Z">
        <w:r w:rsidR="006444A3">
          <w:t>Totals</w:t>
        </w:r>
      </w:ins>
      <w:r w:rsidR="00971178">
        <w:t xml:space="preserve"> DALYs at a cost of $353 per DALY averted.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w:t>
      </w:r>
    </w:p>
    <w:p w:rsidR="005B464A" w:rsidRDefault="004F7A14" w:rsidP="00BE6FB5">
      <w:pPr>
        <w:pStyle w:val="normal0"/>
        <w:ind w:firstLine="720"/>
        <w:rPr>
          <w:ins w:id="333" w:author="Tim Hallett" w:date="2015-01-07T13:05:00Z"/>
        </w:rPr>
      </w:pPr>
      <w:r>
        <w:t xml:space="preserve">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t xml:space="preserve"> ($363 vs. $803 per DALY averted)</w:t>
      </w:r>
      <w:r w:rsidR="004556D6">
        <w:t>, shown in figure 5.</w:t>
      </w:r>
    </w:p>
    <w:p w:rsidR="006444A3" w:rsidRDefault="006444A3" w:rsidP="00BE6FB5">
      <w:pPr>
        <w:pStyle w:val="normal0"/>
        <w:ind w:firstLine="720"/>
        <w:rPr>
          <w:ins w:id="334" w:author="Tim Hallett" w:date="2015-01-07T13:05:00Z"/>
        </w:rPr>
      </w:pPr>
    </w:p>
    <w:p w:rsidR="006444A3" w:rsidRDefault="006444A3" w:rsidP="00BE6FB5">
      <w:pPr>
        <w:pStyle w:val="normal0"/>
        <w:ind w:firstLine="720"/>
        <w:rPr>
          <w:ins w:id="335" w:author="Tim Hallett" w:date="2015-01-07T13:05:00Z"/>
        </w:rPr>
      </w:pPr>
      <w:ins w:id="336" w:author="Tim Hallett" w:date="2015-01-07T13:05:00Z">
        <w:r>
          <w:t>+ say something about the distributuion of deaths under each of these scenario (do they tackle different pieces of the ‘pie’).</w:t>
        </w:r>
      </w:ins>
    </w:p>
    <w:p w:rsidR="006444A3" w:rsidRDefault="006444A3" w:rsidP="00BE6FB5">
      <w:pPr>
        <w:pStyle w:val="normal0"/>
        <w:ind w:firstLine="720"/>
      </w:pPr>
    </w:p>
    <w:p w:rsidR="00297244" w:rsidRDefault="00297244">
      <w:r>
        <w:rPr>
          <w:noProof/>
          <w:lang w:val="en-US"/>
        </w:rPr>
        <mc:AlternateContent>
          <mc:Choice Requires="wpg">
            <w:drawing>
              <wp:anchor distT="0" distB="0" distL="114300" distR="114300" simplePos="0" relativeHeight="251664384" behindDoc="0" locked="0" layoutInCell="1" allowOverlap="1" wp14:anchorId="47342E73" wp14:editId="1B967ADB">
                <wp:simplePos x="0" y="0"/>
                <wp:positionH relativeFrom="column">
                  <wp:posOffset>-1313815</wp:posOffset>
                </wp:positionH>
                <wp:positionV relativeFrom="paragraph">
                  <wp:posOffset>2113915</wp:posOffset>
                </wp:positionV>
                <wp:extent cx="8089900" cy="3861435"/>
                <wp:effectExtent l="31432" t="0" r="0" b="18732"/>
                <wp:wrapTopAndBottom/>
                <wp:docPr id="20" name="Group 20"/>
                <wp:cNvGraphicFramePr/>
                <a:graphic xmlns:a="http://schemas.openxmlformats.org/drawingml/2006/main">
                  <a:graphicData uri="http://schemas.microsoft.com/office/word/2010/wordprocessingGroup">
                    <wpg:wgp>
                      <wpg:cNvGrpSpPr/>
                      <wpg:grpSpPr>
                        <a:xfrm rot="16200000">
                          <a:off x="0" y="0"/>
                          <a:ext cx="8089900" cy="38614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Pr="00B7495C" w:rsidRDefault="00B266C0"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103.4pt;margin-top:166.45pt;width:637pt;height:304.05pt;rotation:-90;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B266C0" w:rsidRPr="00B7495C" w:rsidRDefault="00B266C0"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opAndBottom"/>
              </v:group>
            </w:pict>
          </mc:Fallback>
        </mc:AlternateContent>
      </w:r>
      <w:r>
        <w:br w:type="page"/>
      </w:r>
    </w:p>
    <w:p w:rsidR="00297244" w:rsidRDefault="00297244" w:rsidP="00BE6FB5">
      <w:pPr>
        <w:pStyle w:val="normal0"/>
        <w:ind w:firstLine="720"/>
      </w:pPr>
    </w:p>
    <w:p w:rsidR="004711ED" w:rsidRDefault="00DC26BC">
      <w:pPr>
        <w:pStyle w:val="Heading1"/>
        <w:contextualSpacing w:val="0"/>
      </w:pPr>
      <w:bookmarkStart w:id="337" w:name="h.l34fxr5ht8f5" w:colFirst="0" w:colLast="0"/>
      <w:bookmarkEnd w:id="337"/>
      <w:commentRangeStart w:id="338"/>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Default="00B266C0" w:rsidP="00EF0A6D">
                              <w:pPr>
                                <w:pStyle w:val="Subtitle"/>
                                <w:contextualSpacing w:val="0"/>
                              </w:pPr>
                              <w:r>
                                <w:t>Figure 4. Cost-effectiveness of implementing multiple interventions impacting on HIV care.</w:t>
                              </w:r>
                            </w:p>
                            <w:p w:rsidR="00B266C0" w:rsidRPr="00B7495C" w:rsidRDefault="00B266C0"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rsidR="00B266C0" w:rsidRDefault="00B266C0" w:rsidP="00EF0A6D">
                        <w:pPr>
                          <w:pStyle w:val="Subtitle"/>
                          <w:contextualSpacing w:val="0"/>
                        </w:pPr>
                        <w:r>
                          <w:t>Figure 4. Cost-effectiveness of implementing multiple interventions impacting on HIV care.</w:t>
                        </w:r>
                      </w:p>
                      <w:p w:rsidR="00B266C0" w:rsidRPr="00B7495C" w:rsidRDefault="00B266C0"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commentRangeEnd w:id="338"/>
      <w:r w:rsidR="00147C94">
        <w:rPr>
          <w:rStyle w:val="CommentReference"/>
        </w:rPr>
        <w:commentReference w:id="338"/>
      </w:r>
    </w:p>
    <w:p w:rsidR="001F5128" w:rsidRDefault="001F5128" w:rsidP="001F5128">
      <w:pPr>
        <w:pStyle w:val="Subtitle"/>
        <w:contextualSpacing w:val="0"/>
      </w:pPr>
    </w:p>
    <w:p w:rsidR="001F5128" w:rsidRDefault="001F5128" w:rsidP="001F5128">
      <w:pPr>
        <w:pStyle w:val="Subtitle"/>
        <w:contextualSpacing w:val="0"/>
        <w:rPr>
          <w:rFonts w:ascii="Helvetica Neue" w:eastAsia="Helvetica Neue" w:hAnsi="Helvetica Neue" w:cs="Helvetica Neue"/>
          <w:sz w:val="26"/>
        </w:rPr>
      </w:pPr>
    </w:p>
    <w:p w:rsidR="008E1D0F" w:rsidRPr="008E1D0F" w:rsidRDefault="008E1D0F" w:rsidP="008E1D0F">
      <w:pPr>
        <w:pStyle w:val="normal0"/>
      </w:pPr>
    </w:p>
    <w:p w:rsidR="001F5128" w:rsidRPr="001F5128" w:rsidRDefault="001F5128" w:rsidP="001F5128">
      <w:pPr>
        <w:pStyle w:val="norm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46CFB93C" wp14:editId="3A2607E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266C0" w:rsidRDefault="00B266C0" w:rsidP="00DC26BC">
                              <w:pPr>
                                <w:pStyle w:val="Subtitle"/>
                                <w:contextualSpacing w:val="0"/>
                              </w:pPr>
                              <w:r>
                                <w:t>Figure 5. Cost-effectiveness of multiple interventions impacting on HIV care overlaid on top of fig. 3.</w:t>
                              </w:r>
                            </w:p>
                            <w:p w:rsidR="00B266C0" w:rsidRPr="00B7495C" w:rsidRDefault="00B266C0"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rsidR="00B266C0" w:rsidRDefault="00B266C0" w:rsidP="00DC26BC">
                        <w:pPr>
                          <w:pStyle w:val="Subtitle"/>
                          <w:contextualSpacing w:val="0"/>
                        </w:pPr>
                        <w:r>
                          <w:t>Figure 5. Cost-effectiveness of multiple interventions impacting on HIV care overlaid on top of fig. 3.</w:t>
                        </w:r>
                      </w:p>
                      <w:p w:rsidR="00B266C0" w:rsidRPr="00B7495C" w:rsidRDefault="00B266C0" w:rsidP="00DC26BC">
                        <w:pPr>
                          <w:rPr>
                            <w:rFonts w:ascii="Trebuchet MS" w:hAnsi="Trebuchet MS"/>
                            <w:sz w:val="16"/>
                            <w:szCs w:val="16"/>
                          </w:rPr>
                        </w:pPr>
                      </w:p>
                    </w:txbxContent>
                  </v:textbox>
                </v:shape>
                <w10:wrap type="through"/>
              </v:group>
            </w:pict>
          </mc:Fallback>
        </mc:AlternateContent>
      </w: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C546EA" w:rsidRDefault="0004446E" w:rsidP="007300B5">
      <w:pPr>
        <w:pStyle w:val="Heading1"/>
        <w:contextualSpacing w:val="0"/>
        <w:rPr>
          <w:ins w:id="339" w:author="Tim Hallett" w:date="2015-01-07T13:22:00Z"/>
          <w:i/>
        </w:rPr>
      </w:pPr>
      <w:r>
        <w:t xml:space="preserve">Discussion </w:t>
      </w:r>
      <w:r>
        <w:rPr>
          <w:i/>
        </w:rPr>
        <w:t>(1500 words)</w:t>
      </w:r>
    </w:p>
    <w:p w:rsidR="003F7677" w:rsidRDefault="003F7677" w:rsidP="003F7677">
      <w:pPr>
        <w:pStyle w:val="normal0"/>
        <w:rPr>
          <w:ins w:id="340" w:author="Tim Hallett" w:date="2015-01-07T13:30:00Z"/>
        </w:rPr>
        <w:pPrChange w:id="341" w:author="Tim Hallett" w:date="2015-01-07T13:22:00Z">
          <w:pPr>
            <w:pStyle w:val="Heading1"/>
            <w:contextualSpacing w:val="0"/>
          </w:pPr>
        </w:pPrChange>
      </w:pPr>
    </w:p>
    <w:p w:rsidR="00165D56" w:rsidRDefault="00165D56" w:rsidP="003F7677">
      <w:pPr>
        <w:pStyle w:val="normal0"/>
        <w:rPr>
          <w:ins w:id="342" w:author="Tim Hallett" w:date="2015-01-07T13:30:00Z"/>
        </w:rPr>
        <w:pPrChange w:id="343" w:author="Tim Hallett" w:date="2015-01-07T13:22:00Z">
          <w:pPr>
            <w:pStyle w:val="Heading1"/>
            <w:contextualSpacing w:val="0"/>
          </w:pPr>
        </w:pPrChange>
      </w:pPr>
      <w:ins w:id="344" w:author="Tim Hallett" w:date="2015-01-07T13:30:00Z">
        <w:r>
          <w:t>Here’s a “body plan” for the Discussion…</w:t>
        </w:r>
      </w:ins>
    </w:p>
    <w:p w:rsidR="00165D56" w:rsidRDefault="00165D56" w:rsidP="003F7677">
      <w:pPr>
        <w:pStyle w:val="normal0"/>
        <w:rPr>
          <w:ins w:id="345" w:author="Tim Hallett" w:date="2015-01-07T13:22:00Z"/>
        </w:rPr>
        <w:pPrChange w:id="346" w:author="Tim Hallett" w:date="2015-01-07T13:22:00Z">
          <w:pPr>
            <w:pStyle w:val="Heading1"/>
            <w:contextualSpacing w:val="0"/>
          </w:pPr>
        </w:pPrChange>
      </w:pPr>
    </w:p>
    <w:p w:rsidR="003F7677" w:rsidRDefault="003F7677" w:rsidP="003F7677">
      <w:pPr>
        <w:pStyle w:val="normal0"/>
        <w:rPr>
          <w:ins w:id="347" w:author="Tim Hallett" w:date="2015-01-07T13:23:00Z"/>
        </w:rPr>
        <w:pPrChange w:id="348" w:author="Tim Hallett" w:date="2015-01-07T13:22:00Z">
          <w:pPr>
            <w:pStyle w:val="Heading1"/>
            <w:contextualSpacing w:val="0"/>
          </w:pPr>
        </w:pPrChange>
      </w:pPr>
      <w:ins w:id="349" w:author="Tim Hallett" w:date="2015-01-07T13:25:00Z">
        <w:r>
          <w:t xml:space="preserve">Para 1: </w:t>
        </w:r>
      </w:ins>
      <w:ins w:id="350" w:author="Tim Hallett" w:date="2015-01-07T13:22:00Z">
        <w:r>
          <w:t>Summarise your findings</w:t>
        </w:r>
      </w:ins>
      <w:ins w:id="351" w:author="Tim Hallett" w:date="2015-01-07T13:23:00Z">
        <w:r>
          <w:t xml:space="preserve"> –</w:t>
        </w:r>
      </w:ins>
      <w:ins w:id="352" w:author="Tim Hallett" w:date="2015-01-07T13:25:00Z">
        <w:r>
          <w:t xml:space="preserve"> deaths from outside clinic setting,</w:t>
        </w:r>
      </w:ins>
      <w:ins w:id="353" w:author="Tim Hallett" w:date="2015-01-07T13:23:00Z">
        <w:r>
          <w:t xml:space="preserve"> no single bullet</w:t>
        </w:r>
      </w:ins>
      <w:ins w:id="354" w:author="Tim Hallett" w:date="2015-01-07T13:25:00Z">
        <w:r>
          <w:t xml:space="preserve"> interventions</w:t>
        </w:r>
      </w:ins>
      <w:ins w:id="355" w:author="Tim Hallett" w:date="2015-01-07T13:23:00Z">
        <w:r>
          <w:t xml:space="preserve">, </w:t>
        </w:r>
      </w:ins>
      <w:ins w:id="356" w:author="Tim Hallett" w:date="2015-01-07T13:25:00Z">
        <w:r>
          <w:t>combinations</w:t>
        </w:r>
      </w:ins>
      <w:ins w:id="357" w:author="Tim Hallett" w:date="2015-01-07T13:23:00Z">
        <w:r>
          <w:t xml:space="preserve"> good that attac</w:t>
        </w:r>
        <w:r w:rsidR="00433B30">
          <w:t>k all parts of the cascade, pot</w:t>
        </w:r>
        <w:r>
          <w:t xml:space="preserve">entilaly gets as great an impact as UTT, although “immediate ART” </w:t>
        </w:r>
      </w:ins>
      <w:ins w:id="358" w:author="Tim Hallett" w:date="2015-01-07T13:24:00Z">
        <w:r>
          <w:t xml:space="preserve">gets almost same impact and </w:t>
        </w:r>
      </w:ins>
      <w:ins w:id="359" w:author="Tim Hallett" w:date="2015-01-07T13:25:00Z">
        <w:r>
          <w:t>is a lot s</w:t>
        </w:r>
      </w:ins>
      <w:ins w:id="360" w:author="Tim Hallett" w:date="2015-01-07T13:23:00Z">
        <w:r>
          <w:t>impler.</w:t>
        </w:r>
      </w:ins>
    </w:p>
    <w:p w:rsidR="003F7677" w:rsidRDefault="003F7677" w:rsidP="003F7677">
      <w:pPr>
        <w:pStyle w:val="normal0"/>
        <w:rPr>
          <w:ins w:id="361" w:author="Tim Hallett" w:date="2015-01-07T13:31:00Z"/>
        </w:rPr>
        <w:pPrChange w:id="362" w:author="Tim Hallett" w:date="2015-01-07T13:22:00Z">
          <w:pPr>
            <w:pStyle w:val="Heading1"/>
            <w:contextualSpacing w:val="0"/>
          </w:pPr>
        </w:pPrChange>
      </w:pPr>
    </w:p>
    <w:p w:rsidR="007E3CA9" w:rsidRDefault="007E3CA9" w:rsidP="003F7677">
      <w:pPr>
        <w:pStyle w:val="normal0"/>
        <w:rPr>
          <w:ins w:id="363" w:author="Tim Hallett" w:date="2015-01-07T13:31:00Z"/>
        </w:rPr>
        <w:pPrChange w:id="364" w:author="Tim Hallett" w:date="2015-01-07T13:22:00Z">
          <w:pPr>
            <w:pStyle w:val="Heading1"/>
            <w:contextualSpacing w:val="0"/>
          </w:pPr>
        </w:pPrChange>
      </w:pPr>
      <w:ins w:id="365" w:author="Tim Hallett" w:date="2015-01-07T13:31:00Z">
        <w:r>
          <w:t xml:space="preserve">Para 2: So what should the world do based on this? Stop looking at outcomes from only clinic perspective, but evaluate from poplation perspective. Look at deaths in the </w:t>
        </w:r>
      </w:ins>
      <w:ins w:id="366" w:author="Tim Hallett" w:date="2015-01-07T13:32:00Z">
        <w:r>
          <w:t>community</w:t>
        </w:r>
      </w:ins>
      <w:ins w:id="367" w:author="Tim Hallett" w:date="2015-01-07T13:31:00Z">
        <w:r>
          <w:t>.</w:t>
        </w:r>
      </w:ins>
      <w:ins w:id="368" w:author="Tim Hallett" w:date="2015-01-07T13:32:00Z">
        <w:r>
          <w:t xml:space="preserve"> Understand point in the cascade for persons dying. </w:t>
        </w:r>
        <w:r w:rsidR="002B5DF0">
          <w:t xml:space="preserve">Stop focussing on and evaluating single interventions. </w:t>
        </w:r>
      </w:ins>
      <w:ins w:id="369" w:author="Tim Hallett" w:date="2015-01-07T13:33:00Z">
        <w:r w:rsidR="00115A1A">
          <w:t xml:space="preserve">Don’t roll-out a wide-spread UTT until the cascade is fixed.  See </w:t>
        </w:r>
      </w:ins>
      <w:ins w:id="370" w:author="Tim Hallett" w:date="2015-01-07T13:34:00Z">
        <w:r w:rsidR="00B266C0">
          <w:t>Immediate</w:t>
        </w:r>
      </w:ins>
      <w:ins w:id="371" w:author="Tim Hallett" w:date="2015-01-07T13:33:00Z">
        <w:r w:rsidR="00115A1A">
          <w:t xml:space="preserve"> ART for what it is – a way to circumnavigate operational challeneges</w:t>
        </w:r>
      </w:ins>
      <w:ins w:id="372" w:author="Tim Hallett" w:date="2015-01-07T13:34:00Z">
        <w:r w:rsidR="00115A1A">
          <w:t xml:space="preserve"> (and </w:t>
        </w:r>
        <w:r w:rsidR="00B266C0">
          <w:t>secondarily</w:t>
        </w:r>
        <w:r w:rsidR="00115A1A">
          <w:t>, to get prevention impact)</w:t>
        </w:r>
      </w:ins>
      <w:ins w:id="373" w:author="Tim Hallett" w:date="2015-01-07T13:33:00Z">
        <w:r w:rsidR="00115A1A">
          <w:t xml:space="preserve"> rather than as a way to gain additiaonl clinic benefit.</w:t>
        </w:r>
      </w:ins>
      <w:ins w:id="374" w:author="Tim Hallett" w:date="2015-01-07T13:32:00Z">
        <w:r w:rsidR="002B5DF0">
          <w:t xml:space="preserve"> </w:t>
        </w:r>
      </w:ins>
    </w:p>
    <w:p w:rsidR="007E3CA9" w:rsidRDefault="007E3CA9" w:rsidP="003F7677">
      <w:pPr>
        <w:pStyle w:val="normal0"/>
        <w:rPr>
          <w:ins w:id="375" w:author="Tim Hallett" w:date="2015-01-07T13:25:00Z"/>
        </w:rPr>
        <w:pPrChange w:id="376" w:author="Tim Hallett" w:date="2015-01-07T13:22:00Z">
          <w:pPr>
            <w:pStyle w:val="Heading1"/>
            <w:contextualSpacing w:val="0"/>
          </w:pPr>
        </w:pPrChange>
      </w:pPr>
    </w:p>
    <w:p w:rsidR="003F7677" w:rsidRDefault="007E3CA9" w:rsidP="003F7677">
      <w:pPr>
        <w:pStyle w:val="normal0"/>
        <w:rPr>
          <w:ins w:id="377" w:author="Tim Hallett" w:date="2015-01-07T13:25:00Z"/>
        </w:rPr>
      </w:pPr>
      <w:ins w:id="378" w:author="Tim Hallett" w:date="2015-01-07T13:25:00Z">
        <w:r>
          <w:t>Para 3</w:t>
        </w:r>
        <w:r w:rsidR="003F7677">
          <w:t xml:space="preserve">: Say it isn’t exactly AMPATH, but is a bit like W Kenya and maybe elsewhere. </w:t>
        </w:r>
      </w:ins>
      <w:ins w:id="379" w:author="Tim Hallett" w:date="2015-01-07T13:26:00Z">
        <w:r w:rsidR="003F7677">
          <w:t xml:space="preserve">Talk about difference between settings. </w:t>
        </w:r>
      </w:ins>
      <w:ins w:id="380" w:author="Tim Hallett" w:date="2015-01-07T13:25:00Z">
        <w:r w:rsidR="003F7677">
          <w:t>Talk about other model results.</w:t>
        </w:r>
      </w:ins>
    </w:p>
    <w:p w:rsidR="003F7677" w:rsidRDefault="003F7677" w:rsidP="003F7677">
      <w:pPr>
        <w:pStyle w:val="normal0"/>
        <w:rPr>
          <w:ins w:id="381" w:author="Tim Hallett" w:date="2015-01-07T13:26:00Z"/>
        </w:rPr>
        <w:pPrChange w:id="382" w:author="Tim Hallett" w:date="2015-01-07T13:22:00Z">
          <w:pPr>
            <w:pStyle w:val="Heading1"/>
            <w:contextualSpacing w:val="0"/>
          </w:pPr>
        </w:pPrChange>
      </w:pPr>
    </w:p>
    <w:p w:rsidR="00433B30" w:rsidRDefault="007E3CA9" w:rsidP="003F7677">
      <w:pPr>
        <w:pStyle w:val="normal0"/>
        <w:rPr>
          <w:ins w:id="383" w:author="Tim Hallett" w:date="2015-01-07T13:26:00Z"/>
        </w:rPr>
        <w:pPrChange w:id="384" w:author="Tim Hallett" w:date="2015-01-07T13:22:00Z">
          <w:pPr>
            <w:pStyle w:val="Heading1"/>
            <w:contextualSpacing w:val="0"/>
          </w:pPr>
        </w:pPrChange>
      </w:pPr>
      <w:ins w:id="385" w:author="Tim Hallett" w:date="2015-01-07T13:26:00Z">
        <w:r>
          <w:t>Para 4</w:t>
        </w:r>
        <w:r w:rsidR="00433B30">
          <w:t>: Talk about how there is a big difference between “interventions” that can have the same name, and that this is a caraciture. Case in point is the HBCT of AMPATH vs that of Connie/Ruanne/Jennny.</w:t>
        </w:r>
      </w:ins>
    </w:p>
    <w:p w:rsidR="00433B30" w:rsidRDefault="00433B30" w:rsidP="003F7677">
      <w:pPr>
        <w:pStyle w:val="normal0"/>
        <w:rPr>
          <w:ins w:id="386" w:author="Tim Hallett" w:date="2015-01-07T13:25:00Z"/>
        </w:rPr>
        <w:pPrChange w:id="387" w:author="Tim Hallett" w:date="2015-01-07T13:22:00Z">
          <w:pPr>
            <w:pStyle w:val="Heading1"/>
            <w:contextualSpacing w:val="0"/>
          </w:pPr>
        </w:pPrChange>
      </w:pPr>
    </w:p>
    <w:p w:rsidR="003F7677" w:rsidRDefault="003F7677" w:rsidP="003F7677">
      <w:pPr>
        <w:pStyle w:val="normal0"/>
        <w:rPr>
          <w:ins w:id="388" w:author="Tim Hallett" w:date="2015-01-07T13:25:00Z"/>
        </w:rPr>
        <w:pPrChange w:id="389" w:author="Tim Hallett" w:date="2015-01-07T13:22:00Z">
          <w:pPr>
            <w:pStyle w:val="Heading1"/>
            <w:contextualSpacing w:val="0"/>
          </w:pPr>
        </w:pPrChange>
      </w:pPr>
      <w:ins w:id="390" w:author="Tim Hallett" w:date="2015-01-07T13:25:00Z">
        <w:r>
          <w:t>Go through the results again, this time slower and drawing in comparison to other data.</w:t>
        </w:r>
      </w:ins>
    </w:p>
    <w:p w:rsidR="003F7677" w:rsidRDefault="003F7677" w:rsidP="003F7677">
      <w:pPr>
        <w:pStyle w:val="normal0"/>
        <w:numPr>
          <w:ilvl w:val="0"/>
          <w:numId w:val="15"/>
        </w:numPr>
        <w:rPr>
          <w:ins w:id="391" w:author="Tim Hallett" w:date="2015-01-07T13:25:00Z"/>
        </w:rPr>
        <w:pPrChange w:id="392" w:author="Tim Hallett" w:date="2015-01-07T13:26:00Z">
          <w:pPr>
            <w:pStyle w:val="Heading1"/>
            <w:contextualSpacing w:val="0"/>
          </w:pPr>
        </w:pPrChange>
      </w:pPr>
      <w:ins w:id="393" w:author="Tim Hallett" w:date="2015-01-07T13:25:00Z">
        <w:r>
          <w:t>Deaths outside clinic. Reference the ALPHA stuff.</w:t>
        </w:r>
      </w:ins>
    </w:p>
    <w:p w:rsidR="003F7677" w:rsidRDefault="00B266C0" w:rsidP="003F7677">
      <w:pPr>
        <w:pStyle w:val="normal0"/>
        <w:numPr>
          <w:ilvl w:val="0"/>
          <w:numId w:val="15"/>
        </w:numPr>
        <w:rPr>
          <w:ins w:id="394" w:author="Tim Hallett" w:date="2015-01-07T13:22:00Z"/>
        </w:rPr>
        <w:pPrChange w:id="395" w:author="Tim Hallett" w:date="2015-01-07T13:22:00Z">
          <w:pPr>
            <w:pStyle w:val="Heading1"/>
            <w:contextualSpacing w:val="0"/>
          </w:pPr>
        </w:pPrChange>
      </w:pPr>
      <w:ins w:id="396" w:author="Tim Hallett" w:date="2015-01-07T13:34:00Z">
        <w:r>
          <w:t>Immediate</w:t>
        </w:r>
      </w:ins>
      <w:ins w:id="397" w:author="Tim Hallett" w:date="2015-01-07T13:27:00Z">
        <w:r w:rsidR="00433B30">
          <w:t xml:space="preserve"> ART – Lots of people saying this is sensible. ALso</w:t>
        </w:r>
      </w:ins>
      <w:ins w:id="398" w:author="Tim Hallett" w:date="2015-01-07T13:24:00Z">
        <w:r w:rsidR="003F7677">
          <w:t xml:space="preserve"> is in sympathy with (UNPUBLISHED UNTIL FEB 2015) findings from Rosen et al about how same-day ART gets </w:t>
        </w:r>
      </w:ins>
      <w:ins w:id="399" w:author="Tim Hallett" w:date="2015-01-07T13:27:00Z">
        <w:r w:rsidR="00433B30">
          <w:t>more people suppressed.</w:t>
        </w:r>
      </w:ins>
    </w:p>
    <w:p w:rsidR="003F7677" w:rsidRDefault="003F7677" w:rsidP="003F7677">
      <w:pPr>
        <w:pStyle w:val="normal0"/>
        <w:rPr>
          <w:ins w:id="400" w:author="Tim Hallett" w:date="2015-01-07T13:28:00Z"/>
        </w:rPr>
        <w:pPrChange w:id="401" w:author="Tim Hallett" w:date="2015-01-07T13:22:00Z">
          <w:pPr>
            <w:pStyle w:val="Heading1"/>
            <w:contextualSpacing w:val="0"/>
          </w:pPr>
        </w:pPrChange>
      </w:pPr>
    </w:p>
    <w:p w:rsidR="00433B30" w:rsidRDefault="007E3CA9" w:rsidP="003F7677">
      <w:pPr>
        <w:pStyle w:val="normal0"/>
        <w:rPr>
          <w:ins w:id="402" w:author="Tim Hallett" w:date="2015-01-07T13:29:00Z"/>
        </w:rPr>
        <w:pPrChange w:id="403" w:author="Tim Hallett" w:date="2015-01-07T13:22:00Z">
          <w:pPr>
            <w:pStyle w:val="Heading1"/>
            <w:contextualSpacing w:val="0"/>
          </w:pPr>
        </w:pPrChange>
      </w:pPr>
      <w:ins w:id="404" w:author="Tim Hallett" w:date="2015-01-07T13:31:00Z">
        <w:r>
          <w:t xml:space="preserve">Big Finish: </w:t>
        </w:r>
      </w:ins>
      <w:ins w:id="405" w:author="Tim Hallett" w:date="2015-01-07T13:28:00Z">
        <w:r w:rsidR="00433B30">
          <w:t>Tell me about the future: We don’t know about motivations of patients (that’s important), We don’t know how this plays out in other settings. We don</w:t>
        </w:r>
      </w:ins>
      <w:ins w:id="406" w:author="Tim Hallett" w:date="2015-01-07T13:29:00Z">
        <w:r w:rsidR="00433B30">
          <w:t>’t know how intervengtions put together would work. And we haven’t got a clue about costs in reality.</w:t>
        </w:r>
      </w:ins>
    </w:p>
    <w:p w:rsidR="00433B30" w:rsidRDefault="00433B30" w:rsidP="003F7677">
      <w:pPr>
        <w:pStyle w:val="normal0"/>
        <w:rPr>
          <w:ins w:id="407" w:author="Tim Hallett" w:date="2015-01-07T13:29:00Z"/>
        </w:rPr>
        <w:pPrChange w:id="408" w:author="Tim Hallett" w:date="2015-01-07T13:22:00Z">
          <w:pPr>
            <w:pStyle w:val="Heading1"/>
            <w:contextualSpacing w:val="0"/>
          </w:pPr>
        </w:pPrChange>
      </w:pPr>
    </w:p>
    <w:p w:rsidR="00433B30" w:rsidRDefault="007E3CA9" w:rsidP="003F7677">
      <w:pPr>
        <w:pStyle w:val="normal0"/>
        <w:rPr>
          <w:ins w:id="409" w:author="Tim Hallett" w:date="2015-01-07T13:29:00Z"/>
        </w:rPr>
        <w:pPrChange w:id="410" w:author="Tim Hallett" w:date="2015-01-07T13:22:00Z">
          <w:pPr>
            <w:pStyle w:val="Heading1"/>
            <w:contextualSpacing w:val="0"/>
          </w:pPr>
        </w:pPrChange>
      </w:pPr>
      <w:ins w:id="411" w:author="Tim Hallett" w:date="2015-01-07T13:31:00Z">
        <w:r>
          <w:t xml:space="preserve">Knock-out Blow: </w:t>
        </w:r>
      </w:ins>
      <w:ins w:id="412" w:author="Tim Hallett" w:date="2015-01-07T13:29:00Z">
        <w:r w:rsidR="00433B30">
          <w:t xml:space="preserve">Nevertheless, we feel this analysis will powerfully SHAPE the discourse around the cascade and inteventions that are formulated, evaluated and rolled-out to improve the impact of programs. </w:t>
        </w:r>
      </w:ins>
    </w:p>
    <w:p w:rsidR="00433B30" w:rsidRDefault="00433B30" w:rsidP="003F7677">
      <w:pPr>
        <w:pStyle w:val="normal0"/>
        <w:rPr>
          <w:ins w:id="413" w:author="Tim Hallett" w:date="2015-01-07T13:29:00Z"/>
        </w:rPr>
        <w:pPrChange w:id="414" w:author="Tim Hallett" w:date="2015-01-07T13:22:00Z">
          <w:pPr>
            <w:pStyle w:val="Heading1"/>
            <w:contextualSpacing w:val="0"/>
          </w:pPr>
        </w:pPrChange>
      </w:pPr>
    </w:p>
    <w:p w:rsidR="00433B30" w:rsidRDefault="00433B30" w:rsidP="003F7677">
      <w:pPr>
        <w:pStyle w:val="normal0"/>
        <w:rPr>
          <w:ins w:id="415" w:author="Tim Hallett" w:date="2015-01-07T13:22:00Z"/>
        </w:rPr>
        <w:pPrChange w:id="416" w:author="Tim Hallett" w:date="2015-01-07T13:22:00Z">
          <w:pPr>
            <w:pStyle w:val="Heading1"/>
            <w:contextualSpacing w:val="0"/>
          </w:pPr>
        </w:pPrChange>
      </w:pPr>
    </w:p>
    <w:p w:rsidR="003F7677" w:rsidRPr="003F7677" w:rsidRDefault="003F7677" w:rsidP="003F7677">
      <w:pPr>
        <w:pStyle w:val="normal0"/>
        <w:rPr>
          <w:rPrChange w:id="417" w:author="Tim Hallett" w:date="2015-01-07T13:22:00Z">
            <w:rPr>
              <w:i/>
            </w:rPr>
          </w:rPrChange>
        </w:rPr>
        <w:pPrChange w:id="418" w:author="Tim Hallett" w:date="2015-01-07T13:22:00Z">
          <w:pPr>
            <w:pStyle w:val="Heading1"/>
            <w:contextualSpacing w:val="0"/>
          </w:pPr>
        </w:pPrChange>
      </w:pPr>
    </w:p>
    <w:p w:rsidR="001C6E99" w:rsidRDefault="00522CC2" w:rsidP="00243C83">
      <w:pPr>
        <w:pStyle w:val="normal0"/>
      </w:pPr>
      <w:r>
        <w:tab/>
      </w:r>
      <w:del w:id="419" w:author="Ellen McRobie" w:date="2015-01-06T10:05:00Z">
        <w:r w:rsidDel="003B057D">
          <w:delText xml:space="preserve">As we </w:delText>
        </w:r>
        <w:r w:rsidR="00A34923" w:rsidDel="003B057D">
          <w:delText xml:space="preserve">progress </w:delText>
        </w:r>
        <w:r w:rsidDel="003B057D">
          <w:delText xml:space="preserve">through the fourth decade </w:delText>
        </w:r>
        <w:r w:rsidR="00A34923" w:rsidDel="003B057D">
          <w:delText xml:space="preserve">of this </w:delText>
        </w:r>
        <w:r w:rsidR="00882F43" w:rsidDel="003B057D">
          <w:delText>tenacious</w:delText>
        </w:r>
        <w:r w:rsidR="00A34923" w:rsidDel="003B057D">
          <w:delText xml:space="preserve"> epidemic, </w:delText>
        </w:r>
      </w:del>
      <w:ins w:id="420" w:author="Ellen McRobie" w:date="2015-01-06T10:05:00Z">
        <w:r w:rsidR="003B057D">
          <w:t>T</w:t>
        </w:r>
      </w:ins>
      <w:del w:id="421" w:author="Ellen McRobie" w:date="2015-01-06T10:05:00Z">
        <w:r w:rsidR="00A34923" w:rsidDel="003B057D">
          <w:delText>t</w:delText>
        </w:r>
      </w:del>
      <w:r w:rsidR="00A34923">
        <w:t xml:space="preserve">he tools used to fight HIV are becoming more akin to those used to treat a long-term </w:t>
      </w:r>
      <w:commentRangeStart w:id="422"/>
      <w:r w:rsidR="00A34923">
        <w:t>chronic disease</w:t>
      </w:r>
      <w:commentRangeEnd w:id="422"/>
      <w:r w:rsidR="003B057D">
        <w:rPr>
          <w:rStyle w:val="CommentReference"/>
        </w:rPr>
        <w:commentReference w:id="422"/>
      </w:r>
      <w:r w:rsidR="00E2195F">
        <w:t>{vanSighem:2010gw}</w:t>
      </w:r>
      <w:r w:rsidR="000163BB">
        <w:t>.</w:t>
      </w:r>
      <w:r w:rsidR="009450D2">
        <w:t xml:space="preserve"> Identifying infected individuals is </w:t>
      </w:r>
      <w:commentRangeStart w:id="423"/>
      <w:r w:rsidR="009450D2">
        <w:t>no longer the biggest hurdle</w:t>
      </w:r>
      <w:commentRangeEnd w:id="423"/>
      <w:r w:rsidR="00173ACA">
        <w:rPr>
          <w:rStyle w:val="CommentReference"/>
        </w:rPr>
        <w:commentReference w:id="423"/>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rsidR="007A0199" w:rsidRDefault="007A0199" w:rsidP="00243C83">
      <w:pPr>
        <w:pStyle w:val="normal0"/>
      </w:pPr>
    </w:p>
    <w:p w:rsidR="00C426AB" w:rsidRDefault="00216F7C" w:rsidP="00215C6B">
      <w:pPr>
        <w:pStyle w:val="normal0"/>
        <w:ind w:firstLine="720"/>
      </w:pPr>
      <w:commentRangeStart w:id="424"/>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commentRangeEnd w:id="424"/>
      <w:r w:rsidR="003B057D">
        <w:rPr>
          <w:rStyle w:val="CommentReference"/>
        </w:rPr>
        <w:commentReference w:id="424"/>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rsidR="00333989" w:rsidRDefault="00333989" w:rsidP="00824C31">
      <w:pPr>
        <w:pStyle w:val="normal0"/>
      </w:pPr>
    </w:p>
    <w:p w:rsidR="00BB2D4E" w:rsidRDefault="00824C31" w:rsidP="00824C31">
      <w:pPr>
        <w:pStyle w:val="normal0"/>
      </w:pPr>
      <w:r>
        <w:tab/>
        <w:t xml:space="preserve">A </w:t>
      </w:r>
      <w:commentRangeStart w:id="425"/>
      <w:r>
        <w:t xml:space="preserve">further cause for concern </w:t>
      </w:r>
      <w:commentRangeEnd w:id="425"/>
      <w:r w:rsidR="00160B94">
        <w:rPr>
          <w:rStyle w:val="CommentReference"/>
        </w:rPr>
        <w:commentReference w:id="425"/>
      </w:r>
      <w:r>
        <w:t>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rsidR="00C426AB" w:rsidRDefault="00C426AB" w:rsidP="00243C83">
      <w:pPr>
        <w:pStyle w:val="normal0"/>
        <w:rPr>
          <w:b/>
          <w:i/>
        </w:rPr>
      </w:pPr>
    </w:p>
    <w:p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rsidR="002F54A4" w:rsidRDefault="002F54A4" w:rsidP="00243C83">
      <w:pPr>
        <w:pStyle w:val="normal0"/>
      </w:pPr>
    </w:p>
    <w:p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rsidR="00A9709A" w:rsidRDefault="00A9709A" w:rsidP="00243C83">
      <w:pPr>
        <w:pStyle w:val="normal0"/>
      </w:pPr>
    </w:p>
    <w:p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rsidR="00940364" w:rsidRDefault="00554D45" w:rsidP="008B75EC">
      <w:pPr>
        <w:pStyle w:val="normal0"/>
        <w:ind w:firstLine="720"/>
      </w:pPr>
      <w:r>
        <w:t xml:space="preserve"> </w:t>
      </w:r>
    </w:p>
    <w:p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rsidR="0099021A" w:rsidRDefault="0099021A" w:rsidP="00243C83">
      <w:pPr>
        <w:pStyle w:val="normal0"/>
      </w:pPr>
    </w:p>
    <w:p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rsidR="00930519" w:rsidRDefault="00930519" w:rsidP="00555EB7">
      <w:pPr>
        <w:pStyle w:val="normal0"/>
        <w:ind w:firstLine="720"/>
      </w:pPr>
    </w:p>
    <w:p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rsidR="00E95621" w:rsidRDefault="00E95621" w:rsidP="00555EB7">
      <w:pPr>
        <w:pStyle w:val="normal0"/>
        <w:ind w:firstLine="720"/>
      </w:pPr>
    </w:p>
    <w:p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rsidR="00A613AB" w:rsidRDefault="00A613AB" w:rsidP="00A613AB">
      <w:pPr>
        <w:pStyle w:val="normal0"/>
        <w:ind w:firstLine="720"/>
      </w:pPr>
    </w:p>
    <w:p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rsidR="008E54C1" w:rsidRDefault="008E54C1" w:rsidP="0013403D">
      <w:pPr>
        <w:pStyle w:val="normal0"/>
        <w:ind w:firstLine="720"/>
      </w:pPr>
    </w:p>
    <w:p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rsidR="00125F41" w:rsidRDefault="00125F41" w:rsidP="0013403D">
      <w:pPr>
        <w:pStyle w:val="normal0"/>
        <w:ind w:firstLine="720"/>
      </w:pPr>
    </w:p>
    <w:p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rsidR="00C07325" w:rsidRDefault="00C07325" w:rsidP="007734BB">
      <w:pPr>
        <w:pStyle w:val="normal0"/>
      </w:pPr>
    </w:p>
    <w:p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rsidR="00C07325" w:rsidRDefault="00C07325" w:rsidP="007734BB">
      <w:pPr>
        <w:pStyle w:val="normal0"/>
      </w:pPr>
    </w:p>
    <w:p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rsidR="00A024D8" w:rsidRDefault="00A024D8" w:rsidP="00A024D8">
      <w:pPr>
        <w:pStyle w:val="normal0"/>
        <w:ind w:firstLine="359"/>
      </w:pPr>
    </w:p>
    <w:p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to{Burns:2014jz}.</w:t>
      </w:r>
    </w:p>
    <w:p w:rsidR="00C07325" w:rsidRDefault="00C07325">
      <w:pPr>
        <w:pStyle w:val="normal0"/>
        <w:contextualSpacing w:val="0"/>
      </w:pPr>
    </w:p>
    <w:p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rsidR="00C07325" w:rsidRDefault="00C07325">
      <w:pPr>
        <w:pStyle w:val="normal0"/>
        <w:contextualSpacing w:val="0"/>
      </w:pPr>
    </w:p>
    <w:p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rsidR="00D21063" w:rsidRDefault="00D21063" w:rsidP="00D21063">
      <w:pPr>
        <w:pStyle w:val="normal0"/>
        <w:ind w:firstLine="359"/>
      </w:pPr>
    </w:p>
    <w:p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rsidR="00A6541D" w:rsidRDefault="00A6541D">
      <w:pPr>
        <w:pStyle w:val="normal0"/>
        <w:contextualSpacing w:val="0"/>
      </w:pPr>
    </w:p>
    <w:p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426" w:name="h.5bj1t1rwxn4u" w:colFirst="0" w:colLast="0"/>
      <w:bookmarkEnd w:id="426"/>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rsidR="00C07325" w:rsidRDefault="0004446E">
      <w:pPr>
        <w:pStyle w:val="Heading1"/>
        <w:contextualSpacing w:val="0"/>
      </w:pPr>
      <w:r>
        <w:t>Acknowledgements</w:t>
      </w:r>
    </w:p>
    <w:p w:rsidR="00354BF3" w:rsidRDefault="00354BF3">
      <w:pPr>
        <w:pStyle w:val="Heading1"/>
        <w:contextualSpacing w:val="0"/>
      </w:pPr>
      <w:bookmarkStart w:id="427" w:name="h.pbwlevpo3yu5" w:colFirst="0" w:colLast="0"/>
      <w:bookmarkEnd w:id="427"/>
    </w:p>
    <w:p w:rsidR="00C07325" w:rsidRDefault="0004446E">
      <w:pPr>
        <w:pStyle w:val="Heading1"/>
        <w:contextualSpacing w:val="0"/>
      </w:pPr>
      <w:r>
        <w:t>References</w:t>
      </w:r>
    </w:p>
    <w:p w:rsidR="00354BF3" w:rsidRDefault="00354BF3">
      <w:pPr>
        <w:pStyle w:val="Heading1"/>
        <w:contextualSpacing w:val="0"/>
      </w:pPr>
      <w:bookmarkStart w:id="428" w:name="h.i9jxy126drmb" w:colFirst="0" w:colLast="0"/>
      <w:bookmarkEnd w:id="428"/>
    </w:p>
    <w:p w:rsidR="00C07325" w:rsidRDefault="0004446E">
      <w:pPr>
        <w:pStyle w:val="Heading1"/>
        <w:contextualSpacing w:val="0"/>
      </w:pPr>
      <w:r>
        <w:t>Figure Legends</w:t>
      </w:r>
    </w:p>
    <w:p w:rsidR="00C07325" w:rsidRDefault="00C07325">
      <w:pPr>
        <w:pStyle w:val="normal0"/>
        <w:contextualSpacing w:val="0"/>
      </w:pPr>
    </w:p>
    <w:p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rsidR="00313C77" w:rsidRDefault="00313C77">
      <w:pPr>
        <w:pStyle w:val="normal0"/>
        <w:contextualSpacing w:val="0"/>
      </w:pPr>
      <w:r>
        <w:rPr>
          <w:i/>
        </w:rPr>
        <w:t>Figure 5 – Cost-effectiveness of multiple interventions impacting on HIV care overlaid on top of fig. 3</w:t>
      </w:r>
    </w:p>
    <w:p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rsidR="00C07325" w:rsidRDefault="0004446E">
      <w:pPr>
        <w:pStyle w:val="Heading1"/>
        <w:contextualSpacing w:val="0"/>
      </w:pPr>
      <w:bookmarkStart w:id="429" w:name="h.n9mfvkja78ix" w:colFirst="0" w:colLast="0"/>
      <w:bookmarkEnd w:id="429"/>
      <w:r>
        <w:t>Supporting Information</w:t>
      </w:r>
    </w:p>
    <w:p w:rsidR="00E3215F" w:rsidRPr="00E3215F" w:rsidRDefault="00E3215F" w:rsidP="00E3215F">
      <w:pPr>
        <w:pStyle w:val="normal0"/>
      </w:pPr>
      <w:r>
        <w:t>See appendix.</w:t>
      </w:r>
    </w:p>
    <w:p w:rsidR="00C07325" w:rsidRDefault="00C07325">
      <w:pPr>
        <w:pStyle w:val="normal0"/>
      </w:pPr>
    </w:p>
    <w:p w:rsidR="00190823" w:rsidRDefault="00190823">
      <w:pPr>
        <w:rPr>
          <w:b/>
          <w:sz w:val="24"/>
          <w:szCs w:val="24"/>
        </w:rPr>
      </w:pPr>
      <w:r>
        <w:rPr>
          <w:b/>
          <w:sz w:val="24"/>
          <w:szCs w:val="24"/>
        </w:rPr>
        <w:br w:type="page"/>
      </w:r>
    </w:p>
    <w:p w:rsidR="00842F3E" w:rsidRPr="004E1258" w:rsidRDefault="00842F3E" w:rsidP="00842F3E">
      <w:pPr>
        <w:rPr>
          <w:b/>
          <w:sz w:val="24"/>
          <w:szCs w:val="24"/>
        </w:rPr>
      </w:pPr>
      <w:r>
        <w:rPr>
          <w:b/>
          <w:i/>
          <w:sz w:val="26"/>
          <w:szCs w:val="26"/>
        </w:rPr>
        <w:t>Notes</w:t>
      </w:r>
    </w:p>
    <w:p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rsidR="00592529" w:rsidRPr="00592529" w:rsidRDefault="00592529" w:rsidP="00592529">
      <w:pPr>
        <w:pStyle w:val="ListParagraph"/>
        <w:rPr>
          <w:lang w:val="en-AU"/>
        </w:rPr>
      </w:pPr>
    </w:p>
    <w:p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rsidR="00190823" w:rsidRDefault="0027665A" w:rsidP="00190823">
      <w:pPr>
        <w:ind w:firstLine="360"/>
        <w:rPr>
          <w:lang w:val="en-AU"/>
        </w:rPr>
      </w:pPr>
      <w:hyperlink r:id="rId22" w:history="1">
        <w:r w:rsidR="00842F3E" w:rsidRPr="00842F3E">
          <w:rPr>
            <w:rStyle w:val="Hyperlink"/>
            <w:lang w:val="en-AU"/>
          </w:rPr>
          <w:t>https://drive.google.com/file/d/0B02uVauBTUwhUHQzUURtUnZiMFk/view?usp=sharing</w:t>
        </w:r>
      </w:hyperlink>
    </w:p>
    <w:p w:rsidR="00190823" w:rsidRDefault="00190823" w:rsidP="00190823">
      <w:pPr>
        <w:ind w:firstLine="360"/>
        <w:rPr>
          <w:lang w:val="en-AU"/>
        </w:rPr>
      </w:pPr>
    </w:p>
    <w:p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rsidR="00190823" w:rsidRPr="00190823" w:rsidRDefault="00190823" w:rsidP="00190823">
      <w:pPr>
        <w:pStyle w:val="ListParagraph"/>
        <w:rPr>
          <w:lang w:val="en-AU"/>
        </w:rPr>
      </w:pPr>
    </w:p>
    <w:p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rsidR="00190823" w:rsidRPr="00190823" w:rsidRDefault="00190823" w:rsidP="00190823">
      <w:pPr>
        <w:rPr>
          <w:lang w:val="en-AU"/>
        </w:rPr>
      </w:pPr>
    </w:p>
    <w:p w:rsidR="00190823" w:rsidRDefault="00842F3E" w:rsidP="00190823">
      <w:pPr>
        <w:pStyle w:val="ListParagraph"/>
        <w:numPr>
          <w:ilvl w:val="0"/>
          <w:numId w:val="14"/>
        </w:numPr>
        <w:rPr>
          <w:lang w:val="en-AU"/>
        </w:rPr>
      </w:pPr>
      <w:r w:rsidRPr="00190823">
        <w:rPr>
          <w:lang w:val="en-AU"/>
        </w:rPr>
        <w:t>Are we publishing the code along side this?</w:t>
      </w:r>
    </w:p>
    <w:p w:rsidR="00190823" w:rsidRPr="00190823" w:rsidRDefault="00190823" w:rsidP="00190823">
      <w:pPr>
        <w:rPr>
          <w:lang w:val="en-AU"/>
        </w:rPr>
      </w:pPr>
    </w:p>
    <w:p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r w:rsidRPr="00190823">
        <w:rPr>
          <w:i/>
          <w:iCs/>
          <w:lang w:val="en-AU"/>
        </w:rPr>
        <w:t>figure 4</w:t>
      </w:r>
      <w:r w:rsidRPr="00190823">
        <w:rPr>
          <w:lang w:val="en-AU"/>
        </w:rPr>
        <w:t>].</w:t>
      </w:r>
    </w:p>
    <w:p w:rsidR="00190823" w:rsidRPr="00190823" w:rsidRDefault="00190823" w:rsidP="00190823">
      <w:pPr>
        <w:pStyle w:val="ListParagraph"/>
        <w:ind w:left="1440"/>
        <w:rPr>
          <w:lang w:val="en-AU"/>
        </w:rPr>
      </w:pPr>
    </w:p>
    <w:p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rsidR="00592529" w:rsidRPr="00592529" w:rsidRDefault="00592529" w:rsidP="00592529">
      <w:pPr>
        <w:pStyle w:val="ListParagraph"/>
        <w:rPr>
          <w:lang w:val="en-AU"/>
        </w:rPr>
      </w:pPr>
    </w:p>
    <w:p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3F309B03" wp14:editId="473E7CE6">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r w:rsidR="00B12760">
        <w:t>A</w:t>
      </w:r>
      <w:r w:rsidR="00102E35">
        <w:t xml:space="preserve"> maximum value that we could potentially hit. </w:t>
      </w:r>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footerReference w:type="default" r:id="rId24"/>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len McRobie" w:date="2015-01-06T10:09:00Z" w:initials="EM">
    <w:p w:rsidR="00B266C0" w:rsidRDefault="00B266C0">
      <w:pPr>
        <w:pStyle w:val="CommentText"/>
      </w:pPr>
      <w:r>
        <w:rPr>
          <w:rStyle w:val="CommentReference"/>
        </w:rPr>
        <w:annotationRef/>
      </w:r>
      <w:r>
        <w:t>I’m going to leave making comments on the abstract as I think it may change based on later revisions in the text.</w:t>
      </w:r>
    </w:p>
  </w:comment>
  <w:comment w:id="12" w:author="Ellen McRobie" w:date="2015-01-06T10:14:00Z" w:initials="EM">
    <w:p w:rsidR="00B266C0" w:rsidRDefault="00B266C0">
      <w:pPr>
        <w:pStyle w:val="CommentText"/>
      </w:pPr>
      <w:r>
        <w:rPr>
          <w:rStyle w:val="CommentReference"/>
        </w:rPr>
        <w:annotationRef/>
      </w:r>
      <w:r>
        <w:t>I realise 102 is a v low CD4, but I think the way this is written it is difficult to see that point as you say below 200, and that is below 200 so perhaps rephrase to indicate that delay</w:t>
      </w:r>
    </w:p>
  </w:comment>
  <w:comment w:id="13" w:author="Ellen McRobie" w:date="2015-01-06T10:11:00Z" w:initials="EM">
    <w:p w:rsidR="00B266C0" w:rsidRDefault="00B266C0">
      <w:pPr>
        <w:pStyle w:val="CommentText"/>
      </w:pPr>
      <w:r>
        <w:rPr>
          <w:rStyle w:val="CommentReference"/>
        </w:rPr>
        <w:annotationRef/>
      </w:r>
      <w:r>
        <w:t>Rather than indicating all programmes are performing badly (which might get ppl a bit upset) I would phrase more along the lines of “the persistently high mortality rates despite large efforts to scale up treatment has caught the attention of donors”</w:t>
      </w:r>
    </w:p>
  </w:comment>
  <w:comment w:id="19" w:author="Ellen McRobie" w:date="2015-01-06T10:13:00Z" w:initials="EM">
    <w:p w:rsidR="00B266C0" w:rsidRDefault="00B266C0">
      <w:pPr>
        <w:pStyle w:val="CommentText"/>
      </w:pPr>
      <w:r>
        <w:rPr>
          <w:rStyle w:val="CommentReference"/>
        </w:rPr>
        <w:annotationRef/>
      </w:r>
      <w:r>
        <w:t>Not sure this needs capitalising so I would probably remove</w:t>
      </w:r>
    </w:p>
  </w:comment>
  <w:comment w:id="20" w:author="Ellen McRobie" w:date="2015-01-06T10:19:00Z" w:initials="EM">
    <w:p w:rsidR="00B266C0" w:rsidRDefault="00B266C0">
      <w:pPr>
        <w:pStyle w:val="CommentText"/>
      </w:pPr>
      <w:r>
        <w:rPr>
          <w:rStyle w:val="CommentReference"/>
        </w:rPr>
        <w:annotationRef/>
      </w:r>
      <w:r>
        <w:t>I would avoid emotive words – you could say to “identify aspects of the cascade where intervention is needed”</w:t>
      </w:r>
    </w:p>
  </w:comment>
  <w:comment w:id="26" w:author="Tim Hallett" w:date="2015-01-07T12:01:00Z" w:initials="TH">
    <w:p w:rsidR="00B266C0" w:rsidRDefault="00B266C0">
      <w:pPr>
        <w:pStyle w:val="CommentText"/>
      </w:pPr>
      <w:r>
        <w:rPr>
          <w:rStyle w:val="CommentReference"/>
        </w:rPr>
        <w:annotationRef/>
      </w:r>
      <w:r>
        <w:t>You can just say in it in the passive. (“this was termed..”) and give the citation.</w:t>
      </w:r>
    </w:p>
  </w:comment>
  <w:comment w:id="28" w:author="Ellen McRobie" w:date="2015-01-06T10:27:00Z" w:initials="EM">
    <w:p w:rsidR="00B266C0" w:rsidRDefault="00B266C0">
      <w:pPr>
        <w:pStyle w:val="CommentText"/>
      </w:pPr>
      <w:r>
        <w:rPr>
          <w:rStyle w:val="CommentReference"/>
        </w:rPr>
        <w:annotationRef/>
      </w:r>
      <w:r>
        <w:t xml:space="preserve">I feel this is another emotive word and would avoid using it, and would write” “A few facilities in..” </w:t>
      </w:r>
    </w:p>
    <w:p w:rsidR="00B266C0" w:rsidRDefault="00B266C0">
      <w:pPr>
        <w:pStyle w:val="CommentText"/>
      </w:pPr>
      <w:r>
        <w:t>Also “disentangle web of routes’ I think needs to be rephrased</w:t>
      </w:r>
    </w:p>
  </w:comment>
  <w:comment w:id="38" w:author="Ellen McRobie" w:date="2015-01-06T10:25:00Z" w:initials="EM">
    <w:p w:rsidR="00B266C0" w:rsidRDefault="00B266C0">
      <w:pPr>
        <w:pStyle w:val="CommentText"/>
      </w:pPr>
      <w:r>
        <w:rPr>
          <w:rStyle w:val="CommentReference"/>
        </w:rPr>
        <w:annotationRef/>
      </w:r>
      <w:r>
        <w:t>Not sure the model parts need to have caps, but also don’t think it matters if they do</w:t>
      </w:r>
    </w:p>
  </w:comment>
  <w:comment w:id="77" w:author="Tim Hallett" w:date="2015-01-07T12:06:00Z" w:initials="TH">
    <w:p w:rsidR="00B266C0" w:rsidRDefault="00B266C0">
      <w:pPr>
        <w:pStyle w:val="CommentText"/>
      </w:pPr>
      <w:r>
        <w:rPr>
          <w:rStyle w:val="CommentReference"/>
        </w:rPr>
        <w:annotationRef/>
      </w:r>
      <w:r>
        <w:t>Say how!</w:t>
      </w:r>
    </w:p>
  </w:comment>
  <w:comment w:id="100" w:author="Ellen McRobie" w:date="2015-01-07T12:11:00Z" w:initials="EM">
    <w:p w:rsidR="00B266C0" w:rsidRDefault="00B266C0" w:rsidP="00D31246">
      <w:pPr>
        <w:pStyle w:val="CommentText"/>
      </w:pPr>
      <w:r>
        <w:rPr>
          <w:rStyle w:val="CommentReference"/>
        </w:rPr>
        <w:annotationRef/>
      </w:r>
      <w:r>
        <w:t>Of what? A scenario representative of the current situation in most sub-Saharan African countries?</w:t>
      </w:r>
    </w:p>
  </w:comment>
  <w:comment w:id="148" w:author="Ellen McRobie" w:date="2015-01-06T10:29:00Z" w:initials="EM">
    <w:p w:rsidR="00B266C0" w:rsidRDefault="00B266C0">
      <w:pPr>
        <w:pStyle w:val="CommentText"/>
      </w:pPr>
      <w:r>
        <w:rPr>
          <w:rStyle w:val="CommentReference"/>
        </w:rPr>
        <w:annotationRef/>
      </w:r>
      <w:r>
        <w:t>Of what? A scenario representative of the current situation in most sub-Saharan African countries?</w:t>
      </w:r>
    </w:p>
  </w:comment>
  <w:comment w:id="161" w:author="Tim Hallett" w:date="2015-01-07T12:32:00Z" w:initials="TH">
    <w:p w:rsidR="00B266C0" w:rsidRDefault="00B266C0">
      <w:pPr>
        <w:pStyle w:val="CommentText"/>
      </w:pPr>
      <w:r>
        <w:rPr>
          <w:rStyle w:val="CommentReference"/>
        </w:rPr>
        <w:annotationRef/>
      </w:r>
      <w:r>
        <w:t>Nice table. I think a column on the far left would be good to say that the “problem” is being addressed ie. People do not know HIV status; Those Diagnosed with HIV are not connecting to clinic in timely way; etc. The numbers in the other columns don’t make sense unless we know what the ‘baseline’ setting are, so these should be included in that additional column too.</w:t>
      </w:r>
    </w:p>
  </w:comment>
  <w:comment w:id="162" w:author="Tim Hallett" w:date="2015-01-07T12:26:00Z" w:initials="TH">
    <w:p w:rsidR="00B266C0" w:rsidRDefault="00B266C0">
      <w:pPr>
        <w:pStyle w:val="CommentText"/>
      </w:pPr>
      <w:r>
        <w:rPr>
          <w:rStyle w:val="CommentReference"/>
        </w:rPr>
        <w:annotationRef/>
      </w:r>
      <w:r>
        <w:t>Is it possible to add references to the table? Or notes on the source?</w:t>
      </w:r>
    </w:p>
  </w:comment>
  <w:comment w:id="186" w:author="Tim Hallett" w:date="2015-01-07T12:26:00Z" w:initials="TH">
    <w:p w:rsidR="00B266C0" w:rsidRDefault="00B266C0">
      <w:pPr>
        <w:pStyle w:val="CommentText"/>
      </w:pPr>
      <w:r>
        <w:rPr>
          <w:rStyle w:val="CommentReference"/>
        </w:rPr>
        <w:annotationRef/>
      </w:r>
      <w:r>
        <w:t>This should be it own category of “testing and linkage” I think.</w:t>
      </w:r>
    </w:p>
  </w:comment>
  <w:comment w:id="194" w:author="Tim Hallett" w:date="2015-01-07T12:27:00Z" w:initials="TH">
    <w:p w:rsidR="00B266C0" w:rsidRDefault="00B266C0">
      <w:pPr>
        <w:pStyle w:val="CommentText"/>
      </w:pPr>
      <w:r>
        <w:rPr>
          <w:rStyle w:val="CommentReference"/>
        </w:rPr>
        <w:annotationRef/>
      </w:r>
      <w:r>
        <w:t>How can we justify this? The work of Jenny and Ruanne suggest some cost here, doesn’t it?</w:t>
      </w:r>
    </w:p>
  </w:comment>
  <w:comment w:id="198" w:author="Tim Hallett" w:date="2015-01-07T12:58:00Z" w:initials="TH">
    <w:p w:rsidR="00B266C0" w:rsidRDefault="00B266C0">
      <w:pPr>
        <w:pStyle w:val="CommentText"/>
      </w:pPr>
      <w:r>
        <w:rPr>
          <w:rStyle w:val="CommentReference"/>
        </w:rPr>
        <w:annotationRef/>
      </w:r>
      <w:r>
        <w:t>Seem to me like we need two scenarios in this one now. 0% would be best. What can say about what is realistic?</w:t>
      </w:r>
    </w:p>
  </w:comment>
  <w:comment w:id="233" w:author="Tim Hallett" w:date="2015-01-07T12:29:00Z" w:initials="TH">
    <w:p w:rsidR="00B266C0" w:rsidRDefault="00B266C0">
      <w:pPr>
        <w:pStyle w:val="CommentText"/>
      </w:pPr>
      <w:r>
        <w:rPr>
          <w:rStyle w:val="CommentReference"/>
        </w:rPr>
        <w:annotationRef/>
      </w:r>
      <w:r>
        <w:t>Should be: Only additional costs due to increased usage of ART.</w:t>
      </w:r>
    </w:p>
  </w:comment>
  <w:comment w:id="237" w:author="Tim Hallett" w:date="2015-01-07T12:30:00Z" w:initials="TH">
    <w:p w:rsidR="00B266C0" w:rsidRDefault="00B266C0">
      <w:pPr>
        <w:pStyle w:val="CommentText"/>
      </w:pPr>
      <w:r>
        <w:rPr>
          <w:rStyle w:val="CommentReference"/>
        </w:rPr>
        <w:annotationRef/>
      </w:r>
      <w:r>
        <w:t>Shouldn’t this have the same assumption as “maximum HBCT” for comparison.</w:t>
      </w:r>
    </w:p>
  </w:comment>
  <w:comment w:id="239" w:author="Tim Hallett" w:date="2015-01-07T12:30:00Z" w:initials="TH">
    <w:p w:rsidR="00B266C0" w:rsidRDefault="00B266C0">
      <w:pPr>
        <w:pStyle w:val="CommentText"/>
      </w:pPr>
      <w:r>
        <w:rPr>
          <w:rStyle w:val="CommentReference"/>
        </w:rPr>
        <w:annotationRef/>
      </w:r>
      <w:r>
        <w:t>Don’t understand these two separate processes. Is the 20% failure to start Art that they decline to start ART.</w:t>
      </w:r>
    </w:p>
    <w:p w:rsidR="00B266C0" w:rsidRDefault="00B266C0">
      <w:pPr>
        <w:pStyle w:val="CommentText"/>
      </w:pPr>
      <w:r>
        <w:t>Shouldn’t the ‘realistic impact’ here have the same assumptions as the “realistic impact” HBCT about those components?</w:t>
      </w:r>
    </w:p>
    <w:p w:rsidR="00B266C0" w:rsidRDefault="00B266C0">
      <w:pPr>
        <w:pStyle w:val="CommentText"/>
      </w:pPr>
    </w:p>
    <w:p w:rsidR="00B266C0" w:rsidRDefault="00B266C0">
      <w:pPr>
        <w:pStyle w:val="CommentText"/>
      </w:pPr>
      <w:r>
        <w:t xml:space="preserve"> </w:t>
      </w:r>
    </w:p>
  </w:comment>
  <w:comment w:id="258" w:author="Tim Hallett" w:date="2015-01-07T12:36:00Z" w:initials="TH">
    <w:p w:rsidR="00B266C0" w:rsidRDefault="00B266C0">
      <w:pPr>
        <w:pStyle w:val="CommentText"/>
      </w:pPr>
      <w:r>
        <w:rPr>
          <w:rStyle w:val="CommentReference"/>
        </w:rPr>
        <w:annotationRef/>
      </w:r>
      <w:r>
        <w:t>Now need to describe what these different views are very briefly.</w:t>
      </w:r>
    </w:p>
  </w:comment>
  <w:comment w:id="263" w:author="Tim Hallett" w:date="2015-01-07T12:38:00Z" w:initials="TH">
    <w:p w:rsidR="00B266C0" w:rsidRDefault="00B266C0">
      <w:pPr>
        <w:pStyle w:val="CommentText"/>
      </w:pPr>
      <w:r>
        <w:rPr>
          <w:rStyle w:val="CommentReference"/>
        </w:rPr>
        <w:annotationRef/>
      </w:r>
      <w:r>
        <w:t>They are NOT patients in this analysis, they are deceased persons. Keep the language very clear.</w:t>
      </w:r>
    </w:p>
  </w:comment>
  <w:comment w:id="268" w:author="Tim Hallett" w:date="2015-01-07T12:41:00Z" w:initials="TH">
    <w:p w:rsidR="00B266C0" w:rsidRDefault="00B266C0">
      <w:pPr>
        <w:pStyle w:val="CommentText"/>
      </w:pPr>
      <w:r>
        <w:rPr>
          <w:rStyle w:val="CommentReference"/>
        </w:rPr>
        <w:annotationRef/>
      </w:r>
      <w:r>
        <w:t>Why is there no green section in the figure on the right-hand side?</w:t>
      </w:r>
    </w:p>
    <w:p w:rsidR="00B266C0" w:rsidRDefault="00B266C0">
      <w:pPr>
        <w:pStyle w:val="CommentText"/>
      </w:pPr>
    </w:p>
    <w:p w:rsidR="00B266C0" w:rsidRDefault="00B266C0">
      <w:pPr>
        <w:pStyle w:val="CommentText"/>
      </w:pPr>
      <w:r>
        <w:t>Can we have the same categories in each of the two figures, so that we compare. It’s a bit confusing as is.</w:t>
      </w:r>
    </w:p>
  </w:comment>
  <w:comment w:id="273" w:author="Ellen McRobie" w:date="2015-01-06T10:30:00Z" w:initials="EM">
    <w:p w:rsidR="00B266C0" w:rsidRDefault="00B266C0">
      <w:pPr>
        <w:pStyle w:val="CommentText"/>
      </w:pPr>
      <w:r>
        <w:rPr>
          <w:rStyle w:val="CommentReference"/>
        </w:rPr>
        <w:annotationRef/>
      </w:r>
      <w:r>
        <w:t>Clarify that never diagnosed is same as never tested in figure</w:t>
      </w:r>
    </w:p>
  </w:comment>
  <w:comment w:id="282" w:author="Ellen McRobie" w:date="2015-01-06T10:32:00Z" w:initials="EM">
    <w:p w:rsidR="00B266C0" w:rsidRDefault="00B266C0">
      <w:pPr>
        <w:pStyle w:val="CommentText"/>
      </w:pPr>
      <w:ins w:id="285" w:author="Ellen McRobie" w:date="2015-01-06T10:31:00Z">
        <w:r>
          <w:rPr>
            <w:rStyle w:val="CommentReference"/>
          </w:rPr>
          <w:annotationRef/>
        </w:r>
      </w:ins>
      <w:r>
        <w:t>Tbh I am not sure Paula will like the use of performance here and so if another word can be conjured that’d be great as I realise I’ve used it a few times now</w:t>
      </w:r>
    </w:p>
  </w:comment>
  <w:comment w:id="289" w:author="Ellen McRobie" w:date="2015-01-06T10:33:00Z" w:initials="EM">
    <w:p w:rsidR="00B266C0" w:rsidRDefault="00B266C0">
      <w:pPr>
        <w:pStyle w:val="CommentText"/>
      </w:pPr>
      <w:r>
        <w:rPr>
          <w:rStyle w:val="CommentReference"/>
        </w:rPr>
        <w:annotationRef/>
      </w:r>
      <w:r>
        <w:t xml:space="preserve">I know this is from Tim’s presentation, but I am not sure I would have it in the paper </w:t>
      </w:r>
    </w:p>
  </w:comment>
  <w:comment w:id="301" w:author="Ellen McRobie" w:date="2015-01-06T10:34:00Z" w:initials="EM">
    <w:p w:rsidR="00B266C0" w:rsidRDefault="00B266C0">
      <w:pPr>
        <w:pStyle w:val="CommentText"/>
      </w:pPr>
      <w:r>
        <w:rPr>
          <w:rStyle w:val="CommentReference"/>
        </w:rPr>
        <w:annotationRef/>
      </w:r>
      <w:r>
        <w:t>I would use “former” and “latter” as gets a bit of a mouthful with all the letters</w:t>
      </w:r>
    </w:p>
  </w:comment>
  <w:comment w:id="322" w:author="Tim Hallett" w:date="2015-01-07T13:03:00Z" w:initials="TH">
    <w:p w:rsidR="00B266C0" w:rsidRDefault="00B266C0">
      <w:pPr>
        <w:pStyle w:val="CommentText"/>
      </w:pPr>
      <w:ins w:id="324" w:author="Tim Hallett" w:date="2015-01-07T13:03:00Z">
        <w:r>
          <w:rPr>
            <w:rStyle w:val="CommentReference"/>
          </w:rPr>
          <w:annotationRef/>
        </w:r>
      </w:ins>
      <w:r>
        <w:t>I wonder what would happen if we relaxed this???! Probably not feasible to do though due to computational complexity.</w:t>
      </w:r>
    </w:p>
  </w:comment>
  <w:comment w:id="338" w:author="Tim Hallett" w:date="2015-01-07T12:50:00Z" w:initials="TH">
    <w:p w:rsidR="00B266C0" w:rsidRDefault="00B266C0">
      <w:pPr>
        <w:pStyle w:val="CommentText"/>
      </w:pPr>
      <w:r>
        <w:rPr>
          <w:rStyle w:val="CommentReference"/>
        </w:rPr>
        <w:annotationRef/>
      </w:r>
      <w:r>
        <w:t xml:space="preserve">Nice. </w:t>
      </w:r>
    </w:p>
    <w:p w:rsidR="00B266C0" w:rsidRDefault="00B266C0" w:rsidP="000975E0">
      <w:pPr>
        <w:pStyle w:val="CommentText"/>
      </w:pPr>
      <w:r>
        <w:t>Figure 5 is the ‘punch line’ but we need the detail from figure 4. Perhaps the information in figure 4 might work well in a table. In which you can give the ICERS (the incremental between each step) and the ACERS (total cost and impact for the scenario compared to do nothing). That would leave space for you to say what each intervention.</w:t>
      </w:r>
    </w:p>
    <w:p w:rsidR="00B266C0" w:rsidRDefault="00B266C0">
      <w:pPr>
        <w:pStyle w:val="CommentText"/>
      </w:pPr>
    </w:p>
    <w:p w:rsidR="00B266C0" w:rsidRDefault="00B266C0">
      <w:pPr>
        <w:pStyle w:val="CommentText"/>
      </w:pPr>
    </w:p>
  </w:comment>
  <w:comment w:id="422" w:author="Ellen McRobie" w:date="2015-01-06T10:06:00Z" w:initials="EM">
    <w:p w:rsidR="00B266C0" w:rsidRDefault="00B266C0">
      <w:pPr>
        <w:pStyle w:val="CommentText"/>
      </w:pPr>
      <w:r>
        <w:rPr>
          <w:rStyle w:val="CommentReference"/>
        </w:rPr>
        <w:annotationRef/>
      </w:r>
      <w:r>
        <w:t>(I’m just being daft, but I am not sure what this means or how this implies it differs from before)</w:t>
      </w:r>
    </w:p>
  </w:comment>
  <w:comment w:id="423" w:author="Ellen McRobie" w:date="2015-01-06T10:07:00Z" w:initials="EM">
    <w:p w:rsidR="00B266C0" w:rsidRDefault="00B266C0">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424" w:author="Ellen McRobie" w:date="2015-01-06T10:05:00Z" w:initials="EM">
    <w:p w:rsidR="00B266C0" w:rsidRDefault="00B266C0"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 Not sure.. I may also be totally wrong.</w:t>
      </w:r>
    </w:p>
    <w:p w:rsidR="00B266C0" w:rsidRDefault="00B266C0">
      <w:pPr>
        <w:pStyle w:val="CommentText"/>
      </w:pPr>
    </w:p>
  </w:comment>
  <w:comment w:id="425" w:author="Ellen McRobie" w:date="2015-01-06T10:08:00Z" w:initials="EM">
    <w:p w:rsidR="00B266C0" w:rsidRDefault="00B266C0">
      <w:pPr>
        <w:pStyle w:val="CommentText"/>
      </w:pPr>
      <w:r>
        <w:rPr>
          <w:rStyle w:val="CommentReference"/>
        </w:rPr>
        <w:annotationRef/>
      </w:r>
      <w:r>
        <w:t>Remove emotive phrasing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BFC" w:rsidRDefault="00A84BFC">
      <w:pPr>
        <w:spacing w:line="240" w:lineRule="auto"/>
      </w:pPr>
      <w:r>
        <w:separator/>
      </w:r>
    </w:p>
  </w:endnote>
  <w:endnote w:type="continuationSeparator" w:id="0">
    <w:p w:rsidR="00A84BFC" w:rsidRDefault="00A84B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6C0" w:rsidRDefault="00B266C0">
    <w:pPr>
      <w:pStyle w:val="normal0"/>
      <w:contextualSpacing w:val="0"/>
      <w:jc w:val="right"/>
    </w:pPr>
    <w:r>
      <w:fldChar w:fldCharType="begin"/>
    </w:r>
    <w:r>
      <w:instrText>PAGE</w:instrText>
    </w:r>
    <w:r>
      <w:fldChar w:fldCharType="separate"/>
    </w:r>
    <w:r w:rsidR="00883C0A">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BFC" w:rsidRDefault="00A84BFC">
      <w:pPr>
        <w:spacing w:line="240" w:lineRule="auto"/>
      </w:pPr>
      <w:r>
        <w:separator/>
      </w:r>
    </w:p>
  </w:footnote>
  <w:footnote w:type="continuationSeparator" w:id="0">
    <w:p w:rsidR="00A84BFC" w:rsidRDefault="00A84BF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1"/>
  </w:num>
  <w:num w:numId="4">
    <w:abstractNumId w:val="2"/>
  </w:num>
  <w:num w:numId="5">
    <w:abstractNumId w:val="1"/>
  </w:num>
  <w:num w:numId="6">
    <w:abstractNumId w:val="7"/>
  </w:num>
  <w:num w:numId="7">
    <w:abstractNumId w:val="10"/>
  </w:num>
  <w:num w:numId="8">
    <w:abstractNumId w:val="9"/>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43C3"/>
    <w:rsid w:val="00077847"/>
    <w:rsid w:val="00077FCA"/>
    <w:rsid w:val="000836CC"/>
    <w:rsid w:val="000849D0"/>
    <w:rsid w:val="00092AF9"/>
    <w:rsid w:val="00096253"/>
    <w:rsid w:val="000975E0"/>
    <w:rsid w:val="000A5E0A"/>
    <w:rsid w:val="000C780B"/>
    <w:rsid w:val="000D3766"/>
    <w:rsid w:val="000D68A1"/>
    <w:rsid w:val="000E0AFF"/>
    <w:rsid w:val="000E7F28"/>
    <w:rsid w:val="000F627B"/>
    <w:rsid w:val="00102E35"/>
    <w:rsid w:val="00104405"/>
    <w:rsid w:val="00106475"/>
    <w:rsid w:val="00114499"/>
    <w:rsid w:val="00115A1A"/>
    <w:rsid w:val="00116B57"/>
    <w:rsid w:val="00125444"/>
    <w:rsid w:val="00125F41"/>
    <w:rsid w:val="001268B7"/>
    <w:rsid w:val="0013403D"/>
    <w:rsid w:val="00146EC1"/>
    <w:rsid w:val="00147C94"/>
    <w:rsid w:val="00160B94"/>
    <w:rsid w:val="00161FB4"/>
    <w:rsid w:val="00165D56"/>
    <w:rsid w:val="00167999"/>
    <w:rsid w:val="00170B8A"/>
    <w:rsid w:val="00170F02"/>
    <w:rsid w:val="00173ACA"/>
    <w:rsid w:val="00175503"/>
    <w:rsid w:val="00176F5B"/>
    <w:rsid w:val="00181EEC"/>
    <w:rsid w:val="00184608"/>
    <w:rsid w:val="00190823"/>
    <w:rsid w:val="00194932"/>
    <w:rsid w:val="00195261"/>
    <w:rsid w:val="001A03FD"/>
    <w:rsid w:val="001A13EB"/>
    <w:rsid w:val="001A5729"/>
    <w:rsid w:val="001A645D"/>
    <w:rsid w:val="001B025F"/>
    <w:rsid w:val="001C5876"/>
    <w:rsid w:val="001C6E99"/>
    <w:rsid w:val="001D1637"/>
    <w:rsid w:val="001D6C96"/>
    <w:rsid w:val="001F5128"/>
    <w:rsid w:val="001F7766"/>
    <w:rsid w:val="00203796"/>
    <w:rsid w:val="002050E6"/>
    <w:rsid w:val="00213BA7"/>
    <w:rsid w:val="00215C6B"/>
    <w:rsid w:val="002161BE"/>
    <w:rsid w:val="00216F7C"/>
    <w:rsid w:val="002233F5"/>
    <w:rsid w:val="00230C24"/>
    <w:rsid w:val="00243366"/>
    <w:rsid w:val="00243C83"/>
    <w:rsid w:val="00250EBB"/>
    <w:rsid w:val="00252ABD"/>
    <w:rsid w:val="00252F0F"/>
    <w:rsid w:val="00256872"/>
    <w:rsid w:val="00261ECA"/>
    <w:rsid w:val="00262DB4"/>
    <w:rsid w:val="00263DD3"/>
    <w:rsid w:val="002640CF"/>
    <w:rsid w:val="0026648C"/>
    <w:rsid w:val="00270291"/>
    <w:rsid w:val="0027347F"/>
    <w:rsid w:val="0027665A"/>
    <w:rsid w:val="002860EE"/>
    <w:rsid w:val="00286A2A"/>
    <w:rsid w:val="00297244"/>
    <w:rsid w:val="002A1595"/>
    <w:rsid w:val="002A4C76"/>
    <w:rsid w:val="002A577B"/>
    <w:rsid w:val="002B3765"/>
    <w:rsid w:val="002B5DF0"/>
    <w:rsid w:val="002C43B4"/>
    <w:rsid w:val="002D123B"/>
    <w:rsid w:val="002D3EF0"/>
    <w:rsid w:val="002D4305"/>
    <w:rsid w:val="002D5BC2"/>
    <w:rsid w:val="002E0C47"/>
    <w:rsid w:val="002E3DB5"/>
    <w:rsid w:val="002F08AC"/>
    <w:rsid w:val="002F1D75"/>
    <w:rsid w:val="002F54A4"/>
    <w:rsid w:val="002F73E8"/>
    <w:rsid w:val="002F76C4"/>
    <w:rsid w:val="002F77C0"/>
    <w:rsid w:val="00306244"/>
    <w:rsid w:val="003070A9"/>
    <w:rsid w:val="00307B44"/>
    <w:rsid w:val="00312FF8"/>
    <w:rsid w:val="00313C77"/>
    <w:rsid w:val="00327F8B"/>
    <w:rsid w:val="00333989"/>
    <w:rsid w:val="00334432"/>
    <w:rsid w:val="00343FC7"/>
    <w:rsid w:val="00354BF3"/>
    <w:rsid w:val="00355044"/>
    <w:rsid w:val="003551C2"/>
    <w:rsid w:val="0035532A"/>
    <w:rsid w:val="003559E4"/>
    <w:rsid w:val="003562D8"/>
    <w:rsid w:val="003574C4"/>
    <w:rsid w:val="0035786F"/>
    <w:rsid w:val="00361C67"/>
    <w:rsid w:val="00361DF5"/>
    <w:rsid w:val="00371D8A"/>
    <w:rsid w:val="003750F6"/>
    <w:rsid w:val="003855F4"/>
    <w:rsid w:val="00393086"/>
    <w:rsid w:val="0039619B"/>
    <w:rsid w:val="003A4313"/>
    <w:rsid w:val="003A6AD8"/>
    <w:rsid w:val="003A7870"/>
    <w:rsid w:val="003B057D"/>
    <w:rsid w:val="003C24B4"/>
    <w:rsid w:val="003C38BA"/>
    <w:rsid w:val="003C4147"/>
    <w:rsid w:val="003C54DF"/>
    <w:rsid w:val="003C5F5D"/>
    <w:rsid w:val="003D16E4"/>
    <w:rsid w:val="003E3225"/>
    <w:rsid w:val="003E4DF3"/>
    <w:rsid w:val="003F2142"/>
    <w:rsid w:val="003F50D4"/>
    <w:rsid w:val="003F7677"/>
    <w:rsid w:val="00404FAE"/>
    <w:rsid w:val="0040759C"/>
    <w:rsid w:val="00417A12"/>
    <w:rsid w:val="0042172B"/>
    <w:rsid w:val="00421D0D"/>
    <w:rsid w:val="0042767A"/>
    <w:rsid w:val="00433B30"/>
    <w:rsid w:val="00450E1D"/>
    <w:rsid w:val="004556D6"/>
    <w:rsid w:val="0045606F"/>
    <w:rsid w:val="00461FC2"/>
    <w:rsid w:val="0046680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15AD"/>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70832"/>
    <w:rsid w:val="00592529"/>
    <w:rsid w:val="00597C4F"/>
    <w:rsid w:val="005A1D2B"/>
    <w:rsid w:val="005A278E"/>
    <w:rsid w:val="005A49AF"/>
    <w:rsid w:val="005B464A"/>
    <w:rsid w:val="005B609B"/>
    <w:rsid w:val="005B715B"/>
    <w:rsid w:val="005B723F"/>
    <w:rsid w:val="005C2C89"/>
    <w:rsid w:val="005D0911"/>
    <w:rsid w:val="005F5B67"/>
    <w:rsid w:val="00606123"/>
    <w:rsid w:val="00617BBE"/>
    <w:rsid w:val="0062304C"/>
    <w:rsid w:val="006344E7"/>
    <w:rsid w:val="00635B1B"/>
    <w:rsid w:val="00636D6B"/>
    <w:rsid w:val="006413C1"/>
    <w:rsid w:val="006424CD"/>
    <w:rsid w:val="00643039"/>
    <w:rsid w:val="006444A3"/>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5D56"/>
    <w:rsid w:val="006A63B2"/>
    <w:rsid w:val="006B7962"/>
    <w:rsid w:val="006C5AAE"/>
    <w:rsid w:val="006C7349"/>
    <w:rsid w:val="006C7A41"/>
    <w:rsid w:val="006D17ED"/>
    <w:rsid w:val="006D5C1A"/>
    <w:rsid w:val="006D7990"/>
    <w:rsid w:val="006E177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1DE2"/>
    <w:rsid w:val="00742DEC"/>
    <w:rsid w:val="0074500F"/>
    <w:rsid w:val="0074516D"/>
    <w:rsid w:val="0075263A"/>
    <w:rsid w:val="00754E74"/>
    <w:rsid w:val="007628D2"/>
    <w:rsid w:val="0077069E"/>
    <w:rsid w:val="007734BB"/>
    <w:rsid w:val="00781129"/>
    <w:rsid w:val="00786BEE"/>
    <w:rsid w:val="0079522C"/>
    <w:rsid w:val="007A0199"/>
    <w:rsid w:val="007A1174"/>
    <w:rsid w:val="007A51FF"/>
    <w:rsid w:val="007A592A"/>
    <w:rsid w:val="007A6561"/>
    <w:rsid w:val="007B0187"/>
    <w:rsid w:val="007B4ADA"/>
    <w:rsid w:val="007C1410"/>
    <w:rsid w:val="007C51E8"/>
    <w:rsid w:val="007C68EC"/>
    <w:rsid w:val="007D52B1"/>
    <w:rsid w:val="007D6AFD"/>
    <w:rsid w:val="007E3CA9"/>
    <w:rsid w:val="007E648F"/>
    <w:rsid w:val="007F6458"/>
    <w:rsid w:val="00805A46"/>
    <w:rsid w:val="00806273"/>
    <w:rsid w:val="008170B2"/>
    <w:rsid w:val="008217F5"/>
    <w:rsid w:val="00823F2E"/>
    <w:rsid w:val="00824C31"/>
    <w:rsid w:val="00825171"/>
    <w:rsid w:val="008265E2"/>
    <w:rsid w:val="00827D20"/>
    <w:rsid w:val="0083146C"/>
    <w:rsid w:val="00832B1B"/>
    <w:rsid w:val="008413C4"/>
    <w:rsid w:val="00842F3E"/>
    <w:rsid w:val="0084321A"/>
    <w:rsid w:val="00843798"/>
    <w:rsid w:val="0085108C"/>
    <w:rsid w:val="008513BB"/>
    <w:rsid w:val="00855801"/>
    <w:rsid w:val="00860250"/>
    <w:rsid w:val="0086569F"/>
    <w:rsid w:val="0087707C"/>
    <w:rsid w:val="00882F43"/>
    <w:rsid w:val="00883C0A"/>
    <w:rsid w:val="00886C5B"/>
    <w:rsid w:val="0089031F"/>
    <w:rsid w:val="008963DB"/>
    <w:rsid w:val="008A2DDA"/>
    <w:rsid w:val="008A6055"/>
    <w:rsid w:val="008A7247"/>
    <w:rsid w:val="008B4D80"/>
    <w:rsid w:val="008B5425"/>
    <w:rsid w:val="008B75EC"/>
    <w:rsid w:val="008C3ADF"/>
    <w:rsid w:val="008C5FE3"/>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4243"/>
    <w:rsid w:val="00A54E32"/>
    <w:rsid w:val="00A57263"/>
    <w:rsid w:val="00A613AB"/>
    <w:rsid w:val="00A6541D"/>
    <w:rsid w:val="00A65531"/>
    <w:rsid w:val="00A67220"/>
    <w:rsid w:val="00A67FE9"/>
    <w:rsid w:val="00A73558"/>
    <w:rsid w:val="00A84BFC"/>
    <w:rsid w:val="00A8578F"/>
    <w:rsid w:val="00A8785B"/>
    <w:rsid w:val="00A9709A"/>
    <w:rsid w:val="00A9765B"/>
    <w:rsid w:val="00AB6C8F"/>
    <w:rsid w:val="00AD0662"/>
    <w:rsid w:val="00AD4F28"/>
    <w:rsid w:val="00AD6215"/>
    <w:rsid w:val="00AE2590"/>
    <w:rsid w:val="00AE2860"/>
    <w:rsid w:val="00AE6276"/>
    <w:rsid w:val="00AF005C"/>
    <w:rsid w:val="00B12760"/>
    <w:rsid w:val="00B155F3"/>
    <w:rsid w:val="00B1707F"/>
    <w:rsid w:val="00B20888"/>
    <w:rsid w:val="00B2600C"/>
    <w:rsid w:val="00B266C0"/>
    <w:rsid w:val="00B374B6"/>
    <w:rsid w:val="00B37566"/>
    <w:rsid w:val="00B511B8"/>
    <w:rsid w:val="00B52FB2"/>
    <w:rsid w:val="00B54C4A"/>
    <w:rsid w:val="00B55127"/>
    <w:rsid w:val="00B62B64"/>
    <w:rsid w:val="00B63CE2"/>
    <w:rsid w:val="00B65BFD"/>
    <w:rsid w:val="00B66A30"/>
    <w:rsid w:val="00B66DAA"/>
    <w:rsid w:val="00B71067"/>
    <w:rsid w:val="00B7451F"/>
    <w:rsid w:val="00B7495C"/>
    <w:rsid w:val="00B76A09"/>
    <w:rsid w:val="00B77C83"/>
    <w:rsid w:val="00B77D1E"/>
    <w:rsid w:val="00B852AE"/>
    <w:rsid w:val="00B960EE"/>
    <w:rsid w:val="00BA2DFC"/>
    <w:rsid w:val="00BA5925"/>
    <w:rsid w:val="00BA6022"/>
    <w:rsid w:val="00BB0E0E"/>
    <w:rsid w:val="00BB1697"/>
    <w:rsid w:val="00BB16FB"/>
    <w:rsid w:val="00BB2D4E"/>
    <w:rsid w:val="00BB3896"/>
    <w:rsid w:val="00BC3639"/>
    <w:rsid w:val="00BD2421"/>
    <w:rsid w:val="00BE5BA0"/>
    <w:rsid w:val="00BE6FB5"/>
    <w:rsid w:val="00BF66CB"/>
    <w:rsid w:val="00C07325"/>
    <w:rsid w:val="00C12616"/>
    <w:rsid w:val="00C12B4D"/>
    <w:rsid w:val="00C12B56"/>
    <w:rsid w:val="00C14A51"/>
    <w:rsid w:val="00C32E12"/>
    <w:rsid w:val="00C376C4"/>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5154"/>
    <w:rsid w:val="00CF7B3E"/>
    <w:rsid w:val="00D14C58"/>
    <w:rsid w:val="00D1596C"/>
    <w:rsid w:val="00D162C7"/>
    <w:rsid w:val="00D17D28"/>
    <w:rsid w:val="00D21063"/>
    <w:rsid w:val="00D23EF9"/>
    <w:rsid w:val="00D31246"/>
    <w:rsid w:val="00D35A95"/>
    <w:rsid w:val="00D36F26"/>
    <w:rsid w:val="00D44CCB"/>
    <w:rsid w:val="00D45337"/>
    <w:rsid w:val="00D46ED4"/>
    <w:rsid w:val="00D5677F"/>
    <w:rsid w:val="00D610B9"/>
    <w:rsid w:val="00D731D9"/>
    <w:rsid w:val="00D742ED"/>
    <w:rsid w:val="00D806DF"/>
    <w:rsid w:val="00D807A4"/>
    <w:rsid w:val="00D82505"/>
    <w:rsid w:val="00DA48FC"/>
    <w:rsid w:val="00DB43BF"/>
    <w:rsid w:val="00DC0292"/>
    <w:rsid w:val="00DC26BC"/>
    <w:rsid w:val="00DC71C7"/>
    <w:rsid w:val="00DD19A4"/>
    <w:rsid w:val="00DD50AD"/>
    <w:rsid w:val="00DD6E18"/>
    <w:rsid w:val="00DD6F48"/>
    <w:rsid w:val="00DE0084"/>
    <w:rsid w:val="00DF7A95"/>
    <w:rsid w:val="00E04C0C"/>
    <w:rsid w:val="00E13411"/>
    <w:rsid w:val="00E1353D"/>
    <w:rsid w:val="00E14801"/>
    <w:rsid w:val="00E201C6"/>
    <w:rsid w:val="00E2195F"/>
    <w:rsid w:val="00E21A23"/>
    <w:rsid w:val="00E233F1"/>
    <w:rsid w:val="00E259EF"/>
    <w:rsid w:val="00E30A03"/>
    <w:rsid w:val="00E30EDE"/>
    <w:rsid w:val="00E3164B"/>
    <w:rsid w:val="00E3215F"/>
    <w:rsid w:val="00E35464"/>
    <w:rsid w:val="00E37D8D"/>
    <w:rsid w:val="00E51134"/>
    <w:rsid w:val="00E543C9"/>
    <w:rsid w:val="00E54594"/>
    <w:rsid w:val="00E6692B"/>
    <w:rsid w:val="00E67F3F"/>
    <w:rsid w:val="00E734AC"/>
    <w:rsid w:val="00E757ED"/>
    <w:rsid w:val="00E80833"/>
    <w:rsid w:val="00E858EC"/>
    <w:rsid w:val="00E93F71"/>
    <w:rsid w:val="00E9555A"/>
    <w:rsid w:val="00E95621"/>
    <w:rsid w:val="00E96A18"/>
    <w:rsid w:val="00EB32B6"/>
    <w:rsid w:val="00EC5470"/>
    <w:rsid w:val="00ED7BDF"/>
    <w:rsid w:val="00EF0A6D"/>
    <w:rsid w:val="00EF537F"/>
    <w:rsid w:val="00EF5D19"/>
    <w:rsid w:val="00EF74A0"/>
    <w:rsid w:val="00F051CA"/>
    <w:rsid w:val="00F12271"/>
    <w:rsid w:val="00F13940"/>
    <w:rsid w:val="00F14A22"/>
    <w:rsid w:val="00F20709"/>
    <w:rsid w:val="00F24045"/>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media/unaids/contentassets/documents/unaidspublication/2014/UNAIDS_Gap_report_en.pdf"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s://drive.google.com/file/d/0B02uVauBTUwhUHQzUURtUnZiMFk/view?usp=sharing"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unaids.org/en/dataanalysis/datatools/spectrumepp2013/"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14429</Words>
  <Characters>82247</Characters>
  <Application>Microsoft Macintosh Word</Application>
  <DocSecurity>0</DocSecurity>
  <Lines>685</Lines>
  <Paragraphs>192</Paragraphs>
  <ScaleCrop>false</ScaleCrop>
  <Company/>
  <LinksUpToDate>false</LinksUpToDate>
  <CharactersWithSpaces>96484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Tim Hallett</cp:lastModifiedBy>
  <cp:revision>39</cp:revision>
  <cp:lastPrinted>2015-01-05T13:22:00Z</cp:lastPrinted>
  <dcterms:created xsi:type="dcterms:W3CDTF">2015-01-06T10:07:00Z</dcterms:created>
  <dcterms:modified xsi:type="dcterms:W3CDTF">2015-01-07T13:35:00Z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