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6B2E4113" w14:textId="77777777" w:rsidR="00064033" w:rsidRDefault="00064033">
      <w:pPr>
        <w:pStyle w:val="Heading1"/>
        <w:contextualSpacing w:val="0"/>
      </w:pPr>
      <w:bookmarkStart w:id="1" w:name="h.g082ggmqipo9" w:colFirst="0" w:colLast="0"/>
      <w:bookmarkEnd w:id="1"/>
    </w:p>
    <w:p w14:paraId="43516C5D" w14:textId="1AB80F64" w:rsidR="00C07325" w:rsidRDefault="0004446E">
      <w:pPr>
        <w:pStyle w:val="Heading1"/>
        <w:contextualSpacing w:val="0"/>
      </w:pPr>
      <w:r>
        <w:t xml:space="preserve">Abstract </w:t>
      </w:r>
      <w:r w:rsidR="0026648C">
        <w:t>(300 words)</w:t>
      </w:r>
    </w:p>
    <w:p w14:paraId="25B6F6CA" w14:textId="77777777" w:rsidR="00C07325" w:rsidRPr="00DD19A4" w:rsidRDefault="0004446E">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1739FCC8" w14:textId="2990CF17" w:rsidR="00DD19A4" w:rsidRPr="00DD19A4" w:rsidRDefault="00DD19A4" w:rsidP="00DD19A4">
      <w:pPr>
        <w:pStyle w:val="normal0"/>
        <w:rPr>
          <w:lang w:val="en-US"/>
        </w:rPr>
      </w:pPr>
      <w:commentRangeStart w:id="3"/>
      <w:r w:rsidRPr="00DD19A4">
        <w:rPr>
          <w:lang w:val="en-US"/>
        </w:rPr>
        <w:t>With pressure on donor governments and multilateral organisations to reduce HIV funding to recipient countries, the effectiveness of current HIV programmes is brought into question</w:t>
      </w:r>
      <w:commentRangeEnd w:id="3"/>
      <w:r w:rsidR="00E262E0">
        <w:rPr>
          <w:rStyle w:val="CommentReference"/>
        </w:rPr>
        <w:commentReference w:id="3"/>
      </w:r>
      <w:r w:rsidRPr="00DD19A4">
        <w:rPr>
          <w:lang w:val="en-US"/>
        </w:rPr>
        <w:t xml:space="preserve">. Evidence suggests that in many instances ART-programmes in sub-Saharan Africa are not </w:t>
      </w:r>
      <w:commentRangeStart w:id="4"/>
      <w:r w:rsidRPr="00DD19A4">
        <w:rPr>
          <w:lang w:val="en-US"/>
        </w:rPr>
        <w:t xml:space="preserve">maximally effective. </w:t>
      </w:r>
      <w:commentRangeEnd w:id="4"/>
      <w:r w:rsidR="00E262E0">
        <w:rPr>
          <w:rStyle w:val="CommentReference"/>
        </w:rPr>
        <w:commentReference w:id="4"/>
      </w:r>
      <w:r w:rsidRPr="00DD19A4">
        <w:rPr>
          <w:lang w:val="en-US"/>
        </w:rPr>
        <w:t xml:space="preserve">Patients </w:t>
      </w:r>
      <w:commentRangeStart w:id="5"/>
      <w:r w:rsidRPr="002B6D8F">
        <w:rPr>
          <w:strike/>
          <w:lang w:val="en-US"/>
          <w:rPrChange w:id="6" w:author="Jeff Eaton" w:date="2014-12-26T07:03:00Z">
            <w:rPr>
              <w:lang w:val="en-US"/>
            </w:rPr>
          </w:rPrChange>
        </w:rPr>
        <w:t>make inadequate use of HIV clinic facilities</w:t>
      </w:r>
      <w:commentRangeEnd w:id="5"/>
      <w:r w:rsidR="002B6D8F" w:rsidRPr="002B6D8F">
        <w:rPr>
          <w:rStyle w:val="CommentReference"/>
          <w:strike/>
          <w:rPrChange w:id="7" w:author="Jeff Eaton" w:date="2014-12-26T07:03:00Z">
            <w:rPr>
              <w:rStyle w:val="CommentReference"/>
            </w:rPr>
          </w:rPrChange>
        </w:rPr>
        <w:commentReference w:id="5"/>
      </w:r>
      <w:r w:rsidRPr="00DD19A4">
        <w:rPr>
          <w:lang w:val="en-US"/>
        </w:rPr>
        <w:t xml:space="preserve">, are often lost from care and initiate treatment late, leading to </w:t>
      </w:r>
      <w:del w:id="8" w:author="Jeff Eaton" w:date="2014-12-26T07:02:00Z">
        <w:r w:rsidRPr="00DD19A4" w:rsidDel="002B6D8F">
          <w:rPr>
            <w:lang w:val="en-US"/>
          </w:rPr>
          <w:delText xml:space="preserve">poor </w:delText>
        </w:r>
      </w:del>
      <w:ins w:id="9" w:author="Jeff Eaton" w:date="2014-12-26T07:02:00Z">
        <w:r w:rsidR="002B6D8F">
          <w:rPr>
            <w:lang w:val="en-US"/>
          </w:rPr>
          <w:t>suboptimal</w:t>
        </w:r>
        <w:r w:rsidR="002B6D8F" w:rsidRPr="00DD19A4">
          <w:rPr>
            <w:lang w:val="en-US"/>
          </w:rPr>
          <w:t xml:space="preserve"> </w:t>
        </w:r>
      </w:ins>
      <w:r w:rsidRPr="00DD19A4">
        <w:rPr>
          <w:lang w:val="en-US"/>
        </w:rPr>
        <w:t>treatment outcomes</w:t>
      </w:r>
      <w:commentRangeStart w:id="10"/>
      <w:r w:rsidRPr="00DD19A4">
        <w:rPr>
          <w:lang w:val="en-US"/>
        </w:rPr>
        <w:t>.</w:t>
      </w:r>
      <w:commentRangeEnd w:id="10"/>
      <w:r w:rsidR="002B6D8F">
        <w:rPr>
          <w:rStyle w:val="CommentReference"/>
        </w:rPr>
        <w:commentReference w:id="10"/>
      </w:r>
      <w:r w:rsidRPr="00DD19A4">
        <w:rPr>
          <w:lang w:val="en-US"/>
        </w:rPr>
        <w:t xml:space="preserve"> We aimed to assess the state of a current ART-programme in western Kenya and the potential for interventions to improve treatment outcomes for patients.</w:t>
      </w:r>
    </w:p>
    <w:p w14:paraId="5A465BC9" w14:textId="124591C0" w:rsidR="00DD19A4" w:rsidRDefault="00DD19A4" w:rsidP="00DD19A4">
      <w:pPr>
        <w:pStyle w:val="Heading2"/>
        <w:contextualSpacing w:val="0"/>
        <w:rPr>
          <w:rFonts w:ascii="Helvetica Neue Medium" w:hAnsi="Helvetica Neue Medium"/>
        </w:rPr>
      </w:pPr>
      <w:bookmarkStart w:id="11" w:name="h.wte43dx1dbcn" w:colFirst="0" w:colLast="0"/>
      <w:bookmarkStart w:id="12" w:name="h.vacu9m14spxl" w:colFirst="0" w:colLast="0"/>
      <w:bookmarkEnd w:id="11"/>
      <w:bookmarkEnd w:id="12"/>
      <w:r>
        <w:rPr>
          <w:rFonts w:ascii="Helvetica Neue Medium" w:hAnsi="Helvetica Neue Medium"/>
        </w:rPr>
        <w:t>Methods &amp; Findings</w:t>
      </w:r>
      <w:r w:rsidRPr="00DD19A4">
        <w:rPr>
          <w:rFonts w:ascii="Helvetica Neue Medium" w:hAnsi="Helvetica Neue Medium"/>
        </w:rPr>
        <w:t>:</w:t>
      </w:r>
    </w:p>
    <w:p w14:paraId="34705D8F" w14:textId="30DF5EBD" w:rsidR="00DD19A4" w:rsidRPr="00DD19A4" w:rsidRDefault="00DD19A4" w:rsidP="00DD19A4">
      <w:pPr>
        <w:pStyle w:val="normal0"/>
        <w:rPr>
          <w:lang w:val="en-US"/>
        </w:rPr>
      </w:pPr>
      <w:r w:rsidRPr="00DD19A4">
        <w:rPr>
          <w:lang w:val="en-US"/>
        </w:rPr>
        <w:t xml:space="preserve">We constructed an individual-based mathematical model to describe </w:t>
      </w:r>
      <w:ins w:id="13" w:author="Jeff Eaton" w:date="2014-12-26T07:04:00Z">
        <w:r w:rsidR="002B6D8F">
          <w:rPr>
            <w:lang w:val="en-US"/>
          </w:rPr>
          <w:t xml:space="preserve">cohorts of HIV infected adults </w:t>
        </w:r>
      </w:ins>
      <w:del w:id="14" w:author="Jeff Eaton" w:date="2014-12-26T07:05:00Z">
        <w:r w:rsidRPr="00DD19A4" w:rsidDel="002B6D8F">
          <w:rPr>
            <w:lang w:val="en-US"/>
          </w:rPr>
          <w:delText xml:space="preserve">the natural history of HIV infection and capture the flow of individuals </w:delText>
        </w:r>
      </w:del>
      <w:ins w:id="15" w:author="Jeff Eaton" w:date="2014-12-26T07:05:00Z">
        <w:r w:rsidR="002B6D8F">
          <w:rPr>
            <w:lang w:val="en-US"/>
          </w:rPr>
          <w:t xml:space="preserve">experiencing </w:t>
        </w:r>
      </w:ins>
      <w:del w:id="16" w:author="Jeff Eaton" w:date="2014-12-26T07:05:00Z">
        <w:r w:rsidRPr="00DD19A4" w:rsidDel="002B6D8F">
          <w:rPr>
            <w:lang w:val="en-US"/>
          </w:rPr>
          <w:delText xml:space="preserve">through </w:delText>
        </w:r>
      </w:del>
      <w:r w:rsidRPr="00DD19A4">
        <w:rPr>
          <w:lang w:val="en-US"/>
        </w:rPr>
        <w:t xml:space="preserve">HIV care in an ART-programme in western Kenya. </w:t>
      </w:r>
      <w:ins w:id="17" w:author="Jeff Eaton" w:date="2014-12-26T07:05:00Z">
        <w:r w:rsidR="002B6D8F">
          <w:rPr>
            <w:lang w:val="en-US"/>
          </w:rPr>
          <w:t xml:space="preserve">The model </w:t>
        </w:r>
      </w:ins>
      <w:ins w:id="18" w:author="Jeff Eaton" w:date="2014-12-26T07:06:00Z">
        <w:r w:rsidR="002B6D8F">
          <w:rPr>
            <w:lang w:val="en-US"/>
          </w:rPr>
          <w:t>simulates</w:t>
        </w:r>
      </w:ins>
      <w:ins w:id="19" w:author="Jeff Eaton" w:date="2014-12-26T07:05:00Z">
        <w:r w:rsidR="002B6D8F">
          <w:rPr>
            <w:lang w:val="en-US"/>
          </w:rPr>
          <w:t xml:space="preserve"> natural </w:t>
        </w:r>
      </w:ins>
      <w:ins w:id="20" w:author="Jeff Eaton" w:date="2014-12-26T07:06:00Z">
        <w:r w:rsidR="002B6D8F">
          <w:rPr>
            <w:lang w:val="en-US"/>
          </w:rPr>
          <w:t xml:space="preserve">HIV </w:t>
        </w:r>
      </w:ins>
      <w:ins w:id="21" w:author="Jeff Eaton" w:date="2014-12-26T07:05:00Z">
        <w:r w:rsidR="002B6D8F">
          <w:rPr>
            <w:lang w:val="en-US"/>
          </w:rPr>
          <w:t>progression</w:t>
        </w:r>
      </w:ins>
      <w:ins w:id="22" w:author="Jeff Eaton" w:date="2014-12-26T07:06:00Z">
        <w:r w:rsidR="002B6D8F">
          <w:rPr>
            <w:lang w:val="en-US"/>
          </w:rPr>
          <w:t xml:space="preserve"> and mortality through CD4 cell count stages and clinical symptoms</w:t>
        </w:r>
      </w:ins>
      <w:ins w:id="23" w:author="Jeff Eaton" w:date="2014-12-26T07:07:00Z">
        <w:r w:rsidR="002B6D8F">
          <w:rPr>
            <w:lang w:val="en-US"/>
          </w:rPr>
          <w:t xml:space="preserve">. </w:t>
        </w:r>
      </w:ins>
      <w:r w:rsidRPr="00DD19A4">
        <w:rPr>
          <w:lang w:val="en-US"/>
        </w:rPr>
        <w:t xml:space="preserve">We calibrated the model to a high-resolution longitudinal dataset from The Academic Model for Providing Access To Healthcare (AMPATH) describing the </w:t>
      </w:r>
      <w:commentRangeStart w:id="24"/>
      <w:r w:rsidRPr="00DD19A4">
        <w:rPr>
          <w:lang w:val="en-US"/>
        </w:rPr>
        <w:t>dynamics of patient flow through care</w:t>
      </w:r>
      <w:commentRangeEnd w:id="24"/>
      <w:r w:rsidR="002B6D8F">
        <w:rPr>
          <w:rStyle w:val="CommentReference"/>
        </w:rPr>
        <w:commentReference w:id="24"/>
      </w:r>
      <w:r w:rsidRPr="00DD19A4">
        <w:rPr>
          <w:lang w:val="en-US"/>
        </w:rPr>
        <w:t xml:space="preserve">. We explored the impact of </w:t>
      </w:r>
      <w:commentRangeStart w:id="25"/>
      <w:r w:rsidRPr="00DD19A4">
        <w:rPr>
          <w:lang w:val="en-US"/>
        </w:rPr>
        <w:t xml:space="preserve">12 interventions on care </w:t>
      </w:r>
      <w:commentRangeEnd w:id="25"/>
      <w:r w:rsidR="002B6D8F">
        <w:rPr>
          <w:rStyle w:val="CommentReference"/>
        </w:rPr>
        <w:commentReference w:id="25"/>
      </w:r>
      <w:r w:rsidRPr="00DD19A4">
        <w:rPr>
          <w:lang w:val="en-US"/>
        </w:rPr>
        <w:t xml:space="preserve">to understand where care was suboptimal and could be improved. We assessed health outcomes in terms of disability-adjusted life years (DALYs) averted and additional cost relative to baseline. </w:t>
      </w:r>
      <w:commentRangeStart w:id="26"/>
      <w:r w:rsidRPr="00DD19A4">
        <w:rPr>
          <w:lang w:val="en-US"/>
        </w:rPr>
        <w:t>Our results indicate that in western Kenya, the effectiveness of current ART-programmes can be improved.</w:t>
      </w:r>
      <w:commentRangeEnd w:id="26"/>
      <w:r w:rsidR="002B6D8F">
        <w:rPr>
          <w:rStyle w:val="CommentReference"/>
        </w:rPr>
        <w:commentReference w:id="26"/>
      </w:r>
      <w:r w:rsidRPr="00DD19A4">
        <w:rPr>
          <w:lang w:val="en-US"/>
        </w:rPr>
        <w:t xml:space="preserve"> While interventions targeting HIV testing and pre-ART retention are highly impactful (</w:t>
      </w:r>
      <w:commentRangeStart w:id="27"/>
      <w:r w:rsidRPr="00DD19A4">
        <w:rPr>
          <w:lang w:val="en-US"/>
        </w:rPr>
        <w:t xml:space="preserve">averting 3.5m and 1.9m DALYs </w:t>
      </w:r>
      <w:commentRangeEnd w:id="27"/>
      <w:r w:rsidR="002B6D8F">
        <w:rPr>
          <w:rStyle w:val="CommentReference"/>
        </w:rPr>
        <w:commentReference w:id="27"/>
      </w:r>
      <w:r w:rsidRPr="00DD19A4">
        <w:rPr>
          <w:lang w:val="en-US"/>
        </w:rPr>
        <w:t xml:space="preserve">between 2010 and 2030, respectively), losses from care occur throughout leading to suboptimal treatment outcomes for patients. </w:t>
      </w:r>
      <w:commentRangeStart w:id="28"/>
      <w:r w:rsidRPr="00DD19A4">
        <w:rPr>
          <w:lang w:val="en-US"/>
        </w:rPr>
        <w:t>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commentRangeEnd w:id="28"/>
      <w:r w:rsidR="0034289D">
        <w:rPr>
          <w:rStyle w:val="CommentReference"/>
        </w:rPr>
        <w:commentReference w:id="28"/>
      </w:r>
    </w:p>
    <w:p w14:paraId="19993126" w14:textId="09E5155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6950737" w14:textId="55186168"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26176945" w14:textId="77777777" w:rsidR="00064033" w:rsidRDefault="00064033">
      <w:pPr>
        <w:rPr>
          <w:sz w:val="26"/>
        </w:rPr>
      </w:pPr>
      <w:bookmarkStart w:id="29" w:name="h.gr2oy2q0w8w4" w:colFirst="0" w:colLast="0"/>
      <w:bookmarkEnd w:id="29"/>
      <w:r>
        <w:br w:type="page"/>
      </w:r>
    </w:p>
    <w:p w14:paraId="24FF4FA7" w14:textId="31EB2C83" w:rsidR="00C07325" w:rsidRDefault="0004446E">
      <w:pPr>
        <w:pStyle w:val="Heading1"/>
        <w:contextualSpacing w:val="0"/>
      </w:pPr>
      <w:r>
        <w:lastRenderedPageBreak/>
        <w:t>Introduction (</w:t>
      </w:r>
      <w:r>
        <w:rPr>
          <w:i/>
        </w:rPr>
        <w:t>1000 words</w:t>
      </w:r>
      <w:r>
        <w:t>)</w:t>
      </w:r>
    </w:p>
    <w:p w14:paraId="1FE16D62" w14:textId="77777777" w:rsidR="00A4755C" w:rsidRDefault="005C2C89">
      <w:pPr>
        <w:pStyle w:val="normal0"/>
        <w:ind w:firstLine="720"/>
        <w:contextualSpacing w:val="0"/>
        <w:rPr>
          <w:ins w:id="30" w:author="Jeff Eaton" w:date="2014-12-26T07:47:00Z"/>
        </w:rPr>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 xml:space="preserve">Nakagawa:2013cv}. Therefore, we might expect that with access to ART, the life-expectancy of HIV-positive individuals would increase dramatically; </w:t>
      </w:r>
      <w:commentRangeStart w:id="31"/>
      <w:r w:rsidR="0004446E">
        <w:t>yet this does not appear to be the case,</w:t>
      </w:r>
      <w:commentRangeEnd w:id="31"/>
      <w:r w:rsidR="00A4755C">
        <w:rPr>
          <w:rStyle w:val="CommentReference"/>
        </w:rPr>
        <w:commentReference w:id="31"/>
      </w:r>
      <w:r w:rsidR="0004446E">
        <w:t xml:space="preserve"> with life-years still being lost to HIV</w:t>
      </w:r>
      <w:r>
        <w:t xml:space="preserve"> in this thunderous </w:t>
      </w:r>
      <w:proofErr w:type="gramStart"/>
      <w:r>
        <w:t>epidemic</w:t>
      </w:r>
      <w:r w:rsidR="0004446E">
        <w:t>{</w:t>
      </w:r>
      <w:proofErr w:type="gramEnd"/>
      <w:r w:rsidR="0004446E">
        <w:t xml:space="preserve">Collaboration:2008ed}. </w:t>
      </w:r>
    </w:p>
    <w:p w14:paraId="508D9602" w14:textId="77777777" w:rsidR="00A4755C" w:rsidRDefault="00A4755C">
      <w:pPr>
        <w:pStyle w:val="normal0"/>
        <w:ind w:firstLine="720"/>
        <w:contextualSpacing w:val="0"/>
        <w:rPr>
          <w:ins w:id="32" w:author="Jeff Eaton" w:date="2014-12-26T07:47:00Z"/>
        </w:rPr>
      </w:pPr>
    </w:p>
    <w:p w14:paraId="719F9321" w14:textId="38972628" w:rsidR="00C07325" w:rsidRDefault="00A4755C">
      <w:pPr>
        <w:pStyle w:val="normal0"/>
        <w:ind w:firstLine="720"/>
        <w:contextualSpacing w:val="0"/>
      </w:pPr>
      <w:ins w:id="33" w:author="Jeff Eaton" w:date="2014-12-26T07:47:00Z">
        <w:r>
          <w:t>The reasons for continued health losses to HIV are numerous</w:t>
        </w:r>
      </w:ins>
      <w:ins w:id="34" w:author="Jeff Eaton" w:date="2014-12-26T07:48:00Z">
        <w:r>
          <w:t xml:space="preserve">… </w:t>
        </w:r>
      </w:ins>
      <w:del w:id="35" w:author="Jeff Eaton" w:date="2014-12-26T07:48:00Z">
        <w:r w:rsidR="0004446E" w:rsidDel="00A4755C">
          <w:delText>Additionally, p</w:delText>
        </w:r>
      </w:del>
      <w:ins w:id="36" w:author="Jeff Eaton" w:date="2014-12-26T07:48:00Z">
        <w:r>
          <w:t>P</w:t>
        </w:r>
      </w:ins>
      <w:r w:rsidR="0004446E">
        <w:t xml:space="preserve">atients </w:t>
      </w:r>
      <w:del w:id="37" w:author="Jeff Eaton" w:date="2014-12-26T07:48:00Z">
        <w:r w:rsidR="0004446E" w:rsidDel="00A4755C">
          <w:delText xml:space="preserve">are </w:delText>
        </w:r>
      </w:del>
      <w:r w:rsidR="0004446E">
        <w:t>initiat</w:t>
      </w:r>
      <w:ins w:id="38" w:author="Jeff Eaton" w:date="2014-12-26T07:48:00Z">
        <w:r>
          <w:t>e</w:t>
        </w:r>
      </w:ins>
      <w:del w:id="39" w:author="Jeff Eaton" w:date="2014-12-26T07:48:00Z">
        <w:r w:rsidR="0004446E" w:rsidDel="00A4755C">
          <w:delText>ing</w:delText>
        </w:r>
      </w:del>
      <w:r w:rsidR="0004446E">
        <w:t xml:space="preserve"> ART late with CD4 counts far lower than current treatment guidelines recommend (102 cells/μl at treatment initiation reported in South Africa between 2001 and 2009, when guidelines recommend initiation when CD4 decreases below 200 cells/</w:t>
      </w:r>
      <w:proofErr w:type="gramStart"/>
      <w:r w:rsidR="0004446E">
        <w:t>μl{</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w:t>
      </w:r>
      <w:commentRangeStart w:id="40"/>
      <w:r w:rsidR="0004446E">
        <w:t xml:space="preserve">are </w:t>
      </w:r>
      <w:r w:rsidR="00A00DC5">
        <w:t xml:space="preserve">grave </w:t>
      </w:r>
      <w:commentRangeEnd w:id="40"/>
      <w:r>
        <w:rPr>
          <w:rStyle w:val="CommentReference"/>
        </w:rPr>
        <w:commentReference w:id="40"/>
      </w:r>
      <w:r w:rsidR="00A00DC5">
        <w:t xml:space="preserve">for both the infected individual and </w:t>
      </w:r>
      <w:commentRangeStart w:id="41"/>
      <w:r w:rsidR="00A00DC5">
        <w:t>others that they may have transmitted the virus to</w:t>
      </w:r>
      <w:commentRangeEnd w:id="41"/>
      <w:r w:rsidR="0055778B">
        <w:rPr>
          <w:rStyle w:val="CommentReference"/>
        </w:rPr>
        <w:commentReference w:id="41"/>
      </w:r>
      <w:r w:rsidR="00A00DC5">
        <w:t xml:space="preserve">,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w:t>
      </w:r>
      <w:commentRangeStart w:id="42"/>
      <w:r w:rsidR="0004446E">
        <w:t xml:space="preserve">budget constraints </w:t>
      </w:r>
      <w:r w:rsidR="00A00DC5">
        <w:t xml:space="preserve">are forcing </w:t>
      </w:r>
      <w:r w:rsidR="0004446E">
        <w:t xml:space="preserve">a shift in focus </w:t>
      </w:r>
      <w:commentRangeEnd w:id="42"/>
      <w:r w:rsidR="0055778B">
        <w:rPr>
          <w:rStyle w:val="CommentReference"/>
        </w:rPr>
        <w:commentReference w:id="42"/>
      </w:r>
      <w:r w:rsidR="0004446E">
        <w:t xml:space="preserve">towards maximising the effectiveness of current </w:t>
      </w:r>
      <w:proofErr w:type="gramStart"/>
      <w:r w:rsidR="0004446E">
        <w:t>programmes[</w:t>
      </w:r>
      <w:proofErr w:type="gramEnd"/>
      <w:r w:rsidR="00B12760">
        <w:fldChar w:fldCharType="begin"/>
      </w:r>
      <w:r w:rsidR="00B12760">
        <w:instrText xml:space="preserve"> HYPERLINK "http://www.unaids.org/en/media/unaids/contentassets/documents/unaidspublication/2014/UNAIDS_Gap_report_en.pdf" \h </w:instrText>
      </w:r>
      <w:r w:rsidR="00B12760">
        <w:fldChar w:fldCharType="separate"/>
      </w:r>
      <w:r w:rsidR="0004446E">
        <w:rPr>
          <w:color w:val="1155CC"/>
          <w:u w:val="single"/>
        </w:rPr>
        <w:t>UNAIDS Gap Report 2014</w:t>
      </w:r>
      <w:r w:rsidR="00B12760">
        <w:rPr>
          <w:color w:val="1155CC"/>
          <w:u w:val="single"/>
        </w:rPr>
        <w:fldChar w:fldCharType="end"/>
      </w:r>
      <w:r w:rsidR="0004446E">
        <w:t>].</w:t>
      </w:r>
    </w:p>
    <w:p w14:paraId="11DC548C" w14:textId="77777777" w:rsidR="00C07325" w:rsidRDefault="00C07325">
      <w:pPr>
        <w:pStyle w:val="normal0"/>
        <w:contextualSpacing w:val="0"/>
      </w:pPr>
    </w:p>
    <w:p w14:paraId="4CA44691" w14:textId="0D3BB57E"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w:t>
      </w:r>
      <w:r w:rsidRPr="00A178BA">
        <w:rPr>
          <w:strike/>
          <w:rPrChange w:id="43" w:author="Jeff Eaton" w:date="2015-01-07T23:36:00Z">
            <w:rPr/>
          </w:rPrChange>
        </w:rPr>
        <w:t xml:space="preserve">However, this issue is not </w:t>
      </w:r>
      <w:r w:rsidR="0075263A" w:rsidRPr="00A178BA">
        <w:rPr>
          <w:strike/>
          <w:rPrChange w:id="44" w:author="Jeff Eaton" w:date="2015-01-07T23:36:00Z">
            <w:rPr/>
          </w:rPrChange>
        </w:rPr>
        <w:t xml:space="preserve">just </w:t>
      </w:r>
      <w:r w:rsidRPr="00A178BA">
        <w:rPr>
          <w:strike/>
          <w:rPrChange w:id="45" w:author="Jeff Eaton" w:date="2015-01-07T23:36:00Z">
            <w:rPr/>
          </w:rPrChange>
        </w:rPr>
        <w:t xml:space="preserve">confined to sub-Saharan Africa; substantial losses in care have also been reported in highly developed countries </w:t>
      </w:r>
      <w:proofErr w:type="gramStart"/>
      <w:r w:rsidRPr="00A178BA">
        <w:rPr>
          <w:strike/>
          <w:rPrChange w:id="46" w:author="Jeff Eaton" w:date="2015-01-07T23:36:00Z">
            <w:rPr/>
          </w:rPrChange>
        </w:rPr>
        <w:t>too{</w:t>
      </w:r>
      <w:proofErr w:type="gramEnd"/>
      <w:r w:rsidRPr="00A178BA">
        <w:rPr>
          <w:strike/>
          <w:rPrChange w:id="47" w:author="Jeff Eaton" w:date="2015-01-07T23:36:00Z">
            <w:rPr/>
          </w:rPrChange>
        </w:rPr>
        <w:t>Nachega:2014ks}.</w:t>
      </w:r>
      <w:r>
        <w:t xml:space="preserve">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w:t>
      </w:r>
      <w:r w:rsidR="009C0116">
        <w:t>enrol</w:t>
      </w:r>
      <w:r>
        <w:t xml:space="preserve"> in pre-ART care, 22.9% were lost before receiving CD4 testing and of those who were found to be eligible for ART, 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2AE12438"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w:t>
      </w:r>
      <w:commentRangeStart w:id="48"/>
      <w:r w:rsidR="00E30EDE" w:rsidRPr="00A178BA">
        <w:t>assign blame</w:t>
      </w:r>
      <w:commentRangeEnd w:id="48"/>
      <w:r w:rsidR="00A178BA">
        <w:rPr>
          <w:rStyle w:val="CommentReference"/>
        </w:rPr>
        <w:commentReference w:id="48"/>
      </w:r>
      <w:r w:rsidR="00E30EDE">
        <w:t xml:space="preserv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r w:rsidR="00B63CE2">
        <w:t>show</w:t>
      </w:r>
      <w:r>
        <w:t xml:space="preserve"> only 45% of people living with HIV are aware of their </w:t>
      </w:r>
      <w:proofErr w:type="gramStart"/>
      <w:r>
        <w:t>status{</w:t>
      </w:r>
      <w:proofErr w:type="gramEnd"/>
      <w:r>
        <w:t xml:space="preserve">UNAIDS:2014ta}. Kenya has made progress towards its goal of 80% awareness of HIV status, </w:t>
      </w:r>
      <w:commentRangeStart w:id="49"/>
      <w:r>
        <w:t>with 72% achieved in 2007</w:t>
      </w:r>
      <w:commentRangeEnd w:id="49"/>
      <w:r w:rsidR="0055778B">
        <w:rPr>
          <w:rStyle w:val="CommentReference"/>
        </w:rPr>
        <w:commentReference w:id="49"/>
      </w:r>
      <w:r>
        <w:t>{NASCOP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lastRenderedPageBreak/>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5203846E" w:rsidR="00C07325" w:rsidRDefault="0004446E">
      <w:pPr>
        <w:pStyle w:val="normal0"/>
        <w:ind w:firstLine="720"/>
        <w:contextualSpacing w:val="0"/>
      </w:pPr>
      <w:r>
        <w:t xml:space="preserve">After successful linkage to care, where the patient is bled for an initial CD4 count, </w:t>
      </w:r>
      <w:commentRangeStart w:id="50"/>
      <w:r>
        <w:t>the patient must return at a later date to receive the results of the test</w:t>
      </w:r>
      <w:commentRangeEnd w:id="50"/>
      <w:r w:rsidR="0055778B">
        <w:rPr>
          <w:rStyle w:val="CommentReference"/>
        </w:rPr>
        <w:commentReference w:id="50"/>
      </w:r>
      <w:r>
        <w:t xml:space="preserve">.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w:t>
      </w:r>
      <w:commentRangeStart w:id="51"/>
      <w:r w:rsidRPr="009B195E">
        <w:rPr>
          <w:strike/>
          <w:rPrChange w:id="52" w:author="Jeff Eaton" w:date="2014-12-26T08:08:00Z">
            <w:rPr/>
          </w:rPrChange>
        </w:rPr>
        <w:t xml:space="preserve">The latest guidelines </w:t>
      </w:r>
      <w:r w:rsidR="009D10F5" w:rsidRPr="009B195E">
        <w:rPr>
          <w:strike/>
          <w:rPrChange w:id="53" w:author="Jeff Eaton" w:date="2014-12-26T08:08:00Z">
            <w:rPr/>
          </w:rPrChange>
        </w:rPr>
        <w:t>published by</w:t>
      </w:r>
      <w:r w:rsidRPr="009B195E">
        <w:rPr>
          <w:strike/>
          <w:rPrChange w:id="54" w:author="Jeff Eaton" w:date="2014-12-26T08:08:00Z">
            <w:rPr/>
          </w:rPrChange>
        </w:rPr>
        <w:t xml:space="preserve"> the World Health Organization released for adoption in June 2013 state ART should be initiated when a patient’s CD4 count drops below 500 cells/</w:t>
      </w:r>
      <w:proofErr w:type="gramStart"/>
      <w:r w:rsidRPr="009B195E">
        <w:rPr>
          <w:strike/>
          <w:rPrChange w:id="55" w:author="Jeff Eaton" w:date="2014-12-26T08:08:00Z">
            <w:rPr/>
          </w:rPrChange>
        </w:rPr>
        <w:t>μl{</w:t>
      </w:r>
      <w:proofErr w:type="gramEnd"/>
      <w:r w:rsidRPr="009B195E">
        <w:rPr>
          <w:strike/>
          <w:rPrChange w:id="56" w:author="Jeff Eaton" w:date="2014-12-26T08:08:00Z">
            <w:rPr/>
          </w:rPrChange>
        </w:rPr>
        <w:t xml:space="preserve">WorldHealthOrganization:2013we}. </w:t>
      </w:r>
      <w:commentRangeEnd w:id="51"/>
      <w:r w:rsidR="009B195E">
        <w:rPr>
          <w:rStyle w:val="CommentReference"/>
        </w:rPr>
        <w:commentReference w:id="51"/>
      </w:r>
      <w:r>
        <w:t>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428B272F" w14:textId="763FA66C"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commentRangeStart w:id="57"/>
      <w:r w:rsidR="00DC71C7">
        <w:t>{</w:t>
      </w:r>
      <w:proofErr w:type="gramEnd"/>
      <w:r w:rsidR="00DC71C7">
        <w:t xml:space="preserve">Rosen:2007hd}. </w:t>
      </w:r>
      <w:commentRangeEnd w:id="57"/>
      <w:r w:rsidR="009B195E">
        <w:rPr>
          <w:rStyle w:val="CommentReference"/>
        </w:rPr>
        <w:commentReference w:id="57"/>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w:t>
      </w:r>
      <w:commentRangeStart w:id="58"/>
      <w:r w:rsidR="00DC71C7" w:rsidRPr="00DC71C7">
        <w:rPr>
          <w:rFonts w:eastAsia="Arial" w:cs="Arial"/>
        </w:rPr>
        <w:t>(77.4% at 12 months, 75% at 24 months, and 70.5% at 36 months)</w:t>
      </w:r>
      <w:commentRangeEnd w:id="58"/>
      <w:r w:rsidR="009B195E">
        <w:rPr>
          <w:rStyle w:val="CommentReference"/>
        </w:rPr>
        <w:commentReference w:id="58"/>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02E06790" w14:textId="77777777" w:rsidR="00355044" w:rsidRPr="00355044" w:rsidRDefault="00355044" w:rsidP="00355044">
      <w:pPr>
        <w:pStyle w:val="normal0"/>
        <w:ind w:firstLine="720"/>
        <w:contextualSpacing w:val="0"/>
      </w:pPr>
    </w:p>
    <w:p w14:paraId="76034D55" w14:textId="71160EB8" w:rsidR="00C07325" w:rsidRDefault="0004446E" w:rsidP="00355044">
      <w:pPr>
        <w:pStyle w:val="normal0"/>
        <w:ind w:firstLine="720"/>
        <w:contextualSpacing w:val="0"/>
      </w:pPr>
      <w:r>
        <w:t xml:space="preserve">Substantial evidence now highlights deficiencies in both pre-ART and ART care, </w:t>
      </w:r>
      <w:commentRangeStart w:id="59"/>
      <w:r>
        <w:t xml:space="preserve">challenging the traditional </w:t>
      </w:r>
      <w:r w:rsidR="0086569F">
        <w:t xml:space="preserve">concept </w:t>
      </w:r>
      <w:r>
        <w:t>of linear flow through the cascade</w:t>
      </w:r>
      <w:r w:rsidR="00355044">
        <w:t>.</w:t>
      </w:r>
      <w:commentRangeEnd w:id="59"/>
      <w:r w:rsidR="009B195E">
        <w:rPr>
          <w:rStyle w:val="CommentReference"/>
        </w:rPr>
        <w:commentReference w:id="59"/>
      </w:r>
      <w:r w:rsidR="00355044">
        <w:t xml:space="preserve"> </w:t>
      </w:r>
      <w:r>
        <w:t xml:space="preserve">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commentRangeStart w:id="60"/>
      <w:r w:rsidR="008E0F95" w:rsidRPr="007371ED">
        <w:rPr>
          <w:i/>
          <w:color w:val="0000FF"/>
        </w:rPr>
        <w:t xml:space="preserve">I had originally said </w:t>
      </w:r>
      <w:proofErr w:type="spellStart"/>
      <w:r w:rsidR="008E0F95" w:rsidRPr="007371ED">
        <w:rPr>
          <w:i/>
          <w:color w:val="0000FF"/>
        </w:rPr>
        <w:t>Hallett</w:t>
      </w:r>
      <w:proofErr w:type="spellEnd"/>
      <w:r w:rsidR="008E0F95" w:rsidRPr="007371ED">
        <w:rPr>
          <w:i/>
          <w:color w:val="0000FF"/>
        </w:rPr>
        <w:t xml:space="preserve"> &amp; </w:t>
      </w:r>
      <w:r w:rsidR="008E0F95" w:rsidRPr="007371ED">
        <w:rPr>
          <w:i/>
          <w:color w:val="0000FF"/>
        </w:rPr>
        <w:lastRenderedPageBreak/>
        <w:t>Eaton, but perhaps it should say we</w:t>
      </w:r>
      <w:commentRangeEnd w:id="60"/>
      <w:r w:rsidR="006B60FC">
        <w:rPr>
          <w:rStyle w:val="CommentReference"/>
        </w:rPr>
        <w:commentReference w:id="60"/>
      </w:r>
      <w:r w:rsidR="008E0F95" w:rsidRPr="007371ED">
        <w:rPr>
          <w:i/>
          <w:color w:val="0000FF"/>
        </w:rPr>
        <w:t>?]</w:t>
      </w:r>
      <w:r>
        <w:t xml:space="preserve"> termed these re-engagement routes as “side doors” into care, to supplement the traditional “front door” route into care through which care naïve individuals </w:t>
      </w:r>
      <w:proofErr w:type="gramStart"/>
      <w:r>
        <w:t>enter{</w:t>
      </w:r>
      <w:proofErr w:type="gramEnd"/>
      <w:r>
        <w:t>Hallett:2013ig}. This “</w:t>
      </w:r>
      <w:commentRangeStart w:id="61"/>
      <w:r>
        <w:t>side door</w:t>
      </w:r>
      <w:commentRangeEnd w:id="61"/>
      <w:r w:rsidR="006B60FC">
        <w:rPr>
          <w:rStyle w:val="CommentReference"/>
        </w:rPr>
        <w:commentReference w:id="61"/>
      </w:r>
      <w:r>
        <w:t xml:space="preserve">”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5F1A932" w14:textId="77777777" w:rsidR="00355044" w:rsidRDefault="00355044" w:rsidP="00355044">
      <w:pPr>
        <w:pStyle w:val="normal0"/>
        <w:ind w:firstLine="72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r w:rsidR="006B60FC">
        <w:rPr>
          <w:rStyle w:val="CommentReference"/>
        </w:rPr>
        <w:commentReference w:id="62"/>
      </w:r>
    </w:p>
    <w:p w14:paraId="2282D3A8" w14:textId="77777777" w:rsidR="00C07325" w:rsidRDefault="0004446E">
      <w:pPr>
        <w:pStyle w:val="Heading1"/>
        <w:contextualSpacing w:val="0"/>
      </w:pPr>
      <w:bookmarkStart w:id="63" w:name="h.kidv94ib4qwh" w:colFirst="0" w:colLast="0"/>
      <w:bookmarkEnd w:id="63"/>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47962EC2" w:rsidR="00C07325" w:rsidRDefault="0004446E">
      <w:pPr>
        <w:pStyle w:val="normal0"/>
        <w:ind w:firstLine="720"/>
        <w:contextualSpacing w:val="0"/>
      </w:pPr>
      <w:r>
        <w:t xml:space="preserve">The </w:t>
      </w:r>
      <w:r w:rsidR="0065122A">
        <w:t>N</w:t>
      </w:r>
      <w:r>
        <w:t xml:space="preserve">atural </w:t>
      </w:r>
      <w:r w:rsidR="0065122A">
        <w:t>H</w:t>
      </w:r>
      <w:r>
        <w:t xml:space="preserve">istory model was calibrated using </w:t>
      </w:r>
      <w:del w:id="64" w:author="Jeff Eaton" w:date="2014-12-26T08:24:00Z">
        <w:r w:rsidDel="005E48E0">
          <w:delText>surveillance data</w:delText>
        </w:r>
      </w:del>
      <w:ins w:id="65" w:author="Jeff Eaton" w:date="2014-12-26T08:24:00Z">
        <w:r w:rsidR="005E48E0">
          <w:t>estimates</w:t>
        </w:r>
      </w:ins>
      <w:r>
        <w:t xml:space="preserve">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w:t>
      </w:r>
    </w:p>
    <w:p w14:paraId="0BBE4BDA" w14:textId="77777777" w:rsidR="00C07325" w:rsidRDefault="00C07325">
      <w:pPr>
        <w:pStyle w:val="normal0"/>
        <w:ind w:firstLine="720"/>
        <w:contextualSpacing w:val="0"/>
      </w:pPr>
    </w:p>
    <w:p w14:paraId="1E709369" w14:textId="4832A1E2" w:rsidR="00C07325" w:rsidRDefault="0004446E">
      <w:pPr>
        <w:pStyle w:val="normal0"/>
        <w:ind w:firstLine="720"/>
        <w:contextualSpacing w:val="0"/>
      </w:pPr>
      <w:r>
        <w:t xml:space="preserve">To assess where care </w:t>
      </w:r>
      <w:r w:rsidR="003F2142">
        <w:t>was</w:t>
      </w:r>
      <w:r>
        <w:t xml:space="preserve"> suboptimal, the calibrated model was used to replicate the HIV epidemic together with the scale up of treatment from 2004 onwards. </w:t>
      </w:r>
      <w:commentRangeStart w:id="66"/>
      <w:r>
        <w:t>Output metrics are DALYs averted and cost between 2010 and 2030.</w:t>
      </w:r>
      <w:commentRangeEnd w:id="66"/>
      <w:r w:rsidR="005E48E0">
        <w:rPr>
          <w:rStyle w:val="CommentReference"/>
        </w:rPr>
        <w:commentReference w:id="66"/>
      </w:r>
      <w:r>
        <w:t xml:space="preserve"> In the absence of any interventions, we were able to define baseline values for impact and cost. We then explored the impact of a range of interventions acting at </w:t>
      </w:r>
      <w:commentRangeStart w:id="67"/>
      <w:r>
        <w:t>various points along the care pathway</w:t>
      </w:r>
      <w:commentRangeEnd w:id="67"/>
      <w:r w:rsidR="005E48E0">
        <w:rPr>
          <w:rStyle w:val="CommentReference"/>
        </w:rPr>
        <w:commentReference w:id="67"/>
      </w:r>
      <w:r>
        <w:t xml:space="preserve">.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68" w:name="h.qp08777c4239" w:colFirst="0" w:colLast="0"/>
      <w:bookmarkEnd w:id="68"/>
      <w:r>
        <w:t>Model description</w:t>
      </w:r>
    </w:p>
    <w:p w14:paraId="5C4DA9E6" w14:textId="2C6ECB0E" w:rsidR="00C07325" w:rsidRDefault="0004446E">
      <w:pPr>
        <w:pStyle w:val="normal0"/>
        <w:contextualSpacing w:val="0"/>
      </w:pPr>
      <w:r>
        <w:lastRenderedPageBreak/>
        <w:tab/>
        <w:t>The mathematical model we constructed can be described as two sub</w:t>
      </w:r>
      <w:r w:rsidR="00A57263">
        <w:t>-</w:t>
      </w:r>
      <w:r>
        <w:t xml:space="preserve">models: The Natural History Model and The </w:t>
      </w:r>
      <w:del w:id="69" w:author="Jeff Eaton" w:date="2014-12-26T08:26:00Z">
        <w:r w:rsidDel="005E48E0">
          <w:delText xml:space="preserve">Cascade </w:delText>
        </w:r>
      </w:del>
      <w:ins w:id="70" w:author="Jeff Eaton" w:date="2014-12-26T08:26:00Z">
        <w:r w:rsidR="005E48E0">
          <w:t xml:space="preserve">HIV care </w:t>
        </w:r>
      </w:ins>
      <w:r>
        <w:t>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40B3DEC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0F09E720"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w:t>
      </w:r>
      <w:ins w:id="71" w:author="Jeff Eaton" w:date="2014-12-26T08:30:00Z">
        <w:r w:rsidR="005E48E0">
          <w:t>Annual numbers of new HIV infections by age and sex are taken from national estimates published by UNAIDS</w:t>
        </w:r>
        <w:r w:rsidR="00053547">
          <w:t>.</w:t>
        </w:r>
      </w:ins>
      <w:del w:id="72" w:author="Jeff Eaton" w:date="2014-12-26T08:31:00Z">
        <w:r w:rsidR="00CB2B80" w:rsidDel="00053547">
          <w:delText>HIV incidence is driven by estimates from the UNAIDS Spectrum Software (developed by the Futures Institute[</w:delText>
        </w:r>
        <w:r w:rsidR="00B12760" w:rsidDel="00053547">
          <w:fldChar w:fldCharType="begin"/>
        </w:r>
        <w:r w:rsidR="00B12760" w:rsidDel="00053547">
          <w:delInstrText xml:space="preserve"> HYPERLINK "http://www.unaids.org/en/dataanalysis/datatools/spectrumepp2013/" \h </w:delInstrText>
        </w:r>
        <w:r w:rsidR="00B12760" w:rsidDel="00053547">
          <w:fldChar w:fldCharType="separate"/>
        </w:r>
        <w:r w:rsidR="00CB2B80" w:rsidDel="00053547">
          <w:rPr>
            <w:color w:val="1155CC"/>
            <w:u w:val="single"/>
          </w:rPr>
          <w:delText>link</w:delText>
        </w:r>
        <w:r w:rsidR="00B12760" w:rsidDel="00053547">
          <w:rPr>
            <w:color w:val="1155CC"/>
            <w:u w:val="single"/>
          </w:rPr>
          <w:fldChar w:fldCharType="end"/>
        </w:r>
        <w:r w:rsidR="00CB2B80" w:rsidDel="00053547">
          <w:delText>]) before being distributed and randomised to individuals in specific age and sex categories informed by incidence rate ratios also extracted from Spectrum.</w:delText>
        </w:r>
      </w:del>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WorldHealthOrganization:2010wj}.</w:t>
      </w:r>
      <w:commentRangeStart w:id="73"/>
      <w:r w:rsidR="0004446E">
        <w:t xml:space="preserve"> </w:t>
      </w:r>
      <w:commentRangeEnd w:id="73"/>
      <w:r w:rsidR="00053547">
        <w:rPr>
          <w:rStyle w:val="CommentReference"/>
        </w:rPr>
        <w:commentReference w:id="73"/>
      </w:r>
    </w:p>
    <w:p w14:paraId="5071A60D" w14:textId="77777777" w:rsidR="00C07325" w:rsidRDefault="00C07325">
      <w:pPr>
        <w:pStyle w:val="normal0"/>
        <w:contextualSpacing w:val="0"/>
      </w:pPr>
    </w:p>
    <w:p w14:paraId="32FC134B" w14:textId="56D91504" w:rsidR="00C07325" w:rsidRDefault="004D3BDD">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AF10E14" wp14:editId="2641C1DC">
                <wp:simplePos x="0" y="0"/>
                <wp:positionH relativeFrom="column">
                  <wp:posOffset>0</wp:posOffset>
                </wp:positionH>
                <wp:positionV relativeFrom="paragraph">
                  <wp:posOffset>2001520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5D53D178" w:rsidR="00807218" w:rsidRDefault="00807218" w:rsidP="00B7495C">
                              <w:pPr>
                                <w:pStyle w:val="Subtitle"/>
                                <w:contextualSpacing w:val="0"/>
                              </w:pPr>
                              <w:r>
                                <w:t>Figure 1. Model representation of the cascade of care</w:t>
                              </w:r>
                            </w:p>
                            <w:p w14:paraId="3192D6FF" w14:textId="59C4A603" w:rsidR="00807218" w:rsidRPr="00B7495C" w:rsidRDefault="00807218"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57.6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EoKIHrIBAAAKgsAAA4A&#10;AAAAAAAAAAAAAAAAOQIAAGRycy9lMm9Eb2MueG1sUEsBAi0AFAAGAAgAAAAhAKomDr68AAAAIQEA&#10;ABkAAAAAAAAAAAAAAAAALQcAAGRycy9fcmVscy9lMm9Eb2MueG1sLnJlbHNQSwECLQAUAAYACAAA&#10;ACEAvKkAMN8AAAAIAQAADwAAAAAAAAAAAAAAAAAg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0"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5D53D178" w:rsidR="00807218" w:rsidRDefault="00807218" w:rsidP="00B7495C">
                        <w:pPr>
                          <w:pStyle w:val="Subtitle"/>
                          <w:contextualSpacing w:val="0"/>
                        </w:pPr>
                        <w:r>
                          <w:t>Figure 1. Model representation of the cascade of care</w:t>
                        </w:r>
                      </w:p>
                      <w:p w14:paraId="3192D6FF" w14:textId="59C4A603" w:rsidR="00807218" w:rsidRPr="00B7495C" w:rsidRDefault="00807218" w:rsidP="00B7495C">
                        <w:pPr>
                          <w:rPr>
                            <w:rFonts w:ascii="Trebuchet MS" w:hAnsi="Trebuchet MS"/>
                            <w:sz w:val="16"/>
                            <w:szCs w:val="16"/>
                          </w:rPr>
                        </w:pPr>
                      </w:p>
                    </w:txbxContent>
                  </v:textbox>
                </v:shape>
                <w10:wrap type="through"/>
              </v:group>
            </w:pict>
          </mc:Fallback>
        </mc:AlternateContent>
      </w:r>
      <w:r w:rsidR="00781129">
        <w:tab/>
        <w:t xml:space="preserve">The Cascade Model </w:t>
      </w:r>
      <w:r w:rsidR="0004446E">
        <w:t>describes the events and pathways through care for HIV-positive individuals</w:t>
      </w:r>
      <w:r w:rsidR="00781129">
        <w:t xml:space="preserve"> (figure 1)</w:t>
      </w:r>
      <w:r w:rsidR="0004446E">
        <w:t xml:space="preserve">. </w:t>
      </w:r>
      <w:r w:rsidR="00712178">
        <w:t xml:space="preserve">Declining health in The Natural History Model </w:t>
      </w:r>
      <w:commentRangeStart w:id="74"/>
      <w:r w:rsidR="00712178">
        <w:t xml:space="preserve">drives </w:t>
      </w:r>
      <w:commentRangeEnd w:id="74"/>
      <w:r w:rsidR="00053547">
        <w:rPr>
          <w:rStyle w:val="CommentReference"/>
        </w:rPr>
        <w:commentReference w:id="74"/>
      </w:r>
      <w:r w:rsidR="00712178">
        <w:t>care-seeking behaviour in the Cascade</w:t>
      </w:r>
      <w:r w:rsidR="0004446E">
        <w:t xml:space="preserve"> Model. As described above, the model begins with </w:t>
      </w:r>
      <w:r w:rsidR="00712178">
        <w:t xml:space="preserve">HIV-negative </w:t>
      </w:r>
      <w:r w:rsidR="0004446E">
        <w:t xml:space="preserve">care naïve individuals. Individuals are then tested from 2004 onwards through one of three routes: </w:t>
      </w:r>
      <w:commentRangeStart w:id="75"/>
      <w:r w:rsidR="0004446E">
        <w:t>HBCT where individuals are sought and tested at home, VCT where individuals voluntarily attend an HIV-clinic or PICT where individuals seek care due to being symptomatic or having had previous healthcare experience</w:t>
      </w:r>
      <w:commentRangeEnd w:id="75"/>
      <w:r w:rsidR="00053547">
        <w:rPr>
          <w:rStyle w:val="CommentReference"/>
        </w:rPr>
        <w:commentReference w:id="75"/>
      </w:r>
      <w:r w:rsidR="0004446E">
        <w:t xml:space="preserve">. If an individual is found to be HIV-negative, they do not progress any further through care. They may be tested multiple times throughout their lives and care will only progress if they are found to be HIV-positive. The </w:t>
      </w:r>
      <w:r w:rsidR="00A67220">
        <w:t xml:space="preserve">model </w:t>
      </w:r>
      <w:r w:rsidR="0004446E">
        <w:t>is described in detail in the appendix.</w:t>
      </w:r>
    </w:p>
    <w:p w14:paraId="656FD747" w14:textId="77777777" w:rsidR="004D3BDD" w:rsidRDefault="004D3BDD" w:rsidP="006500B6">
      <w:pPr>
        <w:pStyle w:val="Heading2"/>
        <w:contextualSpacing w:val="0"/>
      </w:pPr>
      <w:bookmarkStart w:id="76" w:name="h.iogg3anz8zdv" w:colFirst="0" w:colLast="0"/>
      <w:bookmarkStart w:id="77" w:name="h.hslqb1xxus50" w:colFirst="0" w:colLast="0"/>
      <w:bookmarkEnd w:id="76"/>
      <w:bookmarkEnd w:id="77"/>
    </w:p>
    <w:p w14:paraId="6362F264" w14:textId="408044FD" w:rsidR="00C07325" w:rsidRDefault="006500B6" w:rsidP="006500B6">
      <w:pPr>
        <w:pStyle w:val="Heading2"/>
        <w:contextualSpacing w:val="0"/>
      </w:pPr>
      <w:r>
        <w:lastRenderedPageBreak/>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78" w:name="h.wvtuqq7mpsy1" w:colFirst="0" w:colLast="0"/>
      <w:bookmarkEnd w:id="78"/>
      <w:r>
        <w:t>Cascade of Care Calibration</w:t>
      </w:r>
    </w:p>
    <w:p w14:paraId="25DDE699" w14:textId="6C31BCD7"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w:t>
      </w:r>
      <w:r w:rsidR="00CF7B3E">
        <w:t>AMPATH,</w:t>
      </w:r>
      <w:r>
        <w:t xml:space="preserve"> based in </w:t>
      </w:r>
      <w:proofErr w:type="spellStart"/>
      <w:r>
        <w:t>Eldoret</w:t>
      </w:r>
      <w:proofErr w:type="spellEnd"/>
      <w:r>
        <w:t xml:space="preserve">, is made up of </w:t>
      </w:r>
      <w:proofErr w:type="spellStart"/>
      <w:r>
        <w:t>Moi</w:t>
      </w:r>
      <w:proofErr w:type="spellEnd"/>
      <w:r>
        <w:t xml:space="preserve"> University, </w:t>
      </w:r>
      <w:proofErr w:type="spellStart"/>
      <w:r>
        <w:t>Moi</w:t>
      </w:r>
      <w:proofErr w:type="spellEnd"/>
      <w:r>
        <w:t xml:space="preserve"> Teaching and Referral Hospital and a consortium of North American academic health </w:t>
      </w:r>
      <w:proofErr w:type="spellStart"/>
      <w:r>
        <w:t>centers</w:t>
      </w:r>
      <w:proofErr w:type="spellEnd"/>
      <w:r>
        <w:t xml:space="preserve"> led by Indiana University working in partnership with the Government of Kenya. </w:t>
      </w:r>
    </w:p>
    <w:p w14:paraId="4CE452DF" w14:textId="77777777" w:rsidR="00C07325" w:rsidRDefault="00C07325">
      <w:pPr>
        <w:pStyle w:val="normal0"/>
        <w:contextualSpacing w:val="0"/>
      </w:pPr>
    </w:p>
    <w:p w14:paraId="6E4C264D" w14:textId="4F8420A6"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w:t>
      </w:r>
      <w:r w:rsidR="009F7BE1">
        <w:t>centres</w:t>
      </w:r>
      <w:r>
        <w:t xml:space="preserve">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11">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r w:rsidR="00EC7C26">
        <w:rPr>
          <w:rStyle w:val="CommentReference"/>
        </w:rPr>
        <w:commentReference w:id="79"/>
      </w:r>
    </w:p>
    <w:p w14:paraId="6742C544" w14:textId="77777777" w:rsidR="00C07325" w:rsidRDefault="0004446E">
      <w:pPr>
        <w:pStyle w:val="Heading2"/>
        <w:contextualSpacing w:val="0"/>
      </w:pPr>
      <w:bookmarkStart w:id="80" w:name="h.zedl01pfmy8z" w:colFirst="0" w:colLast="0"/>
      <w:bookmarkEnd w:id="80"/>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B12760">
        <w:fldChar w:fldCharType="begin"/>
      </w:r>
      <w:r w:rsidR="00B12760">
        <w:instrText xml:space="preserve"> HYPERLINK "http://thedata.harvard.edu/dvn/dv/chaighf/faces/study/StudyPage.xhtml?studyId=85882&amp;tab=catalog" \h </w:instrText>
      </w:r>
      <w:r w:rsidR="00B12760">
        <w:fldChar w:fldCharType="separate"/>
      </w:r>
      <w:r>
        <w:rPr>
          <w:color w:val="1155CC"/>
          <w:u w:val="single"/>
        </w:rPr>
        <w:t>MATCH</w:t>
      </w:r>
      <w:r w:rsidR="00B12760">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81" w:name="h.rl97lz7j3hfn" w:colFirst="0" w:colLast="0"/>
      <w:bookmarkEnd w:id="81"/>
      <w:r>
        <w:t>Output Metrics</w:t>
      </w:r>
    </w:p>
    <w:p w14:paraId="32DFB374" w14:textId="6DA45E08"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p>
    <w:p w14:paraId="2013413A" w14:textId="77777777" w:rsidR="00EC5470" w:rsidRDefault="00EC5470">
      <w:pPr>
        <w:pStyle w:val="normal0"/>
        <w:contextualSpacing w:val="0"/>
      </w:pPr>
    </w:p>
    <w:p w14:paraId="4AF4327F" w14:textId="77777777" w:rsidR="00C07325" w:rsidRDefault="0004446E">
      <w:pPr>
        <w:pStyle w:val="Heading2"/>
        <w:contextualSpacing w:val="0"/>
      </w:pPr>
      <w:bookmarkStart w:id="82" w:name="h.q8tpsglr34se" w:colFirst="0" w:colLast="0"/>
      <w:bookmarkEnd w:id="82"/>
      <w:r>
        <w:lastRenderedPageBreak/>
        <w:t>Assessing Losses in Care</w:t>
      </w:r>
    </w:p>
    <w:p w14:paraId="1542054F" w14:textId="3489CF45" w:rsidR="00C07325" w:rsidRDefault="0004446E">
      <w:pPr>
        <w:pStyle w:val="normal0"/>
        <w:ind w:firstLine="720"/>
        <w:contextualSpacing w:val="0"/>
      </w:pPr>
      <w:r>
        <w:t xml:space="preserve">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w:t>
      </w:r>
      <w:del w:id="83" w:author="Jeff Eaton" w:date="2015-01-07T23:48:00Z">
        <w:r w:rsidDel="00EC7C26">
          <w:delText xml:space="preserve">more representative </w:delText>
        </w:r>
      </w:del>
      <w:r>
        <w:t>baseline scenario</w:t>
      </w:r>
      <w:ins w:id="84" w:author="Jeff Eaton" w:date="2015-01-07T23:48:00Z">
        <w:r w:rsidR="00EC7C26">
          <w:t xml:space="preserve"> more relevant to</w:t>
        </w:r>
      </w:ins>
      <w:ins w:id="85" w:author="Jeff Eaton" w:date="2015-01-07T23:49:00Z">
        <w:r w:rsidR="00EC7C26">
          <w:t xml:space="preserve"> most settings</w:t>
        </w:r>
        <w:proofErr w:type="gramStart"/>
        <w:r w:rsidR="00EC7C26">
          <w:t>.</w:t>
        </w:r>
      </w:ins>
      <w:commentRangeStart w:id="86"/>
      <w:r>
        <w:t>.</w:t>
      </w:r>
      <w:commentRangeEnd w:id="86"/>
      <w:proofErr w:type="gramEnd"/>
      <w:r w:rsidR="00625515">
        <w:rPr>
          <w:rStyle w:val="CommentReference"/>
        </w:rPr>
        <w:commentReference w:id="86"/>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commentRangeStart w:id="87"/>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7EAB60C6" w14:textId="0EA2B123" w:rsidR="00C07325" w:rsidRDefault="0004446E" w:rsidP="004D3BDD">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0FAC85EB" w14:textId="77777777" w:rsidR="00C07325" w:rsidRDefault="00625515">
      <w:pPr>
        <w:pStyle w:val="Heading2"/>
        <w:contextualSpacing w:val="0"/>
      </w:pPr>
      <w:bookmarkStart w:id="88" w:name="h.7plpjkukklh8" w:colFirst="0" w:colLast="0"/>
      <w:bookmarkEnd w:id="88"/>
      <w:commentRangeEnd w:id="87"/>
      <w:r>
        <w:rPr>
          <w:rStyle w:val="CommentReference"/>
          <w:i w:val="0"/>
        </w:rPr>
        <w:commentReference w:id="87"/>
      </w:r>
      <w:r w:rsidR="0004446E">
        <w:t>Intervention Development</w:t>
      </w:r>
    </w:p>
    <w:p w14:paraId="19DF7A31" w14:textId="2E1C2D16" w:rsidR="00C07325" w:rsidRDefault="0004446E">
      <w:pPr>
        <w:pStyle w:val="normal0"/>
        <w:contextualSpacing w:val="0"/>
      </w:pPr>
      <w:r>
        <w:tab/>
        <w:t xml:space="preserve">To further understand where care in western Kenya is suboptimal, we designed 12 interventions targeting various points throughout HIV-care. Each intervention is summarised in table 1 and detailed in full in the appendix. </w:t>
      </w:r>
      <w:commentRangeStart w:id="90"/>
      <w:r>
        <w:t>Where possible, each intervention has two scenarios: a “maximum impact” scenario illustrating the best possible impact of the intervention an</w:t>
      </w:r>
      <w:r w:rsidR="00512474">
        <w:t xml:space="preserve">d a “realistic impact” scenario, </w:t>
      </w:r>
      <w:r>
        <w:t xml:space="preserve">which aims to demonstrate the impact of a more obtainable intervention. </w:t>
      </w:r>
      <w:commentRangeEnd w:id="90"/>
      <w:r w:rsidR="00625515">
        <w:rPr>
          <w:rStyle w:val="CommentReference"/>
        </w:rPr>
        <w:commentReference w:id="90"/>
      </w:r>
      <w:r>
        <w:t>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1272463D" w14:textId="77777777" w:rsidR="004D3BDD" w:rsidRDefault="004D3BDD">
      <w:pPr>
        <w:pStyle w:val="normal0"/>
        <w:contextualSpacing w:val="0"/>
      </w:pPr>
    </w:p>
    <w:p w14:paraId="44FD4051" w14:textId="77777777" w:rsidR="004D3BDD" w:rsidRDefault="004D3BDD">
      <w:pPr>
        <w:pStyle w:val="normal0"/>
        <w:contextualSpacing w:val="0"/>
      </w:pPr>
    </w:p>
    <w:p w14:paraId="42993912" w14:textId="77777777" w:rsidR="004D3BDD" w:rsidRDefault="004D3BDD">
      <w:pPr>
        <w:pStyle w:val="normal0"/>
        <w:contextualSpacing w:val="0"/>
      </w:pPr>
    </w:p>
    <w:p w14:paraId="0B2F329F" w14:textId="77777777" w:rsidR="004D3BDD" w:rsidRDefault="004D3BDD">
      <w:pPr>
        <w:pStyle w:val="normal0"/>
        <w:contextualSpacing w:val="0"/>
      </w:pPr>
    </w:p>
    <w:p w14:paraId="2CB5B164" w14:textId="77777777" w:rsidR="004D3BDD" w:rsidRDefault="004D3BDD">
      <w:pPr>
        <w:pStyle w:val="normal0"/>
        <w:contextualSpacing w:val="0"/>
      </w:pPr>
    </w:p>
    <w:p w14:paraId="51630293" w14:textId="77777777" w:rsidR="004D3BDD" w:rsidRDefault="004D3BDD">
      <w:pPr>
        <w:pStyle w:val="normal0"/>
        <w:contextualSpacing w:val="0"/>
      </w:pPr>
    </w:p>
    <w:p w14:paraId="5E66928C" w14:textId="77777777" w:rsidR="004D3BDD" w:rsidRDefault="004D3BDD">
      <w:pPr>
        <w:pStyle w:val="normal0"/>
        <w:contextualSpacing w:val="0"/>
      </w:pPr>
    </w:p>
    <w:p w14:paraId="2010FA33" w14:textId="77777777" w:rsidR="004D3BDD" w:rsidRDefault="004D3BDD">
      <w:pPr>
        <w:pStyle w:val="normal0"/>
        <w:contextualSpacing w:val="0"/>
      </w:pPr>
    </w:p>
    <w:p w14:paraId="465B3B3D" w14:textId="77777777" w:rsidR="004D3BDD" w:rsidRDefault="004D3BDD">
      <w:pPr>
        <w:pStyle w:val="normal0"/>
        <w:contextualSpacing w:val="0"/>
      </w:pPr>
    </w:p>
    <w:p w14:paraId="34FC5C4B" w14:textId="77777777" w:rsidR="004D3BDD" w:rsidRDefault="004D3BDD">
      <w:pPr>
        <w:pStyle w:val="normal0"/>
        <w:contextualSpacing w:val="0"/>
      </w:pPr>
    </w:p>
    <w:p w14:paraId="506D6783" w14:textId="77777777" w:rsidR="004D3BDD" w:rsidRDefault="004D3BDD">
      <w:pPr>
        <w:pStyle w:val="normal0"/>
        <w:contextualSpacing w:val="0"/>
      </w:pPr>
    </w:p>
    <w:p w14:paraId="1028E442" w14:textId="77777777" w:rsidR="004D3BDD" w:rsidRDefault="004D3BDD">
      <w:pPr>
        <w:pStyle w:val="normal0"/>
        <w:contextualSpacing w:val="0"/>
      </w:pPr>
    </w:p>
    <w:p w14:paraId="0BC97F63" w14:textId="77777777" w:rsidR="004D3BDD" w:rsidRDefault="004D3BDD">
      <w:pPr>
        <w:pStyle w:val="normal0"/>
        <w:contextualSpacing w:val="0"/>
      </w:pPr>
    </w:p>
    <w:p w14:paraId="4C28B069" w14:textId="77777777" w:rsidR="004D3BDD" w:rsidRDefault="004D3BDD">
      <w:pPr>
        <w:pStyle w:val="normal0"/>
        <w:contextualSpacing w:val="0"/>
      </w:pPr>
    </w:p>
    <w:p w14:paraId="500495DE" w14:textId="77777777" w:rsidR="004D3BDD" w:rsidRDefault="004D3BDD">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6"/>
        <w:gridCol w:w="1559"/>
        <w:gridCol w:w="2127"/>
        <w:gridCol w:w="2159"/>
        <w:gridCol w:w="1805"/>
      </w:tblGrid>
      <w:tr w:rsidR="00C07325" w14:paraId="0C90E4DD" w14:textId="77777777" w:rsidTr="008D305E">
        <w:tc>
          <w:tcPr>
            <w:tcW w:w="1376"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 type</w:t>
            </w:r>
          </w:p>
        </w:tc>
        <w:tc>
          <w:tcPr>
            <w:tcW w:w="1559" w:type="dxa"/>
            <w:shd w:val="clear" w:color="auto" w:fill="B3B3B3"/>
            <w:tcMar>
              <w:top w:w="100" w:type="dxa"/>
              <w:left w:w="100" w:type="dxa"/>
              <w:bottom w:w="100" w:type="dxa"/>
              <w:right w:w="100" w:type="dxa"/>
            </w:tcMar>
          </w:tcPr>
          <w:p w14:paraId="3FC0B07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 xml:space="preserve">Cost </w:t>
            </w:r>
          </w:p>
          <w:p w14:paraId="5F8BADA1"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(2013 USD)</w:t>
            </w:r>
          </w:p>
        </w:tc>
      </w:tr>
      <w:tr w:rsidR="001A13EB" w14:paraId="4D478F97" w14:textId="77777777" w:rsidTr="008D305E">
        <w:trPr>
          <w:trHeight w:val="600"/>
        </w:trPr>
        <w:tc>
          <w:tcPr>
            <w:tcW w:w="1376" w:type="dxa"/>
            <w:vMerge w:val="restart"/>
            <w:shd w:val="clear" w:color="auto" w:fill="auto"/>
            <w:tcMar>
              <w:top w:w="100" w:type="dxa"/>
              <w:left w:w="100" w:type="dxa"/>
              <w:bottom w:w="100" w:type="dxa"/>
              <w:right w:w="100" w:type="dxa"/>
            </w:tcMar>
          </w:tcPr>
          <w:p w14:paraId="5B9B886A"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Testing</w:t>
            </w:r>
          </w:p>
          <w:p w14:paraId="2DA8B0ED" w14:textId="2176DAF1" w:rsidR="001A13EB" w:rsidRPr="008D305E" w:rsidRDefault="001A13EB" w:rsidP="00AE2860">
            <w:pPr>
              <w:pStyle w:val="normal0"/>
              <w:spacing w:line="240" w:lineRule="auto"/>
              <w:contextualSpacing w:val="0"/>
              <w:jc w:val="left"/>
              <w:rPr>
                <w:sz w:val="16"/>
                <w:szCs w:val="16"/>
              </w:rPr>
            </w:pPr>
          </w:p>
        </w:tc>
        <w:tc>
          <w:tcPr>
            <w:tcW w:w="1559"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Pr="008D305E" w:rsidRDefault="001A13EB" w:rsidP="00B2600C">
            <w:pPr>
              <w:pStyle w:val="normal0"/>
              <w:spacing w:line="240" w:lineRule="auto"/>
              <w:contextualSpacing w:val="0"/>
              <w:jc w:val="left"/>
              <w:rPr>
                <w:sz w:val="16"/>
                <w:szCs w:val="16"/>
              </w:rPr>
            </w:pPr>
            <w:r w:rsidRPr="008D305E">
              <w:rPr>
                <w:sz w:val="16"/>
                <w:szCs w:val="16"/>
              </w:rPr>
              <w:t xml:space="preserve">Every four years, 90% coverage. 5.4% linked if never diagnosed, else </w:t>
            </w:r>
            <w:r w:rsidR="00B2600C" w:rsidRPr="008D305E">
              <w:rPr>
                <w:sz w:val="16"/>
                <w:szCs w:val="16"/>
              </w:rPr>
              <w:t>25</w:t>
            </w:r>
            <w:r w:rsidRPr="008D305E">
              <w:rPr>
                <w:sz w:val="16"/>
                <w:szCs w:val="16"/>
              </w:rPr>
              <w:t>%.</w:t>
            </w:r>
          </w:p>
        </w:tc>
        <w:tc>
          <w:tcPr>
            <w:tcW w:w="1805" w:type="dxa"/>
            <w:shd w:val="clear" w:color="auto" w:fill="auto"/>
            <w:tcMar>
              <w:top w:w="100" w:type="dxa"/>
              <w:left w:w="100" w:type="dxa"/>
              <w:bottom w:w="100" w:type="dxa"/>
              <w:right w:w="100" w:type="dxa"/>
            </w:tcMar>
          </w:tcPr>
          <w:p w14:paraId="7F3271E0" w14:textId="0936BD9A" w:rsidR="001A13EB" w:rsidRPr="008D305E" w:rsidRDefault="001A13EB">
            <w:pPr>
              <w:pStyle w:val="normal0"/>
              <w:spacing w:line="240" w:lineRule="auto"/>
              <w:contextualSpacing w:val="0"/>
              <w:jc w:val="left"/>
              <w:rPr>
                <w:sz w:val="16"/>
                <w:szCs w:val="16"/>
              </w:rPr>
            </w:pPr>
            <w:r w:rsidRPr="008D305E">
              <w:rPr>
                <w:sz w:val="16"/>
                <w:szCs w:val="16"/>
              </w:rPr>
              <w:t>$18 per HBCT person tested</w:t>
            </w:r>
            <w:r w:rsidR="009C6BD8" w:rsidRPr="008D305E">
              <w:rPr>
                <w:sz w:val="16"/>
                <w:szCs w:val="16"/>
              </w:rPr>
              <w:t>.</w:t>
            </w:r>
          </w:p>
        </w:tc>
      </w:tr>
      <w:tr w:rsidR="001A13EB" w14:paraId="4A04529B" w14:textId="77777777" w:rsidTr="008D305E">
        <w:tc>
          <w:tcPr>
            <w:tcW w:w="1376" w:type="dxa"/>
            <w:vMerge/>
            <w:shd w:val="clear" w:color="auto" w:fill="auto"/>
            <w:tcMar>
              <w:top w:w="100" w:type="dxa"/>
              <w:left w:w="100" w:type="dxa"/>
              <w:bottom w:w="100" w:type="dxa"/>
              <w:right w:w="100" w:type="dxa"/>
            </w:tcMar>
          </w:tcPr>
          <w:p w14:paraId="4D5C7F61" w14:textId="2DA2DA40" w:rsidR="001A13EB" w:rsidRPr="008D305E" w:rsidRDefault="001A13EB" w:rsidP="00AE2860">
            <w:pPr>
              <w:pStyle w:val="normal0"/>
              <w:spacing w:line="240" w:lineRule="auto"/>
              <w:contextualSpacing w:val="0"/>
              <w:jc w:val="left"/>
              <w:rPr>
                <w:sz w:val="16"/>
                <w:szCs w:val="16"/>
              </w:rPr>
            </w:pPr>
          </w:p>
        </w:tc>
        <w:tc>
          <w:tcPr>
            <w:tcW w:w="1559"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8D305E" w:rsidRDefault="001A13EB">
            <w:pPr>
              <w:pStyle w:val="normal0"/>
              <w:spacing w:line="240" w:lineRule="auto"/>
              <w:contextualSpacing w:val="0"/>
              <w:jc w:val="left"/>
              <w:rPr>
                <w:sz w:val="16"/>
                <w:szCs w:val="16"/>
              </w:rPr>
            </w:pPr>
            <w:r w:rsidRPr="008D305E">
              <w:rPr>
                <w:sz w:val="16"/>
                <w:szCs w:val="16"/>
              </w:rPr>
              <w:t>$50 per person tested.</w:t>
            </w:r>
          </w:p>
        </w:tc>
      </w:tr>
      <w:tr w:rsidR="001A13EB" w14:paraId="2982AC4B" w14:textId="77777777" w:rsidTr="008D305E">
        <w:tc>
          <w:tcPr>
            <w:tcW w:w="1376" w:type="dxa"/>
            <w:vMerge w:val="restart"/>
            <w:shd w:val="clear" w:color="auto" w:fill="auto"/>
            <w:tcMar>
              <w:top w:w="100" w:type="dxa"/>
              <w:left w:w="100" w:type="dxa"/>
              <w:bottom w:w="100" w:type="dxa"/>
              <w:right w:w="100" w:type="dxa"/>
            </w:tcMar>
          </w:tcPr>
          <w:p w14:paraId="22E1D349"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Linkage</w:t>
            </w:r>
          </w:p>
        </w:tc>
        <w:tc>
          <w:tcPr>
            <w:tcW w:w="1559"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Pr="008D305E" w:rsidRDefault="001A13E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8D305E" w:rsidRDefault="001A13EB">
            <w:pPr>
              <w:pStyle w:val="normal0"/>
              <w:spacing w:line="240" w:lineRule="auto"/>
              <w:contextualSpacing w:val="0"/>
              <w:jc w:val="left"/>
              <w:rPr>
                <w:sz w:val="16"/>
                <w:szCs w:val="16"/>
              </w:rPr>
            </w:pPr>
            <w:r w:rsidRPr="008D305E">
              <w:rPr>
                <w:sz w:val="16"/>
                <w:szCs w:val="16"/>
              </w:rPr>
              <w:t>$60 per HBCT person tested</w:t>
            </w:r>
            <w:r w:rsidR="00230C24" w:rsidRPr="008D305E">
              <w:rPr>
                <w:sz w:val="16"/>
                <w:szCs w:val="16"/>
              </w:rPr>
              <w:t>.</w:t>
            </w:r>
          </w:p>
        </w:tc>
      </w:tr>
      <w:tr w:rsidR="001A13EB" w14:paraId="3B25897F" w14:textId="77777777" w:rsidTr="008D305E">
        <w:tc>
          <w:tcPr>
            <w:tcW w:w="1376" w:type="dxa"/>
            <w:vMerge/>
            <w:shd w:val="clear" w:color="auto" w:fill="auto"/>
            <w:tcMar>
              <w:top w:w="100" w:type="dxa"/>
              <w:left w:w="100" w:type="dxa"/>
              <w:bottom w:w="100" w:type="dxa"/>
              <w:right w:w="100" w:type="dxa"/>
            </w:tcMar>
          </w:tcPr>
          <w:p w14:paraId="15186FA6" w14:textId="6CB47EEA" w:rsidR="001A13EB" w:rsidRPr="008D305E" w:rsidRDefault="001A13EB" w:rsidP="00AE2860">
            <w:pPr>
              <w:pStyle w:val="normal0"/>
              <w:spacing w:line="240" w:lineRule="auto"/>
              <w:contextualSpacing w:val="0"/>
              <w:jc w:val="left"/>
              <w:rPr>
                <w:sz w:val="16"/>
                <w:szCs w:val="16"/>
              </w:rPr>
            </w:pPr>
          </w:p>
        </w:tc>
        <w:tc>
          <w:tcPr>
            <w:tcW w:w="1559"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8D305E" w:rsidRDefault="001A13EB" w:rsidP="00230C24">
            <w:pPr>
              <w:jc w:val="left"/>
              <w:rPr>
                <w:sz w:val="16"/>
                <w:szCs w:val="16"/>
              </w:rPr>
            </w:pPr>
            <w:r w:rsidRPr="008D305E">
              <w:rPr>
                <w:sz w:val="16"/>
                <w:szCs w:val="16"/>
              </w:rPr>
              <w:t>No additional costs applied.</w:t>
            </w:r>
          </w:p>
        </w:tc>
      </w:tr>
      <w:tr w:rsidR="001A13EB" w14:paraId="25880B33" w14:textId="77777777" w:rsidTr="008D305E">
        <w:tc>
          <w:tcPr>
            <w:tcW w:w="1376" w:type="dxa"/>
            <w:vMerge/>
            <w:shd w:val="clear" w:color="auto" w:fill="auto"/>
            <w:tcMar>
              <w:top w:w="100" w:type="dxa"/>
              <w:left w:w="100" w:type="dxa"/>
              <w:bottom w:w="100" w:type="dxa"/>
              <w:right w:w="100" w:type="dxa"/>
            </w:tcMar>
          </w:tcPr>
          <w:p w14:paraId="2A18A661" w14:textId="67BA160E" w:rsidR="001A13EB" w:rsidRPr="008D305E" w:rsidRDefault="001A13EB" w:rsidP="00AE2860">
            <w:pPr>
              <w:pStyle w:val="normal0"/>
              <w:spacing w:line="240" w:lineRule="auto"/>
              <w:contextualSpacing w:val="0"/>
              <w:jc w:val="left"/>
              <w:rPr>
                <w:sz w:val="16"/>
                <w:szCs w:val="16"/>
              </w:rPr>
            </w:pPr>
          </w:p>
        </w:tc>
        <w:tc>
          <w:tcPr>
            <w:tcW w:w="1559"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8D305E" w:rsidRDefault="001A13EB" w:rsidP="001A13EB">
            <w:pPr>
              <w:rPr>
                <w:sz w:val="16"/>
                <w:szCs w:val="16"/>
              </w:rPr>
            </w:pPr>
            <w:r w:rsidRPr="008D305E">
              <w:rPr>
                <w:sz w:val="16"/>
                <w:szCs w:val="16"/>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8D305E" w:rsidRDefault="001A13EB" w:rsidP="001A13EB">
            <w:pPr>
              <w:pStyle w:val="normal0"/>
              <w:spacing w:line="240" w:lineRule="auto"/>
              <w:contextualSpacing w:val="0"/>
              <w:jc w:val="left"/>
              <w:rPr>
                <w:sz w:val="16"/>
                <w:szCs w:val="16"/>
              </w:rPr>
            </w:pPr>
            <w:r w:rsidRPr="008D305E">
              <w:rPr>
                <w:sz w:val="16"/>
                <w:szCs w:val="16"/>
              </w:rPr>
              <w:t>$80 per POC CD4 test</w:t>
            </w:r>
            <w:r w:rsidR="00230C24" w:rsidRPr="008D305E">
              <w:rPr>
                <w:sz w:val="16"/>
                <w:szCs w:val="16"/>
              </w:rPr>
              <w:t>.</w:t>
            </w:r>
          </w:p>
        </w:tc>
      </w:tr>
      <w:tr w:rsidR="001A13EB" w14:paraId="68FEA443" w14:textId="77777777" w:rsidTr="008D305E">
        <w:tc>
          <w:tcPr>
            <w:tcW w:w="1376" w:type="dxa"/>
            <w:vMerge w:val="restart"/>
            <w:shd w:val="clear" w:color="auto" w:fill="auto"/>
            <w:tcMar>
              <w:top w:w="100" w:type="dxa"/>
              <w:left w:w="100" w:type="dxa"/>
              <w:bottom w:w="100" w:type="dxa"/>
              <w:right w:w="100" w:type="dxa"/>
            </w:tcMar>
          </w:tcPr>
          <w:p w14:paraId="6F22756C"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Pre-ART Retention</w:t>
            </w:r>
          </w:p>
        </w:tc>
        <w:tc>
          <w:tcPr>
            <w:tcW w:w="1559"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8D305E" w:rsidRDefault="001A13EB" w:rsidP="007118E0">
            <w:pPr>
              <w:pStyle w:val="normal0"/>
              <w:spacing w:line="240" w:lineRule="auto"/>
              <w:contextualSpacing w:val="0"/>
              <w:jc w:val="left"/>
              <w:rPr>
                <w:sz w:val="16"/>
                <w:szCs w:val="16"/>
              </w:rPr>
            </w:pPr>
            <w:r w:rsidRPr="008D305E">
              <w:rPr>
                <w:sz w:val="16"/>
                <w:szCs w:val="16"/>
              </w:rPr>
              <w:t>$19.55 per patient sought.</w:t>
            </w:r>
          </w:p>
        </w:tc>
      </w:tr>
      <w:tr w:rsidR="001A13EB" w14:paraId="70D96523" w14:textId="77777777" w:rsidTr="008D305E">
        <w:tc>
          <w:tcPr>
            <w:tcW w:w="1376" w:type="dxa"/>
            <w:vMerge/>
            <w:shd w:val="clear" w:color="auto" w:fill="auto"/>
            <w:tcMar>
              <w:top w:w="100" w:type="dxa"/>
              <w:left w:w="100" w:type="dxa"/>
              <w:bottom w:w="100" w:type="dxa"/>
              <w:right w:w="100" w:type="dxa"/>
            </w:tcMar>
          </w:tcPr>
          <w:p w14:paraId="0BF07FC0" w14:textId="6A5ACEA1" w:rsidR="001A13EB" w:rsidRPr="008D305E" w:rsidRDefault="001A13EB" w:rsidP="001A13EB">
            <w:pPr>
              <w:pStyle w:val="normal0"/>
              <w:spacing w:line="240" w:lineRule="auto"/>
              <w:contextualSpacing w:val="0"/>
              <w:jc w:val="left"/>
              <w:rPr>
                <w:sz w:val="16"/>
                <w:szCs w:val="16"/>
              </w:rPr>
            </w:pPr>
          </w:p>
        </w:tc>
        <w:tc>
          <w:tcPr>
            <w:tcW w:w="1559"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8D305E" w:rsidRDefault="001A13EB">
            <w:pPr>
              <w:pStyle w:val="normal0"/>
              <w:spacing w:line="240" w:lineRule="auto"/>
              <w:contextualSpacing w:val="0"/>
              <w:jc w:val="left"/>
              <w:rPr>
                <w:sz w:val="16"/>
                <w:szCs w:val="16"/>
              </w:rPr>
            </w:pPr>
            <w:r w:rsidRPr="008D305E">
              <w:rPr>
                <w:sz w:val="16"/>
                <w:szCs w:val="16"/>
              </w:rPr>
              <w:t>No additional costs applied.</w:t>
            </w:r>
          </w:p>
        </w:tc>
      </w:tr>
      <w:tr w:rsidR="00B77C83" w14:paraId="1F4CBFC9" w14:textId="77777777" w:rsidTr="008D305E">
        <w:tc>
          <w:tcPr>
            <w:tcW w:w="1376" w:type="dxa"/>
            <w:vMerge/>
            <w:shd w:val="clear" w:color="auto" w:fill="auto"/>
            <w:tcMar>
              <w:top w:w="100" w:type="dxa"/>
              <w:left w:w="100" w:type="dxa"/>
              <w:bottom w:w="100" w:type="dxa"/>
              <w:right w:w="100" w:type="dxa"/>
            </w:tcMar>
          </w:tcPr>
          <w:p w14:paraId="5F09F456" w14:textId="4E72D3F2" w:rsidR="00B77C83" w:rsidRPr="008D305E" w:rsidRDefault="00B77C83" w:rsidP="001A13EB">
            <w:pPr>
              <w:pStyle w:val="normal0"/>
              <w:spacing w:line="240" w:lineRule="auto"/>
              <w:contextualSpacing w:val="0"/>
              <w:jc w:val="left"/>
              <w:rPr>
                <w:sz w:val="16"/>
                <w:szCs w:val="16"/>
              </w:rPr>
            </w:pPr>
          </w:p>
        </w:tc>
        <w:tc>
          <w:tcPr>
            <w:tcW w:w="1559"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Pr="008D305E" w:rsidRDefault="00B77C83">
            <w:pPr>
              <w:pStyle w:val="normal0"/>
              <w:spacing w:line="240" w:lineRule="auto"/>
              <w:contextualSpacing w:val="0"/>
              <w:jc w:val="left"/>
              <w:rPr>
                <w:sz w:val="16"/>
                <w:szCs w:val="16"/>
              </w:rPr>
            </w:pPr>
            <w:r w:rsidRPr="008D305E">
              <w:rPr>
                <w:sz w:val="16"/>
                <w:szCs w:val="16"/>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8D305E" w:rsidRDefault="00B77C83">
            <w:pPr>
              <w:pStyle w:val="normal0"/>
              <w:spacing w:line="240" w:lineRule="auto"/>
              <w:contextualSpacing w:val="0"/>
              <w:jc w:val="left"/>
              <w:rPr>
                <w:sz w:val="16"/>
                <w:szCs w:val="16"/>
              </w:rPr>
            </w:pPr>
            <w:r w:rsidRPr="008D305E">
              <w:rPr>
                <w:sz w:val="16"/>
                <w:szCs w:val="16"/>
              </w:rPr>
              <w:t>$70 per POC CD4 test.</w:t>
            </w:r>
          </w:p>
        </w:tc>
      </w:tr>
      <w:tr w:rsidR="001A13EB" w14:paraId="0297710E" w14:textId="77777777" w:rsidTr="008D305E">
        <w:tc>
          <w:tcPr>
            <w:tcW w:w="1376" w:type="dxa"/>
            <w:vMerge w:val="restart"/>
            <w:shd w:val="clear" w:color="auto" w:fill="auto"/>
            <w:tcMar>
              <w:top w:w="100" w:type="dxa"/>
              <w:left w:w="100" w:type="dxa"/>
              <w:bottom w:w="100" w:type="dxa"/>
              <w:right w:w="100" w:type="dxa"/>
            </w:tcMar>
          </w:tcPr>
          <w:p w14:paraId="5E66351E"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On-ART Retention</w:t>
            </w:r>
          </w:p>
        </w:tc>
        <w:tc>
          <w:tcPr>
            <w:tcW w:w="1559"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8D305E" w:rsidRDefault="001A13EB">
            <w:pPr>
              <w:pStyle w:val="normal0"/>
              <w:spacing w:line="240" w:lineRule="auto"/>
              <w:contextualSpacing w:val="0"/>
              <w:jc w:val="left"/>
              <w:rPr>
                <w:sz w:val="16"/>
                <w:szCs w:val="16"/>
              </w:rPr>
            </w:pPr>
            <w:r w:rsidRPr="008D305E">
              <w:rPr>
                <w:sz w:val="16"/>
                <w:szCs w:val="16"/>
              </w:rPr>
              <w:t>$19.55 per patient sought.</w:t>
            </w:r>
          </w:p>
        </w:tc>
      </w:tr>
      <w:tr w:rsidR="001A13EB" w14:paraId="3C1CE7BB" w14:textId="77777777" w:rsidTr="008D305E">
        <w:tc>
          <w:tcPr>
            <w:tcW w:w="1376" w:type="dxa"/>
            <w:vMerge/>
            <w:shd w:val="clear" w:color="auto" w:fill="auto"/>
            <w:tcMar>
              <w:top w:w="100" w:type="dxa"/>
              <w:left w:w="100" w:type="dxa"/>
              <w:bottom w:w="100" w:type="dxa"/>
              <w:right w:w="100" w:type="dxa"/>
            </w:tcMar>
          </w:tcPr>
          <w:p w14:paraId="06D8C7E0" w14:textId="50BBD24B" w:rsidR="001A13EB" w:rsidRPr="008D305E" w:rsidRDefault="001A13EB" w:rsidP="00AE2860">
            <w:pPr>
              <w:pStyle w:val="normal0"/>
              <w:spacing w:line="240" w:lineRule="auto"/>
              <w:contextualSpacing w:val="0"/>
              <w:jc w:val="left"/>
              <w:rPr>
                <w:sz w:val="16"/>
                <w:szCs w:val="16"/>
              </w:rPr>
            </w:pPr>
          </w:p>
        </w:tc>
        <w:tc>
          <w:tcPr>
            <w:tcW w:w="1559"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8D305E" w:rsidRDefault="001A13EB">
            <w:pPr>
              <w:pStyle w:val="normal0"/>
              <w:spacing w:line="240" w:lineRule="auto"/>
              <w:contextualSpacing w:val="0"/>
              <w:jc w:val="left"/>
              <w:rPr>
                <w:sz w:val="16"/>
                <w:szCs w:val="16"/>
              </w:rPr>
            </w:pPr>
            <w:r w:rsidRPr="008D305E">
              <w:rPr>
                <w:sz w:val="16"/>
                <w:szCs w:val="16"/>
              </w:rPr>
              <w:t>$33.54 per person per year.</w:t>
            </w:r>
          </w:p>
        </w:tc>
      </w:tr>
      <w:tr w:rsidR="002F73E8" w14:paraId="246015C0" w14:textId="77777777" w:rsidTr="008D305E">
        <w:tc>
          <w:tcPr>
            <w:tcW w:w="1376" w:type="dxa"/>
            <w:vMerge w:val="restart"/>
            <w:shd w:val="clear" w:color="auto" w:fill="auto"/>
            <w:tcMar>
              <w:top w:w="100" w:type="dxa"/>
              <w:left w:w="100" w:type="dxa"/>
              <w:bottom w:w="100" w:type="dxa"/>
              <w:right w:w="100" w:type="dxa"/>
            </w:tcMar>
          </w:tcPr>
          <w:p w14:paraId="3BF2CA40" w14:textId="77777777" w:rsidR="002F73E8" w:rsidRPr="008D305E" w:rsidRDefault="002F73E8" w:rsidP="00AE2860">
            <w:pPr>
              <w:pStyle w:val="normal0"/>
              <w:spacing w:line="240" w:lineRule="auto"/>
              <w:contextualSpacing w:val="0"/>
              <w:jc w:val="left"/>
              <w:rPr>
                <w:sz w:val="16"/>
                <w:szCs w:val="16"/>
              </w:rPr>
            </w:pPr>
            <w:r w:rsidRPr="008D305E">
              <w:rPr>
                <w:i/>
                <w:sz w:val="16"/>
                <w:szCs w:val="16"/>
              </w:rPr>
              <w:t>Sweeping Changes</w:t>
            </w:r>
          </w:p>
        </w:tc>
        <w:tc>
          <w:tcPr>
            <w:tcW w:w="1559"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Pr="008D305E" w:rsidRDefault="002F73E8">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8D305E" w:rsidRDefault="002F73E8">
            <w:pPr>
              <w:pStyle w:val="normal0"/>
              <w:spacing w:line="240" w:lineRule="auto"/>
              <w:contextualSpacing w:val="0"/>
              <w:jc w:val="left"/>
              <w:rPr>
                <w:sz w:val="16"/>
                <w:szCs w:val="16"/>
              </w:rPr>
            </w:pPr>
            <w:r w:rsidRPr="008D305E">
              <w:rPr>
                <w:sz w:val="16"/>
                <w:szCs w:val="16"/>
              </w:rPr>
              <w:t>No additional costs applied.</w:t>
            </w:r>
          </w:p>
        </w:tc>
      </w:tr>
      <w:tr w:rsidR="001A13EB" w14:paraId="5CEB82B2" w14:textId="77777777" w:rsidTr="008D305E">
        <w:tc>
          <w:tcPr>
            <w:tcW w:w="1376"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559"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Pr="008D305E" w:rsidRDefault="002F73E8">
            <w:pPr>
              <w:pStyle w:val="normal0"/>
              <w:spacing w:line="240" w:lineRule="auto"/>
              <w:contextualSpacing w:val="0"/>
              <w:jc w:val="left"/>
              <w:rPr>
                <w:sz w:val="16"/>
                <w:szCs w:val="16"/>
              </w:rPr>
            </w:pPr>
            <w:r w:rsidRPr="008D305E">
              <w:rPr>
                <w:sz w:val="16"/>
                <w:szCs w:val="16"/>
              </w:rPr>
              <w:t>Immediate ART &amp;</w:t>
            </w:r>
            <w:r w:rsidR="001A13EB" w:rsidRPr="008D305E">
              <w:rPr>
                <w:sz w:val="16"/>
                <w:szCs w:val="16"/>
              </w:rPr>
              <w:t xml:space="preserve"> HBCT</w:t>
            </w:r>
          </w:p>
        </w:tc>
        <w:tc>
          <w:tcPr>
            <w:tcW w:w="2159" w:type="dxa"/>
            <w:shd w:val="clear" w:color="auto" w:fill="auto"/>
            <w:tcMar>
              <w:top w:w="100" w:type="dxa"/>
              <w:left w:w="100" w:type="dxa"/>
              <w:bottom w:w="100" w:type="dxa"/>
              <w:right w:w="100" w:type="dxa"/>
            </w:tcMar>
          </w:tcPr>
          <w:p w14:paraId="6CBDFE95" w14:textId="0DDB0B01" w:rsidR="001A13EB" w:rsidRPr="008D305E" w:rsidRDefault="002F73E8">
            <w:pPr>
              <w:pStyle w:val="normal0"/>
              <w:spacing w:line="240" w:lineRule="auto"/>
              <w:contextualSpacing w:val="0"/>
              <w:jc w:val="left"/>
              <w:rPr>
                <w:sz w:val="16"/>
                <w:szCs w:val="16"/>
              </w:rPr>
            </w:pPr>
            <w:r w:rsidRPr="008D305E">
              <w:rPr>
                <w:sz w:val="16"/>
                <w:szCs w:val="16"/>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8D305E" w:rsidRDefault="001A13EB">
            <w:pPr>
              <w:pStyle w:val="normal0"/>
              <w:spacing w:line="240" w:lineRule="auto"/>
              <w:contextualSpacing w:val="0"/>
              <w:jc w:val="left"/>
              <w:rPr>
                <w:sz w:val="16"/>
                <w:szCs w:val="16"/>
              </w:rPr>
            </w:pPr>
            <w:r w:rsidRPr="008D305E">
              <w:rPr>
                <w:sz w:val="16"/>
                <w:szCs w:val="16"/>
              </w:rPr>
              <w:t>$18 per HBCT person tested.</w:t>
            </w:r>
          </w:p>
        </w:tc>
      </w:tr>
    </w:tbl>
    <w:p w14:paraId="5201BC3B" w14:textId="1BE4BC97" w:rsidR="00C07325" w:rsidRDefault="00B7495C">
      <w:pPr>
        <w:pStyle w:val="Subtitle"/>
        <w:contextualSpacing w:val="0"/>
      </w:pPr>
      <w:bookmarkStart w:id="91" w:name="h.dos6ozntvgnl" w:colFirst="0" w:colLast="0"/>
      <w:bookmarkEnd w:id="91"/>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807218" w:rsidRPr="00B7495C" w:rsidRDefault="00807218"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24EE18D4" w14:textId="51753B47" w:rsidR="00807218" w:rsidRPr="00B7495C" w:rsidRDefault="00807218"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92" w:name="h.y4wfwt853tej" w:colFirst="0" w:colLast="0"/>
      <w:bookmarkEnd w:id="92"/>
    </w:p>
    <w:p w14:paraId="758EB8C0" w14:textId="77777777" w:rsidR="00E21A23" w:rsidRDefault="00E21A23">
      <w:pPr>
        <w:rPr>
          <w:sz w:val="26"/>
        </w:rPr>
      </w:pPr>
      <w:bookmarkStart w:id="93" w:name="h.t1c7wugpot58" w:colFirst="0" w:colLast="0"/>
      <w:bookmarkEnd w:id="93"/>
      <w:r>
        <w:lastRenderedPageBreak/>
        <w:br w:type="page"/>
      </w:r>
    </w:p>
    <w:p w14:paraId="5584B0D8" w14:textId="7BA14987" w:rsidR="005F5B67" w:rsidRDefault="0004446E" w:rsidP="005B464A">
      <w:pPr>
        <w:pStyle w:val="Heading1"/>
        <w:contextualSpacing w:val="0"/>
      </w:pPr>
      <w:r>
        <w:lastRenderedPageBreak/>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493CA17A"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&lt;1% are not eligible for treatment at return to pre-ART care.</w:t>
      </w:r>
    </w:p>
    <w:p w14:paraId="1EFA32CD" w14:textId="77777777" w:rsidR="007A51FF" w:rsidRDefault="007A51FF" w:rsidP="00CA15E4">
      <w:pPr>
        <w:pStyle w:val="normal0"/>
        <w:ind w:firstLine="720"/>
      </w:pPr>
    </w:p>
    <w:p w14:paraId="714E7B39" w14:textId="0BA22078" w:rsidR="00BF66CB" w:rsidRDefault="004D3BDD" w:rsidP="00BF66CB">
      <w:pPr>
        <w:pStyle w:val="normal0"/>
        <w:ind w:firstLine="720"/>
      </w:pPr>
      <w:commentRangeStart w:id="94"/>
      <w:r>
        <w:rPr>
          <w:noProof/>
          <w:lang w:val="en-US"/>
        </w:rPr>
        <mc:AlternateContent>
          <mc:Choice Requires="wpg">
            <w:drawing>
              <wp:anchor distT="0" distB="0" distL="114300" distR="114300" simplePos="0" relativeHeight="251660288" behindDoc="0" locked="0" layoutInCell="1" allowOverlap="1" wp14:anchorId="61353D1B" wp14:editId="65C45104">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807218" w:rsidRPr="00BF66CB" w:rsidRDefault="00807218"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807218" w:rsidRDefault="008072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807218" w:rsidRPr="00BF66CB" w:rsidRDefault="00807218"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807218" w:rsidRDefault="00807218"/>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3" o:title="Figure2.pdf"/>
                  <v:path arrowok="t"/>
                </v:shape>
                <w10:wrap type="through"/>
              </v:group>
            </w:pict>
          </mc:Fallback>
        </mc:AlternateContent>
      </w:r>
      <w:r w:rsidR="007A51FF">
        <w:t xml:space="preserve">Looking </w:t>
      </w:r>
      <w:commentRangeEnd w:id="94"/>
      <w:r w:rsidR="00C435A1">
        <w:rPr>
          <w:rStyle w:val="CommentReference"/>
        </w:rPr>
        <w:commentReference w:id="94"/>
      </w:r>
      <w:r w:rsidR="007A51FF">
        <w:t>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rsidR="007A51FF">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r w:rsidR="00C435A1">
        <w:rPr>
          <w:rStyle w:val="CommentReference"/>
        </w:rPr>
        <w:commentReference w:id="95"/>
      </w:r>
    </w:p>
    <w:p w14:paraId="4D183D91" w14:textId="1A92C527" w:rsidR="00BF66CB" w:rsidRDefault="00BF66CB" w:rsidP="00BF66CB">
      <w:pPr>
        <w:pStyle w:val="normal0"/>
        <w:ind w:firstLine="720"/>
      </w:pPr>
    </w:p>
    <w:p w14:paraId="4AE7EAAC" w14:textId="360B956B" w:rsidR="0050562A" w:rsidRDefault="009A799E" w:rsidP="00E757ED">
      <w:pPr>
        <w:pStyle w:val="normal0"/>
        <w:ind w:firstLine="720"/>
      </w:pPr>
      <w:r>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sidR="00E757ED">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w:t>
      </w:r>
      <w:commentRangeStart w:id="96"/>
      <w:r w:rsidR="00077847">
        <w:t xml:space="preserve">5,587,234 </w:t>
      </w:r>
      <w:commentRangeEnd w:id="96"/>
      <w:r w:rsidR="00C435A1">
        <w:rPr>
          <w:rStyle w:val="CommentReference"/>
        </w:rPr>
        <w:commentReference w:id="96"/>
      </w:r>
      <w:r w:rsidR="00077847">
        <w:t>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xml:space="preserve">. These three interventions are </w:t>
      </w:r>
      <w:commentRangeStart w:id="97"/>
      <w:r w:rsidR="00E14801">
        <w:t>large scale</w:t>
      </w:r>
      <w:r w:rsidR="007B4ADA">
        <w:t xml:space="preserve"> hard hitting </w:t>
      </w:r>
      <w:commentRangeEnd w:id="97"/>
      <w:r w:rsidR="00C435A1">
        <w:rPr>
          <w:rStyle w:val="CommentReference"/>
        </w:rPr>
        <w:commentReference w:id="97"/>
      </w:r>
      <w:r w:rsidR="007B4ADA">
        <w:t xml:space="preserve">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664B0347"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w:t>
      </w:r>
      <w:r w:rsidR="008C5FE3">
        <w:t xml:space="preserve"> 615,857 DALYs averted, respecti</w:t>
      </w:r>
      <w:r w:rsidR="003A6AD8">
        <w:t>vely)</w:t>
      </w:r>
      <w:r w:rsidR="007125CC">
        <w:t xml:space="preserve">; </w:t>
      </w:r>
      <w:commentRangeStart w:id="98"/>
      <w:r w:rsidR="007125CC">
        <w:t>however, the realistic scenario of the HBCT intervention (imperfect linkage to care) highlights the importance of linkage after HBCT as this is less impactful than the maximum impact VCT intervention</w:t>
      </w:r>
      <w:r w:rsidR="003A6AD8">
        <w:t xml:space="preserve"> </w:t>
      </w:r>
      <w:commentRangeEnd w:id="98"/>
      <w:r w:rsidR="00C13DA6">
        <w:rPr>
          <w:rStyle w:val="CommentReference"/>
        </w:rPr>
        <w:commentReference w:id="98"/>
      </w:r>
      <w:r w:rsidR="003A6AD8">
        <w:t>(</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2E61C423" w14:textId="12FBF474" w:rsidR="003C54DF" w:rsidRDefault="00FF1D10" w:rsidP="00A319B9">
      <w:pPr>
        <w:pStyle w:val="normal0"/>
        <w:ind w:firstLine="720"/>
        <w:rPr>
          <w:noProof/>
          <w:lang w:val="en-US"/>
        </w:rPr>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commentRangeStart w:id="99"/>
      <w:r w:rsidR="00825171" w:rsidRPr="00825171">
        <w:rPr>
          <w:noProof/>
          <w:lang w:val="en-US"/>
        </w:rPr>
        <w:t xml:space="preserve"> </w:t>
      </w:r>
      <w:commentRangeEnd w:id="99"/>
      <w:r w:rsidR="007F1138">
        <w:rPr>
          <w:rStyle w:val="CommentReference"/>
        </w:rPr>
        <w:commentReference w:id="99"/>
      </w:r>
      <w:r w:rsidR="00E1353D" w:rsidRPr="00E1353D">
        <w:rPr>
          <w:noProof/>
          <w:lang w:val="en-US"/>
        </w:rPr>
        <w:t xml:space="preserve"> </w:t>
      </w:r>
    </w:p>
    <w:p w14:paraId="658A289B" w14:textId="19039E95" w:rsidR="00A319B9" w:rsidRPr="004D3BDD" w:rsidRDefault="00A319B9" w:rsidP="00A319B9">
      <w:pPr>
        <w:pStyle w:val="normal0"/>
        <w:ind w:firstLine="720"/>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 xml:space="preserve">Our results from the univariate analysis indicate that </w:t>
      </w:r>
      <w:commentRangeStart w:id="100"/>
      <w:r w:rsidR="00393086">
        <w:t>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w:t>
      </w:r>
      <w:commentRangeEnd w:id="100"/>
      <w:r w:rsidR="00637E31">
        <w:rPr>
          <w:rStyle w:val="CommentReference"/>
        </w:rPr>
        <w:commentReference w:id="100"/>
      </w:r>
      <w:r w:rsidR="0045606F">
        <w:t xml:space="preserve">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64357B7C" w:rsidR="005B464A" w:rsidRDefault="0045606F" w:rsidP="00BE6FB5">
      <w:pPr>
        <w:pStyle w:val="normal0"/>
        <w:ind w:firstLine="720"/>
      </w:pPr>
      <w:r>
        <w:t xml:space="preserve">We began by assessing the results of the univariate analysis (figure 3) to find the </w:t>
      </w:r>
      <w:commentRangeStart w:id="101"/>
      <w:del w:id="102" w:author="Jeff Eaton" w:date="2015-01-08T15:46:00Z">
        <w:r w:rsidDel="00637E31">
          <w:delText>most cost-effective intervention</w:delText>
        </w:r>
        <w:commentRangeEnd w:id="101"/>
        <w:r w:rsidR="00637E31" w:rsidDel="00637E31">
          <w:rPr>
            <w:rStyle w:val="CommentReference"/>
          </w:rPr>
          <w:commentReference w:id="101"/>
        </w:r>
        <w:r w:rsidDel="00637E31">
          <w:delText xml:space="preserve">; that is to say the </w:delText>
        </w:r>
      </w:del>
      <w:r>
        <w:t xml:space="preserve">intervention with the lowest cost per DALY averted. For these analyses we only focused on the realistic scenario </w:t>
      </w:r>
      <w:r>
        <w:lastRenderedPageBreak/>
        <w:t xml:space="preserve">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commentRangeStart w:id="103"/>
      <w:r w:rsidR="004556D6">
        <w:t>.</w:t>
      </w:r>
      <w:commentRangeEnd w:id="103"/>
      <w:r w:rsidR="00637E31">
        <w:rPr>
          <w:rStyle w:val="CommentReference"/>
        </w:rPr>
        <w:commentReference w:id="103"/>
      </w:r>
    </w:p>
    <w:p w14:paraId="564A12A9" w14:textId="42EC0006" w:rsidR="00297244" w:rsidRDefault="00297244">
      <w:r>
        <w:rPr>
          <w:noProof/>
          <w:lang w:val="en-US"/>
        </w:rPr>
        <w:lastRenderedPageBreak/>
        <mc:AlternateContent>
          <mc:Choice Requires="wpg">
            <w:drawing>
              <wp:anchor distT="0" distB="0" distL="114300" distR="114300" simplePos="0" relativeHeight="251664384" behindDoc="0" locked="0" layoutInCell="1" allowOverlap="1" wp14:anchorId="47342E73" wp14:editId="1B967ADB">
                <wp:simplePos x="0" y="0"/>
                <wp:positionH relativeFrom="column">
                  <wp:posOffset>-1313815</wp:posOffset>
                </wp:positionH>
                <wp:positionV relativeFrom="paragraph">
                  <wp:posOffset>2113915</wp:posOffset>
                </wp:positionV>
                <wp:extent cx="8089900" cy="3861435"/>
                <wp:effectExtent l="31432" t="0" r="0" b="18732"/>
                <wp:wrapTopAndBottom/>
                <wp:docPr id="20" name="Group 20"/>
                <wp:cNvGraphicFramePr/>
                <a:graphic xmlns:a="http://schemas.openxmlformats.org/drawingml/2006/main">
                  <a:graphicData uri="http://schemas.microsoft.com/office/word/2010/wordprocessingGroup">
                    <wpg:wgp>
                      <wpg:cNvGrpSpPr/>
                      <wpg:grpSpPr>
                        <a:xfrm rot="16200000">
                          <a:off x="0" y="0"/>
                          <a:ext cx="8089900" cy="38614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807218" w:rsidRPr="00B7495C" w:rsidRDefault="00807218"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103.4pt;margin-top:166.45pt;width:637pt;height:304.05pt;rotation:-90;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5"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807218" w:rsidRPr="00B7495C" w:rsidRDefault="00807218"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v:textbox>
                </v:shape>
                <w10:wrap type="topAndBottom"/>
              </v:group>
            </w:pict>
          </mc:Fallback>
        </mc:AlternateContent>
      </w:r>
      <w:r>
        <w:br w:type="page"/>
      </w:r>
    </w:p>
    <w:p w14:paraId="002589B2" w14:textId="77777777" w:rsidR="00297244" w:rsidRDefault="00297244" w:rsidP="00BE6FB5">
      <w:pPr>
        <w:pStyle w:val="normal0"/>
        <w:ind w:firstLine="720"/>
      </w:pPr>
    </w:p>
    <w:p w14:paraId="53252EAA" w14:textId="30A78590" w:rsidR="004711ED" w:rsidRDefault="00DC26BC">
      <w:pPr>
        <w:pStyle w:val="Heading1"/>
        <w:contextualSpacing w:val="0"/>
      </w:pPr>
      <w:bookmarkStart w:id="104" w:name="h.l34fxr5ht8f5" w:colFirst="0" w:colLast="0"/>
      <w:bookmarkEnd w:id="104"/>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807218" w:rsidRDefault="00807218"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807218" w:rsidRPr="00B7495C" w:rsidRDefault="00807218"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807218" w:rsidRDefault="00807218"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807218" w:rsidRPr="00B7495C" w:rsidRDefault="00807218"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7"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37B40861" w:rsidR="001F5128" w:rsidRPr="001F5128" w:rsidRDefault="001F5128" w:rsidP="001F5128">
      <w:pPr>
        <w:pStyle w:val="normal0"/>
      </w:pPr>
    </w:p>
    <w:p w14:paraId="15244B5C" w14:textId="77777777" w:rsidR="004D3BDD" w:rsidRDefault="004D3BDD" w:rsidP="007300B5">
      <w:pPr>
        <w:pStyle w:val="Heading1"/>
        <w:contextualSpacing w:val="0"/>
      </w:pPr>
    </w:p>
    <w:p w14:paraId="2C6BCBB6" w14:textId="77777777" w:rsidR="004D3BDD" w:rsidRDefault="004D3BDD" w:rsidP="007300B5">
      <w:pPr>
        <w:pStyle w:val="Heading1"/>
        <w:contextualSpacing w:val="0"/>
      </w:pPr>
    </w:p>
    <w:p w14:paraId="3E72BCF0" w14:textId="77777777" w:rsidR="004D3BDD" w:rsidRDefault="004D3BDD" w:rsidP="007300B5">
      <w:pPr>
        <w:pStyle w:val="Heading1"/>
        <w:contextualSpacing w:val="0"/>
      </w:pPr>
    </w:p>
    <w:p w14:paraId="52C72964" w14:textId="77777777" w:rsidR="004D3BDD" w:rsidRDefault="004D3BDD" w:rsidP="007300B5">
      <w:pPr>
        <w:pStyle w:val="Heading1"/>
        <w:contextualSpacing w:val="0"/>
      </w:pPr>
    </w:p>
    <w:p w14:paraId="3D8BB1E0" w14:textId="77777777" w:rsidR="004D3BDD" w:rsidRDefault="004D3BDD" w:rsidP="007300B5">
      <w:pPr>
        <w:pStyle w:val="Heading1"/>
        <w:contextualSpacing w:val="0"/>
      </w:pPr>
    </w:p>
    <w:p w14:paraId="3333C255" w14:textId="77777777" w:rsidR="004D3BDD" w:rsidRDefault="004D3BDD" w:rsidP="007300B5">
      <w:pPr>
        <w:pStyle w:val="Heading1"/>
        <w:contextualSpacing w:val="0"/>
      </w:pPr>
    </w:p>
    <w:p w14:paraId="63B2F631" w14:textId="77777777" w:rsidR="004D3BDD" w:rsidRDefault="004D3BDD" w:rsidP="007300B5">
      <w:pPr>
        <w:pStyle w:val="Heading1"/>
        <w:contextualSpacing w:val="0"/>
      </w:pPr>
    </w:p>
    <w:p w14:paraId="639BA24C" w14:textId="77777777" w:rsidR="004D3BDD" w:rsidRDefault="004D3BDD" w:rsidP="007300B5">
      <w:pPr>
        <w:pStyle w:val="Heading1"/>
        <w:contextualSpacing w:val="0"/>
      </w:pPr>
    </w:p>
    <w:p w14:paraId="64AE180C" w14:textId="77777777" w:rsidR="004D3BDD" w:rsidRDefault="00637E31" w:rsidP="007300B5">
      <w:pPr>
        <w:pStyle w:val="Heading1"/>
        <w:contextualSpacing w:val="0"/>
      </w:pPr>
      <w:r>
        <w:rPr>
          <w:rStyle w:val="CommentReference"/>
        </w:rPr>
        <w:commentReference w:id="105"/>
      </w:r>
    </w:p>
    <w:p w14:paraId="05DD676B" w14:textId="58CF00EA"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46CFB93C" wp14:editId="3A2607E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15396EDF" w:rsidR="00807218" w:rsidRDefault="00807218"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807218" w:rsidRPr="00B7495C" w:rsidRDefault="00807218"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19"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15396EDF" w:rsidR="00807218" w:rsidRDefault="00807218"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807218" w:rsidRPr="00B7495C" w:rsidRDefault="00807218" w:rsidP="00DC26BC">
                        <w:pPr>
                          <w:rPr>
                            <w:rFonts w:ascii="Trebuchet MS" w:hAnsi="Trebuchet MS"/>
                            <w:sz w:val="16"/>
                            <w:szCs w:val="16"/>
                          </w:rPr>
                        </w:pPr>
                      </w:p>
                    </w:txbxContent>
                  </v:textbox>
                </v:shape>
                <w10:wrap type="through"/>
              </v:group>
            </w:pict>
          </mc:Fallback>
        </mc:AlternateContent>
      </w:r>
    </w:p>
    <w:p w14:paraId="19D52C4B" w14:textId="518AE70F" w:rsidR="004D3BDD" w:rsidRDefault="004D3BDD" w:rsidP="007300B5">
      <w:pPr>
        <w:pStyle w:val="Heading1"/>
        <w:contextualSpacing w:val="0"/>
      </w:pPr>
    </w:p>
    <w:p w14:paraId="22110A78" w14:textId="77777777" w:rsidR="004D3BDD" w:rsidRDefault="004D3BDD" w:rsidP="007300B5">
      <w:pPr>
        <w:pStyle w:val="Heading1"/>
        <w:contextualSpacing w:val="0"/>
      </w:pPr>
    </w:p>
    <w:p w14:paraId="02CB738A" w14:textId="77777777" w:rsidR="004D3BDD" w:rsidRDefault="004D3BDD" w:rsidP="007300B5">
      <w:pPr>
        <w:pStyle w:val="Heading1"/>
        <w:contextualSpacing w:val="0"/>
      </w:pPr>
    </w:p>
    <w:p w14:paraId="521C35B8" w14:textId="77777777" w:rsidR="004D3BDD" w:rsidRDefault="004D3BDD" w:rsidP="007300B5">
      <w:pPr>
        <w:pStyle w:val="Heading1"/>
        <w:contextualSpacing w:val="0"/>
      </w:pPr>
    </w:p>
    <w:p w14:paraId="1F45C3B7" w14:textId="77777777" w:rsidR="004D3BDD" w:rsidRDefault="004D3BDD" w:rsidP="007300B5">
      <w:pPr>
        <w:pStyle w:val="Heading1"/>
        <w:contextualSpacing w:val="0"/>
      </w:pPr>
    </w:p>
    <w:p w14:paraId="5272153A" w14:textId="77777777" w:rsidR="004D3BDD" w:rsidRDefault="004D3BDD" w:rsidP="007300B5">
      <w:pPr>
        <w:pStyle w:val="Heading1"/>
        <w:contextualSpacing w:val="0"/>
      </w:pPr>
    </w:p>
    <w:p w14:paraId="1AEFC4C7" w14:textId="77777777" w:rsidR="004D3BDD" w:rsidRDefault="004D3BDD" w:rsidP="007300B5">
      <w:pPr>
        <w:pStyle w:val="Heading1"/>
        <w:contextualSpacing w:val="0"/>
      </w:pPr>
    </w:p>
    <w:p w14:paraId="7B5CC6CE" w14:textId="77777777" w:rsidR="004D3BDD" w:rsidRDefault="004D3BDD" w:rsidP="007300B5">
      <w:pPr>
        <w:pStyle w:val="Heading1"/>
        <w:contextualSpacing w:val="0"/>
      </w:pPr>
    </w:p>
    <w:p w14:paraId="3143B5BD" w14:textId="77777777" w:rsidR="004D3BDD" w:rsidRDefault="004D3BDD" w:rsidP="007300B5">
      <w:pPr>
        <w:pStyle w:val="Heading1"/>
        <w:contextualSpacing w:val="0"/>
      </w:pPr>
    </w:p>
    <w:p w14:paraId="0D9FD287" w14:textId="77777777" w:rsidR="004D3BDD" w:rsidRDefault="004D3BDD" w:rsidP="007300B5">
      <w:pPr>
        <w:pStyle w:val="Heading1"/>
        <w:contextualSpacing w:val="0"/>
      </w:pP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w:t>
      </w:r>
      <w:proofErr w:type="gramStart"/>
      <w:r w:rsidR="00A34923">
        <w:t>disease</w:t>
      </w:r>
      <w:r w:rsidR="00E2195F">
        <w:t>{</w:t>
      </w:r>
      <w:proofErr w:type="gramEnd"/>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1B6D5751" w14:textId="06D1430E"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w:t>
      </w:r>
      <w:commentRangeStart w:id="106"/>
      <w:r>
        <w:t>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commentRangeEnd w:id="106"/>
      <w:r w:rsidR="00AC2D70">
        <w:rPr>
          <w:rStyle w:val="CommentReference"/>
        </w:rPr>
        <w:commentReference w:id="106"/>
      </w:r>
      <w:r w:rsidR="00E93F71">
        <w:t xml:space="preserve">In reality, and obscured from the view of the clinic, the </w:t>
      </w:r>
      <w:commentRangeStart w:id="107"/>
      <w:r w:rsidR="00E93F71">
        <w:t xml:space="preserve">majority of HIV-related deaths between 2010 and 2030 </w:t>
      </w:r>
      <w:commentRangeEnd w:id="107"/>
      <w:r w:rsidR="00AC2D70">
        <w:rPr>
          <w:rStyle w:val="CommentReference"/>
        </w:rPr>
        <w:commentReference w:id="107"/>
      </w:r>
      <w:r w:rsidR="00E93F71">
        <w:t xml:space="preserve">are due to patients who were diagnosed, but owing to the </w:t>
      </w:r>
      <w:commentRangeStart w:id="108"/>
      <w:r w:rsidR="00E93F71">
        <w:t>suboptimal state of the HIV-care system</w:t>
      </w:r>
      <w:commentRangeEnd w:id="108"/>
      <w:r w:rsidR="00AC2D70">
        <w:rPr>
          <w:rStyle w:val="CommentReference"/>
        </w:rPr>
        <w:commentReference w:id="108"/>
      </w:r>
      <w:r w:rsidR="00E93F71">
        <w:t xml:space="preserve"> in western Kenya, never initiated treatment</w:t>
      </w:r>
      <w:r w:rsidR="00CC2846">
        <w:t xml:space="preserve"> (57.11%)</w:t>
      </w:r>
      <w:r w:rsidR="00E93F71">
        <w:t>.</w:t>
      </w:r>
      <w:r w:rsidR="00333989">
        <w:t xml:space="preserve"> </w:t>
      </w:r>
      <w:r w:rsidR="00333989" w:rsidRPr="00704298">
        <w:rPr>
          <w:i/>
          <w:color w:val="0000FF"/>
        </w:rPr>
        <w:t xml:space="preserve">[Ideally want to make a comparison to Andrew and </w:t>
      </w:r>
      <w:proofErr w:type="spellStart"/>
      <w:r w:rsidR="00333989" w:rsidRPr="00704298">
        <w:rPr>
          <w:i/>
          <w:color w:val="0000FF"/>
        </w:rPr>
        <w:t>Valentina</w:t>
      </w:r>
      <w:r w:rsidR="008D7529">
        <w:rPr>
          <w:i/>
          <w:color w:val="0000FF"/>
        </w:rPr>
        <w:t>’</w:t>
      </w:r>
      <w:r w:rsidR="00333989" w:rsidRPr="00704298">
        <w:rPr>
          <w:i/>
          <w:color w:val="0000FF"/>
        </w:rPr>
        <w:t>s</w:t>
      </w:r>
      <w:proofErr w:type="spellEnd"/>
      <w:r w:rsidR="00333989" w:rsidRPr="00704298">
        <w:rPr>
          <w:i/>
          <w:color w:val="0000FF"/>
        </w:rPr>
        <w:t xml:space="preserve">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01A751D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23FBD345" w14:textId="77777777" w:rsidR="00A9709A" w:rsidRDefault="00A9709A" w:rsidP="00243C83">
      <w:pPr>
        <w:pStyle w:val="normal0"/>
      </w:pPr>
    </w:p>
    <w:p w14:paraId="778FCBCD" w14:textId="26CFE9DB"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w:t>
      </w:r>
      <w:ins w:id="109" w:author="Jeff Eaton" w:date="2015-01-08T23:31:00Z">
        <w:r w:rsidR="00866748">
          <w:t>,</w:t>
        </w:r>
      </w:ins>
      <w:r w:rsidR="00EF74A0">
        <w:t xml:space="preserv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xml:space="preserve">, the ART Outreach intervention has little impact on care, averting only 744,915 DALYs, but this is due to the small proportion of </w:t>
      </w:r>
      <w:r w:rsidR="00685240">
        <w:lastRenderedPageBreak/>
        <w:t xml:space="preserve">individuals that ever initiate ART </w:t>
      </w:r>
      <w:commentRangeStart w:id="110"/>
      <w:r w:rsidR="00685240">
        <w:t>(&lt;20% of all PLWHIV on ART)</w:t>
      </w:r>
      <w:commentRangeEnd w:id="110"/>
      <w:r w:rsidR="00866748">
        <w:rPr>
          <w:rStyle w:val="CommentReference"/>
        </w:rPr>
        <w:commentReference w:id="110"/>
      </w:r>
      <w:r w:rsidR="00685240">
        <w: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4B70597C" w14:textId="63AF715F"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commentRangeStart w:id="111"/>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commentRangeEnd w:id="111"/>
      <w:r w:rsidR="00866748">
        <w:rPr>
          <w:rStyle w:val="CommentReference"/>
        </w:rPr>
        <w:commentReference w:id="111"/>
      </w:r>
    </w:p>
    <w:p w14:paraId="3D6EE781" w14:textId="77777777" w:rsidR="00930519" w:rsidRDefault="00930519" w:rsidP="00555EB7">
      <w:pPr>
        <w:pStyle w:val="normal0"/>
        <w:ind w:firstLine="720"/>
      </w:pPr>
    </w:p>
    <w:p w14:paraId="0F58C707" w14:textId="1C003215"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 xml:space="preserve">[Ideally like to make a comparison to Andrew and </w:t>
      </w:r>
      <w:proofErr w:type="spellStart"/>
      <w:r w:rsidR="003F50D4" w:rsidRPr="003F50D4">
        <w:rPr>
          <w:i/>
          <w:color w:val="000090"/>
        </w:rPr>
        <w:t>Valentina’s</w:t>
      </w:r>
      <w:proofErr w:type="spellEnd"/>
      <w:r w:rsidR="003F50D4" w:rsidRPr="003F50D4">
        <w:rPr>
          <w:i/>
          <w:color w:val="000090"/>
        </w:rPr>
        <w:t xml:space="preserve">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33F04108" w14:textId="51F4A6D4"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 xml:space="preserve">Struggling for a reference here, aside from Chris </w:t>
      </w:r>
      <w:proofErr w:type="spellStart"/>
      <w:r w:rsidR="00B66A30" w:rsidRPr="00B66A30">
        <w:rPr>
          <w:i/>
          <w:color w:val="000090"/>
        </w:rPr>
        <w:t>Duncombe</w:t>
      </w:r>
      <w:r w:rsidR="00674501">
        <w:rPr>
          <w:i/>
          <w:color w:val="000090"/>
        </w:rPr>
        <w:t>’</w:t>
      </w:r>
      <w:r w:rsidR="00B66A30" w:rsidRPr="00B66A30">
        <w:rPr>
          <w:i/>
          <w:color w:val="000090"/>
        </w:rPr>
        <w:t>s</w:t>
      </w:r>
      <w:proofErr w:type="spellEnd"/>
      <w:r w:rsidR="00B66A30" w:rsidRPr="00B66A30">
        <w:rPr>
          <w:i/>
          <w:color w:val="000090"/>
        </w:rPr>
        <w:t xml:space="preserve"> forthcoming “Overview of optimised models of care delivery for HIV”</w:t>
      </w:r>
      <w:r w:rsidR="00B66A30" w:rsidRPr="00B66A30">
        <w:rPr>
          <w:i/>
        </w:rPr>
        <w:t>]</w:t>
      </w:r>
      <w:r w:rsidR="00B66A30">
        <w:t>.</w:t>
      </w:r>
    </w:p>
    <w:p w14:paraId="31B0E643" w14:textId="77777777" w:rsidR="00A613AB" w:rsidRDefault="00A613AB" w:rsidP="00A613AB">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w:t>
      </w:r>
      <w:r w:rsidR="006748B9">
        <w:lastRenderedPageBreak/>
        <w:t xml:space="preserve">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6D4DEB9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33F0C7E" w14:textId="4D30E704" w:rsidR="00C07325" w:rsidRDefault="00C07325" w:rsidP="007734BB">
      <w:pPr>
        <w:pStyle w:val="normal0"/>
      </w:pP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11E83063" w14:textId="681B7225" w:rsidR="00C07325" w:rsidRDefault="00C07325" w:rsidP="007734BB">
      <w:pPr>
        <w:pStyle w:val="normal0"/>
      </w:pP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764F4C68"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w:t>
      </w:r>
      <w:r w:rsidR="009A5760">
        <w:lastRenderedPageBreak/>
        <w:t xml:space="preserve">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w:t>
      </w:r>
      <w:commentRangeStart w:id="112"/>
      <w:r w:rsidR="00700E14">
        <w:t>.</w:t>
      </w:r>
      <w:commentRangeEnd w:id="112"/>
      <w:r w:rsidR="00866748">
        <w:rPr>
          <w:rStyle w:val="CommentReference"/>
        </w:rPr>
        <w:commentReference w:id="112"/>
      </w:r>
      <w:r w:rsidR="00700E14">
        <w:t xml:space="preserve">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3AC719F0" w14:textId="77777777" w:rsidR="00C07325" w:rsidRDefault="00C07325">
      <w:pPr>
        <w:pStyle w:val="normal0"/>
        <w:contextualSpacing w:val="0"/>
      </w:pPr>
    </w:p>
    <w:p w14:paraId="633D233E" w14:textId="754778DD"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p>
    <w:p w14:paraId="219BDA1F"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2145B340" w14:textId="77777777" w:rsidR="00D21063" w:rsidRDefault="00D21063" w:rsidP="00D21063">
      <w:pPr>
        <w:pStyle w:val="normal0"/>
        <w:ind w:firstLine="359"/>
      </w:pPr>
    </w:p>
    <w:p w14:paraId="5DB3EBE4" w14:textId="1838D3BA"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3D98E39A" w14:textId="77777777" w:rsidR="00A6541D" w:rsidRDefault="00A6541D">
      <w:pPr>
        <w:pStyle w:val="normal0"/>
        <w:contextualSpacing w:val="0"/>
      </w:pPr>
    </w:p>
    <w:p w14:paraId="117B37B3" w14:textId="5FF50D60"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113" w:name="h.5bj1t1rwxn4u" w:colFirst="0" w:colLast="0"/>
      <w:bookmarkEnd w:id="113"/>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35E0AB44" w14:textId="662AC2AC" w:rsidR="00C07325" w:rsidRDefault="0004446E">
      <w:pPr>
        <w:pStyle w:val="Heading1"/>
        <w:contextualSpacing w:val="0"/>
      </w:pPr>
      <w:r>
        <w:lastRenderedPageBreak/>
        <w:t>Acknowledgements</w:t>
      </w:r>
    </w:p>
    <w:p w14:paraId="1D329F9A" w14:textId="77777777" w:rsidR="00354BF3" w:rsidRDefault="00354BF3">
      <w:pPr>
        <w:pStyle w:val="Heading1"/>
        <w:contextualSpacing w:val="0"/>
      </w:pPr>
      <w:bookmarkStart w:id="114" w:name="h.pbwlevpo3yu5" w:colFirst="0" w:colLast="0"/>
      <w:bookmarkEnd w:id="114"/>
    </w:p>
    <w:p w14:paraId="07171DC8" w14:textId="77777777" w:rsidR="00C07325" w:rsidRDefault="0004446E">
      <w:pPr>
        <w:pStyle w:val="Heading1"/>
        <w:contextualSpacing w:val="0"/>
      </w:pPr>
      <w:r>
        <w:t>References</w:t>
      </w:r>
    </w:p>
    <w:p w14:paraId="3A219AE8" w14:textId="77777777" w:rsidR="00354BF3" w:rsidRDefault="00354BF3">
      <w:pPr>
        <w:pStyle w:val="Heading1"/>
        <w:contextualSpacing w:val="0"/>
      </w:pPr>
      <w:bookmarkStart w:id="115" w:name="h.i9jxy126drmb" w:colFirst="0" w:colLast="0"/>
      <w:bookmarkEnd w:id="115"/>
    </w:p>
    <w:p w14:paraId="1CDE3F79" w14:textId="77777777" w:rsidR="00C07325" w:rsidRDefault="0004446E">
      <w:pPr>
        <w:pStyle w:val="Heading1"/>
        <w:contextualSpacing w:val="0"/>
      </w:pPr>
      <w:r>
        <w:t>Figure Legends</w:t>
      </w:r>
    </w:p>
    <w:p w14:paraId="1535D92E" w14:textId="77777777" w:rsidR="00C07325" w:rsidRDefault="00C07325">
      <w:pPr>
        <w:pStyle w:val="normal0"/>
        <w:contextualSpacing w:val="0"/>
      </w:pPr>
    </w:p>
    <w:p w14:paraId="4DD9737B" w14:textId="57808732"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A30113F" w14:textId="6BAAEFD2"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11127661" w14:textId="05575D9D"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0C542E93" w14:textId="455B2001"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023EFC21" w14:textId="01256ED9" w:rsidR="00313C77" w:rsidRDefault="00313C77">
      <w:pPr>
        <w:pStyle w:val="normal0"/>
        <w:contextualSpacing w:val="0"/>
      </w:pPr>
      <w:r>
        <w:rPr>
          <w:i/>
        </w:rPr>
        <w:t>Figure 5 – Cost-effectiveness of multiple interventions impacting on HIV care overlaid on top of fig. 3</w:t>
      </w:r>
    </w:p>
    <w:p w14:paraId="148B6DE2" w14:textId="65AFE80F"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44033E95" w14:textId="77777777" w:rsidR="00C07325" w:rsidRDefault="0004446E">
      <w:pPr>
        <w:pStyle w:val="Heading1"/>
        <w:contextualSpacing w:val="0"/>
      </w:pPr>
      <w:bookmarkStart w:id="116" w:name="h.n9mfvkja78ix" w:colFirst="0" w:colLast="0"/>
      <w:bookmarkEnd w:id="116"/>
      <w:r>
        <w:t>Supporting Information</w:t>
      </w:r>
    </w:p>
    <w:p w14:paraId="7E39180D" w14:textId="6F5C95F1" w:rsidR="00E3215F" w:rsidRPr="00E3215F" w:rsidRDefault="00E3215F" w:rsidP="00E3215F">
      <w:pPr>
        <w:pStyle w:val="normal0"/>
      </w:pPr>
      <w:r>
        <w:t>See appendix.</w:t>
      </w:r>
    </w:p>
    <w:p w14:paraId="4B84BEE8" w14:textId="77777777" w:rsidR="00C07325" w:rsidRDefault="00C07325">
      <w:pPr>
        <w:pStyle w:val="normal0"/>
      </w:pPr>
    </w:p>
    <w:p w14:paraId="13439EF0" w14:textId="77777777" w:rsidR="00190823" w:rsidRDefault="00190823">
      <w:pPr>
        <w:rPr>
          <w:b/>
          <w:sz w:val="24"/>
          <w:szCs w:val="24"/>
        </w:rPr>
      </w:pPr>
      <w:r>
        <w:rPr>
          <w:b/>
          <w:sz w:val="24"/>
          <w:szCs w:val="24"/>
        </w:rPr>
        <w:br w:type="page"/>
      </w:r>
    </w:p>
    <w:p w14:paraId="3DA7BAF8" w14:textId="6FFBA932" w:rsidR="00842F3E" w:rsidRPr="004E1258" w:rsidRDefault="00842F3E" w:rsidP="00842F3E">
      <w:pPr>
        <w:rPr>
          <w:b/>
          <w:sz w:val="24"/>
          <w:szCs w:val="24"/>
        </w:rPr>
      </w:pPr>
      <w:r>
        <w:rPr>
          <w:b/>
          <w:i/>
          <w:sz w:val="26"/>
          <w:szCs w:val="26"/>
        </w:rPr>
        <w:lastRenderedPageBreak/>
        <w:t>Notes</w:t>
      </w:r>
    </w:p>
    <w:p w14:paraId="6CB0F968" w14:textId="4BA241F3"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2AC8EBC2" w14:textId="77777777" w:rsidR="00592529" w:rsidRPr="00592529" w:rsidRDefault="00592529" w:rsidP="00592529">
      <w:pPr>
        <w:pStyle w:val="ListParagraph"/>
        <w:rPr>
          <w:lang w:val="en-AU"/>
        </w:rPr>
      </w:pPr>
    </w:p>
    <w:p w14:paraId="5C5CFBFF" w14:textId="4DA85DCA"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23AE2A23" w14:textId="77777777" w:rsidR="00190823" w:rsidRDefault="00E262E0" w:rsidP="00190823">
      <w:pPr>
        <w:ind w:firstLine="360"/>
        <w:rPr>
          <w:lang w:val="en-AU"/>
        </w:rPr>
      </w:pPr>
      <w:hyperlink r:id="rId20" w:history="1">
        <w:r w:rsidR="00842F3E" w:rsidRPr="00842F3E">
          <w:rPr>
            <w:rStyle w:val="Hyperlink"/>
            <w:lang w:val="en-AU"/>
          </w:rPr>
          <w:t>https://drive.google.com/file/d/0B02uVauBTUwhUHQzUURtUnZiMFk/view?usp=sharing</w:t>
        </w:r>
      </w:hyperlink>
    </w:p>
    <w:p w14:paraId="0C2BAC1C" w14:textId="77777777" w:rsidR="00190823" w:rsidRDefault="00190823" w:rsidP="00190823">
      <w:pPr>
        <w:ind w:firstLine="360"/>
        <w:rPr>
          <w:lang w:val="en-AU"/>
        </w:rPr>
      </w:pPr>
    </w:p>
    <w:p w14:paraId="123AAEE8" w14:textId="7F6C112D"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E1C2F79" w14:textId="77777777" w:rsidR="00190823" w:rsidRPr="00190823" w:rsidRDefault="00190823" w:rsidP="00190823">
      <w:pPr>
        <w:pStyle w:val="ListParagraph"/>
        <w:rPr>
          <w:lang w:val="en-AU"/>
        </w:rPr>
      </w:pPr>
    </w:p>
    <w:p w14:paraId="34D355F9" w14:textId="77777777" w:rsidR="00190823" w:rsidRDefault="00842F3E" w:rsidP="00190823">
      <w:pPr>
        <w:pStyle w:val="ListParagraph"/>
        <w:numPr>
          <w:ilvl w:val="0"/>
          <w:numId w:val="14"/>
        </w:numPr>
        <w:rPr>
          <w:lang w:val="en-AU"/>
        </w:rPr>
      </w:pPr>
      <w:commentRangeStart w:id="117"/>
      <w:r w:rsidRPr="00190823">
        <w:rPr>
          <w:lang w:val="en-AU"/>
        </w:rPr>
        <w:t>Should I include a table with all the parameter values for the model?</w:t>
      </w:r>
      <w:commentRangeEnd w:id="117"/>
      <w:r w:rsidR="00807218">
        <w:rPr>
          <w:rStyle w:val="CommentReference"/>
        </w:rPr>
        <w:commentReference w:id="117"/>
      </w:r>
    </w:p>
    <w:p w14:paraId="54E6A633" w14:textId="77777777" w:rsidR="00190823" w:rsidRPr="00190823" w:rsidRDefault="00190823" w:rsidP="00190823">
      <w:pPr>
        <w:rPr>
          <w:lang w:val="en-AU"/>
        </w:rPr>
      </w:pPr>
    </w:p>
    <w:p w14:paraId="1BEF288C" w14:textId="77777777" w:rsidR="00190823" w:rsidRDefault="00842F3E" w:rsidP="00190823">
      <w:pPr>
        <w:pStyle w:val="ListParagraph"/>
        <w:numPr>
          <w:ilvl w:val="0"/>
          <w:numId w:val="14"/>
        </w:numPr>
        <w:rPr>
          <w:lang w:val="en-AU"/>
        </w:rPr>
      </w:pPr>
      <w:commentRangeStart w:id="118"/>
      <w:r w:rsidRPr="00190823">
        <w:rPr>
          <w:lang w:val="en-AU"/>
        </w:rPr>
        <w:t>Are we publishing the code along side this?</w:t>
      </w:r>
      <w:commentRangeEnd w:id="118"/>
      <w:r w:rsidR="00807218">
        <w:rPr>
          <w:rStyle w:val="CommentReference"/>
        </w:rPr>
        <w:commentReference w:id="118"/>
      </w:r>
    </w:p>
    <w:p w14:paraId="4D55D477" w14:textId="77777777" w:rsidR="00190823" w:rsidRPr="00190823" w:rsidRDefault="00190823" w:rsidP="00190823">
      <w:pPr>
        <w:rPr>
          <w:lang w:val="en-AU"/>
        </w:rPr>
      </w:pPr>
    </w:p>
    <w:p w14:paraId="46F470DC" w14:textId="3D174D4E"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76751BA5"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F60A0E1" w14:textId="05B28B2C"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proofErr w:type="gramStart"/>
      <w:r w:rsidRPr="00190823">
        <w:rPr>
          <w:i/>
          <w:iCs/>
          <w:lang w:val="en-AU"/>
        </w:rPr>
        <w:t>figure</w:t>
      </w:r>
      <w:proofErr w:type="gramEnd"/>
      <w:r w:rsidRPr="00190823">
        <w:rPr>
          <w:i/>
          <w:iCs/>
          <w:lang w:val="en-AU"/>
        </w:rPr>
        <w:t xml:space="preserve"> 4</w:t>
      </w:r>
      <w:r w:rsidRPr="00190823">
        <w:rPr>
          <w:lang w:val="en-AU"/>
        </w:rPr>
        <w:t>].</w:t>
      </w:r>
    </w:p>
    <w:p w14:paraId="2D91BEC6" w14:textId="77777777" w:rsidR="00190823" w:rsidRPr="00190823" w:rsidRDefault="00190823" w:rsidP="00190823">
      <w:pPr>
        <w:pStyle w:val="ListParagraph"/>
        <w:ind w:left="1440"/>
        <w:rPr>
          <w:lang w:val="en-AU"/>
        </w:rPr>
      </w:pPr>
    </w:p>
    <w:p w14:paraId="2E27C7F0" w14:textId="1915F17D"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6DF8A02C" w14:textId="2BD42153"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41FD807A" w14:textId="77777777" w:rsidR="00592529" w:rsidRPr="00592529" w:rsidRDefault="00592529" w:rsidP="00592529">
      <w:pPr>
        <w:pStyle w:val="ListParagraph"/>
        <w:rPr>
          <w:lang w:val="en-AU"/>
        </w:rPr>
      </w:pPr>
    </w:p>
    <w:p w14:paraId="4ABE1628" w14:textId="3D72E07F"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3F309B03" wp14:editId="473E7CE6">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proofErr w:type="gramStart"/>
      <w:r w:rsidR="00B12760">
        <w:t>A</w:t>
      </w:r>
      <w:r w:rsidR="00102E35">
        <w:t xml:space="preserve"> maximum value that we could potentially hit.</w:t>
      </w:r>
      <w:proofErr w:type="gramEnd"/>
      <w:r w:rsidR="00102E35">
        <w:t xml:space="preserve"> </w:t>
      </w:r>
      <w:proofErr w:type="gramStart"/>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w:t>
      </w:r>
      <w:commentRangeStart w:id="119"/>
      <w:r w:rsidR="00102E35">
        <w:rPr>
          <w:rFonts w:eastAsia="Times New Roman" w:cs="Times New Roman"/>
          <w:b/>
          <w:bCs/>
          <w:i/>
          <w:iCs/>
          <w:color w:val="333333"/>
          <w:sz w:val="21"/>
          <w:szCs w:val="21"/>
          <w:shd w:val="clear" w:color="auto" w:fill="FFFFFF"/>
          <w:lang w:val="en-AU"/>
        </w:rPr>
        <w:t xml:space="preserve">DALYs </w:t>
      </w:r>
      <w:commentRangeEnd w:id="119"/>
      <w:r w:rsidR="00807218">
        <w:rPr>
          <w:rStyle w:val="CommentReference"/>
        </w:rPr>
        <w:commentReference w:id="119"/>
      </w:r>
      <w:r w:rsidR="00102E35">
        <w:rPr>
          <w:rFonts w:eastAsia="Times New Roman" w:cs="Times New Roman"/>
          <w:b/>
          <w:bCs/>
          <w:i/>
          <w:iCs/>
          <w:color w:val="333333"/>
          <w:sz w:val="21"/>
          <w:szCs w:val="21"/>
          <w:shd w:val="clear" w:color="auto" w:fill="FFFFFF"/>
          <w:lang w:val="en-AU"/>
        </w:rPr>
        <w:t>between 2010 and 2030.</w:t>
      </w:r>
      <w:proofErr w:type="gramEnd"/>
      <w:r w:rsidR="00102E35">
        <w:rPr>
          <w:rFonts w:eastAsia="Times New Roman" w:cs="Times New Roman"/>
          <w:b/>
          <w:bCs/>
          <w:i/>
          <w:iCs/>
          <w:color w:val="333333"/>
          <w:sz w:val="21"/>
          <w:szCs w:val="21"/>
          <w:shd w:val="clear" w:color="auto" w:fill="FFFFFF"/>
          <w:lang w:val="en-AU"/>
        </w:rPr>
        <w:t xml:space="preserve">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footerReference w:type="default" r:id="rId22"/>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eff Eaton" w:date="2014-12-26T07:02:00Z" w:initials="JE">
    <w:p w14:paraId="2BBA9041" w14:textId="42717FEB" w:rsidR="00807218" w:rsidRDefault="00807218">
      <w:pPr>
        <w:pStyle w:val="CommentText"/>
      </w:pPr>
      <w:r>
        <w:rPr>
          <w:rStyle w:val="CommentReference"/>
        </w:rPr>
        <w:annotationRef/>
      </w:r>
      <w:r>
        <w:t>Likely true, but in my opinion a slight diversion from our main focus—I suggest we keep attention on the most effective and CE ways to reduce health losses to HIV.</w:t>
      </w:r>
    </w:p>
  </w:comment>
  <w:comment w:id="4" w:author="Jeff Eaton" w:date="2014-12-26T07:00:00Z" w:initials="JE">
    <w:p w14:paraId="596BD3F8" w14:textId="28039010" w:rsidR="00807218" w:rsidRDefault="00807218">
      <w:pPr>
        <w:pStyle w:val="CommentText"/>
      </w:pPr>
      <w:r>
        <w:rPr>
          <w:rStyle w:val="CommentReference"/>
        </w:rPr>
        <w:annotationRef/>
      </w:r>
      <w:r>
        <w:t>Define this.</w:t>
      </w:r>
    </w:p>
  </w:comment>
  <w:comment w:id="5" w:author="Jeff Eaton" w:date="2014-12-26T07:03:00Z" w:initials="JE">
    <w:p w14:paraId="44A2D658" w14:textId="4FD32C8B" w:rsidR="00807218" w:rsidRDefault="00807218">
      <w:pPr>
        <w:pStyle w:val="CommentText"/>
      </w:pPr>
      <w:r>
        <w:rPr>
          <w:rStyle w:val="CommentReference"/>
        </w:rPr>
        <w:annotationRef/>
      </w:r>
      <w:r>
        <w:t>This seems vague</w:t>
      </w:r>
    </w:p>
  </w:comment>
  <w:comment w:id="10" w:author="Jeff Eaton" w:date="2014-12-26T07:03:00Z" w:initials="JE">
    <w:p w14:paraId="33656139" w14:textId="01EEE3B9" w:rsidR="00807218" w:rsidRDefault="00807218">
      <w:pPr>
        <w:pStyle w:val="CommentText"/>
      </w:pPr>
      <w:r>
        <w:rPr>
          <w:rStyle w:val="CommentReference"/>
        </w:rPr>
        <w:annotationRef/>
      </w:r>
      <w:r>
        <w:t>What about never initiating treatment at all?</w:t>
      </w:r>
    </w:p>
  </w:comment>
  <w:comment w:id="24" w:author="Jeff Eaton" w:date="2014-12-26T07:07:00Z" w:initials="JE">
    <w:p w14:paraId="04423F79" w14:textId="2F285D50" w:rsidR="00807218" w:rsidRDefault="00807218">
      <w:pPr>
        <w:pStyle w:val="CommentText"/>
      </w:pPr>
      <w:r>
        <w:rPr>
          <w:rStyle w:val="CommentReference"/>
        </w:rPr>
        <w:annotationRef/>
      </w:r>
      <w:r>
        <w:t>What does this constitute?</w:t>
      </w:r>
    </w:p>
  </w:comment>
  <w:comment w:id="25" w:author="Jeff Eaton" w:date="2014-12-26T07:08:00Z" w:initials="JE">
    <w:p w14:paraId="3A907F75" w14:textId="499462F1" w:rsidR="00807218" w:rsidRDefault="00807218">
      <w:pPr>
        <w:pStyle w:val="CommentText"/>
      </w:pPr>
      <w:r>
        <w:rPr>
          <w:rStyle w:val="CommentReference"/>
        </w:rPr>
        <w:annotationRef/>
      </w:r>
      <w:r>
        <w:rPr>
          <w:rStyle w:val="CommentReference"/>
        </w:rPr>
        <w:t>Describe something about the nature of interventions considered</w:t>
      </w:r>
    </w:p>
  </w:comment>
  <w:comment w:id="26" w:author="Jeff Eaton" w:date="2014-12-26T07:09:00Z" w:initials="JE">
    <w:p w14:paraId="5CA49A14" w14:textId="77E583B4" w:rsidR="00807218" w:rsidRDefault="00807218">
      <w:pPr>
        <w:pStyle w:val="CommentText"/>
      </w:pPr>
      <w:r>
        <w:rPr>
          <w:rStyle w:val="CommentReference"/>
        </w:rPr>
        <w:annotationRef/>
      </w:r>
      <w:r>
        <w:t>Quantitative result?</w:t>
      </w:r>
    </w:p>
  </w:comment>
  <w:comment w:id="27" w:author="Jeff Eaton" w:date="2014-12-26T07:10:00Z" w:initials="JE">
    <w:p w14:paraId="3AFA8A13" w14:textId="3F1484B9" w:rsidR="00807218" w:rsidRDefault="00807218">
      <w:pPr>
        <w:pStyle w:val="CommentText"/>
      </w:pPr>
      <w:r>
        <w:rPr>
          <w:rStyle w:val="CommentReference"/>
        </w:rPr>
        <w:annotationRef/>
      </w:r>
      <w:r>
        <w:t>These numbers are dimensionless — can we describe them relative to something? E.g. the % of all HIV DALYs averted?</w:t>
      </w:r>
    </w:p>
  </w:comment>
  <w:comment w:id="28" w:author="Jeff Eaton" w:date="2014-12-26T07:11:00Z" w:initials="JE">
    <w:p w14:paraId="40EF634D" w14:textId="72C26B8B" w:rsidR="00807218" w:rsidRDefault="00807218">
      <w:pPr>
        <w:pStyle w:val="CommentText"/>
      </w:pPr>
      <w:r>
        <w:rPr>
          <w:rStyle w:val="CommentReference"/>
        </w:rPr>
        <w:annotationRef/>
      </w:r>
      <w:r>
        <w:t xml:space="preserve">How do the magnitude of impacts compare? Does the multiple intervention scenario </w:t>
      </w:r>
      <w:r w:rsidRPr="0034289D">
        <w:rPr>
          <w:i/>
        </w:rPr>
        <w:t>dominate</w:t>
      </w:r>
      <w:r>
        <w:t xml:space="preserve"> UTT?</w:t>
      </w:r>
    </w:p>
  </w:comment>
  <w:comment w:id="31" w:author="Jeff Eaton" w:date="2014-12-26T07:47:00Z" w:initials="JE">
    <w:p w14:paraId="3A86AB59" w14:textId="5E4533CF" w:rsidR="00807218" w:rsidRDefault="00807218">
      <w:pPr>
        <w:pStyle w:val="CommentText"/>
      </w:pPr>
      <w:r>
        <w:rPr>
          <w:rStyle w:val="CommentReference"/>
        </w:rPr>
        <w:annotationRef/>
      </w:r>
      <w:r>
        <w:rPr>
          <w:rStyle w:val="CommentReference"/>
        </w:rPr>
        <w:t>This seems slightly misleading to me —life expectancy for HIV+ has increased dramatically, but also true that life-years still being lost. It would be good to put some numbers around both of those to quantify the problem.</w:t>
      </w:r>
    </w:p>
  </w:comment>
  <w:comment w:id="40" w:author="Jeff Eaton" w:date="2014-12-26T07:50:00Z" w:initials="JE">
    <w:p w14:paraId="199F8EB2" w14:textId="29AE2885" w:rsidR="00807218" w:rsidRDefault="00807218">
      <w:pPr>
        <w:pStyle w:val="CommentText"/>
      </w:pPr>
      <w:r>
        <w:rPr>
          <w:rStyle w:val="CommentReference"/>
        </w:rPr>
        <w:annotationRef/>
      </w:r>
      <w:r>
        <w:t xml:space="preserve">What are they? (Reference mortality rates by CD4 at initiation, e.g. Johnson et al PLOS Med, other </w:t>
      </w:r>
      <w:proofErr w:type="spellStart"/>
      <w:r>
        <w:t>IeDEA</w:t>
      </w:r>
      <w:proofErr w:type="spellEnd"/>
      <w:r>
        <w:t xml:space="preserve"> papers.)</w:t>
      </w:r>
    </w:p>
  </w:comment>
  <w:comment w:id="41" w:author="Jeff Eaton" w:date="2014-12-26T07:51:00Z" w:initials="JE">
    <w:p w14:paraId="61BAB9D6" w14:textId="68B52DBD" w:rsidR="00807218" w:rsidRDefault="00807218">
      <w:pPr>
        <w:pStyle w:val="CommentText"/>
      </w:pPr>
      <w:r>
        <w:rPr>
          <w:rStyle w:val="CommentReference"/>
        </w:rPr>
        <w:annotationRef/>
      </w:r>
      <w:r>
        <w:t>I think you are alluding to late initiation results in more transmissions than if they’d started earlier? But not quite clear.</w:t>
      </w:r>
    </w:p>
  </w:comment>
  <w:comment w:id="42" w:author="Jeff Eaton" w:date="2014-12-26T07:52:00Z" w:initials="JE">
    <w:p w14:paraId="09A8A14D" w14:textId="5C66C4D3" w:rsidR="00807218" w:rsidRDefault="00807218">
      <w:pPr>
        <w:pStyle w:val="CommentText"/>
      </w:pPr>
      <w:r>
        <w:rPr>
          <w:rStyle w:val="CommentReference"/>
        </w:rPr>
        <w:annotationRef/>
      </w:r>
      <w:r>
        <w:t>As mentioned above – is it budget constraints that make this research necessary, or simply understanding how to improve care is necessitated by the continued health losses you outlined in the previous paragraph?</w:t>
      </w:r>
    </w:p>
  </w:comment>
  <w:comment w:id="48" w:author="Jeff Eaton" w:date="2015-01-07T23:37:00Z" w:initials="JE">
    <w:p w14:paraId="48E35C83" w14:textId="371ED3EC" w:rsidR="00807218" w:rsidRDefault="00807218">
      <w:pPr>
        <w:pStyle w:val="CommentText"/>
      </w:pPr>
      <w:r>
        <w:rPr>
          <w:rStyle w:val="CommentReference"/>
        </w:rPr>
        <w:annotationRef/>
      </w:r>
      <w:r>
        <w:t>‘</w:t>
      </w:r>
      <w:proofErr w:type="gramStart"/>
      <w:r>
        <w:t>link</w:t>
      </w:r>
      <w:proofErr w:type="gramEnd"/>
      <w:r>
        <w:t xml:space="preserve"> outcomes to earlier care experience’</w:t>
      </w:r>
    </w:p>
  </w:comment>
  <w:comment w:id="49" w:author="Jeff Eaton" w:date="2014-12-26T07:56:00Z" w:initials="JE">
    <w:p w14:paraId="6D99C417" w14:textId="0411D163" w:rsidR="00807218" w:rsidRDefault="00807218">
      <w:pPr>
        <w:pStyle w:val="CommentText"/>
      </w:pPr>
      <w:r>
        <w:rPr>
          <w:rStyle w:val="CommentReference"/>
        </w:rPr>
        <w:annotationRef/>
      </w:r>
      <w:r>
        <w:t>This is a long time ago now – is it &gt;&gt; 80% now?</w:t>
      </w:r>
    </w:p>
  </w:comment>
  <w:comment w:id="50" w:author="Jeff Eaton" w:date="2014-12-26T08:06:00Z" w:initials="JE">
    <w:p w14:paraId="3A9A8893" w14:textId="7A09E6EB" w:rsidR="00807218" w:rsidRDefault="00807218">
      <w:pPr>
        <w:pStyle w:val="CommentText"/>
      </w:pPr>
      <w:r>
        <w:rPr>
          <w:rStyle w:val="CommentReference"/>
        </w:rPr>
        <w:annotationRef/>
      </w:r>
      <w:r>
        <w:t xml:space="preserve">A general comment: should clarify the sense in which ‘must’ is used. It could be useful to organise the introduction into (1) the essential milestones required to achieve optimal HIV care outcomes, (2) the operational steps required for this, (3) how these are operationalized in current guidelines [where I would considered this step], (4) potential intervention points, (5) potential interventions to address those. </w:t>
      </w:r>
    </w:p>
  </w:comment>
  <w:comment w:id="51" w:author="Jeff Eaton" w:date="2014-12-26T08:08:00Z" w:initials="JE">
    <w:p w14:paraId="68ECAEB8" w14:textId="6B67CB61" w:rsidR="00807218" w:rsidRPr="009B195E" w:rsidRDefault="00807218">
      <w:pPr>
        <w:pStyle w:val="CommentText"/>
        <w:rPr>
          <w:strike/>
        </w:rPr>
      </w:pPr>
      <w:r>
        <w:rPr>
          <w:rStyle w:val="CommentReference"/>
        </w:rPr>
        <w:annotationRef/>
      </w:r>
      <w:r>
        <w:t>The situation you describe below preceded the CD4 &lt; 500 change.</w:t>
      </w:r>
    </w:p>
  </w:comment>
  <w:comment w:id="57" w:author="Jeff Eaton" w:date="2014-12-26T08:09:00Z" w:initials="JE">
    <w:p w14:paraId="07F2356A" w14:textId="49FFAA3D" w:rsidR="00807218" w:rsidRDefault="00807218">
      <w:pPr>
        <w:pStyle w:val="CommentText"/>
      </w:pPr>
      <w:r>
        <w:rPr>
          <w:rStyle w:val="CommentReference"/>
        </w:rPr>
        <w:annotationRef/>
      </w:r>
      <w:r>
        <w:t>Again, quite old, any more recent estimates?</w:t>
      </w:r>
    </w:p>
  </w:comment>
  <w:comment w:id="58" w:author="Jeff Eaton" w:date="2015-01-07T23:38:00Z" w:initials="JE">
    <w:p w14:paraId="7032C431" w14:textId="1678A55C" w:rsidR="00807218" w:rsidRDefault="00807218">
      <w:pPr>
        <w:pStyle w:val="CommentText"/>
      </w:pPr>
      <w:r>
        <w:rPr>
          <w:rStyle w:val="CommentReference"/>
        </w:rPr>
        <w:annotationRef/>
      </w:r>
      <w:r>
        <w:t>Are these annual or cumulative percentages? (</w:t>
      </w:r>
      <w:proofErr w:type="gramStart"/>
      <w:r>
        <w:t>if</w:t>
      </w:r>
      <w:proofErr w:type="gramEnd"/>
      <w:r>
        <w:t xml:space="preserve"> cumulative, the only thing they can do is decline I suppose…)</w:t>
      </w:r>
    </w:p>
  </w:comment>
  <w:comment w:id="59" w:author="Jeff Eaton" w:date="2014-12-26T08:10:00Z" w:initials="JE">
    <w:p w14:paraId="16937FA3" w14:textId="01FAD28C" w:rsidR="00807218" w:rsidRDefault="00807218">
      <w:pPr>
        <w:pStyle w:val="CommentText"/>
      </w:pPr>
      <w:r>
        <w:rPr>
          <w:rStyle w:val="CommentReference"/>
        </w:rPr>
        <w:annotationRef/>
      </w:r>
      <w:r>
        <w:t>Why do deficiencies in both pre-ART and ART care in themselves challenge the ‘traditional’ cascade?</w:t>
      </w:r>
    </w:p>
  </w:comment>
  <w:comment w:id="60" w:author="Jeff Eaton" w:date="2014-12-26T08:12:00Z" w:initials="JE">
    <w:p w14:paraId="687E5D5C" w14:textId="08B7FFEB" w:rsidR="00807218" w:rsidRDefault="00807218">
      <w:pPr>
        <w:pStyle w:val="CommentText"/>
      </w:pPr>
      <w:r>
        <w:rPr>
          <w:rStyle w:val="CommentReference"/>
        </w:rPr>
        <w:annotationRef/>
      </w:r>
      <w:r>
        <w:rPr>
          <w:rStyle w:val="CommentReference"/>
        </w:rPr>
        <w:t>I think that you can choose either depending on whether you want to signal that we are introducing something new here (‘we’) or drawing on something from previous literature.</w:t>
      </w:r>
    </w:p>
  </w:comment>
  <w:comment w:id="61" w:author="Jeff Eaton" w:date="2014-12-26T08:14:00Z" w:initials="JE">
    <w:p w14:paraId="15E185AF" w14:textId="50F65FF6" w:rsidR="00807218" w:rsidRDefault="00807218">
      <w:pPr>
        <w:pStyle w:val="CommentText"/>
      </w:pPr>
      <w:r>
        <w:rPr>
          <w:rStyle w:val="CommentReference"/>
        </w:rPr>
        <w:annotationRef/>
      </w:r>
      <w:r>
        <w:t>I **think** that the ‘side door’ can also include patients with no care experience, but enter care later than desired.</w:t>
      </w:r>
    </w:p>
  </w:comment>
  <w:comment w:id="62" w:author="Jeff Eaton" w:date="2014-12-26T08:23:00Z" w:initials="JE">
    <w:p w14:paraId="44092ABB" w14:textId="77777777" w:rsidR="00807218" w:rsidRDefault="00807218">
      <w:pPr>
        <w:pStyle w:val="CommentText"/>
      </w:pPr>
      <w:r>
        <w:rPr>
          <w:rStyle w:val="CommentReference"/>
        </w:rPr>
        <w:annotationRef/>
      </w:r>
      <w:r>
        <w:t>Overall comments:</w:t>
      </w:r>
    </w:p>
    <w:p w14:paraId="10D86904" w14:textId="77777777" w:rsidR="00807218" w:rsidRDefault="00807218">
      <w:pPr>
        <w:pStyle w:val="CommentText"/>
      </w:pPr>
    </w:p>
    <w:p w14:paraId="30BC458D" w14:textId="405E089F" w:rsidR="00807218" w:rsidRDefault="00807218">
      <w:pPr>
        <w:pStyle w:val="CommentText"/>
      </w:pPr>
      <w:r>
        <w:t>1) See above comment about suggestion for overall organisation of the introduction.</w:t>
      </w:r>
    </w:p>
    <w:p w14:paraId="41C5125B" w14:textId="77777777" w:rsidR="00807218" w:rsidRDefault="00807218">
      <w:pPr>
        <w:pStyle w:val="CommentText"/>
      </w:pPr>
    </w:p>
    <w:p w14:paraId="44752C96" w14:textId="7836A7CC" w:rsidR="00807218" w:rsidRDefault="00807218">
      <w:pPr>
        <w:pStyle w:val="CommentText"/>
      </w:pPr>
      <w:r>
        <w:t>2) I think that you could say more about how you extend the theoretical ‘front/side door’ model by putting some realism around it.</w:t>
      </w:r>
    </w:p>
    <w:p w14:paraId="6FD39A7D" w14:textId="77777777" w:rsidR="00807218" w:rsidRDefault="00807218">
      <w:pPr>
        <w:pStyle w:val="CommentText"/>
      </w:pPr>
    </w:p>
    <w:p w14:paraId="16CC4DEA" w14:textId="2FDEF424" w:rsidR="00807218" w:rsidRDefault="00807218">
      <w:pPr>
        <w:pStyle w:val="CommentText"/>
      </w:pPr>
      <w:r>
        <w:t>2) You haven’t said much about interventions.</w:t>
      </w:r>
    </w:p>
  </w:comment>
  <w:comment w:id="66" w:author="Jeff Eaton" w:date="2015-01-07T23:39:00Z" w:initials="JE">
    <w:p w14:paraId="678C94E7" w14:textId="60EE9AC9" w:rsidR="00807218" w:rsidRDefault="00807218">
      <w:pPr>
        <w:pStyle w:val="CommentText"/>
      </w:pPr>
      <w:r>
        <w:rPr>
          <w:rStyle w:val="CommentReference"/>
        </w:rPr>
        <w:annotationRef/>
      </w:r>
      <w:r>
        <w:t>Move later in the methods -- you haven’t yet described any interventions, so ‘DALYs averted’ doesn’t mean anything to us yet.</w:t>
      </w:r>
    </w:p>
  </w:comment>
  <w:comment w:id="67" w:author="Jeff Eaton" w:date="2014-12-26T08:26:00Z" w:initials="JE">
    <w:p w14:paraId="489E85B5" w14:textId="736CC777" w:rsidR="00807218" w:rsidRDefault="00807218">
      <w:pPr>
        <w:pStyle w:val="CommentText"/>
      </w:pPr>
      <w:r>
        <w:rPr>
          <w:rStyle w:val="CommentReference"/>
        </w:rPr>
        <w:annotationRef/>
      </w:r>
      <w:r>
        <w:t>Suggest being more specific.</w:t>
      </w:r>
    </w:p>
  </w:comment>
  <w:comment w:id="73" w:author="Jeff Eaton" w:date="2014-12-26T08:35:00Z" w:initials="JE">
    <w:p w14:paraId="09F48168" w14:textId="7EC5FA9F" w:rsidR="00807218" w:rsidRDefault="00807218">
      <w:pPr>
        <w:pStyle w:val="CommentText"/>
      </w:pPr>
      <w:r>
        <w:rPr>
          <w:rStyle w:val="CommentReference"/>
        </w:rPr>
        <w:annotationRef/>
      </w:r>
      <w:r>
        <w:t>Suggest moving this paragraph to after the HIV care model, perhaps part of or below the model calibration.</w:t>
      </w:r>
    </w:p>
  </w:comment>
  <w:comment w:id="74" w:author="Jeff Eaton" w:date="2014-12-26T08:37:00Z" w:initials="JE">
    <w:p w14:paraId="0C2C99E7" w14:textId="76669978" w:rsidR="00807218" w:rsidRDefault="00807218">
      <w:pPr>
        <w:pStyle w:val="CommentText"/>
      </w:pPr>
      <w:r>
        <w:rPr>
          <w:rStyle w:val="CommentReference"/>
        </w:rPr>
        <w:annotationRef/>
      </w:r>
      <w:r>
        <w:t>What does this mean? Try to be more specific.</w:t>
      </w:r>
    </w:p>
  </w:comment>
  <w:comment w:id="75" w:author="Jeff Eaton" w:date="2015-01-07T23:41:00Z" w:initials="JE">
    <w:p w14:paraId="591A9A50" w14:textId="3040B1B0" w:rsidR="00807218" w:rsidRDefault="00807218">
      <w:pPr>
        <w:pStyle w:val="CommentText"/>
      </w:pPr>
      <w:r>
        <w:rPr>
          <w:rStyle w:val="CommentReference"/>
        </w:rPr>
        <w:annotationRef/>
      </w:r>
      <w:r>
        <w:t>Why do we make such a strong distinction at this point between these three testing modalities? What is the essential/important distinction between these? Is it how / where / when they interact with the health facility?  If that is it then perhaps we can simplify to elucidate that as the essence of this assumption.</w:t>
      </w:r>
    </w:p>
  </w:comment>
  <w:comment w:id="79" w:author="Jeff Eaton" w:date="2015-01-07T23:47:00Z" w:initials="JE">
    <w:p w14:paraId="702C8E35" w14:textId="7CE8DAB7" w:rsidR="00807218" w:rsidRDefault="00807218">
      <w:pPr>
        <w:pStyle w:val="CommentText"/>
      </w:pPr>
      <w:r>
        <w:rPr>
          <w:rStyle w:val="CommentReference"/>
        </w:rPr>
        <w:annotationRef/>
      </w:r>
      <w:r>
        <w:t>I would suggest for this section to state much more directly exactly what outcomes were calculated from AMPATH and what model outputs they were matched to.</w:t>
      </w:r>
    </w:p>
    <w:p w14:paraId="242FD12C" w14:textId="23857111" w:rsidR="00807218" w:rsidRDefault="00807218">
      <w:pPr>
        <w:pStyle w:val="CommentText"/>
      </w:pPr>
      <w:r>
        <w:br/>
        <w:t xml:space="preserve">I suggest moving the description of the AMPATH setting and data to a ‘Data’ sub-section in the methods, and briefly include important </w:t>
      </w:r>
      <w:proofErr w:type="spellStart"/>
      <w:r>
        <w:t>descriptives</w:t>
      </w:r>
      <w:proofErr w:type="spellEnd"/>
      <w:r>
        <w:t xml:space="preserve"> of the data such as sample size, response rates, record linkage, how data were collected &amp; linked.</w:t>
      </w:r>
    </w:p>
  </w:comment>
  <w:comment w:id="86" w:author="Jeff Eaton" w:date="2015-01-08T00:07:00Z" w:initials="JE">
    <w:p w14:paraId="6B5AF383" w14:textId="105289AE" w:rsidR="00807218" w:rsidRDefault="00807218">
      <w:pPr>
        <w:pStyle w:val="CommentText"/>
      </w:pPr>
      <w:r>
        <w:rPr>
          <w:rStyle w:val="CommentReference"/>
        </w:rPr>
        <w:annotationRef/>
      </w:r>
      <w:r>
        <w:t xml:space="preserve">This choice still seems a key challenge to me -- we have to decide whether this is </w:t>
      </w:r>
      <w:r>
        <w:rPr>
          <w:i/>
        </w:rPr>
        <w:t>about what to do in Western Kenya</w:t>
      </w:r>
      <w:r>
        <w:t xml:space="preserve"> (which seems to be suggested by the title and detailed calibration to AMPATH), in which case this doesn’t make so much sense to me. Also I think we need to be able to more credibly calibrated to the prevalence in AMPATH and link the costs &amp; interventions to W Kenya setting.</w:t>
      </w:r>
    </w:p>
    <w:p w14:paraId="5D3F409A" w14:textId="1F583222" w:rsidR="00807218" w:rsidRPr="00625515" w:rsidRDefault="00807218">
      <w:pPr>
        <w:pStyle w:val="CommentText"/>
      </w:pPr>
      <w:r>
        <w:br/>
        <w:t xml:space="preserve">Or is the paper about a more theoretical investigation about how different interventions interact, and how we measure and evaluate their effectiveness? -- </w:t>
      </w:r>
      <w:proofErr w:type="gramStart"/>
      <w:r>
        <w:t>in</w:t>
      </w:r>
      <w:proofErr w:type="gramEnd"/>
      <w:r>
        <w:t xml:space="preserve"> which case perhaps we back away from the Western Kenya setting and careful AMPATH calibration somewhat.</w:t>
      </w:r>
    </w:p>
  </w:comment>
  <w:comment w:id="87" w:author="Jeff Eaton" w:date="2015-01-08T00:00:00Z" w:initials="JE">
    <w:p w14:paraId="777456CB" w14:textId="5E29699D" w:rsidR="00807218" w:rsidRDefault="00807218">
      <w:pPr>
        <w:pStyle w:val="CommentText"/>
      </w:pPr>
      <w:r>
        <w:rPr>
          <w:rStyle w:val="CommentReference"/>
        </w:rPr>
        <w:annotationRef/>
      </w:r>
      <w:bookmarkStart w:id="89" w:name="_GoBack"/>
      <w:bookmarkEnd w:id="89"/>
      <w:r>
        <w:rPr>
          <w:rStyle w:val="CommentReference"/>
        </w:rPr>
        <w:t>The motivation for these ‘different perspectives’ becomes slightly buried for me here. To me this point is really about surveillance and monitoring somewhat separate from the effectiveness / cost-effectiveness point. Perhaps it could be delineated with a new sub-heading on this topic (or maybe it’s a separate paper?).</w:t>
      </w:r>
    </w:p>
  </w:comment>
  <w:comment w:id="90" w:author="Jeff Eaton" w:date="2015-01-07T23:53:00Z" w:initials="JE">
    <w:p w14:paraId="56F1F251" w14:textId="1A87EB4F" w:rsidR="00807218" w:rsidRDefault="00807218">
      <w:pPr>
        <w:pStyle w:val="CommentText"/>
      </w:pPr>
      <w:r>
        <w:rPr>
          <w:rStyle w:val="CommentReference"/>
        </w:rPr>
        <w:annotationRef/>
      </w:r>
      <w:r>
        <w:t>How were these levels set?</w:t>
      </w:r>
    </w:p>
  </w:comment>
  <w:comment w:id="94" w:author="Jeff Eaton" w:date="2015-01-08T00:04:00Z" w:initials="JE">
    <w:p w14:paraId="36C8FA29" w14:textId="7AE86EF1" w:rsidR="00807218" w:rsidRDefault="00807218">
      <w:pPr>
        <w:pStyle w:val="CommentText"/>
      </w:pPr>
      <w:r>
        <w:rPr>
          <w:rStyle w:val="CommentReference"/>
        </w:rPr>
        <w:annotationRef/>
      </w:r>
      <w:r>
        <w:t xml:space="preserve">To me, this paragraph is the ‘headline’ results – our estimates of what is happening in the real world. I would describe this before the previous ‘clinic’ paragraph. </w:t>
      </w:r>
    </w:p>
  </w:comment>
  <w:comment w:id="95" w:author="Jeff Eaton" w:date="2015-01-08T00:05:00Z" w:initials="JE">
    <w:p w14:paraId="14F10DCC" w14:textId="06A1E4C0" w:rsidR="00807218" w:rsidRDefault="00807218">
      <w:pPr>
        <w:pStyle w:val="CommentText"/>
      </w:pPr>
      <w:r>
        <w:rPr>
          <w:rStyle w:val="CommentReference"/>
        </w:rPr>
        <w:annotationRef/>
      </w:r>
      <w:r>
        <w:t>I don’t quite understand what is being ‘compared’ between the panels of Figure 2 below. The right panel is about where deaths arise. Is the left panel also about deaths?</w:t>
      </w:r>
    </w:p>
  </w:comment>
  <w:comment w:id="96" w:author="Jeff Eaton" w:date="2015-01-08T00:09:00Z" w:initials="JE">
    <w:p w14:paraId="0BD160B6" w14:textId="18580CF9" w:rsidR="00807218" w:rsidRDefault="00807218">
      <w:pPr>
        <w:pStyle w:val="CommentText"/>
      </w:pPr>
      <w:r>
        <w:rPr>
          <w:rStyle w:val="CommentReference"/>
        </w:rPr>
        <w:annotationRef/>
      </w:r>
      <w:r>
        <w:rPr>
          <w:rStyle w:val="CommentReference"/>
        </w:rPr>
        <w:t>To raise discussion from previous email chain, I don’t think the absolute numbers are very meaningful here, it would be nice to find some relative scale (e.g. % of total DALYs averted)</w:t>
      </w:r>
    </w:p>
  </w:comment>
  <w:comment w:id="97" w:author="Jeff Eaton" w:date="2015-01-08T00:09:00Z" w:initials="JE">
    <w:p w14:paraId="04F65B71" w14:textId="6A0A072D" w:rsidR="00807218" w:rsidRDefault="00807218">
      <w:pPr>
        <w:pStyle w:val="CommentText"/>
      </w:pPr>
      <w:r>
        <w:rPr>
          <w:rStyle w:val="CommentReference"/>
        </w:rPr>
        <w:annotationRef/>
      </w:r>
      <w:r>
        <w:t>A bit colloquial, perhaps can think of a more precise description (nothing at the top of my mind at the moment.)</w:t>
      </w:r>
    </w:p>
  </w:comment>
  <w:comment w:id="98" w:author="Jeff Eaton" w:date="2015-01-08T00:17:00Z" w:initials="JE">
    <w:p w14:paraId="6A9CFF82" w14:textId="77777777" w:rsidR="00807218" w:rsidRDefault="00807218">
      <w:pPr>
        <w:pStyle w:val="CommentText"/>
        <w:rPr>
          <w:rStyle w:val="CommentReference"/>
        </w:rPr>
      </w:pPr>
      <w:r>
        <w:rPr>
          <w:rStyle w:val="CommentReference"/>
        </w:rPr>
        <w:annotationRef/>
      </w:r>
      <w:r>
        <w:rPr>
          <w:rStyle w:val="CommentReference"/>
        </w:rPr>
        <w:t>Instead of ‘optimistic’ and ‘realistic’ scenarios, would it be more effective in terms of our aim of breaking down the cascade to describe these as 2 interventions: (1) HBCT, and (2) HBCT + a linkage intervention?</w:t>
      </w:r>
    </w:p>
    <w:p w14:paraId="22BF6128" w14:textId="77777777" w:rsidR="00807218" w:rsidRDefault="00807218">
      <w:pPr>
        <w:pStyle w:val="CommentText"/>
        <w:rPr>
          <w:rStyle w:val="CommentReference"/>
        </w:rPr>
      </w:pPr>
    </w:p>
    <w:p w14:paraId="4BA628C5" w14:textId="78BBF3AC" w:rsidR="00807218" w:rsidRDefault="00807218">
      <w:pPr>
        <w:pStyle w:val="CommentText"/>
      </w:pPr>
      <w:r>
        <w:rPr>
          <w:rStyle w:val="CommentReference"/>
        </w:rPr>
        <w:t>Perhaps also need to apply a cost for the ‘+ linkage’ intervention.</w:t>
      </w:r>
    </w:p>
  </w:comment>
  <w:comment w:id="99" w:author="Jeff Eaton" w:date="2015-01-08T15:38:00Z" w:initials="JE">
    <w:p w14:paraId="47057AB7" w14:textId="288877A9" w:rsidR="00807218" w:rsidRDefault="00807218">
      <w:pPr>
        <w:pStyle w:val="CommentText"/>
      </w:pPr>
      <w:r>
        <w:rPr>
          <w:rStyle w:val="CommentReference"/>
        </w:rPr>
        <w:annotationRef/>
      </w:r>
      <w:r>
        <w:t>I get slightly lost in this paragraph about what the *main point* that I’m supposed to remember. Subheadings in the results section to focus the reader might be helpful.</w:t>
      </w:r>
    </w:p>
  </w:comment>
  <w:comment w:id="100" w:author="Jeff Eaton" w:date="2015-01-08T15:44:00Z" w:initials="JE">
    <w:p w14:paraId="50CC82EB" w14:textId="77777777" w:rsidR="00807218" w:rsidRDefault="00807218">
      <w:pPr>
        <w:pStyle w:val="CommentText"/>
      </w:pPr>
      <w:r>
        <w:rPr>
          <w:rStyle w:val="CommentReference"/>
        </w:rPr>
        <w:annotationRef/>
      </w:r>
      <w:r>
        <w:t>To me, this is more of a ‘conclusions’ than a ‘result’.  Can we describe the analyses that led you to this?</w:t>
      </w:r>
    </w:p>
    <w:p w14:paraId="7EB86CAF" w14:textId="77777777" w:rsidR="00807218" w:rsidRDefault="00807218">
      <w:pPr>
        <w:pStyle w:val="CommentText"/>
      </w:pPr>
      <w:r>
        <w:t>How have you defined a ‘high-impact low-cost intervention’? What are the quantitative outcomes that you looked at to determine that these don’t exist?</w:t>
      </w:r>
    </w:p>
    <w:p w14:paraId="029D6552" w14:textId="77777777" w:rsidR="00807218" w:rsidRDefault="00807218">
      <w:pPr>
        <w:pStyle w:val="CommentText"/>
      </w:pPr>
    </w:p>
    <w:p w14:paraId="14785CB1" w14:textId="2477DB0C" w:rsidR="00807218" w:rsidRDefault="00807218">
      <w:pPr>
        <w:pStyle w:val="CommentText"/>
      </w:pPr>
      <w:r>
        <w:t>I think that it would be helpful to define these in the methods section, and articulate a specific hypothesis about them. Then in the results section answer the question with your analysis. Then this sentence goes in the discussion section.</w:t>
      </w:r>
    </w:p>
  </w:comment>
  <w:comment w:id="101" w:author="Jeff Eaton" w:date="2015-01-08T15:45:00Z" w:initials="JE">
    <w:p w14:paraId="251B2457" w14:textId="47331391" w:rsidR="00807218" w:rsidRDefault="00807218">
      <w:pPr>
        <w:pStyle w:val="CommentText"/>
      </w:pPr>
      <w:r>
        <w:rPr>
          <w:rStyle w:val="CommentReference"/>
        </w:rPr>
        <w:annotationRef/>
      </w:r>
      <w:r>
        <w:t>Minor point: the health economists don’t like ‘most cost-effective’. (Sorry Nick has beat this into me too severely…)</w:t>
      </w:r>
    </w:p>
  </w:comment>
  <w:comment w:id="103" w:author="Jeff Eaton" w:date="2015-01-08T15:47:00Z" w:initials="JE">
    <w:p w14:paraId="72CF3B7B" w14:textId="4585FDFE" w:rsidR="00807218" w:rsidRDefault="00807218">
      <w:pPr>
        <w:pStyle w:val="CommentText"/>
      </w:pPr>
      <w:r>
        <w:rPr>
          <w:rStyle w:val="CommentReference"/>
        </w:rPr>
        <w:annotationRef/>
      </w:r>
      <w:r>
        <w:t>Nice.</w:t>
      </w:r>
    </w:p>
  </w:comment>
  <w:comment w:id="105" w:author="Jeff Eaton" w:date="2015-01-08T15:51:00Z" w:initials="JE">
    <w:p w14:paraId="4805511B" w14:textId="77777777" w:rsidR="00807218" w:rsidRDefault="00807218">
      <w:pPr>
        <w:pStyle w:val="CommentText"/>
        <w:rPr>
          <w:rStyle w:val="CommentReference"/>
        </w:rPr>
      </w:pPr>
      <w:r>
        <w:rPr>
          <w:rStyle w:val="CommentReference"/>
        </w:rPr>
        <w:annotationRef/>
      </w:r>
      <w:r>
        <w:rPr>
          <w:rStyle w:val="CommentReference"/>
        </w:rPr>
        <w:t xml:space="preserve">1) Are the </w:t>
      </w:r>
      <w:proofErr w:type="spellStart"/>
      <w:r>
        <w:rPr>
          <w:rStyle w:val="CommentReference"/>
        </w:rPr>
        <w:t>labled</w:t>
      </w:r>
      <w:proofErr w:type="spellEnd"/>
      <w:r>
        <w:rPr>
          <w:rStyle w:val="CommentReference"/>
        </w:rPr>
        <w:t xml:space="preserve"> cost-effectiveness ratios incremental or relative to baseline?</w:t>
      </w:r>
    </w:p>
    <w:p w14:paraId="1EBF4731" w14:textId="77777777" w:rsidR="00807218" w:rsidRDefault="00807218">
      <w:pPr>
        <w:pStyle w:val="CommentText"/>
      </w:pPr>
    </w:p>
    <w:p w14:paraId="2B1ADF92" w14:textId="77777777" w:rsidR="00807218" w:rsidRDefault="00807218">
      <w:pPr>
        <w:pStyle w:val="CommentText"/>
      </w:pPr>
      <w:r>
        <w:t>2) Is it surprising that the efficiency frontier is so flat? Can we explain this?</w:t>
      </w:r>
    </w:p>
    <w:p w14:paraId="2A2D8010" w14:textId="77777777" w:rsidR="00807218" w:rsidRDefault="00807218">
      <w:pPr>
        <w:pStyle w:val="CommentText"/>
      </w:pPr>
    </w:p>
    <w:p w14:paraId="406DC8FF" w14:textId="2E8FBF60" w:rsidR="00807218" w:rsidRDefault="00807218">
      <w:pPr>
        <w:pStyle w:val="CommentText"/>
      </w:pPr>
      <w:r>
        <w:t>3) Have we done the sweep across all intervention combinations yet to identify whether there are ‘synergistic’ combinations of interventions that have lower ICERs than these identified through stepwise adding interventions?</w:t>
      </w:r>
    </w:p>
  </w:comment>
  <w:comment w:id="106" w:author="Jeff Eaton" w:date="2015-01-08T23:23:00Z" w:initials="JE">
    <w:p w14:paraId="527EC41D" w14:textId="18CE0259" w:rsidR="00807218" w:rsidRDefault="00807218">
      <w:pPr>
        <w:pStyle w:val="CommentText"/>
      </w:pPr>
      <w:r>
        <w:rPr>
          <w:rStyle w:val="CommentReference"/>
        </w:rPr>
        <w:annotationRef/>
      </w:r>
      <w:r>
        <w:t>This narrative comes across much more clearly to me here than it did in the results section.</w:t>
      </w:r>
    </w:p>
  </w:comment>
  <w:comment w:id="107" w:author="Jeff Eaton" w:date="2015-01-08T23:30:00Z" w:initials="JE">
    <w:p w14:paraId="7232A39E" w14:textId="3D1341CB" w:rsidR="00807218" w:rsidRDefault="00807218">
      <w:pPr>
        <w:pStyle w:val="CommentText"/>
      </w:pPr>
      <w:r>
        <w:rPr>
          <w:rStyle w:val="CommentReference"/>
        </w:rPr>
        <w:annotationRef/>
      </w:r>
      <w:r>
        <w:t>I think that the disconnect between the ‘clinic perspective’ and the ‘community perspective’ I sensed above may be because the dichotomy you paint doesn’t have to be mutually exclusive. It could (theoretically) be the case that the ART programmes is actually very good and have reduced HIV deaths to a low level, and that a high % among the few remaining HIV deaths occur from never initiated treatment, right?  To me this suggests that it’s hard to interpret the distribution of deaths without reference to the overall mortality level – to make the case that the ART programme is suboptimal need to reference overall mortality level as well as distribution.</w:t>
      </w:r>
    </w:p>
  </w:comment>
  <w:comment w:id="108" w:author="Jeff Eaton" w:date="2015-01-08T23:25:00Z" w:initials="JE">
    <w:p w14:paraId="323CCD06" w14:textId="39F11EAD" w:rsidR="00807218" w:rsidRDefault="00807218">
      <w:pPr>
        <w:pStyle w:val="CommentText"/>
      </w:pPr>
      <w:r>
        <w:rPr>
          <w:rStyle w:val="CommentReference"/>
        </w:rPr>
        <w:annotationRef/>
      </w:r>
      <w:r>
        <w:rPr>
          <w:rStyle w:val="CommentReference"/>
        </w:rPr>
        <w:t xml:space="preserve">This is basically poor linkage? -- </w:t>
      </w:r>
      <w:proofErr w:type="gramStart"/>
      <w:r>
        <w:rPr>
          <w:rStyle w:val="CommentReference"/>
        </w:rPr>
        <w:t>since</w:t>
      </w:r>
      <w:proofErr w:type="gramEnd"/>
      <w:r>
        <w:rPr>
          <w:rStyle w:val="CommentReference"/>
        </w:rPr>
        <w:t xml:space="preserve"> the previous sentence describes that retention is very good. </w:t>
      </w:r>
    </w:p>
  </w:comment>
  <w:comment w:id="110" w:author="Jeff Eaton" w:date="2015-01-08T23:32:00Z" w:initials="JE">
    <w:p w14:paraId="114B399F" w14:textId="365B9133" w:rsidR="00807218" w:rsidRDefault="00807218">
      <w:pPr>
        <w:pStyle w:val="CommentText"/>
      </w:pPr>
      <w:r>
        <w:rPr>
          <w:rStyle w:val="CommentReference"/>
        </w:rPr>
        <w:annotationRef/>
      </w:r>
      <w:r>
        <w:t>Isn’t the current ART coverage higher than this? How do we reconcile these?</w:t>
      </w:r>
    </w:p>
  </w:comment>
  <w:comment w:id="111" w:author="Jeff Eaton" w:date="2015-01-08T23:34:00Z" w:initials="JE">
    <w:p w14:paraId="71DE11BD" w14:textId="3D3B91C9" w:rsidR="00807218" w:rsidRDefault="00807218">
      <w:pPr>
        <w:pStyle w:val="CommentText"/>
      </w:pPr>
      <w:r>
        <w:rPr>
          <w:rStyle w:val="CommentReference"/>
        </w:rPr>
        <w:annotationRef/>
      </w:r>
      <w:r>
        <w:rPr>
          <w:rStyle w:val="CommentReference"/>
        </w:rPr>
        <w:t>I think we should develop analysis around this to be a key component of the results sections.</w:t>
      </w:r>
    </w:p>
  </w:comment>
  <w:comment w:id="112" w:author="Jeff Eaton" w:date="2015-01-08T23:37:00Z" w:initials="JE">
    <w:p w14:paraId="31549E97" w14:textId="3E2026EA" w:rsidR="00807218" w:rsidRDefault="00807218">
      <w:pPr>
        <w:pStyle w:val="CommentText"/>
      </w:pPr>
      <w:r>
        <w:rPr>
          <w:rStyle w:val="CommentReference"/>
        </w:rPr>
        <w:annotationRef/>
      </w:r>
      <w:r>
        <w:t>I think that this is a nice and fair discussion of these assumptions. Do we have any references to underpin these assumptions though? That would be very helpful.</w:t>
      </w:r>
    </w:p>
  </w:comment>
  <w:comment w:id="117" w:author="Jeff Eaton" w:date="2015-01-08T23:41:00Z" w:initials="JE">
    <w:p w14:paraId="55F66C8D" w14:textId="6BA5F573" w:rsidR="00807218" w:rsidRDefault="00807218">
      <w:pPr>
        <w:pStyle w:val="CommentText"/>
      </w:pPr>
      <w:r>
        <w:rPr>
          <w:rStyle w:val="CommentReference"/>
        </w:rPr>
        <w:annotationRef/>
      </w:r>
      <w:r>
        <w:t>Yes in the appendix, a table of key parameters / assumptions in the main text maybe?</w:t>
      </w:r>
    </w:p>
  </w:comment>
  <w:comment w:id="118" w:author="Jeff Eaton" w:date="2015-01-08T23:41:00Z" w:initials="JE">
    <w:p w14:paraId="4C3C5E47" w14:textId="7CFC0703" w:rsidR="00807218" w:rsidRDefault="00807218">
      <w:pPr>
        <w:pStyle w:val="CommentText"/>
      </w:pPr>
      <w:r>
        <w:rPr>
          <w:rStyle w:val="CommentReference"/>
        </w:rPr>
        <w:annotationRef/>
      </w:r>
      <w:r>
        <w:t>Yes!</w:t>
      </w:r>
    </w:p>
  </w:comment>
  <w:comment w:id="119" w:author="Jeff Eaton" w:date="2015-01-08T23:43:00Z" w:initials="JE">
    <w:p w14:paraId="24031CE7" w14:textId="77777777" w:rsidR="00807218" w:rsidRDefault="00807218">
      <w:pPr>
        <w:pStyle w:val="CommentText"/>
      </w:pPr>
      <w:r>
        <w:rPr>
          <w:rStyle w:val="CommentReference"/>
        </w:rPr>
        <w:annotationRef/>
      </w:r>
      <w:r>
        <w:t xml:space="preserve">DALYs averted, right? </w:t>
      </w:r>
    </w:p>
    <w:p w14:paraId="798BC50C" w14:textId="77777777" w:rsidR="00807218" w:rsidRDefault="00807218">
      <w:pPr>
        <w:pStyle w:val="CommentText"/>
      </w:pPr>
    </w:p>
    <w:p w14:paraId="58C62441" w14:textId="329CE937" w:rsidR="00807218" w:rsidRDefault="00807218">
      <w:pPr>
        <w:pStyle w:val="CommentText"/>
      </w:pPr>
      <w:r>
        <w:t>I like this kind of reporting relative impacts rather than absolute DALYs averted. But think I favour % of all HIV DALYs rather than % of possible gains.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807218" w:rsidRDefault="00807218">
      <w:pPr>
        <w:spacing w:line="240" w:lineRule="auto"/>
      </w:pPr>
      <w:r>
        <w:separator/>
      </w:r>
    </w:p>
  </w:endnote>
  <w:endnote w:type="continuationSeparator" w:id="0">
    <w:p w14:paraId="7CF1D68E" w14:textId="77777777" w:rsidR="00807218" w:rsidRDefault="008072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807218" w:rsidRDefault="00807218">
    <w:pPr>
      <w:pStyle w:val="normal0"/>
      <w:contextualSpacing w:val="0"/>
      <w:jc w:val="right"/>
    </w:pPr>
    <w:r>
      <w:fldChar w:fldCharType="begin"/>
    </w:r>
    <w:r>
      <w:instrText>PAGE</w:instrText>
    </w:r>
    <w:r>
      <w:fldChar w:fldCharType="separate"/>
    </w:r>
    <w:r w:rsidR="00EA377E">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807218" w:rsidRDefault="00807218">
      <w:pPr>
        <w:spacing w:line="240" w:lineRule="auto"/>
      </w:pPr>
      <w:r>
        <w:separator/>
      </w:r>
    </w:p>
  </w:footnote>
  <w:footnote w:type="continuationSeparator" w:id="0">
    <w:p w14:paraId="1881ED4D" w14:textId="77777777" w:rsidR="00807218" w:rsidRDefault="0080721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0"/>
  </w:num>
  <w:num w:numId="4">
    <w:abstractNumId w:val="2"/>
  </w:num>
  <w:num w:numId="5">
    <w:abstractNumId w:val="1"/>
  </w:num>
  <w:num w:numId="6">
    <w:abstractNumId w:val="6"/>
  </w:num>
  <w:num w:numId="7">
    <w:abstractNumId w:val="9"/>
  </w:num>
  <w:num w:numId="8">
    <w:abstractNumId w:val="8"/>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3547"/>
    <w:rsid w:val="00056AEA"/>
    <w:rsid w:val="00064033"/>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268B7"/>
    <w:rsid w:val="0013403D"/>
    <w:rsid w:val="00146EC1"/>
    <w:rsid w:val="00161FB4"/>
    <w:rsid w:val="00167999"/>
    <w:rsid w:val="00170B8A"/>
    <w:rsid w:val="00170F02"/>
    <w:rsid w:val="00175503"/>
    <w:rsid w:val="00176F5B"/>
    <w:rsid w:val="00184608"/>
    <w:rsid w:val="00190823"/>
    <w:rsid w:val="00194932"/>
    <w:rsid w:val="00195261"/>
    <w:rsid w:val="001A03FD"/>
    <w:rsid w:val="001A13EB"/>
    <w:rsid w:val="001A5729"/>
    <w:rsid w:val="001A645D"/>
    <w:rsid w:val="001C5876"/>
    <w:rsid w:val="001C6E99"/>
    <w:rsid w:val="001D1637"/>
    <w:rsid w:val="001D6C96"/>
    <w:rsid w:val="001F5128"/>
    <w:rsid w:val="001F7766"/>
    <w:rsid w:val="00203796"/>
    <w:rsid w:val="002050E6"/>
    <w:rsid w:val="00213BA7"/>
    <w:rsid w:val="00215C6B"/>
    <w:rsid w:val="002161BE"/>
    <w:rsid w:val="00216F7C"/>
    <w:rsid w:val="002233F5"/>
    <w:rsid w:val="00230C24"/>
    <w:rsid w:val="00243366"/>
    <w:rsid w:val="00243C83"/>
    <w:rsid w:val="00250EBB"/>
    <w:rsid w:val="00252ABD"/>
    <w:rsid w:val="00252F0F"/>
    <w:rsid w:val="00256872"/>
    <w:rsid w:val="00261ECA"/>
    <w:rsid w:val="00262DB4"/>
    <w:rsid w:val="00263DD3"/>
    <w:rsid w:val="002640CF"/>
    <w:rsid w:val="0026648C"/>
    <w:rsid w:val="00270291"/>
    <w:rsid w:val="002860EE"/>
    <w:rsid w:val="00286A2A"/>
    <w:rsid w:val="00297244"/>
    <w:rsid w:val="002A4C76"/>
    <w:rsid w:val="002A577B"/>
    <w:rsid w:val="002B3765"/>
    <w:rsid w:val="002B6D8F"/>
    <w:rsid w:val="002C43B4"/>
    <w:rsid w:val="002D123B"/>
    <w:rsid w:val="002D3EF0"/>
    <w:rsid w:val="002D4305"/>
    <w:rsid w:val="002D5BC2"/>
    <w:rsid w:val="002E0C47"/>
    <w:rsid w:val="002E3DB5"/>
    <w:rsid w:val="002F08AC"/>
    <w:rsid w:val="002F1D75"/>
    <w:rsid w:val="002F54A4"/>
    <w:rsid w:val="002F73E8"/>
    <w:rsid w:val="002F76C4"/>
    <w:rsid w:val="002F77C0"/>
    <w:rsid w:val="00306244"/>
    <w:rsid w:val="003070A9"/>
    <w:rsid w:val="00307B44"/>
    <w:rsid w:val="00312FF8"/>
    <w:rsid w:val="00313C77"/>
    <w:rsid w:val="00327F8B"/>
    <w:rsid w:val="00333989"/>
    <w:rsid w:val="0034289D"/>
    <w:rsid w:val="00343FC7"/>
    <w:rsid w:val="00354BF3"/>
    <w:rsid w:val="00355044"/>
    <w:rsid w:val="003551C2"/>
    <w:rsid w:val="0035532A"/>
    <w:rsid w:val="003559E4"/>
    <w:rsid w:val="003562D8"/>
    <w:rsid w:val="003574C4"/>
    <w:rsid w:val="0035786F"/>
    <w:rsid w:val="00361C67"/>
    <w:rsid w:val="003750F6"/>
    <w:rsid w:val="003855F4"/>
    <w:rsid w:val="00393086"/>
    <w:rsid w:val="0039619B"/>
    <w:rsid w:val="003A6AD8"/>
    <w:rsid w:val="003A7870"/>
    <w:rsid w:val="003B290F"/>
    <w:rsid w:val="003C24B4"/>
    <w:rsid w:val="003C4147"/>
    <w:rsid w:val="003C54DF"/>
    <w:rsid w:val="003C5F5D"/>
    <w:rsid w:val="003D16E4"/>
    <w:rsid w:val="003E3225"/>
    <w:rsid w:val="003E4DF3"/>
    <w:rsid w:val="003F2142"/>
    <w:rsid w:val="003F50D4"/>
    <w:rsid w:val="00404FAE"/>
    <w:rsid w:val="00417A12"/>
    <w:rsid w:val="0042172B"/>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5778B"/>
    <w:rsid w:val="005601F1"/>
    <w:rsid w:val="00560F58"/>
    <w:rsid w:val="00570832"/>
    <w:rsid w:val="00592529"/>
    <w:rsid w:val="00597C4F"/>
    <w:rsid w:val="005A1D2B"/>
    <w:rsid w:val="005A278E"/>
    <w:rsid w:val="005B464A"/>
    <w:rsid w:val="005B609B"/>
    <w:rsid w:val="005B715B"/>
    <w:rsid w:val="005B723F"/>
    <w:rsid w:val="005C2C89"/>
    <w:rsid w:val="005D0911"/>
    <w:rsid w:val="005E48E0"/>
    <w:rsid w:val="005F5B67"/>
    <w:rsid w:val="00606123"/>
    <w:rsid w:val="00617BBE"/>
    <w:rsid w:val="0062304C"/>
    <w:rsid w:val="00625515"/>
    <w:rsid w:val="006344E7"/>
    <w:rsid w:val="00635B1B"/>
    <w:rsid w:val="00636D6B"/>
    <w:rsid w:val="00637E31"/>
    <w:rsid w:val="006413C1"/>
    <w:rsid w:val="00643039"/>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5D56"/>
    <w:rsid w:val="006A63B2"/>
    <w:rsid w:val="006B60FC"/>
    <w:rsid w:val="006B7962"/>
    <w:rsid w:val="006C5AAE"/>
    <w:rsid w:val="006C7349"/>
    <w:rsid w:val="006C7A41"/>
    <w:rsid w:val="006D17ED"/>
    <w:rsid w:val="006D5C1A"/>
    <w:rsid w:val="006E177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4516D"/>
    <w:rsid w:val="0075263A"/>
    <w:rsid w:val="00754E74"/>
    <w:rsid w:val="007607D6"/>
    <w:rsid w:val="0077069E"/>
    <w:rsid w:val="007734BB"/>
    <w:rsid w:val="00781129"/>
    <w:rsid w:val="00786BEE"/>
    <w:rsid w:val="0079522C"/>
    <w:rsid w:val="007A0199"/>
    <w:rsid w:val="007A1174"/>
    <w:rsid w:val="007A51FF"/>
    <w:rsid w:val="007A592A"/>
    <w:rsid w:val="007A6561"/>
    <w:rsid w:val="007B0187"/>
    <w:rsid w:val="007B4ADA"/>
    <w:rsid w:val="007C1410"/>
    <w:rsid w:val="007C51E8"/>
    <w:rsid w:val="007C68EC"/>
    <w:rsid w:val="007D52B1"/>
    <w:rsid w:val="007D6AFD"/>
    <w:rsid w:val="007E648F"/>
    <w:rsid w:val="007F1138"/>
    <w:rsid w:val="007F6458"/>
    <w:rsid w:val="00805A46"/>
    <w:rsid w:val="00806273"/>
    <w:rsid w:val="00807218"/>
    <w:rsid w:val="008170B2"/>
    <w:rsid w:val="00823F2E"/>
    <w:rsid w:val="00824C31"/>
    <w:rsid w:val="00825171"/>
    <w:rsid w:val="008265E2"/>
    <w:rsid w:val="00827D20"/>
    <w:rsid w:val="0083146C"/>
    <w:rsid w:val="00832B1B"/>
    <w:rsid w:val="00842F3E"/>
    <w:rsid w:val="0084321A"/>
    <w:rsid w:val="00843798"/>
    <w:rsid w:val="0085108C"/>
    <w:rsid w:val="008513BB"/>
    <w:rsid w:val="00855801"/>
    <w:rsid w:val="00860250"/>
    <w:rsid w:val="0086569F"/>
    <w:rsid w:val="00866748"/>
    <w:rsid w:val="0087707C"/>
    <w:rsid w:val="00882F43"/>
    <w:rsid w:val="00886C5B"/>
    <w:rsid w:val="0089031F"/>
    <w:rsid w:val="008963DB"/>
    <w:rsid w:val="008A2DDA"/>
    <w:rsid w:val="008A6055"/>
    <w:rsid w:val="008A7247"/>
    <w:rsid w:val="008B4D80"/>
    <w:rsid w:val="008B5425"/>
    <w:rsid w:val="008B75EC"/>
    <w:rsid w:val="008C5FE3"/>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B195E"/>
    <w:rsid w:val="009C0116"/>
    <w:rsid w:val="009C37D2"/>
    <w:rsid w:val="009C3D53"/>
    <w:rsid w:val="009C4A17"/>
    <w:rsid w:val="009C6BD8"/>
    <w:rsid w:val="009D10F5"/>
    <w:rsid w:val="009F7BE1"/>
    <w:rsid w:val="00A00DC5"/>
    <w:rsid w:val="00A024D8"/>
    <w:rsid w:val="00A07B3E"/>
    <w:rsid w:val="00A10D5C"/>
    <w:rsid w:val="00A12333"/>
    <w:rsid w:val="00A12A18"/>
    <w:rsid w:val="00A178BA"/>
    <w:rsid w:val="00A20A7D"/>
    <w:rsid w:val="00A319B9"/>
    <w:rsid w:val="00A31BBF"/>
    <w:rsid w:val="00A333AF"/>
    <w:rsid w:val="00A34923"/>
    <w:rsid w:val="00A37390"/>
    <w:rsid w:val="00A44243"/>
    <w:rsid w:val="00A4755C"/>
    <w:rsid w:val="00A54E32"/>
    <w:rsid w:val="00A57263"/>
    <w:rsid w:val="00A613AB"/>
    <w:rsid w:val="00A6541D"/>
    <w:rsid w:val="00A65531"/>
    <w:rsid w:val="00A67220"/>
    <w:rsid w:val="00A67FE9"/>
    <w:rsid w:val="00A73558"/>
    <w:rsid w:val="00A8785B"/>
    <w:rsid w:val="00A9709A"/>
    <w:rsid w:val="00A9765B"/>
    <w:rsid w:val="00AB6C8F"/>
    <w:rsid w:val="00AC2D70"/>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3CE2"/>
    <w:rsid w:val="00B65BFD"/>
    <w:rsid w:val="00B66A30"/>
    <w:rsid w:val="00B66DAA"/>
    <w:rsid w:val="00B71067"/>
    <w:rsid w:val="00B7451F"/>
    <w:rsid w:val="00B7495C"/>
    <w:rsid w:val="00B77C83"/>
    <w:rsid w:val="00B77D1E"/>
    <w:rsid w:val="00B852AE"/>
    <w:rsid w:val="00B960EE"/>
    <w:rsid w:val="00BA2DFC"/>
    <w:rsid w:val="00BA5925"/>
    <w:rsid w:val="00BA6022"/>
    <w:rsid w:val="00BB0E0E"/>
    <w:rsid w:val="00BB1697"/>
    <w:rsid w:val="00BB16FB"/>
    <w:rsid w:val="00BB2D4E"/>
    <w:rsid w:val="00BB3896"/>
    <w:rsid w:val="00BC2E01"/>
    <w:rsid w:val="00BC3639"/>
    <w:rsid w:val="00BD2421"/>
    <w:rsid w:val="00BE6FB5"/>
    <w:rsid w:val="00BF66CB"/>
    <w:rsid w:val="00C07325"/>
    <w:rsid w:val="00C12616"/>
    <w:rsid w:val="00C12B4D"/>
    <w:rsid w:val="00C12B56"/>
    <w:rsid w:val="00C13DA6"/>
    <w:rsid w:val="00C14A51"/>
    <w:rsid w:val="00C32E12"/>
    <w:rsid w:val="00C426AB"/>
    <w:rsid w:val="00C435A1"/>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7B3E"/>
    <w:rsid w:val="00D14C58"/>
    <w:rsid w:val="00D1596C"/>
    <w:rsid w:val="00D162C7"/>
    <w:rsid w:val="00D17D28"/>
    <w:rsid w:val="00D21063"/>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19A4"/>
    <w:rsid w:val="00DD50AD"/>
    <w:rsid w:val="00DD6E18"/>
    <w:rsid w:val="00DD6F48"/>
    <w:rsid w:val="00DE0084"/>
    <w:rsid w:val="00DF7A95"/>
    <w:rsid w:val="00E13411"/>
    <w:rsid w:val="00E1353D"/>
    <w:rsid w:val="00E14801"/>
    <w:rsid w:val="00E201C6"/>
    <w:rsid w:val="00E2195F"/>
    <w:rsid w:val="00E21A23"/>
    <w:rsid w:val="00E262E0"/>
    <w:rsid w:val="00E30A03"/>
    <w:rsid w:val="00E30EDE"/>
    <w:rsid w:val="00E3215F"/>
    <w:rsid w:val="00E35464"/>
    <w:rsid w:val="00E37D8D"/>
    <w:rsid w:val="00E51134"/>
    <w:rsid w:val="00E543C9"/>
    <w:rsid w:val="00E54594"/>
    <w:rsid w:val="00E67F3F"/>
    <w:rsid w:val="00E734AC"/>
    <w:rsid w:val="00E757ED"/>
    <w:rsid w:val="00E80833"/>
    <w:rsid w:val="00E858EC"/>
    <w:rsid w:val="00E9153C"/>
    <w:rsid w:val="00E93F71"/>
    <w:rsid w:val="00E9555A"/>
    <w:rsid w:val="00E95621"/>
    <w:rsid w:val="00E96A18"/>
    <w:rsid w:val="00EA377E"/>
    <w:rsid w:val="00EB32B6"/>
    <w:rsid w:val="00EC5470"/>
    <w:rsid w:val="00EC7C26"/>
    <w:rsid w:val="00ED7BDF"/>
    <w:rsid w:val="00EF0A6D"/>
    <w:rsid w:val="00EF537F"/>
    <w:rsid w:val="00EF5D19"/>
    <w:rsid w:val="00EF74A0"/>
    <w:rsid w:val="00F051CA"/>
    <w:rsid w:val="00F12271"/>
    <w:rsid w:val="00F13940"/>
    <w:rsid w:val="00F14A22"/>
    <w:rsid w:val="00F20709"/>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E262E0"/>
    <w:rPr>
      <w:b/>
      <w:bCs/>
      <w:sz w:val="20"/>
      <w:szCs w:val="20"/>
    </w:rPr>
  </w:style>
  <w:style w:type="character" w:customStyle="1" w:styleId="CommentSubjectChar">
    <w:name w:val="Comment Subject Char"/>
    <w:basedOn w:val="CommentTextChar"/>
    <w:link w:val="CommentSubject"/>
    <w:uiPriority w:val="99"/>
    <w:semiHidden/>
    <w:rsid w:val="00E262E0"/>
    <w:rPr>
      <w:b/>
      <w:bCs/>
      <w:sz w:val="24"/>
      <w:szCs w:val="24"/>
    </w:rPr>
  </w:style>
  <w:style w:type="character" w:styleId="Strong">
    <w:name w:val="Strong"/>
    <w:basedOn w:val="DefaultParagraphFont"/>
    <w:uiPriority w:val="22"/>
    <w:qFormat/>
    <w:rsid w:val="007F113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E262E0"/>
    <w:rPr>
      <w:b/>
      <w:bCs/>
      <w:sz w:val="20"/>
      <w:szCs w:val="20"/>
    </w:rPr>
  </w:style>
  <w:style w:type="character" w:customStyle="1" w:styleId="CommentSubjectChar">
    <w:name w:val="Comment Subject Char"/>
    <w:basedOn w:val="CommentTextChar"/>
    <w:link w:val="CommentSubject"/>
    <w:uiPriority w:val="99"/>
    <w:semiHidden/>
    <w:rsid w:val="00E262E0"/>
    <w:rPr>
      <w:b/>
      <w:bCs/>
      <w:sz w:val="24"/>
      <w:szCs w:val="24"/>
    </w:rPr>
  </w:style>
  <w:style w:type="character" w:styleId="Strong">
    <w:name w:val="Strong"/>
    <w:basedOn w:val="DefaultParagraphFont"/>
    <w:uiPriority w:val="22"/>
    <w:qFormat/>
    <w:rsid w:val="007F11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rive.google.com/file/d/0B02uVauBTUwhUHQzUURtUnZiMFk/view?usp=sharing" TargetMode="External"/><Relationship Id="rId21" Type="http://schemas.openxmlformats.org/officeDocument/2006/relationships/image" Target="media/image11.emf"/><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news.medicine.iu.edu/releases/2014/05/ampath-abbvie-hiv-testing.shtml" TargetMode="Externa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20</Pages>
  <Words>13511</Words>
  <Characters>77016</Characters>
  <Application>Microsoft Macintosh Word</Application>
  <DocSecurity>0</DocSecurity>
  <Lines>641</Lines>
  <Paragraphs>180</Paragraphs>
  <ScaleCrop>false</ScaleCrop>
  <Company/>
  <LinksUpToDate>false</LinksUpToDate>
  <CharactersWithSpaces>90347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Jeff Eaton</cp:lastModifiedBy>
  <cp:revision>3</cp:revision>
  <cp:lastPrinted>2014-12-23T16:43:00Z</cp:lastPrinted>
  <dcterms:created xsi:type="dcterms:W3CDTF">2015-01-08T07:35:00Z</dcterms:created>
  <dcterms:modified xsi:type="dcterms:W3CDTF">2015-01-09T08:05:00Z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